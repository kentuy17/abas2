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D938AC" w14:textId="2D56312B" w:rsidR="00347263" w:rsidRPr="00282A28" w:rsidRDefault="00E97E65" w:rsidP="00287E63">
      <w:r>
        <w:rPr>
          <w:rFonts w:ascii="Arial" w:hAnsi="Arial"/>
          <w:noProof/>
          <w:sz w:val="18"/>
          <w:szCs w:val="18"/>
          <w:lang w:val="en-PH" w:eastAsia="en-PH"/>
        </w:rPr>
        <mc:AlternateContent>
          <mc:Choice Requires="wps">
            <w:drawing>
              <wp:anchor distT="0" distB="0" distL="114300" distR="114300" simplePos="0" relativeHeight="251656704" behindDoc="0" locked="0" layoutInCell="1" allowOverlap="1" wp14:anchorId="3A30B881" wp14:editId="76C03BF3">
                <wp:simplePos x="0" y="0"/>
                <wp:positionH relativeFrom="column">
                  <wp:posOffset>0</wp:posOffset>
                </wp:positionH>
                <wp:positionV relativeFrom="paragraph">
                  <wp:posOffset>123825</wp:posOffset>
                </wp:positionV>
                <wp:extent cx="5989320" cy="1271270"/>
                <wp:effectExtent l="9525" t="7620" r="11430" b="6985"/>
                <wp:wrapNone/>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9320" cy="1271270"/>
                        </a:xfrm>
                        <a:prstGeom prst="rect">
                          <a:avLst/>
                        </a:prstGeom>
                        <a:solidFill>
                          <a:srgbClr val="FFFFFF"/>
                        </a:solidFill>
                        <a:ln w="9525">
                          <a:solidFill>
                            <a:srgbClr val="000000"/>
                          </a:solidFill>
                          <a:miter lim="800000"/>
                          <a:headEnd/>
                          <a:tailEnd/>
                        </a:ln>
                      </wps:spPr>
                      <wps:txbx>
                        <w:txbxContent>
                          <w:p w14:paraId="6BDE176C" w14:textId="77777777" w:rsidR="009E32CD" w:rsidRDefault="009E32C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30B881" id="_x0000_t202" coordsize="21600,21600" o:spt="202" path="m,l,21600r21600,l21600,xe">
                <v:stroke joinstyle="miter"/>
                <v:path gradientshapeok="t" o:connecttype="rect"/>
              </v:shapetype>
              <v:shape id="Text Box 8" o:spid="_x0000_s1026" type="#_x0000_t202" style="position:absolute;margin-left:0;margin-top:9.75pt;width:471.6pt;height:100.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">
                <v:textbox>
                  <w:txbxContent>
                    <w:p w14:paraId="6BDE176C" w14:textId="77777777" w:rsidR="009E32CD" w:rsidRDefault="009E32CD"/>
                  </w:txbxContent>
                </v:textbox>
              </v:shape>
            </w:pict>
          </mc:Fallback>
        </mc:AlternateContent>
      </w:r>
    </w:p>
    <w:p w14:paraId="165FFBA0" w14:textId="307473E7" w:rsidR="003A0818" w:rsidRDefault="00E97E65" w:rsidP="00287E63">
      <w:pPr>
        <w:rPr>
          <w:rFonts w:ascii="Arial" w:hAnsi="Arial"/>
          <w:sz w:val="18"/>
          <w:szCs w:val="18"/>
        </w:rPr>
      </w:pPr>
      <w:r>
        <w:rPr>
          <w:rFonts w:ascii="Arial" w:hAnsi="Arial"/>
          <w:noProof/>
          <w:sz w:val="18"/>
          <w:szCs w:val="18"/>
          <w:lang w:val="en-PH" w:eastAsia="en-PH"/>
        </w:rPr>
        <mc:AlternateContent>
          <mc:Choice Requires="wps">
            <w:drawing>
              <wp:anchor distT="0" distB="0" distL="114300" distR="114300" simplePos="0" relativeHeight="251657728" behindDoc="0" locked="0" layoutInCell="1" allowOverlap="1" wp14:anchorId="7A2302BA" wp14:editId="0579E5E0">
                <wp:simplePos x="0" y="0"/>
                <wp:positionH relativeFrom="column">
                  <wp:posOffset>114300</wp:posOffset>
                </wp:positionH>
                <wp:positionV relativeFrom="paragraph">
                  <wp:posOffset>62865</wp:posOffset>
                </wp:positionV>
                <wp:extent cx="5760720" cy="457200"/>
                <wp:effectExtent l="9525" t="7620" r="11430" b="11430"/>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457200"/>
                        </a:xfrm>
                        <a:prstGeom prst="rect">
                          <a:avLst/>
                        </a:prstGeom>
                        <a:solidFill>
                          <a:srgbClr val="FFFFFF"/>
                        </a:solidFill>
                        <a:ln w="9525">
                          <a:solidFill>
                            <a:srgbClr val="000000"/>
                          </a:solidFill>
                          <a:miter lim="800000"/>
                          <a:headEnd/>
                          <a:tailEnd/>
                        </a:ln>
                      </wps:spPr>
                      <wps:txbx>
                        <w:txbxContent>
                          <w:p w14:paraId="192CB1F6" w14:textId="77777777" w:rsidR="009E32CD" w:rsidRPr="00E359BB" w:rsidRDefault="009E32CD">
                            <w:r w:rsidRPr="00E359BB">
                              <w:t>PROGRAM TITLE</w:t>
                            </w:r>
                          </w:p>
                          <w:p w14:paraId="62B3DB12" w14:textId="54C3E263" w:rsidR="009E32CD" w:rsidRPr="00FC71B8" w:rsidRDefault="009E32CD" w:rsidP="003A2961">
                            <w:pPr>
                              <w:jc w:val="center"/>
                              <w:rPr>
                                <w:caps/>
                              </w:rPr>
                            </w:pPr>
                            <w:r>
                              <w:rPr>
                                <w:caps/>
                              </w:rPr>
                              <w:t>HUMAN RESOURCES</w:t>
                            </w:r>
                            <w:r w:rsidRPr="00FC71B8">
                              <w:rPr>
                                <w:cap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2302BA" id="Text Box 9" o:spid="_x0000_s1027" type="#_x0000_t202" style="position:absolute;margin-left:9pt;margin-top:4.95pt;width:453.6pt;height:3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">
                <v:textbox>
                  <w:txbxContent>
                    <w:p w14:paraId="192CB1F6" w14:textId="77777777" w:rsidR="009E32CD" w:rsidRPr="00E359BB" w:rsidRDefault="009E32CD">
                      <w:r w:rsidRPr="00E359BB">
                        <w:t>PROGRAM TITLE</w:t>
                      </w:r>
                    </w:p>
                    <w:p w14:paraId="62B3DB12" w14:textId="54C3E263" w:rsidR="009E32CD" w:rsidRPr="00FC71B8" w:rsidRDefault="009E32CD" w:rsidP="003A2961">
                      <w:pPr>
                        <w:jc w:val="center"/>
                        <w:rPr>
                          <w:caps/>
                        </w:rPr>
                      </w:pPr>
                      <w:r>
                        <w:rPr>
                          <w:caps/>
                        </w:rPr>
                        <w:t>HUMAN RESOURCES</w:t>
                      </w:r>
                      <w:r w:rsidRPr="00FC71B8">
                        <w:rPr>
                          <w:caps/>
                        </w:rPr>
                        <w:t xml:space="preserve"> </w:t>
                      </w:r>
                    </w:p>
                  </w:txbxContent>
                </v:textbox>
              </v:shape>
            </w:pict>
          </mc:Fallback>
        </mc:AlternateContent>
      </w:r>
    </w:p>
    <w:p w14:paraId="7B44D421" w14:textId="77777777" w:rsidR="003A0818" w:rsidRDefault="003A0818" w:rsidP="00287E63">
      <w:pPr>
        <w:rPr>
          <w:rFonts w:ascii="Arial" w:hAnsi="Arial"/>
          <w:sz w:val="18"/>
          <w:szCs w:val="18"/>
        </w:rPr>
      </w:pPr>
    </w:p>
    <w:p w14:paraId="1A8B003C" w14:textId="77777777" w:rsidR="003A0818" w:rsidRDefault="003A0818" w:rsidP="00287E63">
      <w:pPr>
        <w:rPr>
          <w:rFonts w:ascii="Arial" w:hAnsi="Arial"/>
          <w:sz w:val="18"/>
          <w:szCs w:val="18"/>
        </w:rPr>
      </w:pPr>
    </w:p>
    <w:p w14:paraId="6194B637" w14:textId="664FB731" w:rsidR="003A0818" w:rsidRDefault="003A0818" w:rsidP="00287E63">
      <w:pPr>
        <w:rPr>
          <w:rFonts w:ascii="Arial" w:hAnsi="Arial"/>
          <w:sz w:val="18"/>
          <w:szCs w:val="18"/>
        </w:rPr>
      </w:pPr>
    </w:p>
    <w:p w14:paraId="211F5391" w14:textId="1B33CBF6" w:rsidR="003A0818" w:rsidRDefault="00175234" w:rsidP="00287E63">
      <w:pPr>
        <w:rPr>
          <w:rFonts w:ascii="Arial" w:hAnsi="Arial"/>
          <w:sz w:val="18"/>
          <w:szCs w:val="18"/>
        </w:rPr>
      </w:pPr>
      <w:r>
        <w:rPr>
          <w:rFonts w:ascii="Arial" w:hAnsi="Arial"/>
          <w:noProof/>
          <w:sz w:val="18"/>
          <w:szCs w:val="18"/>
          <w:lang w:val="en-PH" w:eastAsia="en-PH"/>
        </w:rPr>
        <mc:AlternateContent>
          <mc:Choice Requires="wps">
            <w:drawing>
              <wp:anchor distT="0" distB="0" distL="114300" distR="114300" simplePos="0" relativeHeight="251658752" behindDoc="0" locked="0" layoutInCell="1" allowOverlap="1" wp14:anchorId="2C2C9FEB" wp14:editId="001125DC">
                <wp:simplePos x="0" y="0"/>
                <wp:positionH relativeFrom="column">
                  <wp:posOffset>114300</wp:posOffset>
                </wp:positionH>
                <wp:positionV relativeFrom="paragraph">
                  <wp:posOffset>108585</wp:posOffset>
                </wp:positionV>
                <wp:extent cx="5760720" cy="457200"/>
                <wp:effectExtent l="9525" t="7620" r="11430" b="1143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457200"/>
                        </a:xfrm>
                        <a:prstGeom prst="rect">
                          <a:avLst/>
                        </a:prstGeom>
                        <a:solidFill>
                          <a:srgbClr val="FFFFFF"/>
                        </a:solidFill>
                        <a:ln w="9525">
                          <a:solidFill>
                            <a:srgbClr val="000000"/>
                          </a:solidFill>
                          <a:miter lim="800000"/>
                          <a:headEnd/>
                          <a:tailEnd/>
                        </a:ln>
                      </wps:spPr>
                      <wps:txbx>
                        <w:txbxContent>
                          <w:p w14:paraId="6BD0E583" w14:textId="77777777" w:rsidR="009E32CD" w:rsidRPr="00E359BB" w:rsidRDefault="009E32CD">
                            <w:r w:rsidRPr="00E359BB">
                              <w:t>PROCESS TITLE</w:t>
                            </w:r>
                          </w:p>
                          <w:p w14:paraId="4801B951" w14:textId="1C1DBA35" w:rsidR="009E32CD" w:rsidRPr="00FC71B8" w:rsidRDefault="00C85A6E" w:rsidP="00B9648F">
                            <w:pPr>
                              <w:jc w:val="center"/>
                            </w:pPr>
                            <w:r>
                              <w:t>Safety, Health and Environment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2C9FEB" id="Text Box 10" o:spid="_x0000_s1028" type="#_x0000_t202" style="position:absolute;margin-left:9pt;margin-top:8.55pt;width:453.6pt;height:3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">
                <v:textbox>
                  <w:txbxContent>
                    <w:p w14:paraId="6BD0E583" w14:textId="77777777" w:rsidR="009E32CD" w:rsidRPr="00E359BB" w:rsidRDefault="009E32CD">
                      <w:r w:rsidRPr="00E359BB">
                        <w:t>PROCESS TITLE</w:t>
                      </w:r>
                    </w:p>
                    <w:p w14:paraId="4801B951" w14:textId="1C1DBA35" w:rsidR="009E32CD" w:rsidRPr="00FC71B8" w:rsidRDefault="00C85A6E" w:rsidP="00B9648F">
                      <w:pPr>
                        <w:jc w:val="center"/>
                      </w:pPr>
                      <w:r>
                        <w:t>Safety, Health and Environment</w:t>
                      </w:r>
                    </w:p>
                  </w:txbxContent>
                </v:textbox>
              </v:shape>
            </w:pict>
          </mc:Fallback>
        </mc:AlternateContent>
      </w:r>
    </w:p>
    <w:p w14:paraId="49D5B79E" w14:textId="77777777" w:rsidR="003A0818" w:rsidRDefault="003A0818" w:rsidP="00287E63">
      <w:pPr>
        <w:rPr>
          <w:rFonts w:ascii="Arial" w:hAnsi="Arial"/>
          <w:sz w:val="18"/>
          <w:szCs w:val="18"/>
        </w:rPr>
      </w:pPr>
    </w:p>
    <w:p w14:paraId="26F20F5A" w14:textId="77777777" w:rsidR="003A0818" w:rsidRDefault="003A0818" w:rsidP="00287E63">
      <w:pPr>
        <w:rPr>
          <w:rFonts w:ascii="Arial" w:hAnsi="Arial"/>
          <w:sz w:val="18"/>
          <w:szCs w:val="18"/>
        </w:rPr>
      </w:pPr>
    </w:p>
    <w:p w14:paraId="2F43B934" w14:textId="77777777" w:rsidR="003A0818" w:rsidRDefault="003A0818" w:rsidP="00287E63">
      <w:pPr>
        <w:rPr>
          <w:rFonts w:ascii="Arial" w:hAnsi="Arial"/>
          <w:sz w:val="18"/>
          <w:szCs w:val="18"/>
        </w:rPr>
      </w:pPr>
    </w:p>
    <w:p w14:paraId="5424BAA2" w14:textId="77777777" w:rsidR="005673EC" w:rsidRDefault="005673EC" w:rsidP="00287E63">
      <w:pPr>
        <w:rPr>
          <w:rFonts w:ascii="Arial" w:hAnsi="Arial"/>
          <w:sz w:val="18"/>
          <w:szCs w:val="18"/>
        </w:rPr>
      </w:pPr>
    </w:p>
    <w:p w14:paraId="2018C247" w14:textId="77777777" w:rsidR="003226EA" w:rsidRDefault="003226EA" w:rsidP="00287E63">
      <w:pPr>
        <w:rPr>
          <w:rFonts w:ascii="Arial" w:hAnsi="Arial"/>
          <w:sz w:val="18"/>
          <w:szCs w:val="18"/>
        </w:rPr>
      </w:pPr>
    </w:p>
    <w:p w14:paraId="70E1E712" w14:textId="77777777" w:rsidR="003226EA" w:rsidRPr="001059D1" w:rsidRDefault="003226EA" w:rsidP="00287E63">
      <w:pPr>
        <w:numPr>
          <w:ilvl w:val="0"/>
          <w:numId w:val="1"/>
        </w:numPr>
        <w:jc w:val="both"/>
        <w:rPr>
          <w:u w:val="single"/>
        </w:rPr>
      </w:pPr>
      <w:r w:rsidRPr="00CE7BCA">
        <w:rPr>
          <w:u w:val="single"/>
        </w:rPr>
        <w:t>SCOPE</w:t>
      </w:r>
    </w:p>
    <w:p w14:paraId="31AA1687" w14:textId="77777777" w:rsidR="00B75F32" w:rsidRDefault="00B75F32" w:rsidP="00287E63">
      <w:pPr>
        <w:ind w:left="576"/>
        <w:jc w:val="both"/>
      </w:pPr>
      <w:bookmarkStart w:id="0" w:name="_GoBack"/>
      <w:bookmarkEnd w:id="0"/>
    </w:p>
    <w:p w14:paraId="04272B50" w14:textId="0F5E4CB6" w:rsidR="007B261E" w:rsidRPr="006B30B9" w:rsidRDefault="003226EA" w:rsidP="00287E63">
      <w:pPr>
        <w:ind w:left="576"/>
        <w:jc w:val="both"/>
      </w:pPr>
      <w:r w:rsidRPr="006B30B9">
        <w:t xml:space="preserve">This </w:t>
      </w:r>
      <w:r w:rsidRPr="006B30B9">
        <w:rPr>
          <w:caps/>
        </w:rPr>
        <w:t>p</w:t>
      </w:r>
      <w:r w:rsidRPr="006B30B9">
        <w:t xml:space="preserve">olicies and </w:t>
      </w:r>
      <w:r w:rsidRPr="006B30B9">
        <w:rPr>
          <w:caps/>
        </w:rPr>
        <w:t>p</w:t>
      </w:r>
      <w:r w:rsidRPr="006B30B9">
        <w:t xml:space="preserve">rocedures </w:t>
      </w:r>
      <w:r w:rsidRPr="006B30B9">
        <w:rPr>
          <w:caps/>
        </w:rPr>
        <w:t>m</w:t>
      </w:r>
      <w:r w:rsidRPr="006B30B9">
        <w:t>anual establishes policies, systems</w:t>
      </w:r>
      <w:r w:rsidR="004E06D7" w:rsidRPr="006B30B9">
        <w:t>,</w:t>
      </w:r>
      <w:r w:rsidR="00FB7E19">
        <w:t xml:space="preserve"> procedures and controls on safety, health and environment</w:t>
      </w:r>
      <w:r w:rsidR="0087461F">
        <w:t xml:space="preserve">. </w:t>
      </w:r>
      <w:r w:rsidR="00067C56" w:rsidRPr="006B30B9">
        <w:t>All duties and responsibilities stated in this manual are not exclusive to the personnel’s designated responsibilities in this process title</w:t>
      </w:r>
      <w:r w:rsidR="009B61D8" w:rsidRPr="006B30B9">
        <w:t>.</w:t>
      </w:r>
    </w:p>
    <w:p w14:paraId="6DB544D2" w14:textId="329290CE" w:rsidR="003226EA" w:rsidRDefault="003226EA" w:rsidP="00287E63">
      <w:pPr>
        <w:tabs>
          <w:tab w:val="left" w:pos="1792"/>
        </w:tabs>
        <w:ind w:left="576"/>
        <w:jc w:val="both"/>
      </w:pPr>
    </w:p>
    <w:p w14:paraId="3968D2A2" w14:textId="77777777" w:rsidR="001C40E7" w:rsidRDefault="003226EA" w:rsidP="00287E63">
      <w:pPr>
        <w:numPr>
          <w:ilvl w:val="0"/>
          <w:numId w:val="1"/>
        </w:numPr>
        <w:jc w:val="both"/>
        <w:rPr>
          <w:u w:val="single"/>
        </w:rPr>
      </w:pPr>
      <w:r w:rsidRPr="00CE7BCA">
        <w:rPr>
          <w:u w:val="single"/>
        </w:rPr>
        <w:t>OBJECTIVES</w:t>
      </w:r>
    </w:p>
    <w:p w14:paraId="30246F73" w14:textId="77777777" w:rsidR="001C40E7" w:rsidRPr="00FB2B05" w:rsidRDefault="001C40E7" w:rsidP="00287E63">
      <w:pPr>
        <w:ind w:left="576"/>
        <w:jc w:val="both"/>
      </w:pPr>
    </w:p>
    <w:p w14:paraId="3333BE58" w14:textId="38480E63" w:rsidR="00510D78" w:rsidRDefault="00510D78" w:rsidP="00287E63">
      <w:pPr>
        <w:pStyle w:val="ListParagraph"/>
        <w:numPr>
          <w:ilvl w:val="0"/>
          <w:numId w:val="2"/>
        </w:numPr>
        <w:jc w:val="both"/>
      </w:pPr>
      <w:r>
        <w:t>To ensure that the Company operates in its optimal capacity by safeguarding and p</w:t>
      </w:r>
      <w:r w:rsidR="000E0D53">
        <w:t xml:space="preserve">roviding its employees a safe </w:t>
      </w:r>
      <w:r>
        <w:t>and health</w:t>
      </w:r>
      <w:r w:rsidR="000E0D53">
        <w:t xml:space="preserve">y </w:t>
      </w:r>
      <w:r>
        <w:t>working environment.</w:t>
      </w:r>
    </w:p>
    <w:p w14:paraId="6771EF2D" w14:textId="6CC0957D" w:rsidR="00362839" w:rsidRDefault="00E35FFC" w:rsidP="00287E63">
      <w:pPr>
        <w:pStyle w:val="ListParagraph"/>
        <w:numPr>
          <w:ilvl w:val="0"/>
          <w:numId w:val="2"/>
        </w:numPr>
        <w:jc w:val="both"/>
      </w:pPr>
      <w:r>
        <w:t xml:space="preserve">To </w:t>
      </w:r>
      <w:r w:rsidR="00510D78">
        <w:t>ensure compliance to Occupational Safety and Health Standards established by regulatory bodies.</w:t>
      </w:r>
    </w:p>
    <w:p w14:paraId="4098E058" w14:textId="7BF375A6" w:rsidR="003226EA" w:rsidRPr="001C40E7" w:rsidRDefault="00D32723" w:rsidP="00287E63">
      <w:pPr>
        <w:pStyle w:val="ListParagraph"/>
        <w:numPr>
          <w:ilvl w:val="0"/>
          <w:numId w:val="2"/>
        </w:numPr>
        <w:jc w:val="both"/>
      </w:pPr>
      <w:r w:rsidRPr="001C40E7">
        <w:t>To clearly define the duties and responsibilities of all personnel involved in this process title.</w:t>
      </w:r>
    </w:p>
    <w:p w14:paraId="434B2F29" w14:textId="77777777" w:rsidR="00594E25" w:rsidRPr="00594E25" w:rsidRDefault="00594E25" w:rsidP="00287E63">
      <w:pPr>
        <w:ind w:left="576"/>
        <w:jc w:val="both"/>
      </w:pPr>
    </w:p>
    <w:p w14:paraId="06FFF4A2" w14:textId="0B25C6E0" w:rsidR="001F55B3" w:rsidRPr="00BB69AA" w:rsidRDefault="003226EA" w:rsidP="00287E63">
      <w:pPr>
        <w:numPr>
          <w:ilvl w:val="0"/>
          <w:numId w:val="1"/>
        </w:numPr>
        <w:jc w:val="both"/>
      </w:pPr>
      <w:r w:rsidRPr="001C40E7">
        <w:rPr>
          <w:u w:val="single"/>
        </w:rPr>
        <w:t>PE</w:t>
      </w:r>
      <w:r w:rsidRPr="00CE7BCA">
        <w:rPr>
          <w:u w:val="single"/>
        </w:rPr>
        <w:t>RSONNEL INVOLVED</w:t>
      </w:r>
    </w:p>
    <w:p w14:paraId="24589D48" w14:textId="77777777" w:rsidR="00BB69AA" w:rsidRDefault="00BB69AA" w:rsidP="00287E63">
      <w:pPr>
        <w:ind w:left="576"/>
        <w:jc w:val="both"/>
      </w:pPr>
    </w:p>
    <w:p w14:paraId="2D735635" w14:textId="2B951064" w:rsidR="00B36082" w:rsidRDefault="00B36082" w:rsidP="00287E63">
      <w:pPr>
        <w:pStyle w:val="ListParagraph"/>
        <w:numPr>
          <w:ilvl w:val="1"/>
          <w:numId w:val="1"/>
        </w:numPr>
        <w:jc w:val="both"/>
      </w:pPr>
      <w:r>
        <w:t>Injured Employee</w:t>
      </w:r>
    </w:p>
    <w:p w14:paraId="10A28547" w14:textId="7D95E4FC" w:rsidR="00B36082" w:rsidRDefault="00B36082" w:rsidP="00287E63">
      <w:pPr>
        <w:pStyle w:val="ListParagraph"/>
        <w:ind w:left="936"/>
        <w:jc w:val="both"/>
      </w:pPr>
    </w:p>
    <w:p w14:paraId="7A7E9965" w14:textId="52083FE3" w:rsidR="00B36082" w:rsidRDefault="00143EC1" w:rsidP="00287E63">
      <w:pPr>
        <w:pStyle w:val="ListParagraph"/>
        <w:numPr>
          <w:ilvl w:val="2"/>
          <w:numId w:val="1"/>
        </w:numPr>
        <w:jc w:val="both"/>
      </w:pPr>
      <w:r>
        <w:t>Seek</w:t>
      </w:r>
      <w:r w:rsidR="006D2C6C">
        <w:t xml:space="preserve">s </w:t>
      </w:r>
      <w:r>
        <w:t>medical assistance and treatment.</w:t>
      </w:r>
    </w:p>
    <w:p w14:paraId="0F528678" w14:textId="255256E3" w:rsidR="00143EC1" w:rsidRDefault="00EF5C83" w:rsidP="00287E63">
      <w:pPr>
        <w:pStyle w:val="ListParagraph"/>
        <w:numPr>
          <w:ilvl w:val="2"/>
          <w:numId w:val="1"/>
        </w:numPr>
        <w:jc w:val="both"/>
      </w:pPr>
      <w:r>
        <w:t>Updates HR Department of status and physical condition including expected date to resume to work.</w:t>
      </w:r>
    </w:p>
    <w:p w14:paraId="62DC1449" w14:textId="53F41566" w:rsidR="003F3F06" w:rsidRDefault="003F3F06" w:rsidP="00287E63">
      <w:pPr>
        <w:pStyle w:val="ListParagraph"/>
        <w:numPr>
          <w:ilvl w:val="2"/>
          <w:numId w:val="1"/>
        </w:numPr>
        <w:jc w:val="both"/>
      </w:pPr>
      <w:r>
        <w:t>Obtains a</w:t>
      </w:r>
      <w:r w:rsidR="00D95B01">
        <w:t xml:space="preserve">nd presents medical certificate </w:t>
      </w:r>
      <w:r>
        <w:t>to HR Department upon recovery and before returning to work.</w:t>
      </w:r>
    </w:p>
    <w:p w14:paraId="085CF962" w14:textId="4C306393" w:rsidR="00B36082" w:rsidRDefault="00B36082" w:rsidP="00287E63">
      <w:pPr>
        <w:pStyle w:val="ListParagraph"/>
        <w:ind w:left="936"/>
        <w:jc w:val="both"/>
      </w:pPr>
    </w:p>
    <w:p w14:paraId="7374526A" w14:textId="4FB3174D" w:rsidR="00B36082" w:rsidRDefault="005C689F" w:rsidP="00287E63">
      <w:pPr>
        <w:pStyle w:val="ListParagraph"/>
        <w:numPr>
          <w:ilvl w:val="1"/>
          <w:numId w:val="1"/>
        </w:numPr>
        <w:jc w:val="both"/>
      </w:pPr>
      <w:r>
        <w:t>Designated Safety Officer of the Work Place</w:t>
      </w:r>
    </w:p>
    <w:p w14:paraId="732D00CA" w14:textId="117FDBBF" w:rsidR="00B36082" w:rsidRDefault="00B36082" w:rsidP="00287E63">
      <w:pPr>
        <w:pStyle w:val="ListParagraph"/>
        <w:ind w:left="936"/>
        <w:jc w:val="both"/>
      </w:pPr>
    </w:p>
    <w:p w14:paraId="0D04AC90" w14:textId="5CCCDF35" w:rsidR="00041064" w:rsidRDefault="00214C93" w:rsidP="00287E63">
      <w:pPr>
        <w:pStyle w:val="ListParagraph"/>
        <w:numPr>
          <w:ilvl w:val="2"/>
          <w:numId w:val="1"/>
        </w:numPr>
        <w:jc w:val="both"/>
      </w:pPr>
      <w:r w:rsidRPr="00214C93">
        <w:t>Respond</w:t>
      </w:r>
      <w:r w:rsidR="001C5D54">
        <w:t>s</w:t>
      </w:r>
      <w:r w:rsidRPr="00214C93">
        <w:t xml:space="preserve"> immediately to injured employee, provide necessary first aid treatment</w:t>
      </w:r>
      <w:r w:rsidR="00F00DE5">
        <w:t xml:space="preserve"> and determine degree or severity </w:t>
      </w:r>
      <w:r w:rsidR="0053556D">
        <w:t>of injury.</w:t>
      </w:r>
    </w:p>
    <w:p w14:paraId="3A9BD6B6" w14:textId="2E7F4E3C" w:rsidR="0039609D" w:rsidRDefault="00DF2158" w:rsidP="00287E63">
      <w:pPr>
        <w:pStyle w:val="ListParagraph"/>
        <w:numPr>
          <w:ilvl w:val="2"/>
          <w:numId w:val="1"/>
        </w:numPr>
        <w:jc w:val="both"/>
      </w:pPr>
      <w:r>
        <w:t>Notifies concerned department head and HR department of the incident.</w:t>
      </w:r>
    </w:p>
    <w:p w14:paraId="15C9A4CC" w14:textId="7F30E375" w:rsidR="001C5D54" w:rsidRDefault="001C5D54" w:rsidP="00287E63">
      <w:pPr>
        <w:pStyle w:val="ListParagraph"/>
        <w:numPr>
          <w:ilvl w:val="2"/>
          <w:numId w:val="1"/>
        </w:numPr>
        <w:jc w:val="both"/>
      </w:pPr>
      <w:r>
        <w:t>Calls ambulance of the nearest accredited hospital of the work</w:t>
      </w:r>
      <w:r w:rsidR="00E42316">
        <w:t xml:space="preserve"> </w:t>
      </w:r>
      <w:r>
        <w:t>p</w:t>
      </w:r>
      <w:r w:rsidR="00C50A33">
        <w:t xml:space="preserve">lace in case of serious or </w:t>
      </w:r>
      <w:r w:rsidR="00DB2B06">
        <w:t>severe</w:t>
      </w:r>
      <w:r w:rsidR="008D714A">
        <w:t xml:space="preserve"> injuries.</w:t>
      </w:r>
    </w:p>
    <w:p w14:paraId="1192F84B" w14:textId="77777777" w:rsidR="00E324CF" w:rsidRDefault="00E324CF" w:rsidP="00287E63">
      <w:pPr>
        <w:pStyle w:val="ListParagraph"/>
        <w:ind w:left="1260"/>
        <w:jc w:val="both"/>
      </w:pPr>
    </w:p>
    <w:p w14:paraId="6A621FD7" w14:textId="7BD40DD7" w:rsidR="00C22AA1" w:rsidRDefault="00EF7E01" w:rsidP="00287E63">
      <w:pPr>
        <w:pStyle w:val="ListParagraph"/>
        <w:numPr>
          <w:ilvl w:val="2"/>
          <w:numId w:val="1"/>
        </w:numPr>
        <w:jc w:val="both"/>
      </w:pPr>
      <w:r>
        <w:lastRenderedPageBreak/>
        <w:t xml:space="preserve">Secures the location where the accident happened and the deceased in case where employee was found to be dead on the spot. </w:t>
      </w:r>
      <w:r w:rsidR="00A632B9">
        <w:t xml:space="preserve">He/she </w:t>
      </w:r>
      <w:r>
        <w:t>also ensure</w:t>
      </w:r>
      <w:r w:rsidR="00A632B9">
        <w:t xml:space="preserve">s </w:t>
      </w:r>
      <w:r>
        <w:t>that everything is unmoved on site where accident occurred.</w:t>
      </w:r>
    </w:p>
    <w:p w14:paraId="3C4AD1BF" w14:textId="482B313B" w:rsidR="00AD4F25" w:rsidRDefault="00AD4F25" w:rsidP="00287E63">
      <w:pPr>
        <w:pStyle w:val="ListParagraph"/>
        <w:numPr>
          <w:ilvl w:val="2"/>
          <w:numId w:val="1"/>
        </w:numPr>
        <w:jc w:val="both"/>
      </w:pPr>
      <w:r>
        <w:t>Call</w:t>
      </w:r>
      <w:r w:rsidR="0039609D">
        <w:t>s</w:t>
      </w:r>
      <w:r>
        <w:t xml:space="preserve"> police and accredited hospital physic</w:t>
      </w:r>
      <w:r w:rsidR="00872B61">
        <w:t>ian to conduct an investigation for accidents resulting to fatal</w:t>
      </w:r>
      <w:r w:rsidR="00CC66C8">
        <w:t xml:space="preserve"> injury or death of the employee within the workplace.</w:t>
      </w:r>
    </w:p>
    <w:p w14:paraId="40670037" w14:textId="1E30D125" w:rsidR="00136671" w:rsidRDefault="00BE0431" w:rsidP="00287E63">
      <w:pPr>
        <w:pStyle w:val="ListParagraph"/>
        <w:numPr>
          <w:ilvl w:val="2"/>
          <w:numId w:val="1"/>
        </w:numPr>
        <w:jc w:val="both"/>
      </w:pPr>
      <w:r>
        <w:t>Prepares Personnel Accident Report Form (PARF).</w:t>
      </w:r>
    </w:p>
    <w:p w14:paraId="1A7945A9" w14:textId="1FF05240" w:rsidR="00F93C31" w:rsidRDefault="007F03A6" w:rsidP="00287E63">
      <w:pPr>
        <w:pStyle w:val="ListParagraph"/>
        <w:numPr>
          <w:ilvl w:val="2"/>
          <w:numId w:val="1"/>
        </w:numPr>
        <w:jc w:val="both"/>
      </w:pPr>
      <w:r>
        <w:t>Conducts regular safety inspection on all equipment of the work place</w:t>
      </w:r>
      <w:r w:rsidR="005F0F16">
        <w:t xml:space="preserve"> and attaches an inspection sticker</w:t>
      </w:r>
      <w:r w:rsidR="005D5FCA">
        <w:t xml:space="preserve"> indicating that such equipment </w:t>
      </w:r>
      <w:r w:rsidR="005F0F16">
        <w:t>is in safe and good working condition.</w:t>
      </w:r>
    </w:p>
    <w:p w14:paraId="299AC81C" w14:textId="3B950ED4" w:rsidR="00593F62" w:rsidRDefault="00F93C31" w:rsidP="00287E63">
      <w:pPr>
        <w:pStyle w:val="ListParagraph"/>
        <w:numPr>
          <w:ilvl w:val="2"/>
          <w:numId w:val="1"/>
        </w:numPr>
        <w:jc w:val="both"/>
      </w:pPr>
      <w:r>
        <w:t>P</w:t>
      </w:r>
      <w:r w:rsidR="00593F62">
        <w:t>repares the following:</w:t>
      </w:r>
    </w:p>
    <w:p w14:paraId="278821F3" w14:textId="65B9082A" w:rsidR="00223B9B" w:rsidRDefault="00491EAE" w:rsidP="00287E63">
      <w:pPr>
        <w:pStyle w:val="ListParagraph"/>
        <w:numPr>
          <w:ilvl w:val="0"/>
          <w:numId w:val="26"/>
        </w:numPr>
        <w:tabs>
          <w:tab w:val="left" w:pos="3060"/>
        </w:tabs>
        <w:jc w:val="both"/>
      </w:pPr>
      <w:r>
        <w:t>Heavy Equipment Daily Inspection</w:t>
      </w:r>
    </w:p>
    <w:p w14:paraId="067B17D1" w14:textId="461D8087" w:rsidR="00491EAE" w:rsidRDefault="00AE20CC" w:rsidP="00287E63">
      <w:pPr>
        <w:pStyle w:val="ListParagraph"/>
        <w:numPr>
          <w:ilvl w:val="0"/>
          <w:numId w:val="26"/>
        </w:numPr>
        <w:tabs>
          <w:tab w:val="left" w:pos="3060"/>
        </w:tabs>
        <w:jc w:val="both"/>
      </w:pPr>
      <w:r>
        <w:t>Generator Set Daily Inspection</w:t>
      </w:r>
    </w:p>
    <w:p w14:paraId="74D89867" w14:textId="79E2226C" w:rsidR="00AE20CC" w:rsidRDefault="00AE20CC" w:rsidP="00287E63">
      <w:pPr>
        <w:pStyle w:val="ListParagraph"/>
        <w:numPr>
          <w:ilvl w:val="0"/>
          <w:numId w:val="26"/>
        </w:numPr>
        <w:tabs>
          <w:tab w:val="left" w:pos="3060"/>
        </w:tabs>
        <w:jc w:val="both"/>
      </w:pPr>
      <w:r>
        <w:t>Welding Machine Monthly Inspection</w:t>
      </w:r>
    </w:p>
    <w:p w14:paraId="32C3491E" w14:textId="77777777" w:rsidR="00593F62" w:rsidRDefault="00593F62" w:rsidP="00287E63">
      <w:pPr>
        <w:pStyle w:val="ListParagraph"/>
        <w:ind w:left="1260"/>
        <w:jc w:val="both"/>
      </w:pPr>
    </w:p>
    <w:p w14:paraId="7932962A" w14:textId="5F625FA4" w:rsidR="00587610" w:rsidRDefault="00587610" w:rsidP="00287E63">
      <w:pPr>
        <w:pStyle w:val="ListParagraph"/>
        <w:numPr>
          <w:ilvl w:val="1"/>
          <w:numId w:val="1"/>
        </w:numPr>
        <w:tabs>
          <w:tab w:val="left" w:pos="3060"/>
        </w:tabs>
        <w:jc w:val="both"/>
      </w:pPr>
      <w:r>
        <w:t>Concerned Department Head</w:t>
      </w:r>
    </w:p>
    <w:p w14:paraId="24B7CA5C" w14:textId="77777777" w:rsidR="00587610" w:rsidRDefault="00587610" w:rsidP="00287E63">
      <w:pPr>
        <w:pStyle w:val="ListParagraph"/>
        <w:tabs>
          <w:tab w:val="left" w:pos="3060"/>
        </w:tabs>
        <w:ind w:left="936"/>
        <w:jc w:val="both"/>
      </w:pPr>
    </w:p>
    <w:p w14:paraId="29A66BC3" w14:textId="57D83003" w:rsidR="00587610" w:rsidRDefault="00587610" w:rsidP="00287E63">
      <w:pPr>
        <w:pStyle w:val="ListParagraph"/>
        <w:tabs>
          <w:tab w:val="left" w:pos="3060"/>
        </w:tabs>
        <w:ind w:left="936"/>
        <w:jc w:val="both"/>
      </w:pPr>
      <w:r>
        <w:t>Notes on the following:</w:t>
      </w:r>
    </w:p>
    <w:p w14:paraId="313C7DCD" w14:textId="3A58481E" w:rsidR="00587610" w:rsidRDefault="00587610" w:rsidP="00287E63">
      <w:pPr>
        <w:pStyle w:val="ListParagraph"/>
        <w:numPr>
          <w:ilvl w:val="0"/>
          <w:numId w:val="24"/>
        </w:numPr>
        <w:tabs>
          <w:tab w:val="left" w:pos="3060"/>
        </w:tabs>
        <w:jc w:val="both"/>
      </w:pPr>
      <w:r>
        <w:t>PARF</w:t>
      </w:r>
    </w:p>
    <w:p w14:paraId="67D369F5" w14:textId="108FEC8D" w:rsidR="00587610" w:rsidRDefault="00587610" w:rsidP="00287E63">
      <w:pPr>
        <w:pStyle w:val="ListParagraph"/>
        <w:numPr>
          <w:ilvl w:val="0"/>
          <w:numId w:val="24"/>
        </w:numPr>
        <w:tabs>
          <w:tab w:val="left" w:pos="3060"/>
        </w:tabs>
        <w:jc w:val="both"/>
      </w:pPr>
      <w:r>
        <w:t>HR Action Memo</w:t>
      </w:r>
    </w:p>
    <w:p w14:paraId="7C729484" w14:textId="7206EDC5" w:rsidR="00083025" w:rsidRDefault="00083025" w:rsidP="00287E63">
      <w:pPr>
        <w:pStyle w:val="ListParagraph"/>
        <w:numPr>
          <w:ilvl w:val="0"/>
          <w:numId w:val="24"/>
        </w:numPr>
        <w:tabs>
          <w:tab w:val="left" w:pos="3060"/>
        </w:tabs>
        <w:jc w:val="both"/>
      </w:pPr>
      <w:r>
        <w:t>Heavy Equipment Daily Inspection</w:t>
      </w:r>
    </w:p>
    <w:p w14:paraId="0EDCA1D8" w14:textId="7036DE45" w:rsidR="00083025" w:rsidRDefault="00083025" w:rsidP="00287E63">
      <w:pPr>
        <w:pStyle w:val="ListParagraph"/>
        <w:numPr>
          <w:ilvl w:val="0"/>
          <w:numId w:val="24"/>
        </w:numPr>
        <w:tabs>
          <w:tab w:val="left" w:pos="3060"/>
        </w:tabs>
        <w:jc w:val="both"/>
      </w:pPr>
      <w:r>
        <w:t xml:space="preserve">Generator Set Daily </w:t>
      </w:r>
      <w:r w:rsidR="00F55322">
        <w:t>Inspection</w:t>
      </w:r>
    </w:p>
    <w:p w14:paraId="0D2D9D45" w14:textId="532D7C8A" w:rsidR="00083025" w:rsidRDefault="00083025" w:rsidP="00287E63">
      <w:pPr>
        <w:pStyle w:val="ListParagraph"/>
        <w:numPr>
          <w:ilvl w:val="0"/>
          <w:numId w:val="24"/>
        </w:numPr>
        <w:tabs>
          <w:tab w:val="left" w:pos="3060"/>
        </w:tabs>
        <w:jc w:val="both"/>
      </w:pPr>
      <w:r>
        <w:t>Welding Machine Monthly Inspection</w:t>
      </w:r>
    </w:p>
    <w:p w14:paraId="00E5F6CD" w14:textId="77777777" w:rsidR="00587610" w:rsidRDefault="00587610" w:rsidP="00287E63">
      <w:pPr>
        <w:pStyle w:val="ListParagraph"/>
        <w:ind w:left="936"/>
        <w:jc w:val="both"/>
      </w:pPr>
    </w:p>
    <w:p w14:paraId="5006740B" w14:textId="1E460256" w:rsidR="0005640A" w:rsidRDefault="00826D1A" w:rsidP="00287E63">
      <w:pPr>
        <w:pStyle w:val="ListParagraph"/>
        <w:numPr>
          <w:ilvl w:val="1"/>
          <w:numId w:val="1"/>
        </w:numPr>
        <w:jc w:val="both"/>
      </w:pPr>
      <w:r>
        <w:t>HR Staff</w:t>
      </w:r>
    </w:p>
    <w:p w14:paraId="42B51D07" w14:textId="77777777" w:rsidR="008950E9" w:rsidRDefault="008950E9" w:rsidP="00287E63">
      <w:pPr>
        <w:pStyle w:val="ListParagraph"/>
        <w:ind w:left="936"/>
        <w:jc w:val="both"/>
      </w:pPr>
    </w:p>
    <w:p w14:paraId="356BA538" w14:textId="0CB11DEC" w:rsidR="00576D7F" w:rsidRDefault="00576D7F" w:rsidP="00287E63">
      <w:pPr>
        <w:pStyle w:val="ListParagraph"/>
        <w:numPr>
          <w:ilvl w:val="2"/>
          <w:numId w:val="1"/>
        </w:numPr>
        <w:jc w:val="both"/>
      </w:pPr>
      <w:r>
        <w:t>Receives duly accomplished PARF.</w:t>
      </w:r>
    </w:p>
    <w:p w14:paraId="6028B672" w14:textId="2DE34096" w:rsidR="00CC0E46" w:rsidRDefault="00976459" w:rsidP="00287E63">
      <w:pPr>
        <w:pStyle w:val="ListParagraph"/>
        <w:numPr>
          <w:ilvl w:val="2"/>
          <w:numId w:val="1"/>
        </w:numPr>
        <w:jc w:val="both"/>
      </w:pPr>
      <w:r>
        <w:t>C</w:t>
      </w:r>
      <w:r w:rsidR="00136671">
        <w:t>oordinate</w:t>
      </w:r>
      <w:r>
        <w:t xml:space="preserve">s </w:t>
      </w:r>
      <w:r w:rsidR="00136671">
        <w:t>with Health and Safety Committee of the work pl</w:t>
      </w:r>
      <w:r w:rsidR="00CC0E46">
        <w:t>ace to conduct an investigation and obtain police investigation</w:t>
      </w:r>
      <w:r w:rsidR="005C21D2">
        <w:t xml:space="preserve"> report </w:t>
      </w:r>
      <w:r w:rsidR="00CC0E46">
        <w:t>and examination results of accredited hospital’s physi</w:t>
      </w:r>
      <w:r w:rsidR="00574912">
        <w:t>cia</w:t>
      </w:r>
      <w:r w:rsidR="00DC1B6C">
        <w:t>ns in case of dead on the spo</w:t>
      </w:r>
      <w:r w:rsidR="003F0A01">
        <w:t xml:space="preserve">t </w:t>
      </w:r>
      <w:r w:rsidR="00DC1B6C">
        <w:t>or fatal incidents.</w:t>
      </w:r>
    </w:p>
    <w:p w14:paraId="5CDEDC16" w14:textId="16DD0F96" w:rsidR="0086654A" w:rsidRDefault="0086654A" w:rsidP="00287E63">
      <w:pPr>
        <w:pStyle w:val="ListParagraph"/>
        <w:numPr>
          <w:ilvl w:val="2"/>
          <w:numId w:val="1"/>
        </w:numPr>
        <w:jc w:val="both"/>
      </w:pPr>
      <w:r>
        <w:t>Prepares HR Action Memo.</w:t>
      </w:r>
    </w:p>
    <w:p w14:paraId="259C34FA" w14:textId="5EB06507" w:rsidR="00D16F3C" w:rsidRDefault="00D16F3C" w:rsidP="00287E63">
      <w:pPr>
        <w:pStyle w:val="ListParagraph"/>
        <w:numPr>
          <w:ilvl w:val="2"/>
          <w:numId w:val="1"/>
        </w:numPr>
        <w:jc w:val="both"/>
      </w:pPr>
      <w:r>
        <w:t>Processes all necessary documentations and settle medical obligations, if any.</w:t>
      </w:r>
    </w:p>
    <w:p w14:paraId="30209F8D" w14:textId="5520B3FA" w:rsidR="006D5DD5" w:rsidRDefault="00ED2065" w:rsidP="00287E63">
      <w:pPr>
        <w:pStyle w:val="ListParagraph"/>
        <w:numPr>
          <w:ilvl w:val="2"/>
          <w:numId w:val="1"/>
        </w:numPr>
        <w:jc w:val="both"/>
      </w:pPr>
      <w:r>
        <w:t>Accepts and welcome back employee to work upon receipt of medical certificate.</w:t>
      </w:r>
    </w:p>
    <w:p w14:paraId="62A55051" w14:textId="3A58F7F7" w:rsidR="00434CDF" w:rsidRDefault="00434CDF" w:rsidP="00287E63">
      <w:pPr>
        <w:pStyle w:val="ListParagraph"/>
        <w:numPr>
          <w:ilvl w:val="2"/>
          <w:numId w:val="1"/>
        </w:numPr>
        <w:jc w:val="both"/>
      </w:pPr>
      <w:r>
        <w:t>Update HR data system and file duly accomplished documents.</w:t>
      </w:r>
    </w:p>
    <w:p w14:paraId="059CE851" w14:textId="77777777" w:rsidR="00364F9B" w:rsidRDefault="00364F9B" w:rsidP="00287E63">
      <w:pPr>
        <w:pStyle w:val="ListParagraph"/>
        <w:ind w:left="936"/>
        <w:jc w:val="both"/>
      </w:pPr>
    </w:p>
    <w:p w14:paraId="45E1217C" w14:textId="77777777" w:rsidR="00803060" w:rsidRDefault="00826D1A" w:rsidP="00287E63">
      <w:pPr>
        <w:pStyle w:val="ListParagraph"/>
        <w:numPr>
          <w:ilvl w:val="1"/>
          <w:numId w:val="1"/>
        </w:numPr>
        <w:jc w:val="both"/>
      </w:pPr>
      <w:r>
        <w:t>HR Manager</w:t>
      </w:r>
    </w:p>
    <w:p w14:paraId="1E6328AA" w14:textId="77777777" w:rsidR="00803060" w:rsidRDefault="00803060" w:rsidP="00287E63">
      <w:pPr>
        <w:pStyle w:val="ListParagraph"/>
        <w:ind w:left="936"/>
        <w:jc w:val="both"/>
      </w:pPr>
    </w:p>
    <w:p w14:paraId="73F48DF7" w14:textId="41870712" w:rsidR="00773AB0" w:rsidRDefault="004F47DD" w:rsidP="00287E63">
      <w:pPr>
        <w:pStyle w:val="ListParagraph"/>
        <w:ind w:left="936"/>
        <w:jc w:val="both"/>
      </w:pPr>
      <w:r>
        <w:t>Review HR Action Memo and signs for recommending approval.</w:t>
      </w:r>
    </w:p>
    <w:p w14:paraId="6A086117" w14:textId="76B255D5" w:rsidR="004279C4" w:rsidRDefault="004279C4" w:rsidP="00287E63">
      <w:pPr>
        <w:pStyle w:val="ListParagraph"/>
        <w:ind w:left="1260"/>
        <w:jc w:val="both"/>
      </w:pPr>
      <w:r>
        <w:br w:type="page"/>
      </w:r>
    </w:p>
    <w:p w14:paraId="4C5741F3" w14:textId="1EEDD602" w:rsidR="00D47928" w:rsidRDefault="00D47928" w:rsidP="00287E63">
      <w:pPr>
        <w:pStyle w:val="ListParagraph"/>
        <w:numPr>
          <w:ilvl w:val="1"/>
          <w:numId w:val="1"/>
        </w:numPr>
        <w:tabs>
          <w:tab w:val="left" w:pos="3060"/>
        </w:tabs>
        <w:jc w:val="both"/>
      </w:pPr>
      <w:r>
        <w:lastRenderedPageBreak/>
        <w:t>Health and Safety Committee</w:t>
      </w:r>
      <w:r w:rsidR="00DC3A22">
        <w:t xml:space="preserve"> of the Work Place</w:t>
      </w:r>
    </w:p>
    <w:p w14:paraId="54020973" w14:textId="2C19ECF0" w:rsidR="00D47928" w:rsidRDefault="00D47928" w:rsidP="00287E63">
      <w:pPr>
        <w:pStyle w:val="ListParagraph"/>
        <w:tabs>
          <w:tab w:val="left" w:pos="3060"/>
        </w:tabs>
        <w:ind w:left="936"/>
        <w:jc w:val="both"/>
      </w:pPr>
    </w:p>
    <w:p w14:paraId="3811241E" w14:textId="467FDD9F" w:rsidR="00BF7044" w:rsidRDefault="00D47928" w:rsidP="00287E63">
      <w:pPr>
        <w:pStyle w:val="ListParagraph"/>
        <w:tabs>
          <w:tab w:val="left" w:pos="3060"/>
        </w:tabs>
        <w:ind w:left="936"/>
        <w:jc w:val="both"/>
      </w:pPr>
      <w:r>
        <w:t>Responsible for:</w:t>
      </w:r>
    </w:p>
    <w:p w14:paraId="0246E178" w14:textId="1A438904" w:rsidR="00BF7044" w:rsidRDefault="00BF7044" w:rsidP="00287E63">
      <w:pPr>
        <w:pStyle w:val="ListParagraph"/>
        <w:numPr>
          <w:ilvl w:val="0"/>
          <w:numId w:val="20"/>
        </w:numPr>
        <w:tabs>
          <w:tab w:val="left" w:pos="3060"/>
        </w:tabs>
        <w:jc w:val="both"/>
      </w:pPr>
      <w:r>
        <w:t>Implementation of safety and health policies pertaining to its workplace;</w:t>
      </w:r>
    </w:p>
    <w:p w14:paraId="74447AFA" w14:textId="03F1DB66" w:rsidR="00BF7044" w:rsidRDefault="00BF7044" w:rsidP="00287E63">
      <w:pPr>
        <w:pStyle w:val="ListParagraph"/>
        <w:numPr>
          <w:ilvl w:val="0"/>
          <w:numId w:val="20"/>
        </w:numPr>
        <w:tabs>
          <w:tab w:val="left" w:pos="4862"/>
        </w:tabs>
        <w:jc w:val="both"/>
      </w:pPr>
      <w:r>
        <w:t>Con</w:t>
      </w:r>
      <w:r w:rsidR="00CA4743">
        <w:t xml:space="preserve">ducts and facilitates trainings, </w:t>
      </w:r>
      <w:r>
        <w:t>seminars</w:t>
      </w:r>
      <w:r w:rsidR="00CA4743">
        <w:t xml:space="preserve">, programs and activities </w:t>
      </w:r>
      <w:r>
        <w:t>on safety and health;</w:t>
      </w:r>
    </w:p>
    <w:p w14:paraId="022EC67B" w14:textId="77777777" w:rsidR="00BF7044" w:rsidRDefault="00BF7044" w:rsidP="00287E63">
      <w:pPr>
        <w:pStyle w:val="ListParagraph"/>
        <w:numPr>
          <w:ilvl w:val="0"/>
          <w:numId w:val="20"/>
        </w:numPr>
        <w:tabs>
          <w:tab w:val="left" w:pos="4862"/>
        </w:tabs>
        <w:jc w:val="both"/>
      </w:pPr>
      <w:r>
        <w:t>Plans and develops accident prevention programs;</w:t>
      </w:r>
    </w:p>
    <w:p w14:paraId="57811840" w14:textId="12DAAF55" w:rsidR="00BF7044" w:rsidRDefault="00BF7044" w:rsidP="00287E63">
      <w:pPr>
        <w:pStyle w:val="ListParagraph"/>
        <w:numPr>
          <w:ilvl w:val="0"/>
          <w:numId w:val="20"/>
        </w:numPr>
        <w:tabs>
          <w:tab w:val="left" w:pos="4862"/>
        </w:tabs>
        <w:jc w:val="both"/>
      </w:pPr>
      <w:r>
        <w:t>Ensures app</w:t>
      </w:r>
      <w:r w:rsidR="00792053">
        <w:t xml:space="preserve">ropriate safety and health kits, </w:t>
      </w:r>
      <w:r w:rsidR="002A7F07">
        <w:t xml:space="preserve">equipment </w:t>
      </w:r>
      <w:r w:rsidR="00792053">
        <w:t xml:space="preserve">and accredited first aiders </w:t>
      </w:r>
      <w:r w:rsidR="002A7F07">
        <w:t>are readily available and accessible to all employees in every workplace of the Company;</w:t>
      </w:r>
    </w:p>
    <w:p w14:paraId="0E8C389B" w14:textId="7EB7CFC2" w:rsidR="00BF7044" w:rsidRDefault="00BF7044" w:rsidP="00287E63">
      <w:pPr>
        <w:pStyle w:val="ListParagraph"/>
        <w:numPr>
          <w:ilvl w:val="0"/>
          <w:numId w:val="20"/>
        </w:numPr>
        <w:tabs>
          <w:tab w:val="left" w:pos="4862"/>
        </w:tabs>
        <w:jc w:val="both"/>
      </w:pPr>
      <w:r>
        <w:t>Review, investigate and report on accidents</w:t>
      </w:r>
      <w:r w:rsidR="005C4B93">
        <w:t xml:space="preserve"> and safety issues and concerns</w:t>
      </w:r>
      <w:r>
        <w:t>;</w:t>
      </w:r>
    </w:p>
    <w:p w14:paraId="34644543" w14:textId="71DE0F6C" w:rsidR="00BF7044" w:rsidRDefault="00BF7044" w:rsidP="00287E63">
      <w:pPr>
        <w:pStyle w:val="ListParagraph"/>
        <w:numPr>
          <w:ilvl w:val="0"/>
          <w:numId w:val="20"/>
        </w:numPr>
        <w:tabs>
          <w:tab w:val="left" w:pos="4862"/>
        </w:tabs>
        <w:jc w:val="both"/>
      </w:pPr>
      <w:r>
        <w:t>Conducts medical exa</w:t>
      </w:r>
      <w:r w:rsidR="00BB0961">
        <w:t xml:space="preserve">minations on all </w:t>
      </w:r>
      <w:r>
        <w:t>employees at least once a year; and</w:t>
      </w:r>
    </w:p>
    <w:p w14:paraId="05C1E29A" w14:textId="411E7D3F" w:rsidR="00BF7044" w:rsidRDefault="0022399F" w:rsidP="00287E63">
      <w:pPr>
        <w:pStyle w:val="ListParagraph"/>
        <w:numPr>
          <w:ilvl w:val="0"/>
          <w:numId w:val="20"/>
        </w:numPr>
        <w:tabs>
          <w:tab w:val="left" w:pos="4862"/>
        </w:tabs>
        <w:jc w:val="both"/>
      </w:pPr>
      <w:r>
        <w:t xml:space="preserve">Addresses all other matters, issues and concerns </w:t>
      </w:r>
      <w:r w:rsidR="00BF7044">
        <w:t>pertaining to safety and health.</w:t>
      </w:r>
    </w:p>
    <w:p w14:paraId="28B21F83" w14:textId="77777777" w:rsidR="000515CC" w:rsidRDefault="000515CC" w:rsidP="00287E63">
      <w:pPr>
        <w:pStyle w:val="ListParagraph"/>
        <w:ind w:left="576"/>
        <w:jc w:val="both"/>
      </w:pPr>
    </w:p>
    <w:p w14:paraId="0C1F57D4" w14:textId="32949313" w:rsidR="0045178A" w:rsidRDefault="000515CC" w:rsidP="00287E63">
      <w:pPr>
        <w:pStyle w:val="ListParagraph"/>
        <w:numPr>
          <w:ilvl w:val="1"/>
          <w:numId w:val="1"/>
        </w:numPr>
        <w:jc w:val="both"/>
      </w:pPr>
      <w:r>
        <w:t>Steering Committee</w:t>
      </w:r>
    </w:p>
    <w:p w14:paraId="08DB18EC" w14:textId="583A7C5E" w:rsidR="000515CC" w:rsidRDefault="000515CC" w:rsidP="00287E63">
      <w:pPr>
        <w:pStyle w:val="ListParagraph"/>
        <w:ind w:left="936"/>
        <w:jc w:val="both"/>
      </w:pPr>
    </w:p>
    <w:p w14:paraId="56C2128A" w14:textId="56E1D39E" w:rsidR="000515CC" w:rsidRDefault="00170C69" w:rsidP="00287E63">
      <w:pPr>
        <w:pStyle w:val="ListParagraph"/>
        <w:ind w:left="936"/>
        <w:jc w:val="both"/>
      </w:pPr>
      <w:r>
        <w:t>Oversees and ensures proper and effective implementation of the duties and responsibilities of all Health and Safety Committee in every work place.</w:t>
      </w:r>
    </w:p>
    <w:p w14:paraId="65E1E9A9" w14:textId="77777777" w:rsidR="000515CC" w:rsidRPr="0045178A" w:rsidRDefault="000515CC" w:rsidP="00287E63">
      <w:pPr>
        <w:pStyle w:val="ListParagraph"/>
        <w:ind w:left="576"/>
      </w:pPr>
    </w:p>
    <w:p w14:paraId="6754F442" w14:textId="1075A3F3" w:rsidR="008A28FE" w:rsidRPr="003F1B42" w:rsidRDefault="003226EA" w:rsidP="00287E63">
      <w:pPr>
        <w:pStyle w:val="ListParagraph"/>
        <w:numPr>
          <w:ilvl w:val="0"/>
          <w:numId w:val="1"/>
        </w:numPr>
        <w:jc w:val="both"/>
      </w:pPr>
      <w:r w:rsidRPr="004C24AA">
        <w:rPr>
          <w:u w:val="single"/>
        </w:rPr>
        <w:t>POLICIES</w:t>
      </w:r>
    </w:p>
    <w:p w14:paraId="4CAE4D1D" w14:textId="77777777" w:rsidR="000D39B2" w:rsidRPr="00EF07AE" w:rsidRDefault="000D39B2" w:rsidP="00287E63">
      <w:pPr>
        <w:pStyle w:val="ListParagraph"/>
        <w:tabs>
          <w:tab w:val="left" w:pos="4862"/>
        </w:tabs>
        <w:ind w:left="936"/>
        <w:jc w:val="both"/>
      </w:pPr>
    </w:p>
    <w:p w14:paraId="3CCC6706" w14:textId="3D32B895" w:rsidR="00D11548" w:rsidRDefault="00FE169F" w:rsidP="00287E63">
      <w:pPr>
        <w:pStyle w:val="ListParagraph"/>
        <w:numPr>
          <w:ilvl w:val="1"/>
          <w:numId w:val="1"/>
        </w:numPr>
        <w:tabs>
          <w:tab w:val="left" w:pos="4862"/>
        </w:tabs>
        <w:jc w:val="both"/>
        <w:rPr>
          <w:b/>
        </w:rPr>
      </w:pPr>
      <w:r>
        <w:rPr>
          <w:b/>
        </w:rPr>
        <w:t>General</w:t>
      </w:r>
    </w:p>
    <w:p w14:paraId="6504F069" w14:textId="77777777" w:rsidR="00CA6235" w:rsidRPr="0017373F" w:rsidRDefault="00CA6235" w:rsidP="00287E63">
      <w:pPr>
        <w:pStyle w:val="ListParagraph"/>
        <w:tabs>
          <w:tab w:val="left" w:pos="4862"/>
        </w:tabs>
        <w:ind w:left="1260"/>
      </w:pPr>
    </w:p>
    <w:p w14:paraId="03FB6837" w14:textId="77777777" w:rsidR="004A3073" w:rsidRDefault="007651F9" w:rsidP="00287E63">
      <w:pPr>
        <w:pStyle w:val="ListParagraph"/>
        <w:numPr>
          <w:ilvl w:val="2"/>
          <w:numId w:val="1"/>
        </w:numPr>
        <w:tabs>
          <w:tab w:val="left" w:pos="4862"/>
        </w:tabs>
        <w:jc w:val="both"/>
      </w:pPr>
      <w:r>
        <w:t xml:space="preserve">To </w:t>
      </w:r>
      <w:r w:rsidR="00D372D9">
        <w:t xml:space="preserve">ensure </w:t>
      </w:r>
      <w:r w:rsidR="005863E5" w:rsidRPr="00C5679E">
        <w:t>t</w:t>
      </w:r>
      <w:r w:rsidR="00D413B6" w:rsidRPr="00C5679E">
        <w:t xml:space="preserve">hat the Company operates in </w:t>
      </w:r>
      <w:r w:rsidR="0065323E" w:rsidRPr="00C5679E">
        <w:t xml:space="preserve">its </w:t>
      </w:r>
      <w:r w:rsidR="00D413B6" w:rsidRPr="00C5679E">
        <w:t>optimal</w:t>
      </w:r>
      <w:r w:rsidR="008940FC" w:rsidRPr="00C5679E">
        <w:t xml:space="preserve"> c</w:t>
      </w:r>
      <w:r w:rsidR="00BB0911" w:rsidRPr="00C5679E">
        <w:t>apacity</w:t>
      </w:r>
      <w:r w:rsidR="004C48C1" w:rsidRPr="00C5679E">
        <w:t xml:space="preserve"> and without any </w:t>
      </w:r>
      <w:r w:rsidR="00134AA0" w:rsidRPr="00C5679E">
        <w:t>d</w:t>
      </w:r>
      <w:r w:rsidR="001228BD" w:rsidRPr="00C5679E">
        <w:t>elays</w:t>
      </w:r>
      <w:r w:rsidR="004C48C1" w:rsidRPr="00C5679E">
        <w:t>, the Company shall take</w:t>
      </w:r>
      <w:r w:rsidR="0083108F" w:rsidRPr="00C5679E">
        <w:t xml:space="preserve"> all </w:t>
      </w:r>
      <w:r w:rsidR="004C48C1" w:rsidRPr="00C5679E">
        <w:t xml:space="preserve">necessary </w:t>
      </w:r>
      <w:r w:rsidR="00BB0911" w:rsidRPr="00C5679E">
        <w:t xml:space="preserve">precautions and shall </w:t>
      </w:r>
      <w:r w:rsidR="0093414A" w:rsidRPr="00C5679E">
        <w:t>safeguard its</w:t>
      </w:r>
      <w:r w:rsidR="0018210C" w:rsidRPr="00C5679E">
        <w:t xml:space="preserve"> employees by providing a safe </w:t>
      </w:r>
      <w:r w:rsidR="0093414A" w:rsidRPr="00C5679E">
        <w:t>and he</w:t>
      </w:r>
      <w:r w:rsidR="0084632A" w:rsidRPr="00C5679E">
        <w:t>alth</w:t>
      </w:r>
      <w:r w:rsidR="00222DBB" w:rsidRPr="00C5679E">
        <w:t xml:space="preserve">y </w:t>
      </w:r>
      <w:r w:rsidR="0084632A" w:rsidRPr="00C5679E">
        <w:t>working</w:t>
      </w:r>
      <w:r w:rsidR="006B3DF0">
        <w:t xml:space="preserve"> environment in accordance with the Occupational Safety and Health Standards and </w:t>
      </w:r>
      <w:r w:rsidR="0084632A" w:rsidRPr="00C5679E">
        <w:t xml:space="preserve">the </w:t>
      </w:r>
      <w:r w:rsidR="00F935DB" w:rsidRPr="00C5679E">
        <w:t>policies</w:t>
      </w:r>
      <w:r w:rsidR="00FB609F" w:rsidRPr="00C5679E">
        <w:t xml:space="preserve"> and pr</w:t>
      </w:r>
      <w:r w:rsidR="006B3DF0">
        <w:t xml:space="preserve">ocedures </w:t>
      </w:r>
      <w:r w:rsidR="006304AA" w:rsidRPr="00C5679E">
        <w:t>set out in this Manual.</w:t>
      </w:r>
    </w:p>
    <w:p w14:paraId="0719A829" w14:textId="30B4D5D7" w:rsidR="006304AA" w:rsidRDefault="00BE5430" w:rsidP="00287E63">
      <w:pPr>
        <w:pStyle w:val="ListParagraph"/>
        <w:numPr>
          <w:ilvl w:val="2"/>
          <w:numId w:val="1"/>
        </w:numPr>
        <w:tabs>
          <w:tab w:val="left" w:pos="4862"/>
        </w:tabs>
        <w:jc w:val="both"/>
        <w:rPr>
          <w:ins w:id="1" w:author="Noel Cainglet" w:date="2017-08-26T09:57:00Z"/>
        </w:rPr>
      </w:pPr>
      <w:r>
        <w:t>A</w:t>
      </w:r>
      <w:r w:rsidR="00BE71A4" w:rsidRPr="007958E7">
        <w:t xml:space="preserve">ll employees shall work closely and coordinate with the Company in </w:t>
      </w:r>
      <w:r w:rsidR="00BE71A4">
        <w:t xml:space="preserve">its objective to ensure a safe </w:t>
      </w:r>
      <w:r w:rsidR="00BE71A4" w:rsidRPr="007958E7">
        <w:t>and healthy working environment.</w:t>
      </w:r>
      <w:r w:rsidR="00BE71A4">
        <w:t xml:space="preserve"> Each employee is required to</w:t>
      </w:r>
      <w:r w:rsidR="001530A8">
        <w:t xml:space="preserve"> take initiative and shall take </w:t>
      </w:r>
      <w:r w:rsidR="00BE71A4">
        <w:t xml:space="preserve">care of his own </w:t>
      </w:r>
      <w:r w:rsidR="00431025">
        <w:t>health and safety</w:t>
      </w:r>
      <w:r w:rsidR="00E75343">
        <w:t xml:space="preserve"> and to his/her co-employees </w:t>
      </w:r>
      <w:r w:rsidR="00BE71A4">
        <w:t>and shall participate in all learning and development programs</w:t>
      </w:r>
      <w:r w:rsidR="00D97FDD">
        <w:t xml:space="preserve"> pertaining to safety, health and environment </w:t>
      </w:r>
      <w:r w:rsidR="00BE71A4">
        <w:t>c</w:t>
      </w:r>
      <w:r w:rsidR="00A7179D">
        <w:t xml:space="preserve">onducted by the Company through </w:t>
      </w:r>
      <w:r w:rsidR="00EE673B">
        <w:t xml:space="preserve">the HR Department and </w:t>
      </w:r>
      <w:r w:rsidR="00EE673B" w:rsidRPr="00AD5A88">
        <w:t xml:space="preserve">the Health and Safety </w:t>
      </w:r>
      <w:r w:rsidR="00BE71A4" w:rsidRPr="00AD5A88">
        <w:t>Committee.</w:t>
      </w:r>
    </w:p>
    <w:p w14:paraId="42A4F475" w14:textId="01F5390D" w:rsidR="00DF3C7D" w:rsidRDefault="00664ED1" w:rsidP="00287E63">
      <w:pPr>
        <w:pStyle w:val="ListParagraph"/>
        <w:numPr>
          <w:ilvl w:val="2"/>
          <w:numId w:val="1"/>
        </w:numPr>
        <w:tabs>
          <w:tab w:val="left" w:pos="4862"/>
        </w:tabs>
        <w:jc w:val="both"/>
      </w:pPr>
      <w:ins w:id="2" w:author="Noel Cainglet" w:date="2017-08-26T09:57:00Z">
        <w:r>
          <w:t>The Company shall comply with the following regulatory bodies:</w:t>
        </w:r>
      </w:ins>
    </w:p>
    <w:p w14:paraId="3BE25000" w14:textId="4F9C84F1" w:rsidR="00664ED1" w:rsidRDefault="00664ED1">
      <w:pPr>
        <w:pStyle w:val="ListParagraph"/>
        <w:numPr>
          <w:ilvl w:val="0"/>
          <w:numId w:val="23"/>
        </w:numPr>
        <w:tabs>
          <w:tab w:val="left" w:pos="4862"/>
        </w:tabs>
        <w:jc w:val="both"/>
        <w:rPr>
          <w:ins w:id="3" w:author="Noel Cainglet" w:date="2017-08-26T09:58:00Z"/>
        </w:rPr>
        <w:pPrChange w:id="4" w:author="Noel Cainglet" w:date="2017-08-26T09:58:00Z">
          <w:pPr>
            <w:pStyle w:val="ListParagraph"/>
            <w:numPr>
              <w:ilvl w:val="2"/>
              <w:numId w:val="1"/>
            </w:numPr>
            <w:tabs>
              <w:tab w:val="num" w:pos="1260"/>
              <w:tab w:val="left" w:pos="4862"/>
            </w:tabs>
            <w:ind w:left="1260" w:hanging="360"/>
            <w:jc w:val="both"/>
          </w:pPr>
        </w:pPrChange>
      </w:pPr>
      <w:ins w:id="5" w:author="Noel Cainglet" w:date="2017-08-26T09:58:00Z">
        <w:r>
          <w:t>Department of Labor and Employment (DOLE)</w:t>
        </w:r>
      </w:ins>
    </w:p>
    <w:p w14:paraId="601BEE43" w14:textId="7F2B89BD" w:rsidR="00664ED1" w:rsidRDefault="00664ED1">
      <w:pPr>
        <w:pStyle w:val="ListParagraph"/>
        <w:numPr>
          <w:ilvl w:val="0"/>
          <w:numId w:val="23"/>
        </w:numPr>
        <w:tabs>
          <w:tab w:val="left" w:pos="4862"/>
        </w:tabs>
        <w:jc w:val="both"/>
        <w:rPr>
          <w:ins w:id="6" w:author="Noel Cainglet" w:date="2017-08-26T09:58:00Z"/>
        </w:rPr>
        <w:pPrChange w:id="7" w:author="Noel Cainglet" w:date="2017-08-26T09:58:00Z">
          <w:pPr>
            <w:pStyle w:val="ListParagraph"/>
            <w:numPr>
              <w:ilvl w:val="2"/>
              <w:numId w:val="1"/>
            </w:numPr>
            <w:tabs>
              <w:tab w:val="num" w:pos="1260"/>
              <w:tab w:val="left" w:pos="4862"/>
            </w:tabs>
            <w:ind w:left="1260" w:hanging="360"/>
            <w:jc w:val="both"/>
          </w:pPr>
        </w:pPrChange>
      </w:pPr>
      <w:ins w:id="8" w:author="Noel Cainglet" w:date="2017-08-26T09:58:00Z">
        <w:r>
          <w:t>Department of Health (DOH)</w:t>
        </w:r>
      </w:ins>
    </w:p>
    <w:p w14:paraId="4FFF7B60" w14:textId="77777777" w:rsidR="002509C0" w:rsidRDefault="002509C0" w:rsidP="00287E63">
      <w:pPr>
        <w:pStyle w:val="ListParagraph"/>
        <w:numPr>
          <w:ilvl w:val="0"/>
          <w:numId w:val="23"/>
        </w:numPr>
        <w:tabs>
          <w:tab w:val="left" w:pos="4862"/>
        </w:tabs>
        <w:jc w:val="both"/>
        <w:rPr>
          <w:ins w:id="9" w:author="Noel Cainglet" w:date="2017-08-26T10:04:00Z"/>
        </w:rPr>
      </w:pPr>
      <w:ins w:id="10" w:author="Noel Cainglet" w:date="2017-08-26T10:04:00Z">
        <w:r>
          <w:t>World Health Organization (WHO)</w:t>
        </w:r>
      </w:ins>
    </w:p>
    <w:p w14:paraId="172CFED3" w14:textId="77777777" w:rsidR="002509C0" w:rsidRDefault="002509C0" w:rsidP="00287E63">
      <w:pPr>
        <w:pStyle w:val="ListParagraph"/>
        <w:numPr>
          <w:ilvl w:val="0"/>
          <w:numId w:val="23"/>
        </w:numPr>
        <w:tabs>
          <w:tab w:val="left" w:pos="4862"/>
        </w:tabs>
        <w:jc w:val="both"/>
        <w:rPr>
          <w:ins w:id="11" w:author="Noel Cainglet" w:date="2017-08-26T10:04:00Z"/>
        </w:rPr>
      </w:pPr>
      <w:ins w:id="12" w:author="Noel Cainglet" w:date="2017-08-26T10:04:00Z">
        <w:r>
          <w:t>Occupational Safety and Health Standards (OSHS)</w:t>
        </w:r>
      </w:ins>
    </w:p>
    <w:p w14:paraId="4450134B" w14:textId="30FA5C98" w:rsidR="00664ED1" w:rsidRDefault="00664ED1">
      <w:pPr>
        <w:pStyle w:val="ListParagraph"/>
        <w:numPr>
          <w:ilvl w:val="0"/>
          <w:numId w:val="23"/>
        </w:numPr>
        <w:tabs>
          <w:tab w:val="left" w:pos="4862"/>
        </w:tabs>
        <w:jc w:val="both"/>
        <w:rPr>
          <w:ins w:id="13" w:author="Noel Cainglet" w:date="2017-08-26T09:58:00Z"/>
        </w:rPr>
        <w:pPrChange w:id="14" w:author="Noel Cainglet" w:date="2017-08-26T09:58:00Z">
          <w:pPr>
            <w:pStyle w:val="ListParagraph"/>
            <w:numPr>
              <w:ilvl w:val="2"/>
              <w:numId w:val="1"/>
            </w:numPr>
            <w:tabs>
              <w:tab w:val="num" w:pos="1260"/>
              <w:tab w:val="left" w:pos="4862"/>
            </w:tabs>
            <w:ind w:left="1260" w:hanging="360"/>
            <w:jc w:val="both"/>
          </w:pPr>
        </w:pPrChange>
      </w:pPr>
      <w:ins w:id="15" w:author="Noel Cainglet" w:date="2017-08-26T09:58:00Z">
        <w:r>
          <w:t>Bureau of Quarantine (BOQ)</w:t>
        </w:r>
      </w:ins>
    </w:p>
    <w:p w14:paraId="52507927" w14:textId="146E9912" w:rsidR="000D5505" w:rsidRDefault="000D5505">
      <w:pPr>
        <w:pStyle w:val="ListParagraph"/>
        <w:numPr>
          <w:ilvl w:val="0"/>
          <w:numId w:val="23"/>
        </w:numPr>
        <w:tabs>
          <w:tab w:val="left" w:pos="4862"/>
        </w:tabs>
        <w:jc w:val="both"/>
        <w:rPr>
          <w:ins w:id="16" w:author="Noel Cainglet" w:date="2017-08-26T10:00:00Z"/>
        </w:rPr>
        <w:pPrChange w:id="17" w:author="Noel Cainglet" w:date="2017-08-26T09:58:00Z">
          <w:pPr>
            <w:pStyle w:val="ListParagraph"/>
            <w:numPr>
              <w:ilvl w:val="2"/>
              <w:numId w:val="1"/>
            </w:numPr>
            <w:tabs>
              <w:tab w:val="num" w:pos="1260"/>
              <w:tab w:val="left" w:pos="4862"/>
            </w:tabs>
            <w:ind w:left="1260" w:hanging="360"/>
            <w:jc w:val="both"/>
          </w:pPr>
        </w:pPrChange>
      </w:pPr>
      <w:ins w:id="18" w:author="Noel Cainglet" w:date="2017-08-26T10:00:00Z">
        <w:r>
          <w:t>Maritime Industry Authority (MARINA)</w:t>
        </w:r>
      </w:ins>
    </w:p>
    <w:p w14:paraId="7648CC4A" w14:textId="6367C20E" w:rsidR="00AB25D6" w:rsidRDefault="00AB25D6">
      <w:pPr>
        <w:pStyle w:val="ListParagraph"/>
        <w:numPr>
          <w:ilvl w:val="0"/>
          <w:numId w:val="23"/>
        </w:numPr>
        <w:tabs>
          <w:tab w:val="left" w:pos="4862"/>
        </w:tabs>
        <w:jc w:val="both"/>
        <w:rPr>
          <w:ins w:id="19" w:author="Noel Cainglet" w:date="2017-08-26T10:01:00Z"/>
        </w:rPr>
        <w:pPrChange w:id="20" w:author="Noel Cainglet" w:date="2017-08-26T09:58:00Z">
          <w:pPr>
            <w:pStyle w:val="ListParagraph"/>
            <w:numPr>
              <w:ilvl w:val="2"/>
              <w:numId w:val="1"/>
            </w:numPr>
            <w:tabs>
              <w:tab w:val="num" w:pos="1260"/>
              <w:tab w:val="left" w:pos="4862"/>
            </w:tabs>
            <w:ind w:left="1260" w:hanging="360"/>
            <w:jc w:val="both"/>
          </w:pPr>
        </w:pPrChange>
      </w:pPr>
      <w:ins w:id="21" w:author="Noel Cainglet" w:date="2017-08-26T10:02:00Z">
        <w:r>
          <w:t>Department of Environment and Natural Resources (DENR)</w:t>
        </w:r>
      </w:ins>
    </w:p>
    <w:p w14:paraId="3EFFB028" w14:textId="36C4E38B" w:rsidR="001C6562" w:rsidRDefault="001C6562">
      <w:pPr>
        <w:pStyle w:val="ListParagraph"/>
        <w:numPr>
          <w:ilvl w:val="0"/>
          <w:numId w:val="23"/>
        </w:numPr>
        <w:tabs>
          <w:tab w:val="left" w:pos="4862"/>
        </w:tabs>
        <w:jc w:val="both"/>
        <w:pPrChange w:id="22" w:author="Noel Cainglet" w:date="2017-08-26T09:58:00Z">
          <w:pPr>
            <w:pStyle w:val="ListParagraph"/>
            <w:numPr>
              <w:ilvl w:val="2"/>
              <w:numId w:val="1"/>
            </w:numPr>
            <w:tabs>
              <w:tab w:val="num" w:pos="1260"/>
              <w:tab w:val="left" w:pos="4862"/>
            </w:tabs>
            <w:ind w:left="1260" w:hanging="360"/>
            <w:jc w:val="both"/>
          </w:pPr>
        </w:pPrChange>
      </w:pPr>
      <w:ins w:id="23" w:author="Noel Cainglet" w:date="2017-08-26T10:01:00Z">
        <w:r>
          <w:lastRenderedPageBreak/>
          <w:t>All other recognized and accredited regulatory bodies concerned with the safety, health and environment.</w:t>
        </w:r>
      </w:ins>
    </w:p>
    <w:p w14:paraId="3A5A2F14" w14:textId="77777777" w:rsidR="00CC69D3" w:rsidRDefault="00CC69D3" w:rsidP="00CC69D3">
      <w:pPr>
        <w:pStyle w:val="ListParagraph"/>
        <w:tabs>
          <w:tab w:val="left" w:pos="4862"/>
        </w:tabs>
        <w:ind w:left="1980"/>
        <w:jc w:val="both"/>
        <w:rPr>
          <w:ins w:id="24" w:author="Noel Cainglet" w:date="2017-08-26T09:59:00Z"/>
        </w:rPr>
      </w:pPr>
    </w:p>
    <w:p w14:paraId="0EB65099" w14:textId="77777777" w:rsidR="00664ED1" w:rsidRPr="00AD5A88" w:rsidDel="00E46D8E" w:rsidRDefault="00664ED1">
      <w:pPr>
        <w:numPr>
          <w:ilvl w:val="0"/>
          <w:numId w:val="1"/>
        </w:numPr>
        <w:tabs>
          <w:tab w:val="left" w:pos="4862"/>
        </w:tabs>
        <w:jc w:val="both"/>
        <w:rPr>
          <w:del w:id="25" w:author="Noel Cainglet" w:date="2017-08-26T10:01:00Z"/>
        </w:rPr>
        <w:pPrChange w:id="26" w:author="Noel Cainglet" w:date="2017-08-26T09:58:00Z">
          <w:pPr>
            <w:pStyle w:val="ListParagraph"/>
            <w:numPr>
              <w:ilvl w:val="2"/>
              <w:numId w:val="1"/>
            </w:numPr>
            <w:tabs>
              <w:tab w:val="num" w:pos="1260"/>
              <w:tab w:val="left" w:pos="4862"/>
            </w:tabs>
            <w:ind w:left="1260" w:hanging="360"/>
            <w:jc w:val="both"/>
          </w:pPr>
        </w:pPrChange>
      </w:pPr>
    </w:p>
    <w:p w14:paraId="03A09981" w14:textId="51CCDD97" w:rsidR="00D95651" w:rsidRPr="00163463" w:rsidRDefault="00981A40" w:rsidP="00287E63">
      <w:pPr>
        <w:pStyle w:val="ListParagraph"/>
        <w:numPr>
          <w:ilvl w:val="1"/>
          <w:numId w:val="1"/>
        </w:numPr>
        <w:tabs>
          <w:tab w:val="left" w:pos="4862"/>
        </w:tabs>
        <w:jc w:val="both"/>
      </w:pPr>
      <w:r w:rsidRPr="00163463">
        <w:rPr>
          <w:b/>
        </w:rPr>
        <w:t>Health and Safety Committee</w:t>
      </w:r>
    </w:p>
    <w:p w14:paraId="5CF61B97" w14:textId="77777777" w:rsidR="00A83D3A" w:rsidRPr="00941EFF" w:rsidRDefault="00A83D3A" w:rsidP="00287E63">
      <w:pPr>
        <w:pStyle w:val="ListParagraph"/>
        <w:tabs>
          <w:tab w:val="left" w:pos="4862"/>
        </w:tabs>
        <w:ind w:left="1260"/>
        <w:jc w:val="both"/>
      </w:pPr>
    </w:p>
    <w:p w14:paraId="2AE0040B" w14:textId="3ABB74D0" w:rsidR="00002B17" w:rsidRDefault="00B73243" w:rsidP="00287E63">
      <w:pPr>
        <w:pStyle w:val="ListParagraph"/>
        <w:numPr>
          <w:ilvl w:val="2"/>
          <w:numId w:val="1"/>
        </w:numPr>
        <w:tabs>
          <w:tab w:val="left" w:pos="4862"/>
        </w:tabs>
        <w:jc w:val="both"/>
      </w:pPr>
      <w:r>
        <w:t xml:space="preserve">The Company shall establish </w:t>
      </w:r>
      <w:r w:rsidR="005C6A8C">
        <w:t xml:space="preserve">in every workplace </w:t>
      </w:r>
      <w:r>
        <w:t>a</w:t>
      </w:r>
      <w:r w:rsidR="00C161F3">
        <w:t xml:space="preserve"> </w:t>
      </w:r>
      <w:r w:rsidR="00553FBF">
        <w:t>Health and Safety Committee</w:t>
      </w:r>
      <w:r w:rsidR="000D72C4">
        <w:t xml:space="preserve"> which </w:t>
      </w:r>
      <w:r w:rsidR="00553FBF">
        <w:t>shall</w:t>
      </w:r>
      <w:r w:rsidR="00C04583">
        <w:t xml:space="preserve">, at a minimum, </w:t>
      </w:r>
      <w:r w:rsidR="00553FBF">
        <w:t>composed of the following:</w:t>
      </w:r>
    </w:p>
    <w:p w14:paraId="447D21E9" w14:textId="77777777" w:rsidR="00FB614B" w:rsidRDefault="00FB614B" w:rsidP="00287E63">
      <w:pPr>
        <w:pStyle w:val="ListParagraph"/>
        <w:tabs>
          <w:tab w:val="left" w:pos="4862"/>
        </w:tabs>
        <w:ind w:left="1260"/>
        <w:jc w:val="both"/>
      </w:pPr>
    </w:p>
    <w:tbl>
      <w:tblPr>
        <w:tblStyle w:val="TableGrid"/>
        <w:tblW w:w="0" w:type="auto"/>
        <w:tblInd w:w="12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3"/>
        <w:gridCol w:w="1325"/>
        <w:gridCol w:w="5324"/>
      </w:tblGrid>
      <w:tr w:rsidR="002E4F43" w14:paraId="7914D549" w14:textId="77777777" w:rsidTr="00FB614B">
        <w:trPr>
          <w:trHeight w:val="333"/>
        </w:trPr>
        <w:tc>
          <w:tcPr>
            <w:tcW w:w="0" w:type="auto"/>
            <w:tcBorders>
              <w:bottom w:val="single" w:sz="4" w:space="0" w:color="auto"/>
            </w:tcBorders>
            <w:vAlign w:val="bottom"/>
          </w:tcPr>
          <w:p w14:paraId="421448A5" w14:textId="77777777" w:rsidR="00D978C1" w:rsidRDefault="00D978C1" w:rsidP="00287E63">
            <w:pPr>
              <w:pStyle w:val="ListParagraph"/>
              <w:tabs>
                <w:tab w:val="left" w:pos="4862"/>
              </w:tabs>
              <w:ind w:left="0"/>
              <w:jc w:val="center"/>
              <w:rPr>
                <w:b/>
              </w:rPr>
            </w:pPr>
          </w:p>
          <w:p w14:paraId="0FF5983E" w14:textId="44CE86C0" w:rsidR="00D978C1" w:rsidRPr="00002B17" w:rsidRDefault="00D978C1" w:rsidP="00287E63">
            <w:pPr>
              <w:pStyle w:val="ListParagraph"/>
              <w:tabs>
                <w:tab w:val="left" w:pos="4862"/>
              </w:tabs>
              <w:ind w:left="0"/>
              <w:jc w:val="center"/>
              <w:rPr>
                <w:b/>
              </w:rPr>
            </w:pPr>
            <w:r>
              <w:rPr>
                <w:b/>
              </w:rPr>
              <w:t>Composition</w:t>
            </w:r>
          </w:p>
        </w:tc>
        <w:tc>
          <w:tcPr>
            <w:tcW w:w="0" w:type="auto"/>
            <w:tcBorders>
              <w:bottom w:val="single" w:sz="4" w:space="0" w:color="auto"/>
            </w:tcBorders>
            <w:vAlign w:val="bottom"/>
          </w:tcPr>
          <w:p w14:paraId="742BE516" w14:textId="43896243" w:rsidR="00D978C1" w:rsidRDefault="00D978C1" w:rsidP="00287E63">
            <w:pPr>
              <w:pStyle w:val="ListParagraph"/>
              <w:tabs>
                <w:tab w:val="center" w:pos="1905"/>
                <w:tab w:val="left" w:pos="4862"/>
              </w:tabs>
              <w:ind w:left="0"/>
              <w:jc w:val="center"/>
              <w:rPr>
                <w:b/>
              </w:rPr>
            </w:pPr>
            <w:r>
              <w:rPr>
                <w:b/>
              </w:rPr>
              <w:t>No. of Person</w:t>
            </w:r>
            <w:r w:rsidR="00E41472">
              <w:rPr>
                <w:b/>
              </w:rPr>
              <w:t>(</w:t>
            </w:r>
            <w:r>
              <w:rPr>
                <w:b/>
              </w:rPr>
              <w:t>s</w:t>
            </w:r>
            <w:r w:rsidR="00E41472">
              <w:rPr>
                <w:b/>
              </w:rPr>
              <w:t>)</w:t>
            </w:r>
          </w:p>
        </w:tc>
        <w:tc>
          <w:tcPr>
            <w:tcW w:w="0" w:type="auto"/>
            <w:tcBorders>
              <w:bottom w:val="single" w:sz="4" w:space="0" w:color="auto"/>
            </w:tcBorders>
            <w:vAlign w:val="bottom"/>
          </w:tcPr>
          <w:p w14:paraId="5BDE4548" w14:textId="022D3579" w:rsidR="00D978C1" w:rsidRPr="00002B17" w:rsidRDefault="00D978C1" w:rsidP="00287E63">
            <w:pPr>
              <w:pStyle w:val="ListParagraph"/>
              <w:tabs>
                <w:tab w:val="center" w:pos="1905"/>
                <w:tab w:val="left" w:pos="4862"/>
              </w:tabs>
              <w:ind w:left="0"/>
              <w:rPr>
                <w:b/>
              </w:rPr>
            </w:pPr>
            <w:r>
              <w:rPr>
                <w:b/>
              </w:rPr>
              <w:tab/>
              <w:t>Designation</w:t>
            </w:r>
          </w:p>
        </w:tc>
      </w:tr>
      <w:tr w:rsidR="002E4F43" w14:paraId="73CCEC8F" w14:textId="77777777" w:rsidTr="00FB614B">
        <w:tc>
          <w:tcPr>
            <w:tcW w:w="0" w:type="auto"/>
            <w:tcBorders>
              <w:top w:val="single" w:sz="4" w:space="0" w:color="auto"/>
            </w:tcBorders>
          </w:tcPr>
          <w:p w14:paraId="03272D77" w14:textId="361E009E" w:rsidR="00D978C1" w:rsidRDefault="00D978C1" w:rsidP="00287E63">
            <w:pPr>
              <w:pStyle w:val="ListParagraph"/>
              <w:tabs>
                <w:tab w:val="left" w:pos="4862"/>
              </w:tabs>
              <w:ind w:left="0"/>
              <w:jc w:val="center"/>
            </w:pPr>
            <w:r>
              <w:t>Chairman</w:t>
            </w:r>
          </w:p>
        </w:tc>
        <w:tc>
          <w:tcPr>
            <w:tcW w:w="0" w:type="auto"/>
            <w:tcBorders>
              <w:top w:val="single" w:sz="4" w:space="0" w:color="auto"/>
            </w:tcBorders>
          </w:tcPr>
          <w:p w14:paraId="7875DC04" w14:textId="23B67656" w:rsidR="00D978C1" w:rsidRDefault="00D978C1" w:rsidP="00287E63">
            <w:pPr>
              <w:pStyle w:val="ListParagraph"/>
              <w:tabs>
                <w:tab w:val="left" w:pos="4862"/>
              </w:tabs>
              <w:ind w:left="0"/>
              <w:jc w:val="center"/>
            </w:pPr>
            <w:r>
              <w:t>1</w:t>
            </w:r>
          </w:p>
        </w:tc>
        <w:tc>
          <w:tcPr>
            <w:tcW w:w="0" w:type="auto"/>
            <w:tcBorders>
              <w:top w:val="single" w:sz="4" w:space="0" w:color="auto"/>
            </w:tcBorders>
          </w:tcPr>
          <w:p w14:paraId="0B111E0F" w14:textId="12F71ECA" w:rsidR="00D978C1" w:rsidRDefault="001277A2" w:rsidP="00287E63">
            <w:pPr>
              <w:pStyle w:val="ListParagraph"/>
              <w:tabs>
                <w:tab w:val="left" w:pos="4862"/>
              </w:tabs>
              <w:ind w:left="0"/>
              <w:jc w:val="both"/>
            </w:pPr>
            <w:r>
              <w:t>Vice President/Manager</w:t>
            </w:r>
            <w:r w:rsidR="00D2515A">
              <w:t>/Highest Ranking Official of the workplace</w:t>
            </w:r>
          </w:p>
          <w:p w14:paraId="1107D040" w14:textId="05FB0C3C" w:rsidR="00D978C1" w:rsidRDefault="00D978C1" w:rsidP="00287E63">
            <w:pPr>
              <w:pStyle w:val="ListParagraph"/>
              <w:tabs>
                <w:tab w:val="left" w:pos="4862"/>
              </w:tabs>
              <w:ind w:left="0"/>
              <w:jc w:val="both"/>
            </w:pPr>
          </w:p>
        </w:tc>
      </w:tr>
      <w:tr w:rsidR="009F7CB3" w14:paraId="47268883" w14:textId="77777777" w:rsidTr="00FB614B">
        <w:tc>
          <w:tcPr>
            <w:tcW w:w="0" w:type="auto"/>
          </w:tcPr>
          <w:p w14:paraId="5AD68543" w14:textId="23C191A7" w:rsidR="00D978C1" w:rsidRDefault="00D978C1" w:rsidP="00287E63">
            <w:pPr>
              <w:pStyle w:val="ListParagraph"/>
              <w:tabs>
                <w:tab w:val="left" w:pos="4862"/>
              </w:tabs>
              <w:ind w:left="0"/>
              <w:jc w:val="center"/>
            </w:pPr>
            <w:r>
              <w:t>Members</w:t>
            </w:r>
          </w:p>
        </w:tc>
        <w:tc>
          <w:tcPr>
            <w:tcW w:w="0" w:type="auto"/>
          </w:tcPr>
          <w:p w14:paraId="2E975D3B" w14:textId="5650F9BD" w:rsidR="00D978C1" w:rsidRDefault="00D978C1" w:rsidP="00287E63">
            <w:pPr>
              <w:tabs>
                <w:tab w:val="left" w:pos="4862"/>
              </w:tabs>
              <w:jc w:val="center"/>
            </w:pPr>
            <w:r>
              <w:t>6</w:t>
            </w:r>
          </w:p>
        </w:tc>
        <w:tc>
          <w:tcPr>
            <w:tcW w:w="0" w:type="auto"/>
          </w:tcPr>
          <w:p w14:paraId="44CD40A1" w14:textId="737ADCF4" w:rsidR="00C70731" w:rsidRDefault="007A6AAD" w:rsidP="00287E63">
            <w:pPr>
              <w:tabs>
                <w:tab w:val="left" w:pos="4862"/>
              </w:tabs>
              <w:jc w:val="both"/>
            </w:pPr>
            <w:r>
              <w:t xml:space="preserve">2 </w:t>
            </w:r>
            <w:r w:rsidR="00C628CB">
              <w:t>Department Supervisors</w:t>
            </w:r>
          </w:p>
          <w:p w14:paraId="1C8057C5" w14:textId="7D39D7AF" w:rsidR="00B94221" w:rsidRDefault="00B94221" w:rsidP="00287E63">
            <w:pPr>
              <w:tabs>
                <w:tab w:val="left" w:pos="4862"/>
              </w:tabs>
              <w:jc w:val="both"/>
            </w:pPr>
            <w:r>
              <w:t xml:space="preserve">4 Rank and </w:t>
            </w:r>
            <w:r w:rsidR="00C628CB">
              <w:t xml:space="preserve">File </w:t>
            </w:r>
            <w:r>
              <w:t>employees</w:t>
            </w:r>
          </w:p>
          <w:p w14:paraId="72C33DCB" w14:textId="3582114F" w:rsidR="002F672D" w:rsidRDefault="002F672D" w:rsidP="00287E63">
            <w:pPr>
              <w:tabs>
                <w:tab w:val="left" w:pos="4862"/>
              </w:tabs>
              <w:jc w:val="both"/>
            </w:pPr>
          </w:p>
        </w:tc>
      </w:tr>
      <w:tr w:rsidR="009F7CB3" w14:paraId="53A25708" w14:textId="77777777" w:rsidTr="00FB614B">
        <w:trPr>
          <w:trHeight w:val="53"/>
        </w:trPr>
        <w:tc>
          <w:tcPr>
            <w:tcW w:w="0" w:type="auto"/>
          </w:tcPr>
          <w:p w14:paraId="0DBE1CB1" w14:textId="450CEC93" w:rsidR="00D978C1" w:rsidRDefault="00D978C1" w:rsidP="00287E63">
            <w:pPr>
              <w:pStyle w:val="ListParagraph"/>
              <w:tabs>
                <w:tab w:val="left" w:pos="4862"/>
              </w:tabs>
              <w:ind w:left="0"/>
              <w:jc w:val="center"/>
            </w:pPr>
            <w:r>
              <w:t>Secretary</w:t>
            </w:r>
          </w:p>
        </w:tc>
        <w:tc>
          <w:tcPr>
            <w:tcW w:w="0" w:type="auto"/>
          </w:tcPr>
          <w:p w14:paraId="5DF6ECAF" w14:textId="2927026D" w:rsidR="00D978C1" w:rsidRDefault="00D978C1" w:rsidP="00287E63">
            <w:pPr>
              <w:pStyle w:val="ListParagraph"/>
              <w:tabs>
                <w:tab w:val="left" w:pos="4862"/>
              </w:tabs>
              <w:ind w:left="0"/>
              <w:jc w:val="center"/>
            </w:pPr>
            <w:r>
              <w:t>1</w:t>
            </w:r>
          </w:p>
        </w:tc>
        <w:tc>
          <w:tcPr>
            <w:tcW w:w="0" w:type="auto"/>
          </w:tcPr>
          <w:p w14:paraId="6FC04655" w14:textId="1508C48F" w:rsidR="00D978C1" w:rsidRDefault="002E4F43" w:rsidP="00287E63">
            <w:pPr>
              <w:pStyle w:val="ListParagraph"/>
              <w:tabs>
                <w:tab w:val="left" w:pos="4862"/>
              </w:tabs>
              <w:ind w:left="0"/>
              <w:jc w:val="both"/>
            </w:pPr>
            <w:r>
              <w:t>Designated s</w:t>
            </w:r>
            <w:r w:rsidR="009F7CB3">
              <w:t>afety officer</w:t>
            </w:r>
            <w:r>
              <w:t xml:space="preserve"> of the work place </w:t>
            </w:r>
            <w:r w:rsidR="009F7CB3">
              <w:t>which must be an accredited first aider and Basic Occupational Safety and Health (BOSH) Certified</w:t>
            </w:r>
          </w:p>
          <w:p w14:paraId="515F6494" w14:textId="7A60D45F" w:rsidR="00D978C1" w:rsidRDefault="00D978C1" w:rsidP="00287E63">
            <w:pPr>
              <w:pStyle w:val="ListParagraph"/>
              <w:tabs>
                <w:tab w:val="left" w:pos="4862"/>
              </w:tabs>
              <w:ind w:left="0"/>
              <w:jc w:val="both"/>
            </w:pPr>
          </w:p>
        </w:tc>
      </w:tr>
    </w:tbl>
    <w:p w14:paraId="2C8EA51B" w14:textId="4C3D9E0E" w:rsidR="00662350" w:rsidDel="00733688" w:rsidRDefault="00662350" w:rsidP="00287E63">
      <w:pPr>
        <w:pStyle w:val="ListParagraph"/>
        <w:tabs>
          <w:tab w:val="left" w:pos="4862"/>
        </w:tabs>
        <w:ind w:left="1260"/>
        <w:jc w:val="both"/>
        <w:rPr>
          <w:del w:id="27" w:author="JGL" w:date="2017-08-25T16:49:00Z"/>
        </w:rPr>
      </w:pPr>
    </w:p>
    <w:p w14:paraId="53F060CA" w14:textId="77777777" w:rsidR="00E66B94" w:rsidRDefault="0035242C" w:rsidP="00287E63">
      <w:pPr>
        <w:pStyle w:val="ListParagraph"/>
        <w:numPr>
          <w:ilvl w:val="2"/>
          <w:numId w:val="1"/>
        </w:numPr>
        <w:tabs>
          <w:tab w:val="left" w:pos="4862"/>
        </w:tabs>
        <w:jc w:val="both"/>
      </w:pPr>
      <w:r>
        <w:t>The Chairman of the Committee shall direct, preside and lead the members of the Committee in all its</w:t>
      </w:r>
      <w:r w:rsidR="002E6020">
        <w:t xml:space="preserve"> activities, meetings, programs, </w:t>
      </w:r>
      <w:r w:rsidR="002E6020">
        <w:rPr>
          <w:i/>
        </w:rPr>
        <w:t>etc</w:t>
      </w:r>
      <w:r w:rsidR="002E6020">
        <w:t>. and shall be responsible for compliance</w:t>
      </w:r>
      <w:r w:rsidR="00B651FC">
        <w:t xml:space="preserve"> to overall safety requirements.</w:t>
      </w:r>
    </w:p>
    <w:p w14:paraId="6F86AC8D" w14:textId="582664A8" w:rsidR="00017AA6" w:rsidRDefault="00B651FC" w:rsidP="00287E63">
      <w:pPr>
        <w:pStyle w:val="ListParagraph"/>
        <w:numPr>
          <w:ilvl w:val="2"/>
          <w:numId w:val="1"/>
        </w:numPr>
        <w:tabs>
          <w:tab w:val="left" w:pos="4862"/>
        </w:tabs>
        <w:jc w:val="both"/>
      </w:pPr>
      <w:r>
        <w:t>The</w:t>
      </w:r>
      <w:r w:rsidR="00810D89">
        <w:t xml:space="preserve"> specific </w:t>
      </w:r>
      <w:r>
        <w:t>duties and responsibilities of each member</w:t>
      </w:r>
      <w:r w:rsidR="00D249C6">
        <w:t xml:space="preserve"> and the Secretary of </w:t>
      </w:r>
      <w:r w:rsidR="009D0AEA">
        <w:t xml:space="preserve">the Committee </w:t>
      </w:r>
      <w:r w:rsidR="009C1182">
        <w:t xml:space="preserve">shall be </w:t>
      </w:r>
      <w:r w:rsidR="00C67AA4">
        <w:t>determined by the</w:t>
      </w:r>
      <w:r w:rsidR="00D249C6">
        <w:t xml:space="preserve"> HR Department which must </w:t>
      </w:r>
      <w:r w:rsidR="00017AA6">
        <w:t xml:space="preserve">follow </w:t>
      </w:r>
      <w:r w:rsidR="00D249C6">
        <w:t xml:space="preserve">the </w:t>
      </w:r>
      <w:r w:rsidR="00017AA6">
        <w:t>Occupational Health and</w:t>
      </w:r>
      <w:r w:rsidR="00D249C6">
        <w:t xml:space="preserve"> Safety Standards Rule No. 1040 established by </w:t>
      </w:r>
      <w:del w:id="28" w:author="JGL" w:date="2017-08-25T16:49:00Z">
        <w:r w:rsidR="00D249C6" w:rsidDel="00733688">
          <w:delText xml:space="preserve"> </w:delText>
        </w:r>
      </w:del>
      <w:r w:rsidR="00D249C6">
        <w:t>the Department of Labor and Employment.</w:t>
      </w:r>
    </w:p>
    <w:p w14:paraId="5B473622" w14:textId="01DC88A2" w:rsidR="00AD0000" w:rsidDel="0045589B" w:rsidRDefault="00AD0000" w:rsidP="00287E63">
      <w:pPr>
        <w:pStyle w:val="ListParagraph"/>
        <w:tabs>
          <w:tab w:val="left" w:pos="4862"/>
        </w:tabs>
        <w:ind w:left="1260"/>
        <w:jc w:val="both"/>
        <w:rPr>
          <w:del w:id="29" w:author="Noel Cainglet" w:date="2017-08-26T10:06:00Z"/>
        </w:rPr>
      </w:pPr>
    </w:p>
    <w:p w14:paraId="61A89A83" w14:textId="45A31F07" w:rsidR="00AD0000" w:rsidDel="0045589B" w:rsidRDefault="00AD0000" w:rsidP="00287E63">
      <w:pPr>
        <w:pStyle w:val="ListParagraph"/>
        <w:tabs>
          <w:tab w:val="left" w:pos="4862"/>
        </w:tabs>
        <w:ind w:left="1260"/>
        <w:jc w:val="both"/>
        <w:rPr>
          <w:del w:id="30" w:author="Noel Cainglet" w:date="2017-08-26T10:06:00Z"/>
        </w:rPr>
      </w:pPr>
    </w:p>
    <w:p w14:paraId="67F1A218" w14:textId="0D6268DA" w:rsidR="00795FC9" w:rsidRDefault="004869FD" w:rsidP="00287E63">
      <w:pPr>
        <w:pStyle w:val="ListParagraph"/>
        <w:numPr>
          <w:ilvl w:val="2"/>
          <w:numId w:val="1"/>
        </w:numPr>
        <w:tabs>
          <w:tab w:val="left" w:pos="4862"/>
        </w:tabs>
        <w:jc w:val="both"/>
      </w:pPr>
      <w:r>
        <w:t xml:space="preserve">The Chairman </w:t>
      </w:r>
      <w:r w:rsidR="00850CBB">
        <w:t xml:space="preserve">shall choose and </w:t>
      </w:r>
      <w:r>
        <w:t xml:space="preserve">decide who </w:t>
      </w:r>
      <w:r w:rsidR="00AE1885">
        <w:t xml:space="preserve">will </w:t>
      </w:r>
      <w:r>
        <w:t>be the members of the Committee</w:t>
      </w:r>
      <w:r w:rsidR="00E976BC">
        <w:t xml:space="preserve"> from </w:t>
      </w:r>
      <w:r w:rsidR="00B806FD">
        <w:t xml:space="preserve">a list of recommendations among the officers </w:t>
      </w:r>
      <w:r w:rsidR="00F72034">
        <w:t>and emp</w:t>
      </w:r>
      <w:r w:rsidR="00026761">
        <w:t>loyees of the workplace.</w:t>
      </w:r>
    </w:p>
    <w:p w14:paraId="22B2D9DF" w14:textId="5A8AE2D1" w:rsidR="00F16101" w:rsidRDefault="00F70401" w:rsidP="00287E63">
      <w:pPr>
        <w:pStyle w:val="ListParagraph"/>
        <w:numPr>
          <w:ilvl w:val="2"/>
          <w:numId w:val="1"/>
        </w:numPr>
        <w:tabs>
          <w:tab w:val="left" w:pos="4862"/>
          <w:tab w:val="left" w:pos="5850"/>
        </w:tabs>
        <w:jc w:val="both"/>
      </w:pPr>
      <w:r>
        <w:t xml:space="preserve">In case one of the members </w:t>
      </w:r>
      <w:r w:rsidR="00DC45DC">
        <w:t>resigns</w:t>
      </w:r>
      <w:r w:rsidR="00F8372F">
        <w:t xml:space="preserve"> from the Company</w:t>
      </w:r>
      <w:r w:rsidR="00DF17AD">
        <w:t>, the Chairman shall choos</w:t>
      </w:r>
      <w:r w:rsidR="00720C5F">
        <w:t>e and decide for a replacement from a list of recommendations among the officers and employees of the workplace.</w:t>
      </w:r>
    </w:p>
    <w:p w14:paraId="0B122E45" w14:textId="3F19FECE" w:rsidR="00A5501A" w:rsidRDefault="00A5501A" w:rsidP="00287E63">
      <w:pPr>
        <w:pStyle w:val="ListParagraph"/>
        <w:numPr>
          <w:ilvl w:val="2"/>
          <w:numId w:val="1"/>
        </w:numPr>
        <w:tabs>
          <w:tab w:val="left" w:pos="4862"/>
        </w:tabs>
        <w:jc w:val="both"/>
      </w:pPr>
      <w:r>
        <w:t>Every two (2) years, the Chairman shall have the prerogati</w:t>
      </w:r>
      <w:r w:rsidR="007556F5">
        <w:t xml:space="preserve">ve to change the committee </w:t>
      </w:r>
      <w:r>
        <w:t>members subject for approval of the Safety Officer of the Steering Committee.</w:t>
      </w:r>
    </w:p>
    <w:p w14:paraId="1F594C41" w14:textId="54CB2B59" w:rsidR="003877C8" w:rsidRDefault="003877C8" w:rsidP="00287E63">
      <w:pPr>
        <w:pStyle w:val="ListParagraph"/>
        <w:numPr>
          <w:ilvl w:val="2"/>
          <w:numId w:val="1"/>
        </w:numPr>
        <w:tabs>
          <w:tab w:val="left" w:pos="4862"/>
        </w:tabs>
        <w:jc w:val="both"/>
      </w:pPr>
      <w:r>
        <w:t>The Committee shall conduct a safety meeting at leas</w:t>
      </w:r>
      <w:r w:rsidR="008778F7">
        <w:t xml:space="preserve">t once a month which shall discuss, </w:t>
      </w:r>
      <w:r w:rsidR="005F48C9">
        <w:t>at a minimum</w:t>
      </w:r>
      <w:r w:rsidR="008778F7">
        <w:t>, the following:</w:t>
      </w:r>
    </w:p>
    <w:p w14:paraId="4DD4CF84" w14:textId="30E86418" w:rsidR="00F92418" w:rsidRDefault="00F92418" w:rsidP="00287E63">
      <w:pPr>
        <w:pStyle w:val="ListParagraph"/>
        <w:numPr>
          <w:ilvl w:val="0"/>
          <w:numId w:val="19"/>
        </w:numPr>
        <w:tabs>
          <w:tab w:val="left" w:pos="4862"/>
        </w:tabs>
        <w:jc w:val="both"/>
      </w:pPr>
      <w:r w:rsidRPr="00F92418">
        <w:t>Recapitulation</w:t>
      </w:r>
      <w:r>
        <w:t xml:space="preserve"> of previous meeting;</w:t>
      </w:r>
    </w:p>
    <w:p w14:paraId="5AEAF789" w14:textId="50FDA0A8" w:rsidR="008778F7" w:rsidRDefault="00C27AC3" w:rsidP="00287E63">
      <w:pPr>
        <w:pStyle w:val="ListParagraph"/>
        <w:numPr>
          <w:ilvl w:val="0"/>
          <w:numId w:val="19"/>
        </w:numPr>
        <w:tabs>
          <w:tab w:val="left" w:pos="4862"/>
        </w:tabs>
        <w:jc w:val="both"/>
      </w:pPr>
      <w:r>
        <w:t>Reports on a</w:t>
      </w:r>
      <w:r w:rsidR="00191B61">
        <w:t>ccident</w:t>
      </w:r>
      <w:r w:rsidR="00AA4938">
        <w:t xml:space="preserve">s </w:t>
      </w:r>
      <w:r w:rsidR="00CC7CFD">
        <w:t>and</w:t>
      </w:r>
      <w:r w:rsidR="00F4793B">
        <w:t xml:space="preserve"> other safety and health issues </w:t>
      </w:r>
      <w:r w:rsidR="00AA4938">
        <w:t>during the month</w:t>
      </w:r>
      <w:r w:rsidR="00F4793B">
        <w:t>;</w:t>
      </w:r>
    </w:p>
    <w:p w14:paraId="64175CA7" w14:textId="7AD818F8" w:rsidR="00191B61" w:rsidRDefault="00B41973" w:rsidP="00287E63">
      <w:pPr>
        <w:pStyle w:val="ListParagraph"/>
        <w:numPr>
          <w:ilvl w:val="0"/>
          <w:numId w:val="19"/>
        </w:numPr>
        <w:tabs>
          <w:tab w:val="left" w:pos="4862"/>
        </w:tabs>
        <w:jc w:val="both"/>
      </w:pPr>
      <w:r>
        <w:t xml:space="preserve">Updates on </w:t>
      </w:r>
      <w:r w:rsidR="004A414F">
        <w:t xml:space="preserve">safety and health </w:t>
      </w:r>
      <w:r>
        <w:t>trainings programs</w:t>
      </w:r>
    </w:p>
    <w:p w14:paraId="3A9D3A42" w14:textId="2F043930" w:rsidR="00191B61" w:rsidRDefault="005B4A45" w:rsidP="00287E63">
      <w:pPr>
        <w:pStyle w:val="ListParagraph"/>
        <w:numPr>
          <w:ilvl w:val="0"/>
          <w:numId w:val="19"/>
        </w:numPr>
        <w:tabs>
          <w:tab w:val="left" w:pos="4862"/>
        </w:tabs>
        <w:jc w:val="both"/>
      </w:pPr>
      <w:r>
        <w:t xml:space="preserve">Other </w:t>
      </w:r>
      <w:r w:rsidR="00AA4938">
        <w:t xml:space="preserve">safety and health </w:t>
      </w:r>
      <w:r>
        <w:t>concerns</w:t>
      </w:r>
      <w:r w:rsidR="00EF25F1">
        <w:t xml:space="preserve"> raised by the Committee members and the officers and employees of the workplace.</w:t>
      </w:r>
    </w:p>
    <w:p w14:paraId="767C4146" w14:textId="77777777" w:rsidR="00906EF7" w:rsidRDefault="00906EF7" w:rsidP="00287E63">
      <w:pPr>
        <w:pStyle w:val="ListParagraph"/>
        <w:tabs>
          <w:tab w:val="left" w:pos="4862"/>
        </w:tabs>
        <w:ind w:left="1260"/>
        <w:jc w:val="both"/>
      </w:pPr>
    </w:p>
    <w:p w14:paraId="50210526" w14:textId="27FB8078" w:rsidR="00D978C1" w:rsidRDefault="00A850DC" w:rsidP="00287E63">
      <w:pPr>
        <w:pStyle w:val="ListParagraph"/>
        <w:numPr>
          <w:ilvl w:val="2"/>
          <w:numId w:val="1"/>
        </w:numPr>
        <w:tabs>
          <w:tab w:val="left" w:pos="4862"/>
        </w:tabs>
        <w:jc w:val="both"/>
      </w:pPr>
      <w:r>
        <w:lastRenderedPageBreak/>
        <w:t xml:space="preserve">The Company shall establish a </w:t>
      </w:r>
      <w:r w:rsidR="00075F6A">
        <w:t>S</w:t>
      </w:r>
      <w:r w:rsidR="00FD22B6">
        <w:t>teering</w:t>
      </w:r>
      <w:r w:rsidR="003038AC">
        <w:t xml:space="preserve"> </w:t>
      </w:r>
      <w:r w:rsidR="00075F6A">
        <w:t>C</w:t>
      </w:r>
      <w:r w:rsidR="00DE026B">
        <w:t xml:space="preserve">ommittee which </w:t>
      </w:r>
      <w:r w:rsidR="00593F26">
        <w:t xml:space="preserve">shall oversee and ensure that all </w:t>
      </w:r>
      <w:r w:rsidR="00575742">
        <w:t xml:space="preserve">duties and responsibilities of </w:t>
      </w:r>
      <w:r w:rsidR="009C6508">
        <w:t>all the safety and health commit</w:t>
      </w:r>
      <w:r w:rsidR="00575742">
        <w:t>tee in every wor</w:t>
      </w:r>
      <w:r w:rsidR="00E80831">
        <w:t>kplace are properly carried out and implemented. The Steering Committee shall</w:t>
      </w:r>
      <w:r w:rsidR="00D221F3">
        <w:t xml:space="preserve">, at a minimum, </w:t>
      </w:r>
      <w:r w:rsidR="00E80831">
        <w:t>compose the following:</w:t>
      </w:r>
    </w:p>
    <w:p w14:paraId="23E22FA8" w14:textId="77777777" w:rsidR="002E3813" w:rsidRDefault="002E3813" w:rsidP="00287E63">
      <w:pPr>
        <w:pStyle w:val="ListParagraph"/>
        <w:tabs>
          <w:tab w:val="left" w:pos="4862"/>
        </w:tabs>
        <w:ind w:left="1260"/>
        <w:jc w:val="both"/>
      </w:pPr>
    </w:p>
    <w:tbl>
      <w:tblPr>
        <w:tblStyle w:val="TableGrid"/>
        <w:tblW w:w="0" w:type="auto"/>
        <w:tblInd w:w="12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3"/>
        <w:gridCol w:w="1378"/>
        <w:gridCol w:w="5271"/>
      </w:tblGrid>
      <w:tr w:rsidR="002E3813" w14:paraId="22613612" w14:textId="77777777" w:rsidTr="00FB614B">
        <w:tc>
          <w:tcPr>
            <w:tcW w:w="0" w:type="auto"/>
            <w:tcBorders>
              <w:bottom w:val="single" w:sz="4" w:space="0" w:color="auto"/>
            </w:tcBorders>
            <w:vAlign w:val="bottom"/>
          </w:tcPr>
          <w:p w14:paraId="0C0A5018" w14:textId="77777777" w:rsidR="002E3813" w:rsidRDefault="002E3813" w:rsidP="00287E63">
            <w:pPr>
              <w:pStyle w:val="ListParagraph"/>
              <w:tabs>
                <w:tab w:val="left" w:pos="4862"/>
              </w:tabs>
              <w:ind w:left="0"/>
              <w:jc w:val="center"/>
              <w:rPr>
                <w:b/>
              </w:rPr>
            </w:pPr>
          </w:p>
          <w:p w14:paraId="02AF5E99" w14:textId="77777777" w:rsidR="002E3813" w:rsidRPr="00002B17" w:rsidRDefault="002E3813" w:rsidP="00287E63">
            <w:pPr>
              <w:pStyle w:val="ListParagraph"/>
              <w:tabs>
                <w:tab w:val="left" w:pos="4862"/>
              </w:tabs>
              <w:ind w:left="0"/>
              <w:jc w:val="center"/>
              <w:rPr>
                <w:b/>
              </w:rPr>
            </w:pPr>
            <w:r>
              <w:rPr>
                <w:b/>
              </w:rPr>
              <w:t>Composition</w:t>
            </w:r>
          </w:p>
        </w:tc>
        <w:tc>
          <w:tcPr>
            <w:tcW w:w="0" w:type="auto"/>
            <w:tcBorders>
              <w:bottom w:val="single" w:sz="4" w:space="0" w:color="auto"/>
            </w:tcBorders>
            <w:vAlign w:val="bottom"/>
          </w:tcPr>
          <w:p w14:paraId="1CCCB7B3" w14:textId="169BB3CD" w:rsidR="002E3813" w:rsidRDefault="002E3813" w:rsidP="00287E63">
            <w:pPr>
              <w:pStyle w:val="ListParagraph"/>
              <w:tabs>
                <w:tab w:val="center" w:pos="1905"/>
                <w:tab w:val="left" w:pos="4862"/>
              </w:tabs>
              <w:ind w:left="0"/>
              <w:jc w:val="center"/>
              <w:rPr>
                <w:b/>
              </w:rPr>
            </w:pPr>
            <w:r>
              <w:rPr>
                <w:b/>
              </w:rPr>
              <w:t>No. of Person</w:t>
            </w:r>
            <w:r w:rsidR="009A1420">
              <w:rPr>
                <w:b/>
              </w:rPr>
              <w:t>(</w:t>
            </w:r>
            <w:r>
              <w:rPr>
                <w:b/>
              </w:rPr>
              <w:t>s</w:t>
            </w:r>
            <w:r w:rsidR="009A1420">
              <w:rPr>
                <w:b/>
              </w:rPr>
              <w:t>)</w:t>
            </w:r>
          </w:p>
        </w:tc>
        <w:tc>
          <w:tcPr>
            <w:tcW w:w="0" w:type="auto"/>
            <w:tcBorders>
              <w:bottom w:val="single" w:sz="4" w:space="0" w:color="auto"/>
            </w:tcBorders>
            <w:vAlign w:val="bottom"/>
          </w:tcPr>
          <w:p w14:paraId="74B016A2" w14:textId="77777777" w:rsidR="002E3813" w:rsidRPr="00002B17" w:rsidRDefault="002E3813" w:rsidP="00287E63">
            <w:pPr>
              <w:pStyle w:val="ListParagraph"/>
              <w:tabs>
                <w:tab w:val="center" w:pos="1905"/>
                <w:tab w:val="left" w:pos="4862"/>
              </w:tabs>
              <w:ind w:left="0"/>
              <w:rPr>
                <w:b/>
              </w:rPr>
            </w:pPr>
            <w:r>
              <w:rPr>
                <w:b/>
              </w:rPr>
              <w:tab/>
              <w:t>Designation</w:t>
            </w:r>
          </w:p>
        </w:tc>
      </w:tr>
      <w:tr w:rsidR="002E3813" w14:paraId="145FBD0D" w14:textId="77777777" w:rsidTr="00FB614B">
        <w:tc>
          <w:tcPr>
            <w:tcW w:w="0" w:type="auto"/>
            <w:tcBorders>
              <w:top w:val="single" w:sz="4" w:space="0" w:color="auto"/>
            </w:tcBorders>
          </w:tcPr>
          <w:p w14:paraId="066415B4" w14:textId="77777777" w:rsidR="002E3813" w:rsidRDefault="002E3813" w:rsidP="00287E63">
            <w:pPr>
              <w:pStyle w:val="ListParagraph"/>
              <w:tabs>
                <w:tab w:val="left" w:pos="4862"/>
              </w:tabs>
              <w:ind w:left="0"/>
              <w:jc w:val="center"/>
            </w:pPr>
            <w:r>
              <w:t>Chairman</w:t>
            </w:r>
          </w:p>
        </w:tc>
        <w:tc>
          <w:tcPr>
            <w:tcW w:w="0" w:type="auto"/>
            <w:tcBorders>
              <w:top w:val="single" w:sz="4" w:space="0" w:color="auto"/>
            </w:tcBorders>
          </w:tcPr>
          <w:p w14:paraId="48A1409B" w14:textId="77777777" w:rsidR="002E3813" w:rsidRDefault="002E3813" w:rsidP="00287E63">
            <w:pPr>
              <w:pStyle w:val="ListParagraph"/>
              <w:tabs>
                <w:tab w:val="left" w:pos="4862"/>
              </w:tabs>
              <w:ind w:left="0"/>
              <w:jc w:val="center"/>
            </w:pPr>
            <w:r>
              <w:t>1</w:t>
            </w:r>
          </w:p>
        </w:tc>
        <w:tc>
          <w:tcPr>
            <w:tcW w:w="0" w:type="auto"/>
            <w:tcBorders>
              <w:top w:val="single" w:sz="4" w:space="0" w:color="auto"/>
            </w:tcBorders>
          </w:tcPr>
          <w:p w14:paraId="6D384635" w14:textId="6178FE4D" w:rsidR="002E3813" w:rsidRDefault="003E66F5" w:rsidP="00287E63">
            <w:pPr>
              <w:pStyle w:val="ListParagraph"/>
              <w:tabs>
                <w:tab w:val="left" w:pos="4862"/>
              </w:tabs>
              <w:ind w:left="0"/>
              <w:jc w:val="both"/>
            </w:pPr>
            <w:r>
              <w:t>President</w:t>
            </w:r>
          </w:p>
          <w:p w14:paraId="22EA5F89" w14:textId="77777777" w:rsidR="002E3813" w:rsidRDefault="002E3813" w:rsidP="00287E63">
            <w:pPr>
              <w:pStyle w:val="ListParagraph"/>
              <w:tabs>
                <w:tab w:val="left" w:pos="4862"/>
              </w:tabs>
              <w:ind w:left="0"/>
              <w:jc w:val="both"/>
            </w:pPr>
          </w:p>
        </w:tc>
      </w:tr>
      <w:tr w:rsidR="002E3813" w14:paraId="4D2EC9ED" w14:textId="77777777" w:rsidTr="00FB614B">
        <w:tc>
          <w:tcPr>
            <w:tcW w:w="0" w:type="auto"/>
          </w:tcPr>
          <w:p w14:paraId="37E44AA1" w14:textId="77777777" w:rsidR="002E3813" w:rsidRDefault="002E3813" w:rsidP="00287E63">
            <w:pPr>
              <w:pStyle w:val="ListParagraph"/>
              <w:tabs>
                <w:tab w:val="left" w:pos="4862"/>
              </w:tabs>
              <w:ind w:left="0"/>
              <w:jc w:val="center"/>
            </w:pPr>
            <w:r>
              <w:t>Members</w:t>
            </w:r>
          </w:p>
        </w:tc>
        <w:tc>
          <w:tcPr>
            <w:tcW w:w="0" w:type="auto"/>
          </w:tcPr>
          <w:p w14:paraId="4C0FD116" w14:textId="77777777" w:rsidR="002E3813" w:rsidRDefault="002E3813" w:rsidP="00287E63">
            <w:pPr>
              <w:tabs>
                <w:tab w:val="left" w:pos="4862"/>
              </w:tabs>
              <w:jc w:val="center"/>
            </w:pPr>
            <w:r>
              <w:t>6</w:t>
            </w:r>
          </w:p>
        </w:tc>
        <w:tc>
          <w:tcPr>
            <w:tcW w:w="0" w:type="auto"/>
          </w:tcPr>
          <w:p w14:paraId="15D52797" w14:textId="1E8669C8" w:rsidR="002E3813" w:rsidRDefault="00A42B5C" w:rsidP="00287E63">
            <w:pPr>
              <w:tabs>
                <w:tab w:val="left" w:pos="4862"/>
              </w:tabs>
              <w:jc w:val="both"/>
            </w:pPr>
            <w:r>
              <w:t>1</w:t>
            </w:r>
            <w:r w:rsidR="002E3813">
              <w:t xml:space="preserve"> </w:t>
            </w:r>
            <w:r>
              <w:t>Human Resource Manager</w:t>
            </w:r>
          </w:p>
          <w:p w14:paraId="2594CEBC" w14:textId="0DD27F92" w:rsidR="00A42B5C" w:rsidRDefault="00A42B5C" w:rsidP="00287E63">
            <w:pPr>
              <w:tabs>
                <w:tab w:val="left" w:pos="4862"/>
              </w:tabs>
              <w:jc w:val="both"/>
            </w:pPr>
            <w:r>
              <w:t>1 Operations Manager/Vice President</w:t>
            </w:r>
          </w:p>
          <w:p w14:paraId="2D5C833B" w14:textId="350D0CB4" w:rsidR="002E3813" w:rsidRDefault="002E3813" w:rsidP="00287E63">
            <w:pPr>
              <w:tabs>
                <w:tab w:val="left" w:pos="4862"/>
              </w:tabs>
              <w:jc w:val="both"/>
            </w:pPr>
            <w:r>
              <w:t xml:space="preserve">4 Rank and File </w:t>
            </w:r>
            <w:r w:rsidR="005138B4">
              <w:t>E</w:t>
            </w:r>
            <w:r>
              <w:t>mployees</w:t>
            </w:r>
          </w:p>
          <w:p w14:paraId="51232AD3" w14:textId="77777777" w:rsidR="002E3813" w:rsidRDefault="002E3813" w:rsidP="00287E63">
            <w:pPr>
              <w:tabs>
                <w:tab w:val="left" w:pos="4862"/>
              </w:tabs>
              <w:jc w:val="both"/>
            </w:pPr>
          </w:p>
        </w:tc>
      </w:tr>
      <w:tr w:rsidR="002E3813" w14:paraId="2480FA62" w14:textId="77777777" w:rsidTr="00FB614B">
        <w:tc>
          <w:tcPr>
            <w:tcW w:w="0" w:type="auto"/>
          </w:tcPr>
          <w:p w14:paraId="17056ACF" w14:textId="77777777" w:rsidR="002E3813" w:rsidRDefault="002E3813" w:rsidP="00287E63">
            <w:pPr>
              <w:pStyle w:val="ListParagraph"/>
              <w:tabs>
                <w:tab w:val="left" w:pos="4862"/>
              </w:tabs>
              <w:ind w:left="0"/>
              <w:jc w:val="center"/>
            </w:pPr>
            <w:r>
              <w:t>Secretary</w:t>
            </w:r>
          </w:p>
        </w:tc>
        <w:tc>
          <w:tcPr>
            <w:tcW w:w="0" w:type="auto"/>
          </w:tcPr>
          <w:p w14:paraId="45DF3548" w14:textId="77777777" w:rsidR="002E3813" w:rsidRDefault="002E3813" w:rsidP="00287E63">
            <w:pPr>
              <w:pStyle w:val="ListParagraph"/>
              <w:tabs>
                <w:tab w:val="left" w:pos="4862"/>
              </w:tabs>
              <w:ind w:left="0"/>
              <w:jc w:val="center"/>
            </w:pPr>
            <w:r>
              <w:t>1</w:t>
            </w:r>
          </w:p>
        </w:tc>
        <w:tc>
          <w:tcPr>
            <w:tcW w:w="0" w:type="auto"/>
          </w:tcPr>
          <w:p w14:paraId="1F0BD9D5" w14:textId="77777777" w:rsidR="002E3813" w:rsidRDefault="002E3813" w:rsidP="00287E63">
            <w:pPr>
              <w:pStyle w:val="ListParagraph"/>
              <w:tabs>
                <w:tab w:val="left" w:pos="4862"/>
              </w:tabs>
              <w:ind w:left="0"/>
              <w:jc w:val="both"/>
            </w:pPr>
            <w:r>
              <w:t>Safety officer which must be an accredited first aider and Basic Occupational Safety and Health (BOSH) Certified</w:t>
            </w:r>
          </w:p>
          <w:p w14:paraId="24B08F95" w14:textId="77777777" w:rsidR="002E3813" w:rsidRDefault="002E3813" w:rsidP="00287E63">
            <w:pPr>
              <w:pStyle w:val="ListParagraph"/>
              <w:tabs>
                <w:tab w:val="left" w:pos="4862"/>
              </w:tabs>
              <w:ind w:left="0"/>
              <w:jc w:val="both"/>
            </w:pPr>
          </w:p>
        </w:tc>
      </w:tr>
    </w:tbl>
    <w:p w14:paraId="4E7BF804" w14:textId="77777777" w:rsidR="00645AF1" w:rsidRDefault="003D62B4" w:rsidP="00287E63">
      <w:pPr>
        <w:pStyle w:val="ListParagraph"/>
        <w:numPr>
          <w:ilvl w:val="2"/>
          <w:numId w:val="1"/>
        </w:numPr>
        <w:tabs>
          <w:tab w:val="left" w:pos="4862"/>
        </w:tabs>
        <w:jc w:val="both"/>
      </w:pPr>
      <w:r>
        <w:t xml:space="preserve">A regular audit shall be conducted by </w:t>
      </w:r>
      <w:r w:rsidR="009703CE">
        <w:t xml:space="preserve">the members of the Steering Committee for all Health and Safety Committee in </w:t>
      </w:r>
      <w:r w:rsidR="004A5F81">
        <w:t>every</w:t>
      </w:r>
      <w:r w:rsidR="009703CE">
        <w:t xml:space="preserve"> </w:t>
      </w:r>
      <w:r w:rsidR="004A5F81">
        <w:t>workplace to ensure compliance to</w:t>
      </w:r>
      <w:r w:rsidR="00BB3B09">
        <w:t xml:space="preserve"> Company policies and to regulatory </w:t>
      </w:r>
      <w:r w:rsidR="004A5F81">
        <w:t>health and safety requirements and to identify areas for improvement.</w:t>
      </w:r>
      <w:r w:rsidR="00E24248">
        <w:t xml:space="preserve"> The audit report shall be addressed to the Health and S</w:t>
      </w:r>
      <w:r w:rsidR="00BC5D3B">
        <w:t>afety Committee of the work</w:t>
      </w:r>
      <w:r w:rsidR="00E24248">
        <w:t>place and to the President.</w:t>
      </w:r>
    </w:p>
    <w:p w14:paraId="53A0AFAD" w14:textId="77777777" w:rsidR="00645AF1" w:rsidRPr="009A0EBF" w:rsidRDefault="00645AF1" w:rsidP="00287E63">
      <w:pPr>
        <w:tabs>
          <w:tab w:val="left" w:pos="4862"/>
        </w:tabs>
        <w:ind w:left="900"/>
        <w:jc w:val="both"/>
        <w:rPr>
          <w:rPrChange w:id="31" w:author="Noel Cainglet" w:date="2017-08-26T08:06:00Z">
            <w:rPr>
              <w:b/>
            </w:rPr>
          </w:rPrChange>
        </w:rPr>
      </w:pPr>
    </w:p>
    <w:p w14:paraId="49868B60" w14:textId="4E99C653" w:rsidR="006707C1" w:rsidRDefault="006707C1" w:rsidP="00287E63">
      <w:pPr>
        <w:pStyle w:val="ListParagraph"/>
        <w:numPr>
          <w:ilvl w:val="1"/>
          <w:numId w:val="1"/>
        </w:numPr>
        <w:tabs>
          <w:tab w:val="left" w:pos="4862"/>
        </w:tabs>
        <w:jc w:val="both"/>
      </w:pPr>
      <w:r w:rsidRPr="00645AF1">
        <w:rPr>
          <w:b/>
        </w:rPr>
        <w:t>General Safety</w:t>
      </w:r>
    </w:p>
    <w:p w14:paraId="499DB738" w14:textId="77777777" w:rsidR="006707C1" w:rsidRDefault="006707C1" w:rsidP="00287E63">
      <w:pPr>
        <w:tabs>
          <w:tab w:val="left" w:pos="4862"/>
        </w:tabs>
        <w:ind w:left="900"/>
        <w:jc w:val="both"/>
      </w:pPr>
    </w:p>
    <w:p w14:paraId="4FE3822D" w14:textId="7F6424E5" w:rsidR="00D62423" w:rsidRDefault="00C77D8D" w:rsidP="00287E63">
      <w:pPr>
        <w:pStyle w:val="ListParagraph"/>
        <w:numPr>
          <w:ilvl w:val="2"/>
          <w:numId w:val="1"/>
        </w:numPr>
        <w:tabs>
          <w:tab w:val="left" w:pos="4862"/>
        </w:tabs>
        <w:jc w:val="both"/>
      </w:pPr>
      <w:r>
        <w:t>Appropriate</w:t>
      </w:r>
      <w:r w:rsidR="0007675A">
        <w:t xml:space="preserve"> accident prevention programs and </w:t>
      </w:r>
      <w:r w:rsidR="00D62423">
        <w:t>measure</w:t>
      </w:r>
      <w:r w:rsidR="003B30DA">
        <w:t xml:space="preserve">s </w:t>
      </w:r>
      <w:r w:rsidR="00A96D65">
        <w:t xml:space="preserve">shall be planned, </w:t>
      </w:r>
      <w:r w:rsidR="00D62423">
        <w:t>develop</w:t>
      </w:r>
      <w:r w:rsidR="00B04C28">
        <w:t>ed</w:t>
      </w:r>
      <w:r w:rsidR="00A96D65">
        <w:t xml:space="preserve"> and implemented </w:t>
      </w:r>
      <w:r w:rsidR="006C2736">
        <w:t>by</w:t>
      </w:r>
      <w:r w:rsidR="00A4229D">
        <w:t xml:space="preserve"> the Company through </w:t>
      </w:r>
      <w:r w:rsidR="006C2736">
        <w:t xml:space="preserve">the </w:t>
      </w:r>
      <w:r w:rsidR="00A4229D">
        <w:t xml:space="preserve">HR Department and the </w:t>
      </w:r>
      <w:r w:rsidR="006C2736">
        <w:t xml:space="preserve">Health and Safety Committee </w:t>
      </w:r>
      <w:r w:rsidR="00D62423">
        <w:t>to minimize, if not completely</w:t>
      </w:r>
      <w:r w:rsidR="00437273">
        <w:t xml:space="preserve"> </w:t>
      </w:r>
      <w:r w:rsidR="005460D3">
        <w:t>avoided</w:t>
      </w:r>
      <w:r w:rsidR="006D5977">
        <w:t>, accidents or injuries in various workplace of the Company.</w:t>
      </w:r>
    </w:p>
    <w:p w14:paraId="2212F461" w14:textId="0941AAEE" w:rsidR="00966C1C" w:rsidRDefault="00ED0BB0" w:rsidP="00287E63">
      <w:pPr>
        <w:pStyle w:val="ListParagraph"/>
        <w:numPr>
          <w:ilvl w:val="2"/>
          <w:numId w:val="1"/>
        </w:numPr>
        <w:tabs>
          <w:tab w:val="left" w:pos="4862"/>
        </w:tabs>
        <w:jc w:val="both"/>
      </w:pPr>
      <w:r>
        <w:t>T</w:t>
      </w:r>
      <w:r w:rsidR="00120758">
        <w:t xml:space="preserve">he Company shall ensure that appropriate medicine kits, safety tools and equipment are installed in </w:t>
      </w:r>
      <w:r w:rsidR="0096604B" w:rsidRPr="0096604B">
        <w:t>conspicuous</w:t>
      </w:r>
      <w:r w:rsidR="0096604B">
        <w:t xml:space="preserve"> areas</w:t>
      </w:r>
      <w:r>
        <w:t xml:space="preserve"> </w:t>
      </w:r>
      <w:r w:rsidR="006F5C4E">
        <w:t>in each workplace of the Company</w:t>
      </w:r>
      <w:r>
        <w:t>.</w:t>
      </w:r>
    </w:p>
    <w:p w14:paraId="7A523065" w14:textId="6C6E6E90" w:rsidR="00391402" w:rsidRDefault="00B240BC" w:rsidP="00287E63">
      <w:pPr>
        <w:pStyle w:val="ListParagraph"/>
        <w:numPr>
          <w:ilvl w:val="2"/>
          <w:numId w:val="1"/>
        </w:numPr>
        <w:tabs>
          <w:tab w:val="left" w:pos="4862"/>
        </w:tabs>
        <w:jc w:val="both"/>
      </w:pPr>
      <w:r>
        <w:t xml:space="preserve">The Company shall enter into </w:t>
      </w:r>
      <w:r w:rsidR="00A63628">
        <w:t xml:space="preserve">an </w:t>
      </w:r>
      <w:r>
        <w:t>agreement with hospitals or</w:t>
      </w:r>
      <w:r w:rsidR="003930A6">
        <w:t xml:space="preserve"> medical </w:t>
      </w:r>
      <w:r>
        <w:t>clinics located</w:t>
      </w:r>
      <w:r w:rsidR="00282C3F">
        <w:t xml:space="preserve"> </w:t>
      </w:r>
      <w:r>
        <w:t>not more than five (5) kilometers away from ev</w:t>
      </w:r>
      <w:r w:rsidR="005B57CE">
        <w:t xml:space="preserve">ery workplace of the Company </w:t>
      </w:r>
      <w:r w:rsidR="005564B4">
        <w:t>to provide its employees ready and immediate access to medical assistance and treatment wh</w:t>
      </w:r>
      <w:r w:rsidR="002F01E8">
        <w:t>en</w:t>
      </w:r>
      <w:r w:rsidR="005564B4">
        <w:t>ever accidents, injuries or emergency situations occur.</w:t>
      </w:r>
      <w:r w:rsidR="003930A6">
        <w:t xml:space="preserve"> A list of these hospital  or medical clinics with their corresponding contact information and location shall be properly posted in conspicuous areas of the wor</w:t>
      </w:r>
      <w:r w:rsidR="00316E80">
        <w:t>k</w:t>
      </w:r>
      <w:r w:rsidR="003930A6">
        <w:t>place where they can be easily accessible by all employees.</w:t>
      </w:r>
    </w:p>
    <w:p w14:paraId="686E3463" w14:textId="77777777" w:rsidR="0040180F" w:rsidRDefault="0040180F" w:rsidP="00287E63">
      <w:pPr>
        <w:pStyle w:val="ListParagraph"/>
        <w:numPr>
          <w:ilvl w:val="2"/>
          <w:numId w:val="1"/>
        </w:numPr>
        <w:tabs>
          <w:tab w:val="center" w:pos="5346"/>
          <w:tab w:val="left" w:pos="5741"/>
        </w:tabs>
        <w:jc w:val="both"/>
      </w:pPr>
      <w:r>
        <w:t>A list of all first aiders with their corresponding contact information and location shall be posted in conspicuous areas of the working place where they can be easily accessible by all employees. Moreover, these first aiders must have completed a first aid training course and is certified by Basic Occupational Safety and Health Standards.</w:t>
      </w:r>
    </w:p>
    <w:p w14:paraId="6F73A2EF" w14:textId="106CD40B" w:rsidR="00E00335" w:rsidRDefault="00945093" w:rsidP="00287E63">
      <w:pPr>
        <w:pStyle w:val="ListParagraph"/>
        <w:numPr>
          <w:ilvl w:val="2"/>
          <w:numId w:val="1"/>
        </w:numPr>
        <w:tabs>
          <w:tab w:val="left" w:pos="4862"/>
        </w:tabs>
        <w:jc w:val="both"/>
      </w:pPr>
      <w:r>
        <w:lastRenderedPageBreak/>
        <w:t>The Company shall provide its employees appropriate personal protective equipment</w:t>
      </w:r>
      <w:r w:rsidR="0008057D">
        <w:t xml:space="preserve"> (PPEs)</w:t>
      </w:r>
      <w:r w:rsidR="00982A66">
        <w:t xml:space="preserve"> </w:t>
      </w:r>
      <w:r>
        <w:t xml:space="preserve">as the nature of work, process or environment </w:t>
      </w:r>
      <w:r w:rsidR="004D4613">
        <w:t>may require such as chemical, radiological or other mechanical irritants or hazards capable of causing injury to its employees.</w:t>
      </w:r>
      <w:r w:rsidR="00E45A48">
        <w:t xml:space="preserve"> Moreover, v</w:t>
      </w:r>
      <w:r w:rsidR="00E00335">
        <w:t>is</w:t>
      </w:r>
      <w:r w:rsidR="0047684F">
        <w:t xml:space="preserve">itors such as suppliers and clients </w:t>
      </w:r>
      <w:r w:rsidR="001B005E">
        <w:t>shall be accompanied by an escort</w:t>
      </w:r>
      <w:r w:rsidR="007A6B66">
        <w:t xml:space="preserve"> </w:t>
      </w:r>
      <w:r w:rsidR="003272AD">
        <w:t xml:space="preserve">and must also </w:t>
      </w:r>
      <w:r w:rsidR="0008057D">
        <w:t xml:space="preserve">wear appropriate PPEs </w:t>
      </w:r>
      <w:r w:rsidR="00E00335">
        <w:t>when entering hazardous working location</w:t>
      </w:r>
      <w:r w:rsidR="0047684F">
        <w:t>s</w:t>
      </w:r>
      <w:r w:rsidR="00E00335">
        <w:t xml:space="preserve"> of the Company.</w:t>
      </w:r>
    </w:p>
    <w:p w14:paraId="3A0F63D7" w14:textId="0143DC49" w:rsidR="003A76C6" w:rsidRDefault="0009352E" w:rsidP="00287E63">
      <w:pPr>
        <w:pStyle w:val="ListParagraph"/>
        <w:numPr>
          <w:ilvl w:val="2"/>
          <w:numId w:val="1"/>
        </w:numPr>
        <w:tabs>
          <w:tab w:val="left" w:pos="4862"/>
        </w:tabs>
        <w:jc w:val="both"/>
      </w:pPr>
      <w:r>
        <w:t xml:space="preserve">PPEs </w:t>
      </w:r>
      <w:r w:rsidRPr="0009352E">
        <w:t>shall be properly worn by all officers and crews at all times as necessary. Non-use thereof shall be subjected to disciplinary action.</w:t>
      </w:r>
    </w:p>
    <w:p w14:paraId="11CC6A7F" w14:textId="1C148C3C" w:rsidR="0006141D" w:rsidRDefault="00C5797C" w:rsidP="00287E63">
      <w:pPr>
        <w:pStyle w:val="ListParagraph"/>
        <w:numPr>
          <w:ilvl w:val="2"/>
          <w:numId w:val="1"/>
        </w:numPr>
        <w:tabs>
          <w:tab w:val="left" w:pos="4862"/>
        </w:tabs>
        <w:jc w:val="both"/>
      </w:pPr>
      <w:r>
        <w:t xml:space="preserve">All </w:t>
      </w:r>
      <w:r w:rsidR="00BE7136">
        <w:t xml:space="preserve">employees </w:t>
      </w:r>
      <w:r>
        <w:t>shall be properly trained as to the</w:t>
      </w:r>
      <w:r w:rsidR="00056381">
        <w:t xml:space="preserve"> proper </w:t>
      </w:r>
      <w:r>
        <w:t>usa</w:t>
      </w:r>
      <w:r w:rsidR="00B72484">
        <w:t>ge of machineries and equipment. Unauthorized employees shall not be allowed to operate.</w:t>
      </w:r>
    </w:p>
    <w:p w14:paraId="56F39DDE" w14:textId="75279BE4" w:rsidR="000936A5" w:rsidRPr="000936A5" w:rsidRDefault="000936A5" w:rsidP="00287E63">
      <w:pPr>
        <w:pStyle w:val="ListParagraph"/>
        <w:numPr>
          <w:ilvl w:val="2"/>
          <w:numId w:val="1"/>
        </w:numPr>
      </w:pPr>
      <w:r w:rsidRPr="000936A5">
        <w:t xml:space="preserve">Emergency, hazard and other safety signs shall be properly installed and placed in conspicuous locations of the </w:t>
      </w:r>
      <w:r>
        <w:t>work place</w:t>
      </w:r>
      <w:r w:rsidRPr="000936A5">
        <w:t>.</w:t>
      </w:r>
    </w:p>
    <w:p w14:paraId="19811102" w14:textId="7D36041D" w:rsidR="001F0807" w:rsidRDefault="001F0807">
      <w:pPr>
        <w:pStyle w:val="ListParagraph"/>
        <w:numPr>
          <w:ilvl w:val="2"/>
          <w:numId w:val="1"/>
        </w:numPr>
        <w:tabs>
          <w:tab w:val="left" w:pos="4862"/>
        </w:tabs>
        <w:jc w:val="both"/>
        <w:pPrChange w:id="32" w:author="Noel M. Cainglet" w:date="2017-10-05T08:48:00Z">
          <w:pPr>
            <w:pStyle w:val="ListParagraph"/>
            <w:tabs>
              <w:tab w:val="left" w:pos="2790"/>
            </w:tabs>
            <w:ind w:left="936"/>
            <w:jc w:val="both"/>
          </w:pPr>
        </w:pPrChange>
      </w:pPr>
      <w:r>
        <w:t>All employees shall be properly trained and guided as to the appropriate actions and proced</w:t>
      </w:r>
      <w:r w:rsidR="00D21E01">
        <w:t xml:space="preserve">ures in cases of inevitable and </w:t>
      </w:r>
      <w:r w:rsidR="00D21E01" w:rsidRPr="00C5135D">
        <w:t>unforeseeable</w:t>
      </w:r>
      <w:r w:rsidR="00D21E01">
        <w:t xml:space="preserve"> </w:t>
      </w:r>
      <w:r>
        <w:t>events su</w:t>
      </w:r>
      <w:r w:rsidR="00B857EE">
        <w:t xml:space="preserve">ch as </w:t>
      </w:r>
      <w:r w:rsidR="00B857EE" w:rsidRPr="00B24153">
        <w:t>earthquake</w:t>
      </w:r>
      <w:r w:rsidR="00B857EE">
        <w:t xml:space="preserve">, storm, flood </w:t>
      </w:r>
      <w:r w:rsidR="00337ABA">
        <w:t>and all other events which are considered as acts of God.</w:t>
      </w:r>
    </w:p>
    <w:p w14:paraId="09EDC00F" w14:textId="48CB8AA5" w:rsidR="00197696" w:rsidRPr="00F70662" w:rsidRDefault="00F0269A" w:rsidP="00287E63">
      <w:pPr>
        <w:pStyle w:val="ListParagraph"/>
        <w:numPr>
          <w:ilvl w:val="2"/>
          <w:numId w:val="1"/>
        </w:numPr>
        <w:tabs>
          <w:tab w:val="left" w:pos="4862"/>
        </w:tabs>
        <w:jc w:val="both"/>
      </w:pPr>
      <w:r w:rsidRPr="00F70662">
        <w:t xml:space="preserve">Regular inspection on </w:t>
      </w:r>
      <w:r w:rsidR="00B45B2E">
        <w:t xml:space="preserve">all safety and other </w:t>
      </w:r>
      <w:r w:rsidR="00E51F20" w:rsidRPr="00F70662">
        <w:t>equipment shall be conducted by t</w:t>
      </w:r>
      <w:r w:rsidR="00D211CB" w:rsidRPr="00F70662">
        <w:t>he designated safety officer</w:t>
      </w:r>
      <w:r w:rsidR="007A020D" w:rsidRPr="00F70662">
        <w:t>s</w:t>
      </w:r>
      <w:r w:rsidR="00055BF5">
        <w:t xml:space="preserve"> of the work place </w:t>
      </w:r>
      <w:r w:rsidR="002F0E54">
        <w:t>which shall b</w:t>
      </w:r>
      <w:r w:rsidR="00143FEE">
        <w:t xml:space="preserve">e properly documented through a safety inspection on equipment </w:t>
      </w:r>
      <w:r w:rsidR="002F0E54">
        <w:t>checklist</w:t>
      </w:r>
      <w:r w:rsidR="00D211CB" w:rsidRPr="00F70662">
        <w:t>.</w:t>
      </w:r>
      <w:r w:rsidR="002F0E54">
        <w:t xml:space="preserve"> </w:t>
      </w:r>
      <w:r w:rsidR="00ED762B">
        <w:t>Moreover, a</w:t>
      </w:r>
      <w:r w:rsidR="00915612">
        <w:t>n inspection stick</w:t>
      </w:r>
      <w:r w:rsidR="001E48EE">
        <w:t xml:space="preserve">er </w:t>
      </w:r>
      <w:r w:rsidR="00E652DC">
        <w:t xml:space="preserve">shall be attached </w:t>
      </w:r>
      <w:r w:rsidR="009D4767">
        <w:t xml:space="preserve">to the equipment after every </w:t>
      </w:r>
      <w:r w:rsidR="00FB6FD8">
        <w:t xml:space="preserve">inspection indicating that such equipment is in good and safe working condition. </w:t>
      </w:r>
      <w:r w:rsidR="00BB7424">
        <w:t xml:space="preserve">Monthly color codes </w:t>
      </w:r>
      <w:r w:rsidR="00FB6FD8">
        <w:t>of inspection stickers shall be as follows:</w:t>
      </w:r>
    </w:p>
    <w:p w14:paraId="48667540" w14:textId="13D020A0" w:rsidR="00EF5DEB" w:rsidRDefault="00EF5DEB" w:rsidP="00287E63">
      <w:pPr>
        <w:pStyle w:val="ListParagraph"/>
        <w:tabs>
          <w:tab w:val="left" w:pos="4862"/>
        </w:tabs>
        <w:ind w:left="1260"/>
        <w:jc w:val="both"/>
      </w:pPr>
    </w:p>
    <w:tbl>
      <w:tblPr>
        <w:tblStyle w:val="TableGrid"/>
        <w:tblW w:w="6826" w:type="dxa"/>
        <w:tblInd w:w="1260" w:type="dxa"/>
        <w:tblLook w:val="04A0" w:firstRow="1" w:lastRow="0" w:firstColumn="1" w:lastColumn="0" w:noHBand="0" w:noVBand="1"/>
      </w:tblPr>
      <w:tblGrid>
        <w:gridCol w:w="2160"/>
        <w:gridCol w:w="4666"/>
      </w:tblGrid>
      <w:tr w:rsidR="005548E3" w14:paraId="2CCC5693" w14:textId="77777777" w:rsidTr="00E04FA2">
        <w:trPr>
          <w:trHeight w:val="266"/>
        </w:trPr>
        <w:tc>
          <w:tcPr>
            <w:tcW w:w="0" w:type="auto"/>
          </w:tcPr>
          <w:p w14:paraId="1DA11021" w14:textId="7A535143" w:rsidR="007736B0" w:rsidRPr="005548E3" w:rsidRDefault="007736B0" w:rsidP="00287E63">
            <w:pPr>
              <w:pStyle w:val="ListParagraph"/>
              <w:tabs>
                <w:tab w:val="left" w:pos="4862"/>
              </w:tabs>
              <w:ind w:left="0"/>
              <w:jc w:val="center"/>
              <w:rPr>
                <w:b/>
              </w:rPr>
            </w:pPr>
            <w:r w:rsidRPr="005548E3">
              <w:rPr>
                <w:b/>
              </w:rPr>
              <w:t>Color Code</w:t>
            </w:r>
          </w:p>
        </w:tc>
        <w:tc>
          <w:tcPr>
            <w:tcW w:w="0" w:type="auto"/>
          </w:tcPr>
          <w:p w14:paraId="46F47F81" w14:textId="0440217A" w:rsidR="007736B0" w:rsidRPr="005548E3" w:rsidRDefault="005548E3" w:rsidP="00287E63">
            <w:pPr>
              <w:pStyle w:val="ListParagraph"/>
              <w:tabs>
                <w:tab w:val="left" w:pos="4862"/>
              </w:tabs>
              <w:ind w:left="0"/>
              <w:jc w:val="center"/>
              <w:rPr>
                <w:b/>
              </w:rPr>
            </w:pPr>
            <w:r w:rsidRPr="005548E3">
              <w:rPr>
                <w:b/>
              </w:rPr>
              <w:t>Inspection Months</w:t>
            </w:r>
          </w:p>
        </w:tc>
      </w:tr>
      <w:tr w:rsidR="005548E3" w14:paraId="73BBD14B" w14:textId="77777777" w:rsidTr="00E04FA2">
        <w:trPr>
          <w:trHeight w:val="281"/>
        </w:trPr>
        <w:tc>
          <w:tcPr>
            <w:tcW w:w="0" w:type="auto"/>
          </w:tcPr>
          <w:p w14:paraId="36220FA8" w14:textId="6C9D38FE" w:rsidR="007736B0" w:rsidRDefault="005548E3" w:rsidP="00287E63">
            <w:pPr>
              <w:pStyle w:val="ListParagraph"/>
              <w:tabs>
                <w:tab w:val="left" w:pos="4862"/>
              </w:tabs>
              <w:ind w:left="0"/>
              <w:jc w:val="center"/>
            </w:pPr>
            <w:r w:rsidRPr="00C3779E">
              <w:rPr>
                <w:b/>
                <w:color w:val="00B050"/>
              </w:rPr>
              <w:t>Green</w:t>
            </w:r>
          </w:p>
        </w:tc>
        <w:tc>
          <w:tcPr>
            <w:tcW w:w="0" w:type="auto"/>
          </w:tcPr>
          <w:p w14:paraId="53BF7A18" w14:textId="1D4F840E" w:rsidR="007736B0" w:rsidRDefault="00AB6169" w:rsidP="00287E63">
            <w:pPr>
              <w:pStyle w:val="ListParagraph"/>
              <w:tabs>
                <w:tab w:val="left" w:pos="4862"/>
              </w:tabs>
              <w:ind w:left="0"/>
              <w:jc w:val="center"/>
            </w:pPr>
            <w:r>
              <w:t>January, May and September</w:t>
            </w:r>
          </w:p>
        </w:tc>
      </w:tr>
      <w:tr w:rsidR="005548E3" w14:paraId="30F20CDD" w14:textId="77777777" w:rsidTr="00E04FA2">
        <w:trPr>
          <w:trHeight w:val="266"/>
        </w:trPr>
        <w:tc>
          <w:tcPr>
            <w:tcW w:w="0" w:type="auto"/>
          </w:tcPr>
          <w:p w14:paraId="07591DA4" w14:textId="2A822B0A" w:rsidR="007736B0" w:rsidRDefault="005548E3" w:rsidP="00287E63">
            <w:pPr>
              <w:pStyle w:val="ListParagraph"/>
              <w:tabs>
                <w:tab w:val="left" w:pos="4862"/>
              </w:tabs>
              <w:ind w:left="0"/>
              <w:jc w:val="center"/>
            </w:pPr>
            <w:r w:rsidRPr="00C3779E">
              <w:rPr>
                <w:b/>
                <w:color w:val="FF0000"/>
              </w:rPr>
              <w:t>Red</w:t>
            </w:r>
          </w:p>
        </w:tc>
        <w:tc>
          <w:tcPr>
            <w:tcW w:w="0" w:type="auto"/>
          </w:tcPr>
          <w:p w14:paraId="00D2C591" w14:textId="608EE561" w:rsidR="007736B0" w:rsidRDefault="00B00249" w:rsidP="00287E63">
            <w:pPr>
              <w:pStyle w:val="ListParagraph"/>
              <w:tabs>
                <w:tab w:val="left" w:pos="4862"/>
              </w:tabs>
              <w:ind w:left="0"/>
              <w:jc w:val="center"/>
            </w:pPr>
            <w:r>
              <w:t>February, June and October</w:t>
            </w:r>
          </w:p>
        </w:tc>
      </w:tr>
      <w:tr w:rsidR="005548E3" w14:paraId="58A94094" w14:textId="77777777" w:rsidTr="00E04FA2">
        <w:trPr>
          <w:trHeight w:val="281"/>
        </w:trPr>
        <w:tc>
          <w:tcPr>
            <w:tcW w:w="0" w:type="auto"/>
          </w:tcPr>
          <w:p w14:paraId="50E4552C" w14:textId="2D4E7B75" w:rsidR="007736B0" w:rsidRDefault="005548E3" w:rsidP="00287E63">
            <w:pPr>
              <w:pStyle w:val="ListParagraph"/>
              <w:tabs>
                <w:tab w:val="left" w:pos="4862"/>
              </w:tabs>
              <w:ind w:left="0"/>
              <w:jc w:val="center"/>
            </w:pPr>
            <w:r w:rsidRPr="00C3779E">
              <w:rPr>
                <w:b/>
                <w:color w:val="0070C0"/>
              </w:rPr>
              <w:t>Blue</w:t>
            </w:r>
          </w:p>
        </w:tc>
        <w:tc>
          <w:tcPr>
            <w:tcW w:w="0" w:type="auto"/>
          </w:tcPr>
          <w:p w14:paraId="62A46AFC" w14:textId="5E938B1B" w:rsidR="007736B0" w:rsidRDefault="00A13015" w:rsidP="00287E63">
            <w:pPr>
              <w:pStyle w:val="ListParagraph"/>
              <w:tabs>
                <w:tab w:val="left" w:pos="4862"/>
              </w:tabs>
              <w:ind w:left="0"/>
              <w:jc w:val="center"/>
            </w:pPr>
            <w:r>
              <w:t>March, July and November</w:t>
            </w:r>
          </w:p>
        </w:tc>
      </w:tr>
      <w:tr w:rsidR="005548E3" w14:paraId="182EE55D" w14:textId="77777777" w:rsidTr="00E04FA2">
        <w:trPr>
          <w:trHeight w:val="266"/>
        </w:trPr>
        <w:tc>
          <w:tcPr>
            <w:tcW w:w="0" w:type="auto"/>
          </w:tcPr>
          <w:p w14:paraId="79B2CDD3" w14:textId="58DCF353" w:rsidR="005548E3" w:rsidRPr="00C3779E" w:rsidRDefault="005548E3" w:rsidP="00287E63">
            <w:pPr>
              <w:pStyle w:val="ListParagraph"/>
              <w:tabs>
                <w:tab w:val="left" w:pos="4862"/>
              </w:tabs>
              <w:ind w:left="0"/>
              <w:jc w:val="center"/>
              <w:rPr>
                <w:b/>
                <w:color w:val="0070C0"/>
              </w:rPr>
            </w:pPr>
            <w:r w:rsidRPr="00C3779E">
              <w:rPr>
                <w:b/>
                <w:color w:val="FFFF00"/>
              </w:rPr>
              <w:t>Yellow</w:t>
            </w:r>
          </w:p>
        </w:tc>
        <w:tc>
          <w:tcPr>
            <w:tcW w:w="0" w:type="auto"/>
          </w:tcPr>
          <w:p w14:paraId="5B8F013A" w14:textId="1D1FCFC1" w:rsidR="005548E3" w:rsidRDefault="00A13015" w:rsidP="00287E63">
            <w:pPr>
              <w:pStyle w:val="ListParagraph"/>
              <w:tabs>
                <w:tab w:val="left" w:pos="4862"/>
              </w:tabs>
              <w:ind w:left="0"/>
              <w:jc w:val="center"/>
            </w:pPr>
            <w:r>
              <w:t>April, August and December</w:t>
            </w:r>
          </w:p>
        </w:tc>
      </w:tr>
    </w:tbl>
    <w:p w14:paraId="55F957EC" w14:textId="0E8720CF" w:rsidR="00E01709" w:rsidRDefault="00E01709" w:rsidP="00287E63">
      <w:pPr>
        <w:pStyle w:val="ListParagraph"/>
        <w:tabs>
          <w:tab w:val="left" w:pos="4862"/>
        </w:tabs>
        <w:ind w:left="1260"/>
        <w:jc w:val="both"/>
      </w:pPr>
    </w:p>
    <w:p w14:paraId="71027033" w14:textId="73D4C15C" w:rsidR="008D1BE6" w:rsidRPr="008D1BE6" w:rsidRDefault="008D1BE6" w:rsidP="00287E63">
      <w:pPr>
        <w:pStyle w:val="ListParagraph"/>
        <w:tabs>
          <w:tab w:val="left" w:pos="4862"/>
        </w:tabs>
        <w:ind w:left="1260"/>
        <w:jc w:val="both"/>
      </w:pPr>
      <w:r>
        <w:t xml:space="preserve">See </w:t>
      </w:r>
      <w:r>
        <w:rPr>
          <w:i/>
        </w:rPr>
        <w:t xml:space="preserve">Annex </w:t>
      </w:r>
      <w:r>
        <w:t>for the inspection stickers.</w:t>
      </w:r>
    </w:p>
    <w:p w14:paraId="35346FB1" w14:textId="77777777" w:rsidR="008D1BE6" w:rsidDel="006C57FC" w:rsidRDefault="008D1BE6" w:rsidP="00287E63">
      <w:pPr>
        <w:pStyle w:val="ListParagraph"/>
        <w:tabs>
          <w:tab w:val="left" w:pos="4862"/>
        </w:tabs>
        <w:ind w:left="1260"/>
        <w:jc w:val="both"/>
        <w:rPr>
          <w:del w:id="33" w:author="Noel M. Cainglet" w:date="2017-10-05T08:48:00Z"/>
        </w:rPr>
      </w:pPr>
    </w:p>
    <w:p w14:paraId="5B1030AF" w14:textId="1FDF6373" w:rsidR="00F5300A" w:rsidRDefault="00F5300A">
      <w:pPr>
        <w:pStyle w:val="ListParagraph"/>
        <w:tabs>
          <w:tab w:val="left" w:pos="4862"/>
        </w:tabs>
        <w:ind w:left="1260"/>
        <w:jc w:val="both"/>
        <w:pPrChange w:id="34" w:author="Noel M. Cainglet" w:date="2017-10-05T08:48:00Z">
          <w:pPr>
            <w:pStyle w:val="ListParagraph"/>
            <w:tabs>
              <w:tab w:val="left" w:pos="2790"/>
            </w:tabs>
            <w:ind w:left="936"/>
            <w:jc w:val="both"/>
          </w:pPr>
        </w:pPrChange>
      </w:pPr>
      <w:del w:id="35" w:author="Noel M. Cainglet" w:date="2017-10-05T08:48:00Z">
        <w:r w:rsidDel="006C57FC">
          <w:br w:type="page"/>
        </w:r>
      </w:del>
    </w:p>
    <w:p w14:paraId="24B01DB8" w14:textId="510229F3" w:rsidR="0057351D" w:rsidRDefault="0057351D" w:rsidP="00287E63">
      <w:pPr>
        <w:pStyle w:val="ListParagraph"/>
        <w:numPr>
          <w:ilvl w:val="1"/>
          <w:numId w:val="1"/>
        </w:numPr>
        <w:tabs>
          <w:tab w:val="left" w:pos="2790"/>
        </w:tabs>
        <w:jc w:val="both"/>
      </w:pPr>
      <w:r>
        <w:rPr>
          <w:b/>
        </w:rPr>
        <w:t>Health</w:t>
      </w:r>
    </w:p>
    <w:p w14:paraId="7F1D8A8D" w14:textId="77777777" w:rsidR="00DB63A7" w:rsidRDefault="00DB63A7" w:rsidP="00287E63">
      <w:pPr>
        <w:pStyle w:val="ListParagraph"/>
        <w:tabs>
          <w:tab w:val="left" w:pos="2790"/>
        </w:tabs>
        <w:ind w:left="1260"/>
        <w:jc w:val="both"/>
      </w:pPr>
    </w:p>
    <w:p w14:paraId="378AB8C4" w14:textId="3FECEBC4" w:rsidR="0026133F" w:rsidRDefault="00E46E3F" w:rsidP="00287E63">
      <w:pPr>
        <w:pStyle w:val="ListParagraph"/>
        <w:numPr>
          <w:ilvl w:val="2"/>
          <w:numId w:val="1"/>
        </w:numPr>
        <w:tabs>
          <w:tab w:val="left" w:pos="2790"/>
        </w:tabs>
        <w:jc w:val="both"/>
      </w:pPr>
      <w:r>
        <w:t>The Company</w:t>
      </w:r>
      <w:r w:rsidR="00801A04">
        <w:t xml:space="preserve">, through its Health and Safety Committee, </w:t>
      </w:r>
      <w:r>
        <w:t xml:space="preserve">shall </w:t>
      </w:r>
      <w:r w:rsidR="00CB7B32">
        <w:t xml:space="preserve">conduct a </w:t>
      </w:r>
      <w:r w:rsidR="00D84A4C">
        <w:t xml:space="preserve">health and </w:t>
      </w:r>
      <w:r w:rsidR="00CB7B32">
        <w:t>medical examination to all its</w:t>
      </w:r>
      <w:r w:rsidR="00801A04">
        <w:t xml:space="preserve"> employees at least once a yea</w:t>
      </w:r>
      <w:r w:rsidR="00AD59D7">
        <w:t>r.</w:t>
      </w:r>
      <w:r w:rsidR="00153E19">
        <w:t xml:space="preserve"> Copy of the results of examination shall be furnished to the HR Department.</w:t>
      </w:r>
    </w:p>
    <w:p w14:paraId="1AD38F21" w14:textId="1356EC9C" w:rsidR="001B27FF" w:rsidRDefault="001B27FF" w:rsidP="00287E63">
      <w:pPr>
        <w:pStyle w:val="ListParagraph"/>
        <w:numPr>
          <w:ilvl w:val="2"/>
          <w:numId w:val="1"/>
        </w:numPr>
        <w:tabs>
          <w:tab w:val="left" w:pos="2790"/>
        </w:tabs>
        <w:jc w:val="both"/>
      </w:pPr>
      <w:r>
        <w:t>Employees found to be positive for use of illegal and dangerous drugs and all types of contagious diseases which could affect or harm the Company and its co-employees shall be proper</w:t>
      </w:r>
      <w:r w:rsidR="00FF7A67">
        <w:t xml:space="preserve">ly advised and counseled by the Health and Safety </w:t>
      </w:r>
      <w:r>
        <w:t>Committee of the workplace</w:t>
      </w:r>
      <w:r w:rsidR="00A03681">
        <w:t xml:space="preserve"> </w:t>
      </w:r>
      <w:r w:rsidR="00223971">
        <w:t>and shall follow the administrative guidelines established by the Labor Code</w:t>
      </w:r>
      <w:r>
        <w:t>. Any sensitive informa</w:t>
      </w:r>
      <w:r w:rsidR="00921A16">
        <w:t xml:space="preserve">tion shall be held confidential and communicated only within the </w:t>
      </w:r>
      <w:r w:rsidR="00962F7F">
        <w:t>Committee and the HR Department.</w:t>
      </w:r>
    </w:p>
    <w:p w14:paraId="0A77851D" w14:textId="55491B79" w:rsidR="0082425D" w:rsidRDefault="00C53E3C" w:rsidP="00287E63">
      <w:pPr>
        <w:pStyle w:val="ListParagraph"/>
        <w:numPr>
          <w:ilvl w:val="2"/>
          <w:numId w:val="1"/>
        </w:numPr>
        <w:tabs>
          <w:tab w:val="left" w:pos="2790"/>
        </w:tabs>
        <w:jc w:val="both"/>
      </w:pPr>
      <w:r>
        <w:t>Employees found to be positive for use</w:t>
      </w:r>
      <w:r w:rsidR="001D21E3">
        <w:t xml:space="preserve"> of illegal and dangerous drugs shall be a ground for suspension or termination.</w:t>
      </w:r>
    </w:p>
    <w:p w14:paraId="7E8F938A" w14:textId="373E7716" w:rsidR="0057351D" w:rsidRDefault="00C53E3C" w:rsidP="00287E63">
      <w:pPr>
        <w:pStyle w:val="ListParagraph"/>
        <w:numPr>
          <w:ilvl w:val="2"/>
          <w:numId w:val="1"/>
        </w:numPr>
        <w:tabs>
          <w:tab w:val="left" w:pos="2790"/>
        </w:tabs>
        <w:jc w:val="both"/>
      </w:pPr>
      <w:r>
        <w:lastRenderedPageBreak/>
        <w:t>Employees found to be positive with HIV, Hepatit</w:t>
      </w:r>
      <w:r w:rsidR="00386CCA">
        <w:t xml:space="preserve">is B, and Tuberculosis shall </w:t>
      </w:r>
      <w:r w:rsidR="00C16B66">
        <w:t>not be discriminated and terminated on such grounds</w:t>
      </w:r>
      <w:r w:rsidR="00386CCA">
        <w:t>.</w:t>
      </w:r>
      <w:r w:rsidR="00D73301">
        <w:t xml:space="preserve"> However, t</w:t>
      </w:r>
      <w:r w:rsidR="00FA1DF8">
        <w:t>he Company</w:t>
      </w:r>
      <w:r w:rsidR="00043709">
        <w:t xml:space="preserve"> may consider them for temporary work suspension</w:t>
      </w:r>
      <w:r w:rsidR="00F342E6">
        <w:t xml:space="preserve"> </w:t>
      </w:r>
      <w:r w:rsidR="0082425D">
        <w:t>and shall</w:t>
      </w:r>
      <w:r w:rsidR="00B77B07">
        <w:t xml:space="preserve"> be restored to work as soon as their </w:t>
      </w:r>
      <w:r w:rsidR="0082425D">
        <w:t>illness is treated or controlled</w:t>
      </w:r>
      <w:r w:rsidR="0046650D">
        <w:t xml:space="preserve"> as </w:t>
      </w:r>
      <w:r w:rsidR="007F4E82">
        <w:t xml:space="preserve">certified by the </w:t>
      </w:r>
      <w:r w:rsidR="00E52E9E">
        <w:t>C</w:t>
      </w:r>
      <w:r w:rsidR="007F4E82">
        <w:t>ompany’</w:t>
      </w:r>
      <w:r w:rsidR="00C84446">
        <w:t xml:space="preserve">s recognized and </w:t>
      </w:r>
      <w:r w:rsidR="007F4E82">
        <w:t>accredited health provider</w:t>
      </w:r>
      <w:r w:rsidR="000F6F58">
        <w:t>s</w:t>
      </w:r>
      <w:r w:rsidR="00A21875">
        <w:t>.</w:t>
      </w:r>
    </w:p>
    <w:p w14:paraId="726B6267" w14:textId="48A3C22D" w:rsidR="00B42970" w:rsidRDefault="00B42970" w:rsidP="00287E63">
      <w:pPr>
        <w:pStyle w:val="ListParagraph"/>
        <w:numPr>
          <w:ilvl w:val="2"/>
          <w:numId w:val="1"/>
        </w:numPr>
        <w:tabs>
          <w:tab w:val="left" w:pos="2790"/>
        </w:tabs>
        <w:jc w:val="both"/>
      </w:pPr>
      <w:r>
        <w:t xml:space="preserve">Application for sick leave shall refer to process title </w:t>
      </w:r>
      <w:r w:rsidR="00A32D06">
        <w:t>“</w:t>
      </w:r>
      <w:r>
        <w:rPr>
          <w:i/>
        </w:rPr>
        <w:t>Employee and Statutory Benefits</w:t>
      </w:r>
      <w:r w:rsidR="00A32D06">
        <w:rPr>
          <w:i/>
        </w:rPr>
        <w:t>”</w:t>
      </w:r>
      <w:r>
        <w:rPr>
          <w:i/>
        </w:rPr>
        <w:t>.</w:t>
      </w:r>
    </w:p>
    <w:p w14:paraId="0185ED1C" w14:textId="77777777" w:rsidR="0001601D" w:rsidRPr="0001601D" w:rsidRDefault="0001601D" w:rsidP="00287E63">
      <w:pPr>
        <w:pStyle w:val="ListParagraph"/>
        <w:tabs>
          <w:tab w:val="left" w:pos="2790"/>
        </w:tabs>
        <w:ind w:left="936"/>
        <w:jc w:val="both"/>
      </w:pPr>
    </w:p>
    <w:p w14:paraId="54636B66" w14:textId="35405EE9" w:rsidR="001F1ECD" w:rsidRPr="001F1ECD" w:rsidRDefault="009D6EA1" w:rsidP="00287E63">
      <w:pPr>
        <w:pStyle w:val="ListParagraph"/>
        <w:numPr>
          <w:ilvl w:val="1"/>
          <w:numId w:val="1"/>
        </w:numPr>
        <w:tabs>
          <w:tab w:val="left" w:pos="2790"/>
        </w:tabs>
        <w:jc w:val="both"/>
      </w:pPr>
      <w:r>
        <w:rPr>
          <w:b/>
        </w:rPr>
        <w:t>Environment</w:t>
      </w:r>
    </w:p>
    <w:p w14:paraId="30A5BA19" w14:textId="1F691CCE" w:rsidR="001F1ECD" w:rsidRDefault="001F1ECD" w:rsidP="00287E63">
      <w:pPr>
        <w:pStyle w:val="ListParagraph"/>
        <w:tabs>
          <w:tab w:val="left" w:pos="2790"/>
        </w:tabs>
        <w:ind w:left="936"/>
        <w:jc w:val="both"/>
      </w:pPr>
    </w:p>
    <w:p w14:paraId="28D49E90" w14:textId="08CD5882" w:rsidR="004636A2" w:rsidRDefault="001F1ECD">
      <w:pPr>
        <w:tabs>
          <w:tab w:val="left" w:pos="4862"/>
        </w:tabs>
        <w:ind w:left="936"/>
        <w:jc w:val="both"/>
        <w:pPrChange w:id="36" w:author="JGL" w:date="2017-08-25T17:19:00Z">
          <w:pPr>
            <w:pStyle w:val="ListParagraph"/>
            <w:numPr>
              <w:ilvl w:val="2"/>
              <w:numId w:val="1"/>
            </w:numPr>
            <w:tabs>
              <w:tab w:val="num" w:pos="1260"/>
              <w:tab w:val="left" w:pos="4862"/>
            </w:tabs>
            <w:ind w:left="1260" w:hanging="360"/>
            <w:jc w:val="both"/>
          </w:pPr>
        </w:pPrChange>
      </w:pPr>
      <w:r>
        <w:t xml:space="preserve">The Company </w:t>
      </w:r>
      <w:r w:rsidR="006F3B3E">
        <w:t xml:space="preserve">shall recognize </w:t>
      </w:r>
      <w:r>
        <w:t>its corporate social responsibility and shall consider safety and environmental factors in all its operating decisions which could affect the welfare and environment where it is operating</w:t>
      </w:r>
      <w:r w:rsidR="00336B60">
        <w:t xml:space="preserve">, </w:t>
      </w:r>
      <w:r>
        <w:t>primarily on the marine and aquatic environment.</w:t>
      </w:r>
    </w:p>
    <w:p w14:paraId="36DB7DCC" w14:textId="77777777" w:rsidR="005E4598" w:rsidRPr="005E4598" w:rsidRDefault="005E4598" w:rsidP="00287E63">
      <w:pPr>
        <w:pStyle w:val="ListParagraph"/>
        <w:tabs>
          <w:tab w:val="left" w:pos="4862"/>
        </w:tabs>
        <w:ind w:left="936"/>
        <w:jc w:val="both"/>
      </w:pPr>
    </w:p>
    <w:p w14:paraId="1B210E9C" w14:textId="5875B632" w:rsidR="002E6882" w:rsidRDefault="002E6882" w:rsidP="00287E63">
      <w:pPr>
        <w:pStyle w:val="ListParagraph"/>
        <w:numPr>
          <w:ilvl w:val="1"/>
          <w:numId w:val="1"/>
        </w:numPr>
        <w:tabs>
          <w:tab w:val="left" w:pos="4862"/>
        </w:tabs>
        <w:jc w:val="both"/>
      </w:pPr>
      <w:r>
        <w:rPr>
          <w:b/>
        </w:rPr>
        <w:t>Documentation</w:t>
      </w:r>
    </w:p>
    <w:p w14:paraId="064DD2B4" w14:textId="77777777" w:rsidR="002E6882" w:rsidRDefault="002E6882" w:rsidP="00287E63">
      <w:pPr>
        <w:pStyle w:val="ListParagraph"/>
        <w:tabs>
          <w:tab w:val="left" w:pos="4862"/>
        </w:tabs>
        <w:ind w:left="1260"/>
        <w:jc w:val="both"/>
      </w:pPr>
    </w:p>
    <w:p w14:paraId="775927C4" w14:textId="2FF345B5" w:rsidR="00DA20A7" w:rsidRDefault="00B96C8E" w:rsidP="00287E63">
      <w:pPr>
        <w:pStyle w:val="ListParagraph"/>
        <w:numPr>
          <w:ilvl w:val="2"/>
          <w:numId w:val="1"/>
        </w:numPr>
        <w:tabs>
          <w:tab w:val="left" w:pos="1980"/>
          <w:tab w:val="left" w:pos="4862"/>
        </w:tabs>
        <w:jc w:val="both"/>
      </w:pPr>
      <w:r>
        <w:t>T</w:t>
      </w:r>
      <w:r w:rsidR="006067DC">
        <w:t xml:space="preserve">he HR Department and each Health and Safety Committee of every workplace </w:t>
      </w:r>
      <w:r w:rsidR="008B1A6E">
        <w:t>shall maintain a</w:t>
      </w:r>
      <w:r w:rsidR="0090381E">
        <w:t xml:space="preserve"> </w:t>
      </w:r>
      <w:r>
        <w:t>r</w:t>
      </w:r>
      <w:r w:rsidR="00DF3FCB">
        <w:t xml:space="preserve">ecord history of </w:t>
      </w:r>
      <w:r w:rsidR="00531C8D">
        <w:t>a</w:t>
      </w:r>
      <w:r w:rsidR="00531C8D" w:rsidRPr="00836D75">
        <w:t>ccident</w:t>
      </w:r>
      <w:r w:rsidR="00DF3FCB">
        <w:t xml:space="preserve">s, </w:t>
      </w:r>
      <w:r w:rsidR="00531C8D">
        <w:t>injuries</w:t>
      </w:r>
      <w:r w:rsidR="00DF3FCB">
        <w:t>, emergencies, environmental damages and similar cases</w:t>
      </w:r>
      <w:r w:rsidR="00531C8D">
        <w:t>.</w:t>
      </w:r>
      <w:del w:id="37" w:author="Noel Cainglet" w:date="2017-08-26T08:09:00Z">
        <w:r w:rsidR="00A91089" w:rsidDel="00585507">
          <w:delText xml:space="preserve"> Retention of these records shall be for a period of </w:delText>
        </w:r>
        <w:commentRangeStart w:id="38"/>
        <w:r w:rsidR="00A91089" w:rsidRPr="00B621AF" w:rsidDel="00585507">
          <w:rPr>
            <w:color w:val="FF0000"/>
            <w:rPrChange w:id="39" w:author="JGL" w:date="2017-08-25T17:20:00Z">
              <w:rPr/>
            </w:rPrChange>
          </w:rPr>
          <w:delText>five (5) years</w:delText>
        </w:r>
        <w:r w:rsidR="00A91089" w:rsidDel="00585507">
          <w:delText>.</w:delText>
        </w:r>
        <w:commentRangeEnd w:id="38"/>
        <w:r w:rsidR="00B621AF" w:rsidDel="00585507">
          <w:rPr>
            <w:rStyle w:val="CommentReference"/>
          </w:rPr>
          <w:commentReference w:id="38"/>
        </w:r>
      </w:del>
    </w:p>
    <w:p w14:paraId="73808A94" w14:textId="3AD0CB22" w:rsidR="00723329" w:rsidRDefault="00723329" w:rsidP="00287E63">
      <w:pPr>
        <w:pStyle w:val="ListParagraph"/>
        <w:numPr>
          <w:ilvl w:val="2"/>
          <w:numId w:val="1"/>
        </w:numPr>
        <w:tabs>
          <w:tab w:val="left" w:pos="4862"/>
        </w:tabs>
        <w:jc w:val="both"/>
      </w:pPr>
      <w:r>
        <w:t>A Personnel Accident Report Form shall be prepared by the Designated Safety Officer of the work place in cases of accidents resulting to personnel injuries. Moreover, accidents resulting to damage to Company properties shall be properly documented through a Property Incident Report Form.</w:t>
      </w:r>
    </w:p>
    <w:p w14:paraId="770DA832" w14:textId="7D52EB7D" w:rsidR="00F11DD9" w:rsidRDefault="00381852" w:rsidP="00287E63">
      <w:pPr>
        <w:pStyle w:val="ListParagraph"/>
        <w:numPr>
          <w:ilvl w:val="2"/>
          <w:numId w:val="1"/>
        </w:numPr>
        <w:tabs>
          <w:tab w:val="left" w:pos="4862"/>
        </w:tabs>
        <w:jc w:val="both"/>
      </w:pPr>
      <w:r>
        <w:t>The HR Department shall be responsible for processing of all necessary documentations for accident and health insurance claims and payment for medical obligations, if applicable.</w:t>
      </w:r>
    </w:p>
    <w:p w14:paraId="085A0A5E" w14:textId="65880D1C" w:rsidR="00B50240" w:rsidRDefault="00DA0CB5" w:rsidP="00287E63">
      <w:pPr>
        <w:pStyle w:val="ListParagraph"/>
        <w:numPr>
          <w:ilvl w:val="2"/>
          <w:numId w:val="1"/>
        </w:numPr>
        <w:tabs>
          <w:tab w:val="left" w:pos="4862"/>
        </w:tabs>
        <w:jc w:val="both"/>
      </w:pPr>
      <w:r>
        <w:t>A</w:t>
      </w:r>
      <w:del w:id="40" w:author="JGL" w:date="2017-08-25T17:21:00Z">
        <w:r w:rsidDel="00B621AF">
          <w:delText>n</w:delText>
        </w:r>
      </w:del>
      <w:r>
        <w:t xml:space="preserve"> </w:t>
      </w:r>
      <w:r w:rsidR="00DA20A7">
        <w:t>listing</w:t>
      </w:r>
      <w:r w:rsidR="00AD6E1A">
        <w:t xml:space="preserve"> and monitoring </w:t>
      </w:r>
      <w:r w:rsidR="00DA20A7">
        <w:t xml:space="preserve">of all </w:t>
      </w:r>
      <w:r w:rsidR="008F002C">
        <w:t xml:space="preserve">safety </w:t>
      </w:r>
      <w:r w:rsidR="00666B31" w:rsidRPr="00F010CE">
        <w:t>equipment including medicines</w:t>
      </w:r>
      <w:r w:rsidR="00AD6E1A">
        <w:t xml:space="preserve"> and safety supplies </w:t>
      </w:r>
      <w:r w:rsidR="00666B31" w:rsidRPr="00F010CE">
        <w:t xml:space="preserve">shall be </w:t>
      </w:r>
      <w:r w:rsidR="009C1254">
        <w:t xml:space="preserve">prepared and maintained by the Designated Safety Officer of the </w:t>
      </w:r>
      <w:r w:rsidR="00EB58BB">
        <w:t>w</w:t>
      </w:r>
      <w:r w:rsidR="009C1254">
        <w:t xml:space="preserve">ork </w:t>
      </w:r>
      <w:r w:rsidR="00EB58BB">
        <w:t>p</w:t>
      </w:r>
      <w:r w:rsidR="009C1254">
        <w:t>lace</w:t>
      </w:r>
      <w:r w:rsidR="004B1D3D">
        <w:t>.</w:t>
      </w:r>
      <w:r w:rsidR="0027536D">
        <w:t xml:space="preserve"> A copy thereof shall be furnished to the concerned department upon request.</w:t>
      </w:r>
    </w:p>
    <w:p w14:paraId="09C0887B" w14:textId="327F0C35" w:rsidR="00BA64AB" w:rsidRDefault="009D1AA8" w:rsidP="00287E63">
      <w:pPr>
        <w:pStyle w:val="ListParagraph"/>
        <w:numPr>
          <w:ilvl w:val="2"/>
          <w:numId w:val="1"/>
        </w:numPr>
        <w:tabs>
          <w:tab w:val="left" w:pos="4862"/>
        </w:tabs>
        <w:jc w:val="both"/>
      </w:pPr>
      <w:r>
        <w:t>All forms shall be duly filled-out as to details, signed by the signatories and any alterations thereof should be duly countersigned.</w:t>
      </w:r>
    </w:p>
    <w:p w14:paraId="4A7F4F21" w14:textId="20E6ACA8" w:rsidR="00B10D97" w:rsidRDefault="00B10D97" w:rsidP="00287E63">
      <w:pPr>
        <w:tabs>
          <w:tab w:val="left" w:pos="4862"/>
        </w:tabs>
        <w:jc w:val="both"/>
      </w:pPr>
      <w:r>
        <w:br w:type="page"/>
      </w:r>
    </w:p>
    <w:p w14:paraId="1DEF1EB7" w14:textId="3F0FAC98" w:rsidR="00591C83" w:rsidRPr="00591C83" w:rsidRDefault="00591C83" w:rsidP="00287E63">
      <w:pPr>
        <w:pStyle w:val="ListParagraph"/>
        <w:numPr>
          <w:ilvl w:val="0"/>
          <w:numId w:val="1"/>
        </w:numPr>
        <w:rPr>
          <w:u w:val="single"/>
        </w:rPr>
      </w:pPr>
      <w:r>
        <w:rPr>
          <w:u w:val="single"/>
        </w:rPr>
        <w:lastRenderedPageBreak/>
        <w:t>PROCEDURES</w:t>
      </w:r>
    </w:p>
    <w:p w14:paraId="575D139E" w14:textId="0E899851" w:rsidR="00591C83" w:rsidRDefault="00591C83" w:rsidP="00287E63">
      <w:pPr>
        <w:pStyle w:val="ListParagraph"/>
        <w:ind w:left="576"/>
      </w:pPr>
    </w:p>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427"/>
        <w:gridCol w:w="1620"/>
        <w:gridCol w:w="1674"/>
      </w:tblGrid>
      <w:tr w:rsidR="00254A92" w:rsidRPr="00F70EF8" w14:paraId="090C3037" w14:textId="77777777" w:rsidTr="00F9338C">
        <w:trPr>
          <w:trHeight w:val="287"/>
          <w:tblHeader/>
          <w:jc w:val="center"/>
        </w:trPr>
        <w:tc>
          <w:tcPr>
            <w:tcW w:w="9397" w:type="dxa"/>
            <w:gridSpan w:val="4"/>
          </w:tcPr>
          <w:p w14:paraId="43D6A3BA" w14:textId="77777777" w:rsidR="00254A92" w:rsidRDefault="00254A92" w:rsidP="00287E63">
            <w:pPr>
              <w:tabs>
                <w:tab w:val="left" w:pos="3735"/>
                <w:tab w:val="center" w:pos="4590"/>
              </w:tabs>
              <w:rPr>
                <w:sz w:val="16"/>
                <w:szCs w:val="16"/>
              </w:rPr>
            </w:pPr>
          </w:p>
          <w:p w14:paraId="1C53FA14" w14:textId="01D75B55" w:rsidR="00254A92" w:rsidRPr="00510DB9" w:rsidRDefault="009F6301" w:rsidP="00287E63">
            <w:pPr>
              <w:tabs>
                <w:tab w:val="left" w:pos="3735"/>
                <w:tab w:val="center" w:pos="4590"/>
              </w:tabs>
              <w:jc w:val="center"/>
            </w:pPr>
            <w:r>
              <w:t>Work Accidents Reporting and Response – Minor and Medical Injuries</w:t>
            </w:r>
          </w:p>
          <w:p w14:paraId="5CAD8D22" w14:textId="087D8E21" w:rsidR="00254A92" w:rsidRPr="00F70EF8" w:rsidRDefault="00254A92" w:rsidP="00287E63">
            <w:pPr>
              <w:tabs>
                <w:tab w:val="left" w:pos="3735"/>
                <w:tab w:val="center" w:pos="4590"/>
              </w:tabs>
              <w:rPr>
                <w:sz w:val="16"/>
                <w:szCs w:val="16"/>
              </w:rPr>
            </w:pPr>
            <w:r>
              <w:rPr>
                <w:sz w:val="16"/>
                <w:szCs w:val="16"/>
              </w:rPr>
              <w:t xml:space="preserve"> </w:t>
            </w:r>
            <w:r>
              <w:rPr>
                <w:sz w:val="16"/>
                <w:szCs w:val="16"/>
              </w:rPr>
              <w:tab/>
            </w:r>
            <w:r w:rsidR="00196FFE">
              <w:rPr>
                <w:sz w:val="16"/>
                <w:szCs w:val="16"/>
              </w:rPr>
              <w:tab/>
            </w:r>
          </w:p>
        </w:tc>
      </w:tr>
      <w:tr w:rsidR="00254A92" w:rsidRPr="004441F1" w14:paraId="732A698C" w14:textId="77777777" w:rsidTr="00F9338C">
        <w:trPr>
          <w:trHeight w:val="339"/>
          <w:tblHeader/>
          <w:jc w:val="center"/>
        </w:trPr>
        <w:tc>
          <w:tcPr>
            <w:tcW w:w="676" w:type="dxa"/>
            <w:vAlign w:val="bottom"/>
          </w:tcPr>
          <w:p w14:paraId="33A25FCF" w14:textId="77777777" w:rsidR="00254A92" w:rsidRPr="004441F1" w:rsidRDefault="00254A92" w:rsidP="00287E63">
            <w:pPr>
              <w:jc w:val="center"/>
            </w:pPr>
            <w:r w:rsidRPr="004441F1">
              <w:t>Step No.</w:t>
            </w:r>
          </w:p>
        </w:tc>
        <w:tc>
          <w:tcPr>
            <w:tcW w:w="5427" w:type="dxa"/>
            <w:vAlign w:val="bottom"/>
          </w:tcPr>
          <w:p w14:paraId="77425A05" w14:textId="77777777" w:rsidR="00254A92" w:rsidRPr="004441F1" w:rsidRDefault="00254A92" w:rsidP="00287E63">
            <w:pPr>
              <w:jc w:val="center"/>
            </w:pPr>
            <w:r w:rsidRPr="004441F1">
              <w:t>Activity</w:t>
            </w:r>
          </w:p>
        </w:tc>
        <w:tc>
          <w:tcPr>
            <w:tcW w:w="1620" w:type="dxa"/>
            <w:vAlign w:val="bottom"/>
          </w:tcPr>
          <w:p w14:paraId="47845924" w14:textId="77777777" w:rsidR="00254A92" w:rsidRPr="004441F1" w:rsidRDefault="00254A92" w:rsidP="00287E63">
            <w:pPr>
              <w:jc w:val="center"/>
            </w:pPr>
            <w:r w:rsidRPr="004441F1">
              <w:t>Personnel</w:t>
            </w:r>
          </w:p>
          <w:p w14:paraId="3B5CA680" w14:textId="77777777" w:rsidR="00254A92" w:rsidRPr="004441F1" w:rsidRDefault="00254A92" w:rsidP="00287E63">
            <w:pPr>
              <w:jc w:val="center"/>
            </w:pPr>
            <w:r w:rsidRPr="004441F1">
              <w:t>Involved</w:t>
            </w:r>
          </w:p>
        </w:tc>
        <w:tc>
          <w:tcPr>
            <w:tcW w:w="1674" w:type="dxa"/>
            <w:vAlign w:val="bottom"/>
          </w:tcPr>
          <w:p w14:paraId="6C6C4FF8" w14:textId="77777777" w:rsidR="00254A92" w:rsidRPr="004441F1" w:rsidRDefault="00254A92" w:rsidP="00287E63">
            <w:pPr>
              <w:jc w:val="center"/>
            </w:pPr>
            <w:r w:rsidRPr="004441F1">
              <w:t>Business</w:t>
            </w:r>
          </w:p>
          <w:p w14:paraId="1244C446" w14:textId="77777777" w:rsidR="00254A92" w:rsidRPr="004441F1" w:rsidRDefault="00254A92" w:rsidP="00287E63">
            <w:pPr>
              <w:jc w:val="center"/>
            </w:pPr>
            <w:r w:rsidRPr="004441F1">
              <w:t>Forms</w:t>
            </w:r>
          </w:p>
        </w:tc>
      </w:tr>
      <w:tr w:rsidR="00254A92" w:rsidRPr="008F3E9A" w14:paraId="2429F3FD" w14:textId="77777777" w:rsidTr="00F9338C">
        <w:trPr>
          <w:trHeight w:val="307"/>
          <w:jc w:val="center"/>
        </w:trPr>
        <w:tc>
          <w:tcPr>
            <w:tcW w:w="676" w:type="dxa"/>
            <w:tcBorders>
              <w:bottom w:val="single" w:sz="4" w:space="0" w:color="auto"/>
            </w:tcBorders>
          </w:tcPr>
          <w:p w14:paraId="3D2021EF" w14:textId="77777777" w:rsidR="00254A92" w:rsidRPr="004441F1" w:rsidRDefault="00254A92" w:rsidP="00287E63">
            <w:pPr>
              <w:jc w:val="center"/>
            </w:pPr>
            <w:r w:rsidRPr="004441F1">
              <w:t>1</w:t>
            </w:r>
          </w:p>
        </w:tc>
        <w:tc>
          <w:tcPr>
            <w:tcW w:w="5427" w:type="dxa"/>
            <w:tcBorders>
              <w:bottom w:val="single" w:sz="4" w:space="0" w:color="auto"/>
            </w:tcBorders>
          </w:tcPr>
          <w:p w14:paraId="14C2B441" w14:textId="23D6BF66" w:rsidR="00163AB5" w:rsidRPr="0040645A" w:rsidRDefault="00163AB5" w:rsidP="00287E63">
            <w:pPr>
              <w:tabs>
                <w:tab w:val="left" w:pos="4270"/>
              </w:tabs>
            </w:pPr>
            <w:r>
              <w:t>Seek medical assistance and treatment.</w:t>
            </w:r>
          </w:p>
        </w:tc>
        <w:tc>
          <w:tcPr>
            <w:tcW w:w="1620" w:type="dxa"/>
            <w:tcBorders>
              <w:bottom w:val="single" w:sz="4" w:space="0" w:color="auto"/>
            </w:tcBorders>
          </w:tcPr>
          <w:p w14:paraId="06566A72" w14:textId="77777777" w:rsidR="001D7F53" w:rsidRDefault="00EA074E" w:rsidP="00287E63">
            <w:pPr>
              <w:jc w:val="center"/>
            </w:pPr>
            <w:r>
              <w:t>Injured Employee</w:t>
            </w:r>
          </w:p>
          <w:p w14:paraId="0C89E0B5" w14:textId="781CDCFA" w:rsidR="00EA074E" w:rsidRPr="004441F1" w:rsidRDefault="00EA074E" w:rsidP="00287E63">
            <w:pPr>
              <w:jc w:val="center"/>
            </w:pPr>
          </w:p>
        </w:tc>
        <w:tc>
          <w:tcPr>
            <w:tcW w:w="1674" w:type="dxa"/>
            <w:tcBorders>
              <w:bottom w:val="single" w:sz="4" w:space="0" w:color="auto"/>
            </w:tcBorders>
          </w:tcPr>
          <w:p w14:paraId="207E30FC" w14:textId="77777777" w:rsidR="00254A92" w:rsidRPr="008F3E9A" w:rsidRDefault="00254A92" w:rsidP="00287E63"/>
        </w:tc>
      </w:tr>
      <w:tr w:rsidR="00254A92" w:rsidRPr="004441F1" w14:paraId="738B4827" w14:textId="77777777" w:rsidTr="00F9338C">
        <w:trPr>
          <w:trHeight w:val="161"/>
          <w:jc w:val="center"/>
        </w:trPr>
        <w:tc>
          <w:tcPr>
            <w:tcW w:w="676" w:type="dxa"/>
            <w:tcBorders>
              <w:bottom w:val="single" w:sz="4" w:space="0" w:color="auto"/>
            </w:tcBorders>
          </w:tcPr>
          <w:p w14:paraId="7881EC7A" w14:textId="77777777" w:rsidR="00254A92" w:rsidRPr="004441F1" w:rsidRDefault="00254A92" w:rsidP="00287E63">
            <w:pPr>
              <w:jc w:val="center"/>
            </w:pPr>
            <w:r w:rsidRPr="004441F1">
              <w:t>2</w:t>
            </w:r>
          </w:p>
        </w:tc>
        <w:tc>
          <w:tcPr>
            <w:tcW w:w="5427" w:type="dxa"/>
            <w:tcBorders>
              <w:bottom w:val="single" w:sz="4" w:space="0" w:color="auto"/>
            </w:tcBorders>
          </w:tcPr>
          <w:p w14:paraId="434DBD3B" w14:textId="77777777" w:rsidR="005370C0" w:rsidRDefault="00163AB5" w:rsidP="00287E63">
            <w:pPr>
              <w:tabs>
                <w:tab w:val="left" w:pos="1196"/>
              </w:tabs>
            </w:pPr>
            <w:r>
              <w:t>Respond immediately to injured employee and provide necessary first aid treatment.</w:t>
            </w:r>
          </w:p>
          <w:p w14:paraId="28216689" w14:textId="77777777" w:rsidR="00163AB5" w:rsidRDefault="00163AB5" w:rsidP="00287E63">
            <w:pPr>
              <w:tabs>
                <w:tab w:val="left" w:pos="1196"/>
              </w:tabs>
            </w:pPr>
          </w:p>
          <w:p w14:paraId="77B552AD" w14:textId="77777777" w:rsidR="00495715" w:rsidRDefault="00495715" w:rsidP="00287E63">
            <w:pPr>
              <w:tabs>
                <w:tab w:val="left" w:pos="1196"/>
              </w:tabs>
            </w:pPr>
            <w:r>
              <w:t>The safety officer must immediately notify the concerned department head and HR department of incident.</w:t>
            </w:r>
          </w:p>
          <w:p w14:paraId="2B59EDAC" w14:textId="61759A82" w:rsidR="00495715" w:rsidRPr="004441F1" w:rsidRDefault="00495715" w:rsidP="00287E63">
            <w:pPr>
              <w:tabs>
                <w:tab w:val="left" w:pos="1196"/>
              </w:tabs>
            </w:pPr>
          </w:p>
        </w:tc>
        <w:tc>
          <w:tcPr>
            <w:tcW w:w="1620" w:type="dxa"/>
            <w:tcBorders>
              <w:bottom w:val="single" w:sz="4" w:space="0" w:color="auto"/>
            </w:tcBorders>
          </w:tcPr>
          <w:p w14:paraId="33FFA1F2" w14:textId="11755594" w:rsidR="0060141F" w:rsidRPr="004441F1" w:rsidRDefault="00EA074E" w:rsidP="00287E63">
            <w:pPr>
              <w:jc w:val="center"/>
            </w:pPr>
            <w:r>
              <w:t>Designated Safety Officer of the Work Place</w:t>
            </w:r>
          </w:p>
        </w:tc>
        <w:tc>
          <w:tcPr>
            <w:tcW w:w="1674" w:type="dxa"/>
            <w:tcBorders>
              <w:bottom w:val="single" w:sz="4" w:space="0" w:color="auto"/>
            </w:tcBorders>
          </w:tcPr>
          <w:p w14:paraId="70F49F2C" w14:textId="77777777" w:rsidR="00254A92" w:rsidRPr="004441F1" w:rsidRDefault="00254A92" w:rsidP="00287E63"/>
        </w:tc>
      </w:tr>
      <w:tr w:rsidR="00B604A7" w:rsidRPr="004441F1" w14:paraId="0B6D65C8" w14:textId="77777777" w:rsidTr="00F9338C">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415BF309" w14:textId="77777777" w:rsidR="00B604A7" w:rsidRPr="004441F1" w:rsidRDefault="00B604A7" w:rsidP="00287E63">
            <w:pPr>
              <w:jc w:val="center"/>
            </w:pPr>
            <w:r w:rsidRPr="004441F1">
              <w:t>3</w:t>
            </w:r>
          </w:p>
        </w:tc>
        <w:tc>
          <w:tcPr>
            <w:tcW w:w="5427" w:type="dxa"/>
            <w:tcBorders>
              <w:top w:val="single" w:sz="4" w:space="0" w:color="auto"/>
              <w:left w:val="single" w:sz="4" w:space="0" w:color="auto"/>
              <w:bottom w:val="single" w:sz="4" w:space="0" w:color="auto"/>
              <w:right w:val="single" w:sz="4" w:space="0" w:color="auto"/>
            </w:tcBorders>
          </w:tcPr>
          <w:p w14:paraId="04EC376B" w14:textId="1FAF3BE6" w:rsidR="00883EC9" w:rsidRDefault="004E7B0B" w:rsidP="00287E63">
            <w:r>
              <w:t>Determine degree of injury (minor or serious – requiring hospital treatment).</w:t>
            </w:r>
          </w:p>
          <w:p w14:paraId="7F876546" w14:textId="22CF473A" w:rsidR="004E7B0B" w:rsidRPr="004441F1" w:rsidRDefault="004E7B0B" w:rsidP="00287E63"/>
        </w:tc>
        <w:tc>
          <w:tcPr>
            <w:tcW w:w="1620" w:type="dxa"/>
            <w:tcBorders>
              <w:top w:val="single" w:sz="4" w:space="0" w:color="auto"/>
              <w:left w:val="single" w:sz="4" w:space="0" w:color="auto"/>
              <w:bottom w:val="single" w:sz="4" w:space="0" w:color="auto"/>
              <w:right w:val="single" w:sz="4" w:space="0" w:color="auto"/>
            </w:tcBorders>
          </w:tcPr>
          <w:p w14:paraId="084539CD" w14:textId="1533ADC1" w:rsidR="00B604A7" w:rsidRPr="004441F1" w:rsidRDefault="00EA074E" w:rsidP="00287E63">
            <w:pPr>
              <w:jc w:val="center"/>
            </w:pPr>
            <w:r>
              <w:t>Designated Safety Officer of the Work Place</w:t>
            </w:r>
          </w:p>
        </w:tc>
        <w:tc>
          <w:tcPr>
            <w:tcW w:w="1674" w:type="dxa"/>
            <w:tcBorders>
              <w:top w:val="single" w:sz="4" w:space="0" w:color="auto"/>
              <w:left w:val="single" w:sz="4" w:space="0" w:color="auto"/>
              <w:bottom w:val="single" w:sz="4" w:space="0" w:color="auto"/>
              <w:right w:val="single" w:sz="4" w:space="0" w:color="auto"/>
            </w:tcBorders>
          </w:tcPr>
          <w:p w14:paraId="62C71B41" w14:textId="11F5467E" w:rsidR="00B604A7" w:rsidRPr="004441F1" w:rsidRDefault="00B604A7" w:rsidP="00287E63">
            <w:pPr>
              <w:jc w:val="center"/>
            </w:pPr>
          </w:p>
        </w:tc>
      </w:tr>
      <w:tr w:rsidR="00903EFA" w:rsidRPr="004441F1" w14:paraId="4B65CB7D" w14:textId="77777777" w:rsidTr="00F9338C">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1E6FB751" w14:textId="4757C05C" w:rsidR="00903EFA" w:rsidRPr="004441F1" w:rsidRDefault="00903EFA" w:rsidP="00287E63">
            <w:pPr>
              <w:jc w:val="center"/>
            </w:pPr>
            <w:r>
              <w:t>4</w:t>
            </w:r>
          </w:p>
        </w:tc>
        <w:tc>
          <w:tcPr>
            <w:tcW w:w="5427" w:type="dxa"/>
            <w:tcBorders>
              <w:top w:val="single" w:sz="4" w:space="0" w:color="auto"/>
              <w:left w:val="single" w:sz="4" w:space="0" w:color="auto"/>
              <w:bottom w:val="single" w:sz="4" w:space="0" w:color="auto"/>
              <w:right w:val="single" w:sz="4" w:space="0" w:color="auto"/>
            </w:tcBorders>
          </w:tcPr>
          <w:p w14:paraId="27D75FDA" w14:textId="77777777" w:rsidR="00F55F82" w:rsidRDefault="00007855" w:rsidP="00287E63">
            <w:r>
              <w:t>If the injury requires hospital treatment, call ambulance of the nearest accredited hospital.</w:t>
            </w:r>
          </w:p>
          <w:p w14:paraId="7D8857ED" w14:textId="77777777" w:rsidR="00007855" w:rsidRDefault="00007855" w:rsidP="00287E63"/>
          <w:p w14:paraId="22797AAF" w14:textId="77777777" w:rsidR="00801336" w:rsidRDefault="00801336" w:rsidP="00287E63">
            <w:r>
              <w:t>For minor injuries, injured employee must notify the HR Department upon recovery and before returning to work.</w:t>
            </w:r>
          </w:p>
          <w:p w14:paraId="3ED8514D" w14:textId="1C451D15" w:rsidR="00801336" w:rsidRDefault="00801336" w:rsidP="00287E63"/>
        </w:tc>
        <w:tc>
          <w:tcPr>
            <w:tcW w:w="1620" w:type="dxa"/>
            <w:tcBorders>
              <w:top w:val="single" w:sz="4" w:space="0" w:color="auto"/>
              <w:left w:val="single" w:sz="4" w:space="0" w:color="auto"/>
              <w:bottom w:val="single" w:sz="4" w:space="0" w:color="auto"/>
              <w:right w:val="single" w:sz="4" w:space="0" w:color="auto"/>
            </w:tcBorders>
          </w:tcPr>
          <w:p w14:paraId="0BB3DDA1" w14:textId="3554A5B9" w:rsidR="00903EFA" w:rsidRDefault="00EA074E" w:rsidP="00287E63">
            <w:pPr>
              <w:jc w:val="center"/>
            </w:pPr>
            <w:r>
              <w:t>Designated Safety Officer of the Work Place</w:t>
            </w:r>
          </w:p>
        </w:tc>
        <w:tc>
          <w:tcPr>
            <w:tcW w:w="1674" w:type="dxa"/>
            <w:tcBorders>
              <w:top w:val="single" w:sz="4" w:space="0" w:color="auto"/>
              <w:left w:val="single" w:sz="4" w:space="0" w:color="auto"/>
              <w:bottom w:val="single" w:sz="4" w:space="0" w:color="auto"/>
              <w:right w:val="single" w:sz="4" w:space="0" w:color="auto"/>
            </w:tcBorders>
          </w:tcPr>
          <w:p w14:paraId="0E4A171F" w14:textId="77777777" w:rsidR="00903EFA" w:rsidRPr="004441F1" w:rsidRDefault="00903EFA" w:rsidP="00287E63">
            <w:pPr>
              <w:jc w:val="center"/>
            </w:pPr>
          </w:p>
        </w:tc>
      </w:tr>
      <w:tr w:rsidR="00903EFA" w:rsidRPr="004441F1" w14:paraId="5420A43D" w14:textId="77777777" w:rsidTr="00F9338C">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7EE662F9" w14:textId="0C7B6716" w:rsidR="00903EFA" w:rsidRPr="004441F1" w:rsidRDefault="00903EFA" w:rsidP="00287E63">
            <w:pPr>
              <w:jc w:val="center"/>
            </w:pPr>
            <w:r>
              <w:t>5</w:t>
            </w:r>
          </w:p>
        </w:tc>
        <w:tc>
          <w:tcPr>
            <w:tcW w:w="5427" w:type="dxa"/>
            <w:tcBorders>
              <w:top w:val="single" w:sz="4" w:space="0" w:color="auto"/>
              <w:left w:val="single" w:sz="4" w:space="0" w:color="auto"/>
              <w:bottom w:val="single" w:sz="4" w:space="0" w:color="auto"/>
              <w:right w:val="single" w:sz="4" w:space="0" w:color="auto"/>
            </w:tcBorders>
          </w:tcPr>
          <w:p w14:paraId="16B49ABC" w14:textId="77777777" w:rsidR="00E13893" w:rsidRDefault="0070668D" w:rsidP="00287E63">
            <w:r>
              <w:t>Transport injured employee to hospital’s medical facility and provide necessary treatment.</w:t>
            </w:r>
          </w:p>
          <w:p w14:paraId="676FE8EF" w14:textId="6AA6A92A" w:rsidR="0070668D" w:rsidRPr="00D223BE" w:rsidRDefault="0070668D" w:rsidP="00287E63"/>
        </w:tc>
        <w:tc>
          <w:tcPr>
            <w:tcW w:w="1620" w:type="dxa"/>
            <w:tcBorders>
              <w:top w:val="single" w:sz="4" w:space="0" w:color="auto"/>
              <w:left w:val="single" w:sz="4" w:space="0" w:color="auto"/>
              <w:bottom w:val="single" w:sz="4" w:space="0" w:color="auto"/>
              <w:right w:val="single" w:sz="4" w:space="0" w:color="auto"/>
            </w:tcBorders>
          </w:tcPr>
          <w:p w14:paraId="37478B4A" w14:textId="77777777" w:rsidR="00C62E2A" w:rsidRDefault="00EA074E" w:rsidP="00287E63">
            <w:pPr>
              <w:jc w:val="center"/>
            </w:pPr>
            <w:r>
              <w:t>Accredited Hospital Ambulance</w:t>
            </w:r>
          </w:p>
          <w:p w14:paraId="4B480A0A" w14:textId="6339B0FB" w:rsidR="00EA074E" w:rsidRPr="004441F1" w:rsidRDefault="00EA074E" w:rsidP="00287E63">
            <w:pPr>
              <w:jc w:val="center"/>
            </w:pPr>
          </w:p>
        </w:tc>
        <w:tc>
          <w:tcPr>
            <w:tcW w:w="1674" w:type="dxa"/>
            <w:tcBorders>
              <w:top w:val="single" w:sz="4" w:space="0" w:color="auto"/>
              <w:left w:val="single" w:sz="4" w:space="0" w:color="auto"/>
              <w:bottom w:val="single" w:sz="4" w:space="0" w:color="auto"/>
              <w:right w:val="single" w:sz="4" w:space="0" w:color="auto"/>
            </w:tcBorders>
          </w:tcPr>
          <w:p w14:paraId="25B60D15" w14:textId="7A35B9F3" w:rsidR="00903EFA" w:rsidRPr="004441F1" w:rsidRDefault="00903EFA" w:rsidP="00287E63">
            <w:pPr>
              <w:jc w:val="center"/>
            </w:pPr>
          </w:p>
        </w:tc>
      </w:tr>
      <w:tr w:rsidR="00903EFA" w:rsidRPr="004441F1" w14:paraId="4846C3A8" w14:textId="77777777" w:rsidTr="00F9338C">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03498830" w14:textId="752E6C6A" w:rsidR="00903EFA" w:rsidRDefault="00903EFA" w:rsidP="00287E63">
            <w:pPr>
              <w:jc w:val="center"/>
            </w:pPr>
            <w:r>
              <w:t>6</w:t>
            </w:r>
          </w:p>
        </w:tc>
        <w:tc>
          <w:tcPr>
            <w:tcW w:w="5427" w:type="dxa"/>
            <w:tcBorders>
              <w:top w:val="single" w:sz="4" w:space="0" w:color="auto"/>
              <w:left w:val="single" w:sz="4" w:space="0" w:color="auto"/>
              <w:bottom w:val="single" w:sz="4" w:space="0" w:color="auto"/>
              <w:right w:val="single" w:sz="4" w:space="0" w:color="auto"/>
            </w:tcBorders>
          </w:tcPr>
          <w:p w14:paraId="206C8A44" w14:textId="3EE9839A" w:rsidR="0070668D" w:rsidRDefault="008301A1" w:rsidP="00287E63">
            <w:r>
              <w:t xml:space="preserve">Prepare </w:t>
            </w:r>
            <w:r w:rsidR="00690C05">
              <w:t>Personnel Accident Report Form</w:t>
            </w:r>
            <w:r w:rsidR="003F484B">
              <w:t>.</w:t>
            </w:r>
          </w:p>
          <w:p w14:paraId="36FA4C9D" w14:textId="64F303A9" w:rsidR="00841058" w:rsidRPr="00D223BE" w:rsidRDefault="00841058" w:rsidP="00287E63"/>
        </w:tc>
        <w:tc>
          <w:tcPr>
            <w:tcW w:w="1620" w:type="dxa"/>
            <w:tcBorders>
              <w:top w:val="single" w:sz="4" w:space="0" w:color="auto"/>
              <w:left w:val="single" w:sz="4" w:space="0" w:color="auto"/>
              <w:bottom w:val="single" w:sz="4" w:space="0" w:color="auto"/>
              <w:right w:val="single" w:sz="4" w:space="0" w:color="auto"/>
            </w:tcBorders>
          </w:tcPr>
          <w:p w14:paraId="627B3069" w14:textId="77777777" w:rsidR="00903EFA" w:rsidRDefault="00EA074E" w:rsidP="00287E63">
            <w:pPr>
              <w:jc w:val="center"/>
            </w:pPr>
            <w:r>
              <w:t>Designated Safety Officer of the Work Place</w:t>
            </w:r>
          </w:p>
          <w:p w14:paraId="3B59FF33" w14:textId="27B4E9D4" w:rsidR="00EA074E" w:rsidRPr="004441F1" w:rsidRDefault="00EA074E" w:rsidP="00287E63">
            <w:pPr>
              <w:jc w:val="center"/>
            </w:pPr>
          </w:p>
        </w:tc>
        <w:tc>
          <w:tcPr>
            <w:tcW w:w="1674" w:type="dxa"/>
            <w:tcBorders>
              <w:top w:val="single" w:sz="4" w:space="0" w:color="auto"/>
              <w:left w:val="single" w:sz="4" w:space="0" w:color="auto"/>
              <w:bottom w:val="single" w:sz="4" w:space="0" w:color="auto"/>
              <w:right w:val="single" w:sz="4" w:space="0" w:color="auto"/>
            </w:tcBorders>
          </w:tcPr>
          <w:p w14:paraId="06A0220B" w14:textId="5CCF3D50" w:rsidR="0097584C" w:rsidRPr="004441F1" w:rsidRDefault="003554BC" w:rsidP="00287E63">
            <w:pPr>
              <w:jc w:val="center"/>
            </w:pPr>
            <w:r>
              <w:t xml:space="preserve">Duly filled-out </w:t>
            </w:r>
            <w:r w:rsidR="00295929">
              <w:t>PARF</w:t>
            </w:r>
          </w:p>
        </w:tc>
      </w:tr>
      <w:tr w:rsidR="00295929" w:rsidRPr="004441F1" w14:paraId="5490ECAE" w14:textId="77777777" w:rsidTr="00F9338C">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4E0BFDFF" w14:textId="0127A8DC" w:rsidR="00295929" w:rsidRDefault="00295929" w:rsidP="00287E63">
            <w:pPr>
              <w:jc w:val="center"/>
            </w:pPr>
            <w:r>
              <w:t>7</w:t>
            </w:r>
          </w:p>
        </w:tc>
        <w:tc>
          <w:tcPr>
            <w:tcW w:w="5427" w:type="dxa"/>
            <w:tcBorders>
              <w:top w:val="single" w:sz="4" w:space="0" w:color="auto"/>
              <w:left w:val="single" w:sz="4" w:space="0" w:color="auto"/>
              <w:bottom w:val="single" w:sz="4" w:space="0" w:color="auto"/>
              <w:right w:val="single" w:sz="4" w:space="0" w:color="auto"/>
            </w:tcBorders>
          </w:tcPr>
          <w:p w14:paraId="3D1BFA13" w14:textId="0F67C301" w:rsidR="00295929" w:rsidRDefault="008A3AF7" w:rsidP="00287E63">
            <w:r>
              <w:t>Notes on the PARF.</w:t>
            </w:r>
          </w:p>
        </w:tc>
        <w:tc>
          <w:tcPr>
            <w:tcW w:w="1620" w:type="dxa"/>
            <w:tcBorders>
              <w:top w:val="single" w:sz="4" w:space="0" w:color="auto"/>
              <w:left w:val="single" w:sz="4" w:space="0" w:color="auto"/>
              <w:bottom w:val="single" w:sz="4" w:space="0" w:color="auto"/>
              <w:right w:val="single" w:sz="4" w:space="0" w:color="auto"/>
            </w:tcBorders>
          </w:tcPr>
          <w:p w14:paraId="59C4BE48" w14:textId="77777777" w:rsidR="00295929" w:rsidRDefault="00295929" w:rsidP="00287E63">
            <w:pPr>
              <w:jc w:val="center"/>
            </w:pPr>
            <w:r>
              <w:t>Concerned Department Head</w:t>
            </w:r>
          </w:p>
          <w:p w14:paraId="75558DF4" w14:textId="5EE38727" w:rsidR="00295929" w:rsidRDefault="00295929" w:rsidP="00287E63">
            <w:pPr>
              <w:jc w:val="center"/>
            </w:pPr>
          </w:p>
        </w:tc>
        <w:tc>
          <w:tcPr>
            <w:tcW w:w="1674" w:type="dxa"/>
            <w:tcBorders>
              <w:top w:val="single" w:sz="4" w:space="0" w:color="auto"/>
              <w:left w:val="single" w:sz="4" w:space="0" w:color="auto"/>
              <w:bottom w:val="single" w:sz="4" w:space="0" w:color="auto"/>
              <w:right w:val="single" w:sz="4" w:space="0" w:color="auto"/>
            </w:tcBorders>
          </w:tcPr>
          <w:p w14:paraId="6E33CEC9" w14:textId="367370C1" w:rsidR="00295929" w:rsidRDefault="00295929" w:rsidP="00287E63">
            <w:pPr>
              <w:jc w:val="center"/>
            </w:pPr>
            <w:r>
              <w:t>Duly filled-out and noted PARF</w:t>
            </w:r>
          </w:p>
        </w:tc>
      </w:tr>
    </w:tbl>
    <w:p w14:paraId="0895AFC7" w14:textId="77777777" w:rsidR="00B57884" w:rsidRDefault="00B57884" w:rsidP="00287E63">
      <w:pPr>
        <w:rPr>
          <w:u w:val="single"/>
        </w:rPr>
      </w:pPr>
    </w:p>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427"/>
        <w:gridCol w:w="1620"/>
        <w:gridCol w:w="1674"/>
      </w:tblGrid>
      <w:tr w:rsidR="00312706" w:rsidRPr="00F70EF8" w14:paraId="25F189F5" w14:textId="77777777" w:rsidTr="00281A0D">
        <w:trPr>
          <w:trHeight w:val="287"/>
          <w:tblHeader/>
          <w:jc w:val="center"/>
        </w:trPr>
        <w:tc>
          <w:tcPr>
            <w:tcW w:w="9397" w:type="dxa"/>
            <w:gridSpan w:val="4"/>
          </w:tcPr>
          <w:p w14:paraId="6FACF4B0" w14:textId="77777777" w:rsidR="00312706" w:rsidRDefault="00312706" w:rsidP="00287E63">
            <w:pPr>
              <w:tabs>
                <w:tab w:val="left" w:pos="3735"/>
                <w:tab w:val="center" w:pos="4590"/>
              </w:tabs>
              <w:rPr>
                <w:sz w:val="16"/>
                <w:szCs w:val="16"/>
              </w:rPr>
            </w:pPr>
          </w:p>
          <w:p w14:paraId="5933E98A" w14:textId="20C23793" w:rsidR="00312706" w:rsidRPr="00510DB9" w:rsidRDefault="00312706" w:rsidP="00287E63">
            <w:pPr>
              <w:tabs>
                <w:tab w:val="left" w:pos="3735"/>
                <w:tab w:val="center" w:pos="4590"/>
              </w:tabs>
              <w:jc w:val="center"/>
            </w:pPr>
            <w:r>
              <w:t>Work Accidents Reporting and Response – Died on the Spot</w:t>
            </w:r>
          </w:p>
          <w:p w14:paraId="379338A9" w14:textId="77777777" w:rsidR="00312706" w:rsidRPr="00F70EF8" w:rsidRDefault="00312706" w:rsidP="00287E63">
            <w:pPr>
              <w:tabs>
                <w:tab w:val="left" w:pos="3735"/>
                <w:tab w:val="center" w:pos="4590"/>
              </w:tabs>
              <w:rPr>
                <w:sz w:val="16"/>
                <w:szCs w:val="16"/>
              </w:rPr>
            </w:pPr>
            <w:r>
              <w:rPr>
                <w:sz w:val="16"/>
                <w:szCs w:val="16"/>
              </w:rPr>
              <w:t xml:space="preserve"> </w:t>
            </w:r>
            <w:r>
              <w:rPr>
                <w:sz w:val="16"/>
                <w:szCs w:val="16"/>
              </w:rPr>
              <w:tab/>
            </w:r>
            <w:r>
              <w:rPr>
                <w:sz w:val="16"/>
                <w:szCs w:val="16"/>
              </w:rPr>
              <w:tab/>
            </w:r>
          </w:p>
        </w:tc>
      </w:tr>
      <w:tr w:rsidR="00312706" w:rsidRPr="004441F1" w14:paraId="31B92D7C" w14:textId="77777777" w:rsidTr="00281A0D">
        <w:trPr>
          <w:trHeight w:val="339"/>
          <w:tblHeader/>
          <w:jc w:val="center"/>
        </w:trPr>
        <w:tc>
          <w:tcPr>
            <w:tcW w:w="676" w:type="dxa"/>
            <w:vAlign w:val="bottom"/>
          </w:tcPr>
          <w:p w14:paraId="3E463852" w14:textId="77777777" w:rsidR="00312706" w:rsidRPr="004441F1" w:rsidRDefault="00312706" w:rsidP="00287E63">
            <w:pPr>
              <w:jc w:val="center"/>
            </w:pPr>
            <w:r w:rsidRPr="004441F1">
              <w:t>Step No.</w:t>
            </w:r>
          </w:p>
        </w:tc>
        <w:tc>
          <w:tcPr>
            <w:tcW w:w="5427" w:type="dxa"/>
            <w:vAlign w:val="bottom"/>
          </w:tcPr>
          <w:p w14:paraId="26EB8419" w14:textId="77777777" w:rsidR="00312706" w:rsidRPr="004441F1" w:rsidRDefault="00312706" w:rsidP="00287E63">
            <w:pPr>
              <w:jc w:val="center"/>
            </w:pPr>
            <w:r w:rsidRPr="004441F1">
              <w:t>Activity</w:t>
            </w:r>
          </w:p>
        </w:tc>
        <w:tc>
          <w:tcPr>
            <w:tcW w:w="1620" w:type="dxa"/>
            <w:vAlign w:val="bottom"/>
          </w:tcPr>
          <w:p w14:paraId="3437728C" w14:textId="77777777" w:rsidR="00312706" w:rsidRPr="004441F1" w:rsidRDefault="00312706" w:rsidP="00287E63">
            <w:pPr>
              <w:jc w:val="center"/>
            </w:pPr>
            <w:r w:rsidRPr="004441F1">
              <w:t>Personnel</w:t>
            </w:r>
          </w:p>
          <w:p w14:paraId="4E3238EE" w14:textId="77777777" w:rsidR="00312706" w:rsidRPr="004441F1" w:rsidRDefault="00312706" w:rsidP="00287E63">
            <w:pPr>
              <w:jc w:val="center"/>
            </w:pPr>
            <w:r w:rsidRPr="004441F1">
              <w:t>Involved</w:t>
            </w:r>
          </w:p>
        </w:tc>
        <w:tc>
          <w:tcPr>
            <w:tcW w:w="1674" w:type="dxa"/>
            <w:vAlign w:val="bottom"/>
          </w:tcPr>
          <w:p w14:paraId="77BED4A7" w14:textId="77777777" w:rsidR="00312706" w:rsidRPr="004441F1" w:rsidRDefault="00312706" w:rsidP="00287E63">
            <w:pPr>
              <w:jc w:val="center"/>
            </w:pPr>
            <w:r w:rsidRPr="004441F1">
              <w:t>Business</w:t>
            </w:r>
          </w:p>
          <w:p w14:paraId="6EF114D5" w14:textId="77777777" w:rsidR="00312706" w:rsidRPr="004441F1" w:rsidRDefault="00312706" w:rsidP="00287E63">
            <w:pPr>
              <w:jc w:val="center"/>
            </w:pPr>
            <w:r w:rsidRPr="004441F1">
              <w:t>Forms</w:t>
            </w:r>
          </w:p>
        </w:tc>
      </w:tr>
      <w:tr w:rsidR="00312706" w:rsidRPr="008F3E9A" w14:paraId="2C78D3CF" w14:textId="77777777" w:rsidTr="00281A0D">
        <w:trPr>
          <w:trHeight w:val="307"/>
          <w:jc w:val="center"/>
        </w:trPr>
        <w:tc>
          <w:tcPr>
            <w:tcW w:w="676" w:type="dxa"/>
            <w:tcBorders>
              <w:bottom w:val="single" w:sz="4" w:space="0" w:color="auto"/>
            </w:tcBorders>
          </w:tcPr>
          <w:p w14:paraId="2812BC80" w14:textId="77777777" w:rsidR="00312706" w:rsidRPr="004441F1" w:rsidRDefault="00312706" w:rsidP="00287E63">
            <w:pPr>
              <w:jc w:val="center"/>
            </w:pPr>
            <w:r w:rsidRPr="004441F1">
              <w:t>1</w:t>
            </w:r>
          </w:p>
        </w:tc>
        <w:tc>
          <w:tcPr>
            <w:tcW w:w="5427" w:type="dxa"/>
            <w:tcBorders>
              <w:bottom w:val="single" w:sz="4" w:space="0" w:color="auto"/>
            </w:tcBorders>
          </w:tcPr>
          <w:p w14:paraId="04AAEC8B" w14:textId="43F556DE" w:rsidR="00312706" w:rsidRDefault="00802C1E" w:rsidP="00287E63">
            <w:pPr>
              <w:tabs>
                <w:tab w:val="left" w:pos="4270"/>
              </w:tabs>
            </w:pPr>
            <w:r>
              <w:t>In case an employee, after an accident occurred in the work place, is found dead on the spot, the designated safety officer of the work place shall secure the site</w:t>
            </w:r>
            <w:r w:rsidR="00E44359">
              <w:t xml:space="preserve"> where the accident </w:t>
            </w:r>
            <w:r w:rsidR="009A6ACF">
              <w:t xml:space="preserve">happened </w:t>
            </w:r>
            <w:r>
              <w:t>and the deceased.</w:t>
            </w:r>
            <w:r w:rsidR="004710DE">
              <w:t xml:space="preserve"> He </w:t>
            </w:r>
            <w:r w:rsidR="00D45292">
              <w:t>must ensure that everything is unmoved on site where accident occurred.</w:t>
            </w:r>
          </w:p>
          <w:p w14:paraId="71D634CB" w14:textId="099DC568" w:rsidR="00802C1E" w:rsidRPr="0040645A" w:rsidRDefault="00802C1E" w:rsidP="00287E63">
            <w:pPr>
              <w:tabs>
                <w:tab w:val="left" w:pos="4270"/>
              </w:tabs>
            </w:pPr>
          </w:p>
        </w:tc>
        <w:tc>
          <w:tcPr>
            <w:tcW w:w="1620" w:type="dxa"/>
            <w:tcBorders>
              <w:bottom w:val="single" w:sz="4" w:space="0" w:color="auto"/>
            </w:tcBorders>
          </w:tcPr>
          <w:p w14:paraId="41B435B9" w14:textId="5D496156" w:rsidR="00312706" w:rsidRPr="004441F1" w:rsidRDefault="003C78D9" w:rsidP="00287E63">
            <w:pPr>
              <w:jc w:val="center"/>
            </w:pPr>
            <w:r>
              <w:t>Designated Safety Officer of the Work Place</w:t>
            </w:r>
          </w:p>
        </w:tc>
        <w:tc>
          <w:tcPr>
            <w:tcW w:w="1674" w:type="dxa"/>
            <w:tcBorders>
              <w:bottom w:val="single" w:sz="4" w:space="0" w:color="auto"/>
            </w:tcBorders>
          </w:tcPr>
          <w:p w14:paraId="397DDC4A" w14:textId="77777777" w:rsidR="00312706" w:rsidRPr="008F3E9A" w:rsidRDefault="00312706" w:rsidP="00287E63"/>
        </w:tc>
      </w:tr>
      <w:tr w:rsidR="00312706" w:rsidRPr="004441F1" w14:paraId="228D0E69" w14:textId="77777777" w:rsidTr="00281A0D">
        <w:trPr>
          <w:trHeight w:val="161"/>
          <w:jc w:val="center"/>
        </w:trPr>
        <w:tc>
          <w:tcPr>
            <w:tcW w:w="676" w:type="dxa"/>
            <w:tcBorders>
              <w:bottom w:val="single" w:sz="4" w:space="0" w:color="auto"/>
            </w:tcBorders>
          </w:tcPr>
          <w:p w14:paraId="32626645" w14:textId="77777777" w:rsidR="00312706" w:rsidRPr="004441F1" w:rsidRDefault="00312706" w:rsidP="00287E63">
            <w:pPr>
              <w:jc w:val="center"/>
            </w:pPr>
            <w:r w:rsidRPr="004441F1">
              <w:t>2</w:t>
            </w:r>
          </w:p>
        </w:tc>
        <w:tc>
          <w:tcPr>
            <w:tcW w:w="5427" w:type="dxa"/>
            <w:tcBorders>
              <w:bottom w:val="single" w:sz="4" w:space="0" w:color="auto"/>
            </w:tcBorders>
          </w:tcPr>
          <w:p w14:paraId="6C6E8F30" w14:textId="77777777" w:rsidR="00312706" w:rsidRDefault="00F35C8B" w:rsidP="00287E63">
            <w:pPr>
              <w:tabs>
                <w:tab w:val="left" w:pos="1196"/>
              </w:tabs>
            </w:pPr>
            <w:r>
              <w:t>Notify concerned department head and HR department of the incident.</w:t>
            </w:r>
          </w:p>
          <w:p w14:paraId="03FA3625" w14:textId="119A6DAF" w:rsidR="00F35C8B" w:rsidRPr="004441F1" w:rsidRDefault="00F35C8B" w:rsidP="00287E63">
            <w:pPr>
              <w:tabs>
                <w:tab w:val="left" w:pos="1196"/>
              </w:tabs>
            </w:pPr>
          </w:p>
        </w:tc>
        <w:tc>
          <w:tcPr>
            <w:tcW w:w="1620" w:type="dxa"/>
            <w:tcBorders>
              <w:bottom w:val="single" w:sz="4" w:space="0" w:color="auto"/>
            </w:tcBorders>
          </w:tcPr>
          <w:p w14:paraId="35B3F9AC" w14:textId="77777777" w:rsidR="00312706" w:rsidRDefault="003C78D9" w:rsidP="00287E63">
            <w:pPr>
              <w:jc w:val="center"/>
            </w:pPr>
            <w:r>
              <w:t>Designated Safety Officer of the Work Place</w:t>
            </w:r>
          </w:p>
          <w:p w14:paraId="30FBCB16" w14:textId="7A374737" w:rsidR="003C78D9" w:rsidRPr="004441F1" w:rsidRDefault="003C78D9" w:rsidP="00287E63">
            <w:pPr>
              <w:jc w:val="center"/>
            </w:pPr>
          </w:p>
        </w:tc>
        <w:tc>
          <w:tcPr>
            <w:tcW w:w="1674" w:type="dxa"/>
            <w:tcBorders>
              <w:bottom w:val="single" w:sz="4" w:space="0" w:color="auto"/>
            </w:tcBorders>
          </w:tcPr>
          <w:p w14:paraId="46AAD3D3" w14:textId="77777777" w:rsidR="00312706" w:rsidRPr="004441F1" w:rsidRDefault="00312706" w:rsidP="00287E63"/>
        </w:tc>
      </w:tr>
      <w:tr w:rsidR="00312706" w:rsidRPr="004441F1" w14:paraId="67B30DFC" w14:textId="77777777" w:rsidTr="00281A0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186E93EF" w14:textId="77777777" w:rsidR="00312706" w:rsidRPr="004441F1" w:rsidRDefault="00312706" w:rsidP="00287E63">
            <w:pPr>
              <w:jc w:val="center"/>
            </w:pPr>
            <w:r w:rsidRPr="004441F1">
              <w:t>3</w:t>
            </w:r>
          </w:p>
        </w:tc>
        <w:tc>
          <w:tcPr>
            <w:tcW w:w="5427" w:type="dxa"/>
            <w:tcBorders>
              <w:top w:val="single" w:sz="4" w:space="0" w:color="auto"/>
              <w:left w:val="single" w:sz="4" w:space="0" w:color="auto"/>
              <w:bottom w:val="single" w:sz="4" w:space="0" w:color="auto"/>
              <w:right w:val="single" w:sz="4" w:space="0" w:color="auto"/>
            </w:tcBorders>
          </w:tcPr>
          <w:p w14:paraId="53F466F3" w14:textId="77777777" w:rsidR="00312706" w:rsidRDefault="00F35C8B" w:rsidP="00287E63">
            <w:r>
              <w:t>Call police and accredited hospital physician to conduct an investigation.</w:t>
            </w:r>
          </w:p>
          <w:p w14:paraId="1F5CB020" w14:textId="77777777" w:rsidR="00F35C8B" w:rsidRDefault="00F35C8B" w:rsidP="00287E63"/>
          <w:p w14:paraId="6BDE39A5" w14:textId="3E2B7950" w:rsidR="00220EB7" w:rsidRDefault="00220EB7" w:rsidP="00287E63">
            <w:r>
              <w:t>After the investigation, call appropriate person to transport deceased to morgue.</w:t>
            </w:r>
          </w:p>
          <w:p w14:paraId="652DFDBB" w14:textId="2B04A297" w:rsidR="00220EB7" w:rsidRPr="004441F1" w:rsidRDefault="00220EB7" w:rsidP="00287E63"/>
        </w:tc>
        <w:tc>
          <w:tcPr>
            <w:tcW w:w="1620" w:type="dxa"/>
            <w:tcBorders>
              <w:top w:val="single" w:sz="4" w:space="0" w:color="auto"/>
              <w:left w:val="single" w:sz="4" w:space="0" w:color="auto"/>
              <w:bottom w:val="single" w:sz="4" w:space="0" w:color="auto"/>
              <w:right w:val="single" w:sz="4" w:space="0" w:color="auto"/>
            </w:tcBorders>
          </w:tcPr>
          <w:p w14:paraId="5D3EABB3" w14:textId="77777777" w:rsidR="00312706" w:rsidRDefault="003C78D9" w:rsidP="00287E63">
            <w:pPr>
              <w:jc w:val="center"/>
            </w:pPr>
            <w:r>
              <w:t>Designated Safety Officer of the Work Place</w:t>
            </w:r>
          </w:p>
          <w:p w14:paraId="306BDAD5" w14:textId="2093B2CA" w:rsidR="003C78D9" w:rsidRPr="004441F1" w:rsidRDefault="003C78D9" w:rsidP="00287E63">
            <w:pPr>
              <w:jc w:val="center"/>
            </w:pPr>
          </w:p>
        </w:tc>
        <w:tc>
          <w:tcPr>
            <w:tcW w:w="1674" w:type="dxa"/>
            <w:tcBorders>
              <w:top w:val="single" w:sz="4" w:space="0" w:color="auto"/>
              <w:left w:val="single" w:sz="4" w:space="0" w:color="auto"/>
              <w:bottom w:val="single" w:sz="4" w:space="0" w:color="auto"/>
              <w:right w:val="single" w:sz="4" w:space="0" w:color="auto"/>
            </w:tcBorders>
          </w:tcPr>
          <w:p w14:paraId="34B6E66F" w14:textId="77777777" w:rsidR="00312706" w:rsidRPr="004441F1" w:rsidRDefault="00312706" w:rsidP="00287E63">
            <w:pPr>
              <w:jc w:val="center"/>
            </w:pPr>
          </w:p>
        </w:tc>
      </w:tr>
      <w:tr w:rsidR="00555F69" w:rsidRPr="004441F1" w14:paraId="17C78D7E" w14:textId="77777777" w:rsidTr="00281A0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4F145F28" w14:textId="0230BAFC" w:rsidR="00555F69" w:rsidRPr="004441F1" w:rsidRDefault="00555F69" w:rsidP="00287E63">
            <w:pPr>
              <w:jc w:val="center"/>
            </w:pPr>
            <w:r>
              <w:t>4</w:t>
            </w:r>
          </w:p>
        </w:tc>
        <w:tc>
          <w:tcPr>
            <w:tcW w:w="5427" w:type="dxa"/>
            <w:tcBorders>
              <w:top w:val="single" w:sz="4" w:space="0" w:color="auto"/>
              <w:left w:val="single" w:sz="4" w:space="0" w:color="auto"/>
              <w:bottom w:val="single" w:sz="4" w:space="0" w:color="auto"/>
              <w:right w:val="single" w:sz="4" w:space="0" w:color="auto"/>
            </w:tcBorders>
          </w:tcPr>
          <w:p w14:paraId="1CA95DA8" w14:textId="77777777" w:rsidR="00555F69" w:rsidRDefault="00555F69" w:rsidP="00287E63">
            <w:r>
              <w:t>Prepare Personnel Accident Report Form.</w:t>
            </w:r>
          </w:p>
          <w:p w14:paraId="5B9361AA" w14:textId="218E2A81" w:rsidR="00555F69" w:rsidRDefault="00555F69" w:rsidP="00287E63"/>
        </w:tc>
        <w:tc>
          <w:tcPr>
            <w:tcW w:w="1620" w:type="dxa"/>
            <w:tcBorders>
              <w:top w:val="single" w:sz="4" w:space="0" w:color="auto"/>
              <w:left w:val="single" w:sz="4" w:space="0" w:color="auto"/>
              <w:bottom w:val="single" w:sz="4" w:space="0" w:color="auto"/>
              <w:right w:val="single" w:sz="4" w:space="0" w:color="auto"/>
            </w:tcBorders>
          </w:tcPr>
          <w:p w14:paraId="287ABDBE" w14:textId="77777777" w:rsidR="00555F69" w:rsidRDefault="00555F69" w:rsidP="00287E63">
            <w:pPr>
              <w:jc w:val="center"/>
            </w:pPr>
            <w:r>
              <w:t>Designated Safety Officer of the Work Place</w:t>
            </w:r>
          </w:p>
          <w:p w14:paraId="40169252" w14:textId="79E8CB90" w:rsidR="00555F69" w:rsidRPr="004441F1" w:rsidRDefault="00555F69" w:rsidP="00287E63">
            <w:pPr>
              <w:jc w:val="center"/>
            </w:pPr>
          </w:p>
        </w:tc>
        <w:tc>
          <w:tcPr>
            <w:tcW w:w="1674" w:type="dxa"/>
            <w:tcBorders>
              <w:top w:val="single" w:sz="4" w:space="0" w:color="auto"/>
              <w:left w:val="single" w:sz="4" w:space="0" w:color="auto"/>
              <w:bottom w:val="single" w:sz="4" w:space="0" w:color="auto"/>
              <w:right w:val="single" w:sz="4" w:space="0" w:color="auto"/>
            </w:tcBorders>
          </w:tcPr>
          <w:p w14:paraId="3CF82C48" w14:textId="07CDDA7C" w:rsidR="00555F69" w:rsidRPr="004441F1" w:rsidRDefault="00555F69" w:rsidP="00287E63">
            <w:pPr>
              <w:jc w:val="center"/>
            </w:pPr>
            <w:r>
              <w:t>Duly filled-out PARF</w:t>
            </w:r>
          </w:p>
        </w:tc>
      </w:tr>
      <w:tr w:rsidR="00555F69" w:rsidRPr="004441F1" w14:paraId="79D38A97" w14:textId="77777777" w:rsidTr="00281A0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393581F9" w14:textId="54299AA7" w:rsidR="00555F69" w:rsidRDefault="00555F69" w:rsidP="00287E63">
            <w:pPr>
              <w:jc w:val="center"/>
            </w:pPr>
            <w:r>
              <w:t>5</w:t>
            </w:r>
          </w:p>
        </w:tc>
        <w:tc>
          <w:tcPr>
            <w:tcW w:w="5427" w:type="dxa"/>
            <w:tcBorders>
              <w:top w:val="single" w:sz="4" w:space="0" w:color="auto"/>
              <w:left w:val="single" w:sz="4" w:space="0" w:color="auto"/>
              <w:bottom w:val="single" w:sz="4" w:space="0" w:color="auto"/>
              <w:right w:val="single" w:sz="4" w:space="0" w:color="auto"/>
            </w:tcBorders>
          </w:tcPr>
          <w:p w14:paraId="54C7FF5A" w14:textId="7F438891" w:rsidR="00555F69" w:rsidRDefault="00555F69" w:rsidP="00287E63">
            <w:r>
              <w:t>Notes on the PARF.</w:t>
            </w:r>
          </w:p>
        </w:tc>
        <w:tc>
          <w:tcPr>
            <w:tcW w:w="1620" w:type="dxa"/>
            <w:tcBorders>
              <w:top w:val="single" w:sz="4" w:space="0" w:color="auto"/>
              <w:left w:val="single" w:sz="4" w:space="0" w:color="auto"/>
              <w:bottom w:val="single" w:sz="4" w:space="0" w:color="auto"/>
              <w:right w:val="single" w:sz="4" w:space="0" w:color="auto"/>
            </w:tcBorders>
          </w:tcPr>
          <w:p w14:paraId="5CDB301A" w14:textId="77777777" w:rsidR="00555F69" w:rsidRDefault="00555F69" w:rsidP="00287E63">
            <w:pPr>
              <w:jc w:val="center"/>
            </w:pPr>
            <w:r>
              <w:t>Concerned Department Head</w:t>
            </w:r>
          </w:p>
          <w:p w14:paraId="179C0DFE" w14:textId="77777777" w:rsidR="00555F69" w:rsidRDefault="00555F69" w:rsidP="00287E63">
            <w:pPr>
              <w:jc w:val="center"/>
            </w:pPr>
          </w:p>
        </w:tc>
        <w:tc>
          <w:tcPr>
            <w:tcW w:w="1674" w:type="dxa"/>
            <w:tcBorders>
              <w:top w:val="single" w:sz="4" w:space="0" w:color="auto"/>
              <w:left w:val="single" w:sz="4" w:space="0" w:color="auto"/>
              <w:bottom w:val="single" w:sz="4" w:space="0" w:color="auto"/>
              <w:right w:val="single" w:sz="4" w:space="0" w:color="auto"/>
            </w:tcBorders>
          </w:tcPr>
          <w:p w14:paraId="58D18B22" w14:textId="5FD13C9F" w:rsidR="00555F69" w:rsidRDefault="00555F69" w:rsidP="00287E63">
            <w:pPr>
              <w:jc w:val="center"/>
            </w:pPr>
            <w:r>
              <w:t>Duly filled-out and noted PARF</w:t>
            </w:r>
          </w:p>
        </w:tc>
      </w:tr>
    </w:tbl>
    <w:p w14:paraId="19414F1B" w14:textId="54692F6E" w:rsidR="00F86F17" w:rsidRDefault="00F86F17" w:rsidP="00287E63">
      <w:pPr>
        <w:rPr>
          <w:u w:val="single"/>
        </w:rPr>
      </w:pPr>
      <w:r>
        <w:rPr>
          <w:u w:val="single"/>
        </w:rPr>
        <w:br w:type="page"/>
      </w:r>
    </w:p>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427"/>
        <w:gridCol w:w="1620"/>
        <w:gridCol w:w="1674"/>
      </w:tblGrid>
      <w:tr w:rsidR="00900911" w:rsidRPr="00F70EF8" w14:paraId="662FD7EF" w14:textId="77777777" w:rsidTr="00281A0D">
        <w:trPr>
          <w:trHeight w:val="287"/>
          <w:tblHeader/>
          <w:jc w:val="center"/>
        </w:trPr>
        <w:tc>
          <w:tcPr>
            <w:tcW w:w="9397" w:type="dxa"/>
            <w:gridSpan w:val="4"/>
          </w:tcPr>
          <w:p w14:paraId="65BD74B0" w14:textId="77777777" w:rsidR="00900911" w:rsidRDefault="00900911" w:rsidP="00287E63">
            <w:pPr>
              <w:tabs>
                <w:tab w:val="left" w:pos="3735"/>
                <w:tab w:val="center" w:pos="4590"/>
              </w:tabs>
              <w:rPr>
                <w:sz w:val="16"/>
                <w:szCs w:val="16"/>
              </w:rPr>
            </w:pPr>
          </w:p>
          <w:p w14:paraId="30326412" w14:textId="0415A2BA" w:rsidR="00900911" w:rsidRPr="00510DB9" w:rsidRDefault="001F3C88" w:rsidP="00287E63">
            <w:pPr>
              <w:tabs>
                <w:tab w:val="left" w:pos="3735"/>
                <w:tab w:val="center" w:pos="4590"/>
              </w:tabs>
              <w:jc w:val="center"/>
            </w:pPr>
            <w:r>
              <w:t>HR Incident Response and Documentation</w:t>
            </w:r>
          </w:p>
          <w:p w14:paraId="1835E21B" w14:textId="77777777" w:rsidR="00900911" w:rsidRPr="00F70EF8" w:rsidRDefault="00900911" w:rsidP="00287E63">
            <w:pPr>
              <w:tabs>
                <w:tab w:val="left" w:pos="3735"/>
                <w:tab w:val="center" w:pos="4590"/>
              </w:tabs>
              <w:rPr>
                <w:sz w:val="16"/>
                <w:szCs w:val="16"/>
              </w:rPr>
            </w:pPr>
            <w:r>
              <w:rPr>
                <w:sz w:val="16"/>
                <w:szCs w:val="16"/>
              </w:rPr>
              <w:t xml:space="preserve"> </w:t>
            </w:r>
            <w:r>
              <w:rPr>
                <w:sz w:val="16"/>
                <w:szCs w:val="16"/>
              </w:rPr>
              <w:tab/>
            </w:r>
            <w:r>
              <w:rPr>
                <w:sz w:val="16"/>
                <w:szCs w:val="16"/>
              </w:rPr>
              <w:tab/>
            </w:r>
          </w:p>
        </w:tc>
      </w:tr>
      <w:tr w:rsidR="00900911" w:rsidRPr="004441F1" w14:paraId="7C99A889" w14:textId="77777777" w:rsidTr="00281A0D">
        <w:trPr>
          <w:trHeight w:val="339"/>
          <w:tblHeader/>
          <w:jc w:val="center"/>
        </w:trPr>
        <w:tc>
          <w:tcPr>
            <w:tcW w:w="676" w:type="dxa"/>
            <w:vAlign w:val="bottom"/>
          </w:tcPr>
          <w:p w14:paraId="547BD985" w14:textId="77777777" w:rsidR="00900911" w:rsidRPr="004441F1" w:rsidRDefault="00900911" w:rsidP="00287E63">
            <w:pPr>
              <w:jc w:val="center"/>
            </w:pPr>
            <w:r w:rsidRPr="004441F1">
              <w:t>Step No.</w:t>
            </w:r>
          </w:p>
        </w:tc>
        <w:tc>
          <w:tcPr>
            <w:tcW w:w="5427" w:type="dxa"/>
            <w:vAlign w:val="bottom"/>
          </w:tcPr>
          <w:p w14:paraId="2E549A29" w14:textId="77777777" w:rsidR="00900911" w:rsidRPr="004441F1" w:rsidRDefault="00900911" w:rsidP="00287E63">
            <w:pPr>
              <w:jc w:val="center"/>
            </w:pPr>
            <w:r w:rsidRPr="004441F1">
              <w:t>Activity</w:t>
            </w:r>
          </w:p>
        </w:tc>
        <w:tc>
          <w:tcPr>
            <w:tcW w:w="1620" w:type="dxa"/>
            <w:vAlign w:val="bottom"/>
          </w:tcPr>
          <w:p w14:paraId="7EAADE5F" w14:textId="77777777" w:rsidR="00900911" w:rsidRPr="004441F1" w:rsidRDefault="00900911" w:rsidP="00287E63">
            <w:pPr>
              <w:jc w:val="center"/>
            </w:pPr>
            <w:r w:rsidRPr="004441F1">
              <w:t>Personnel</w:t>
            </w:r>
          </w:p>
          <w:p w14:paraId="7C21EDA6" w14:textId="77777777" w:rsidR="00900911" w:rsidRPr="004441F1" w:rsidRDefault="00900911" w:rsidP="00287E63">
            <w:pPr>
              <w:jc w:val="center"/>
            </w:pPr>
            <w:r w:rsidRPr="004441F1">
              <w:t>Involved</w:t>
            </w:r>
          </w:p>
        </w:tc>
        <w:tc>
          <w:tcPr>
            <w:tcW w:w="1674" w:type="dxa"/>
            <w:vAlign w:val="bottom"/>
          </w:tcPr>
          <w:p w14:paraId="3CA70559" w14:textId="77777777" w:rsidR="00900911" w:rsidRPr="004441F1" w:rsidRDefault="00900911" w:rsidP="00287E63">
            <w:pPr>
              <w:jc w:val="center"/>
            </w:pPr>
            <w:r w:rsidRPr="004441F1">
              <w:t>Business</w:t>
            </w:r>
          </w:p>
          <w:p w14:paraId="6E84ED8A" w14:textId="77777777" w:rsidR="00900911" w:rsidRPr="004441F1" w:rsidRDefault="00900911" w:rsidP="00287E63">
            <w:pPr>
              <w:jc w:val="center"/>
            </w:pPr>
            <w:r w:rsidRPr="004441F1">
              <w:t>Forms</w:t>
            </w:r>
          </w:p>
        </w:tc>
      </w:tr>
      <w:tr w:rsidR="00900911" w:rsidRPr="008F3E9A" w14:paraId="3FAF8D5A" w14:textId="77777777" w:rsidTr="00281A0D">
        <w:trPr>
          <w:trHeight w:val="307"/>
          <w:jc w:val="center"/>
        </w:trPr>
        <w:tc>
          <w:tcPr>
            <w:tcW w:w="676" w:type="dxa"/>
            <w:tcBorders>
              <w:bottom w:val="single" w:sz="4" w:space="0" w:color="auto"/>
            </w:tcBorders>
          </w:tcPr>
          <w:p w14:paraId="2DE39512" w14:textId="77777777" w:rsidR="00900911" w:rsidRPr="004441F1" w:rsidRDefault="00900911" w:rsidP="00287E63">
            <w:pPr>
              <w:jc w:val="center"/>
            </w:pPr>
            <w:r w:rsidRPr="004441F1">
              <w:t>1</w:t>
            </w:r>
          </w:p>
        </w:tc>
        <w:tc>
          <w:tcPr>
            <w:tcW w:w="5427" w:type="dxa"/>
            <w:tcBorders>
              <w:bottom w:val="single" w:sz="4" w:space="0" w:color="auto"/>
            </w:tcBorders>
          </w:tcPr>
          <w:p w14:paraId="16B3243C" w14:textId="54D13F40" w:rsidR="00900911" w:rsidRDefault="009600E1" w:rsidP="00287E63">
            <w:pPr>
              <w:tabs>
                <w:tab w:val="left" w:pos="4270"/>
              </w:tabs>
            </w:pPr>
            <w:r>
              <w:t xml:space="preserve">Receives </w:t>
            </w:r>
            <w:r w:rsidR="006A3F2F">
              <w:t>duly accomplished PARF</w:t>
            </w:r>
          </w:p>
          <w:p w14:paraId="0EDA8C6A" w14:textId="6E4636D9" w:rsidR="009600E1" w:rsidRPr="0040645A" w:rsidRDefault="009600E1" w:rsidP="00287E63">
            <w:pPr>
              <w:tabs>
                <w:tab w:val="left" w:pos="4270"/>
              </w:tabs>
            </w:pPr>
          </w:p>
        </w:tc>
        <w:tc>
          <w:tcPr>
            <w:tcW w:w="1620" w:type="dxa"/>
            <w:tcBorders>
              <w:bottom w:val="single" w:sz="4" w:space="0" w:color="auto"/>
            </w:tcBorders>
          </w:tcPr>
          <w:p w14:paraId="71496CD0" w14:textId="57843E5A" w:rsidR="00900911" w:rsidRPr="004441F1" w:rsidRDefault="00F71114" w:rsidP="00287E63">
            <w:pPr>
              <w:jc w:val="center"/>
            </w:pPr>
            <w:r>
              <w:t>HR Staff</w:t>
            </w:r>
          </w:p>
        </w:tc>
        <w:tc>
          <w:tcPr>
            <w:tcW w:w="1674" w:type="dxa"/>
            <w:tcBorders>
              <w:bottom w:val="single" w:sz="4" w:space="0" w:color="auto"/>
            </w:tcBorders>
          </w:tcPr>
          <w:p w14:paraId="64673E82" w14:textId="2489B981" w:rsidR="00900911" w:rsidRDefault="00C954FB" w:rsidP="00287E63">
            <w:r>
              <w:t>Duly filled-out and noted PARF</w:t>
            </w:r>
          </w:p>
          <w:p w14:paraId="1734A3D8" w14:textId="77777777" w:rsidR="0060051F" w:rsidRDefault="0060051F" w:rsidP="00287E63"/>
          <w:p w14:paraId="28E04B25" w14:textId="4FDAC7ED" w:rsidR="0060051F" w:rsidRPr="008F3E9A" w:rsidRDefault="0060051F" w:rsidP="00287E63"/>
        </w:tc>
      </w:tr>
      <w:tr w:rsidR="00900911" w:rsidRPr="004441F1" w14:paraId="364FF24A" w14:textId="77777777" w:rsidTr="00281A0D">
        <w:trPr>
          <w:trHeight w:val="161"/>
          <w:jc w:val="center"/>
        </w:trPr>
        <w:tc>
          <w:tcPr>
            <w:tcW w:w="676" w:type="dxa"/>
            <w:tcBorders>
              <w:bottom w:val="single" w:sz="4" w:space="0" w:color="auto"/>
            </w:tcBorders>
          </w:tcPr>
          <w:p w14:paraId="4CCE9767" w14:textId="77777777" w:rsidR="00900911" w:rsidRPr="004441F1" w:rsidRDefault="00900911" w:rsidP="00287E63">
            <w:pPr>
              <w:jc w:val="center"/>
            </w:pPr>
            <w:r w:rsidRPr="004441F1">
              <w:t>2</w:t>
            </w:r>
          </w:p>
        </w:tc>
        <w:tc>
          <w:tcPr>
            <w:tcW w:w="5427" w:type="dxa"/>
            <w:tcBorders>
              <w:bottom w:val="single" w:sz="4" w:space="0" w:color="auto"/>
            </w:tcBorders>
          </w:tcPr>
          <w:p w14:paraId="054B4681" w14:textId="77777777" w:rsidR="00900911" w:rsidRDefault="009600E1" w:rsidP="00287E63">
            <w:pPr>
              <w:tabs>
                <w:tab w:val="left" w:pos="1196"/>
              </w:tabs>
            </w:pPr>
            <w:r>
              <w:t>Coordinate with the safety committee members of the workplace to conduct an investigation.</w:t>
            </w:r>
          </w:p>
          <w:p w14:paraId="00789DFA" w14:textId="77777777" w:rsidR="009600E1" w:rsidRDefault="009600E1" w:rsidP="00287E63">
            <w:pPr>
              <w:tabs>
                <w:tab w:val="left" w:pos="1196"/>
              </w:tabs>
            </w:pPr>
          </w:p>
          <w:p w14:paraId="7D06539E" w14:textId="2A1FB401" w:rsidR="00ED6A49" w:rsidRDefault="00ED6A49" w:rsidP="00287E63">
            <w:pPr>
              <w:tabs>
                <w:tab w:val="left" w:pos="1196"/>
              </w:tabs>
            </w:pPr>
            <w:r>
              <w:t xml:space="preserve">For incidents resulting to fatal injuries or died on the spot, obtain police investigation and examination results of </w:t>
            </w:r>
            <w:r w:rsidR="00A04C9C">
              <w:t xml:space="preserve">accredited hospital’s </w:t>
            </w:r>
            <w:r>
              <w:t>physicians.</w:t>
            </w:r>
          </w:p>
          <w:p w14:paraId="2C931EDD" w14:textId="3D5688D4" w:rsidR="00362908" w:rsidRPr="004441F1" w:rsidRDefault="00362908" w:rsidP="00287E63">
            <w:pPr>
              <w:tabs>
                <w:tab w:val="left" w:pos="1196"/>
              </w:tabs>
            </w:pPr>
          </w:p>
        </w:tc>
        <w:tc>
          <w:tcPr>
            <w:tcW w:w="1620" w:type="dxa"/>
            <w:tcBorders>
              <w:bottom w:val="single" w:sz="4" w:space="0" w:color="auto"/>
            </w:tcBorders>
          </w:tcPr>
          <w:p w14:paraId="2313D2F6" w14:textId="342272F9" w:rsidR="00900911" w:rsidRPr="004441F1" w:rsidRDefault="00F71114" w:rsidP="00287E63">
            <w:pPr>
              <w:jc w:val="center"/>
            </w:pPr>
            <w:r>
              <w:t>HR Staff</w:t>
            </w:r>
          </w:p>
        </w:tc>
        <w:tc>
          <w:tcPr>
            <w:tcW w:w="1674" w:type="dxa"/>
            <w:tcBorders>
              <w:bottom w:val="single" w:sz="4" w:space="0" w:color="auto"/>
            </w:tcBorders>
          </w:tcPr>
          <w:p w14:paraId="4A90F691" w14:textId="77777777" w:rsidR="00900911" w:rsidRPr="004441F1" w:rsidRDefault="00900911" w:rsidP="00287E63"/>
        </w:tc>
      </w:tr>
      <w:tr w:rsidR="00900911" w:rsidRPr="004441F1" w14:paraId="5BFDA07D" w14:textId="77777777" w:rsidTr="00281A0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340EE404" w14:textId="77777777" w:rsidR="00900911" w:rsidRPr="004441F1" w:rsidRDefault="00900911" w:rsidP="00287E63">
            <w:pPr>
              <w:jc w:val="center"/>
            </w:pPr>
            <w:r w:rsidRPr="004441F1">
              <w:t>3</w:t>
            </w:r>
          </w:p>
        </w:tc>
        <w:tc>
          <w:tcPr>
            <w:tcW w:w="5427" w:type="dxa"/>
            <w:tcBorders>
              <w:top w:val="single" w:sz="4" w:space="0" w:color="auto"/>
              <w:left w:val="single" w:sz="4" w:space="0" w:color="auto"/>
              <w:bottom w:val="single" w:sz="4" w:space="0" w:color="auto"/>
              <w:right w:val="single" w:sz="4" w:space="0" w:color="auto"/>
            </w:tcBorders>
          </w:tcPr>
          <w:p w14:paraId="3A4E2CD8" w14:textId="6B9D2462" w:rsidR="009A3A9F" w:rsidRPr="004441F1" w:rsidRDefault="009A3A9F" w:rsidP="00287E63">
            <w:r>
              <w:t>Prepare</w:t>
            </w:r>
            <w:r w:rsidR="00682AF4">
              <w:t>s HR Action Memo.</w:t>
            </w:r>
          </w:p>
        </w:tc>
        <w:tc>
          <w:tcPr>
            <w:tcW w:w="1620" w:type="dxa"/>
            <w:tcBorders>
              <w:top w:val="single" w:sz="4" w:space="0" w:color="auto"/>
              <w:left w:val="single" w:sz="4" w:space="0" w:color="auto"/>
              <w:bottom w:val="single" w:sz="4" w:space="0" w:color="auto"/>
              <w:right w:val="single" w:sz="4" w:space="0" w:color="auto"/>
            </w:tcBorders>
          </w:tcPr>
          <w:p w14:paraId="641B2791" w14:textId="02EB4830" w:rsidR="00900911" w:rsidRPr="004441F1" w:rsidRDefault="00F71114" w:rsidP="00287E63">
            <w:pPr>
              <w:jc w:val="center"/>
            </w:pPr>
            <w:r>
              <w:t>HR Staff</w:t>
            </w:r>
          </w:p>
        </w:tc>
        <w:tc>
          <w:tcPr>
            <w:tcW w:w="1674" w:type="dxa"/>
            <w:tcBorders>
              <w:top w:val="single" w:sz="4" w:space="0" w:color="auto"/>
              <w:left w:val="single" w:sz="4" w:space="0" w:color="auto"/>
              <w:bottom w:val="single" w:sz="4" w:space="0" w:color="auto"/>
              <w:right w:val="single" w:sz="4" w:space="0" w:color="auto"/>
            </w:tcBorders>
          </w:tcPr>
          <w:p w14:paraId="017B1BF2" w14:textId="715D08C0" w:rsidR="00900911" w:rsidRDefault="00362908" w:rsidP="00287E63">
            <w:pPr>
              <w:jc w:val="center"/>
            </w:pPr>
            <w:r>
              <w:t xml:space="preserve">Duly filled-out </w:t>
            </w:r>
            <w:r w:rsidR="009B50A6">
              <w:t>HR Action Memo</w:t>
            </w:r>
          </w:p>
          <w:p w14:paraId="31F4C84C" w14:textId="77777777" w:rsidR="00362908" w:rsidRDefault="00362908" w:rsidP="00287E63">
            <w:pPr>
              <w:jc w:val="center"/>
            </w:pPr>
          </w:p>
          <w:p w14:paraId="00C9E25C" w14:textId="71F72935" w:rsidR="00D40C20" w:rsidRPr="004441F1" w:rsidRDefault="00D40C20" w:rsidP="00287E63">
            <w:pPr>
              <w:jc w:val="center"/>
            </w:pPr>
          </w:p>
        </w:tc>
      </w:tr>
      <w:tr w:rsidR="009600E1" w:rsidRPr="004441F1" w14:paraId="0CD60357" w14:textId="77777777" w:rsidTr="00281A0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3A480299" w14:textId="112CA47B" w:rsidR="009600E1" w:rsidRPr="004441F1" w:rsidRDefault="008913F7" w:rsidP="00287E63">
            <w:pPr>
              <w:jc w:val="center"/>
            </w:pPr>
            <w:r>
              <w:t>4</w:t>
            </w:r>
          </w:p>
        </w:tc>
        <w:tc>
          <w:tcPr>
            <w:tcW w:w="5427" w:type="dxa"/>
            <w:tcBorders>
              <w:top w:val="single" w:sz="4" w:space="0" w:color="auto"/>
              <w:left w:val="single" w:sz="4" w:space="0" w:color="auto"/>
              <w:bottom w:val="single" w:sz="4" w:space="0" w:color="auto"/>
              <w:right w:val="single" w:sz="4" w:space="0" w:color="auto"/>
            </w:tcBorders>
          </w:tcPr>
          <w:p w14:paraId="435833FE" w14:textId="1587B018" w:rsidR="009600E1" w:rsidRDefault="008570C1" w:rsidP="00287E63">
            <w:r>
              <w:t>Review HR Action Memo and signs for recommending approval.</w:t>
            </w:r>
          </w:p>
          <w:p w14:paraId="77986FF6" w14:textId="635EB525" w:rsidR="008913F7" w:rsidRPr="004441F1" w:rsidRDefault="008913F7" w:rsidP="00287E63"/>
        </w:tc>
        <w:tc>
          <w:tcPr>
            <w:tcW w:w="1620" w:type="dxa"/>
            <w:tcBorders>
              <w:top w:val="single" w:sz="4" w:space="0" w:color="auto"/>
              <w:left w:val="single" w:sz="4" w:space="0" w:color="auto"/>
              <w:bottom w:val="single" w:sz="4" w:space="0" w:color="auto"/>
              <w:right w:val="single" w:sz="4" w:space="0" w:color="auto"/>
            </w:tcBorders>
          </w:tcPr>
          <w:p w14:paraId="2E0C1C0A" w14:textId="04D741A4" w:rsidR="009600E1" w:rsidRPr="004441F1" w:rsidRDefault="00F71114" w:rsidP="00287E63">
            <w:pPr>
              <w:jc w:val="center"/>
            </w:pPr>
            <w:r>
              <w:t>HR Manager</w:t>
            </w:r>
          </w:p>
        </w:tc>
        <w:tc>
          <w:tcPr>
            <w:tcW w:w="1674" w:type="dxa"/>
            <w:tcBorders>
              <w:top w:val="single" w:sz="4" w:space="0" w:color="auto"/>
              <w:left w:val="single" w:sz="4" w:space="0" w:color="auto"/>
              <w:bottom w:val="single" w:sz="4" w:space="0" w:color="auto"/>
              <w:right w:val="single" w:sz="4" w:space="0" w:color="auto"/>
            </w:tcBorders>
          </w:tcPr>
          <w:p w14:paraId="3C871BF9" w14:textId="77777777" w:rsidR="009B50A6" w:rsidRDefault="00EA3B0D" w:rsidP="00287E63">
            <w:pPr>
              <w:jc w:val="center"/>
            </w:pPr>
            <w:r>
              <w:t xml:space="preserve">Duly filled-out and noted </w:t>
            </w:r>
            <w:r w:rsidR="009B50A6">
              <w:t>HR Action Memo</w:t>
            </w:r>
          </w:p>
          <w:p w14:paraId="219C8639" w14:textId="044A96C8" w:rsidR="009600E1" w:rsidRPr="004441F1" w:rsidRDefault="009B50A6" w:rsidP="00287E63">
            <w:pPr>
              <w:jc w:val="center"/>
            </w:pPr>
            <w:r w:rsidRPr="004441F1">
              <w:t xml:space="preserve"> </w:t>
            </w:r>
          </w:p>
        </w:tc>
      </w:tr>
      <w:tr w:rsidR="009600E1" w:rsidRPr="004441F1" w14:paraId="333AE29C" w14:textId="77777777" w:rsidTr="00281A0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094AD0CA" w14:textId="2CEB5092" w:rsidR="009600E1" w:rsidRPr="004441F1" w:rsidRDefault="008913F7" w:rsidP="00287E63">
            <w:pPr>
              <w:jc w:val="center"/>
            </w:pPr>
            <w:r>
              <w:t>5</w:t>
            </w:r>
          </w:p>
        </w:tc>
        <w:tc>
          <w:tcPr>
            <w:tcW w:w="5427" w:type="dxa"/>
            <w:tcBorders>
              <w:top w:val="single" w:sz="4" w:space="0" w:color="auto"/>
              <w:left w:val="single" w:sz="4" w:space="0" w:color="auto"/>
              <w:bottom w:val="single" w:sz="4" w:space="0" w:color="auto"/>
              <w:right w:val="single" w:sz="4" w:space="0" w:color="auto"/>
            </w:tcBorders>
          </w:tcPr>
          <w:p w14:paraId="3080071D" w14:textId="4E0ABC17" w:rsidR="009600E1" w:rsidRDefault="00DA1A8D" w:rsidP="00287E63">
            <w:r>
              <w:t>Approves HR Action Memo.</w:t>
            </w:r>
          </w:p>
          <w:p w14:paraId="163880FE" w14:textId="311C94AA" w:rsidR="008913F7" w:rsidRPr="004441F1" w:rsidRDefault="008913F7" w:rsidP="00287E63"/>
        </w:tc>
        <w:tc>
          <w:tcPr>
            <w:tcW w:w="1620" w:type="dxa"/>
            <w:tcBorders>
              <w:top w:val="single" w:sz="4" w:space="0" w:color="auto"/>
              <w:left w:val="single" w:sz="4" w:space="0" w:color="auto"/>
              <w:bottom w:val="single" w:sz="4" w:space="0" w:color="auto"/>
              <w:right w:val="single" w:sz="4" w:space="0" w:color="auto"/>
            </w:tcBorders>
          </w:tcPr>
          <w:p w14:paraId="4EF5B36F" w14:textId="6B41C52A" w:rsidR="009600E1" w:rsidRDefault="00F71114" w:rsidP="00287E63">
            <w:pPr>
              <w:jc w:val="center"/>
            </w:pPr>
            <w:r>
              <w:t>Concerned Department Head</w:t>
            </w:r>
          </w:p>
          <w:p w14:paraId="1480E58A" w14:textId="77777777" w:rsidR="00F71114" w:rsidRDefault="00F71114" w:rsidP="00287E63">
            <w:pPr>
              <w:jc w:val="center"/>
            </w:pPr>
          </w:p>
          <w:p w14:paraId="10B95F2D" w14:textId="008BF69F" w:rsidR="001E71DF" w:rsidRPr="004441F1" w:rsidRDefault="001E71DF" w:rsidP="00287E63">
            <w:pPr>
              <w:jc w:val="center"/>
            </w:pPr>
          </w:p>
        </w:tc>
        <w:tc>
          <w:tcPr>
            <w:tcW w:w="1674" w:type="dxa"/>
            <w:tcBorders>
              <w:top w:val="single" w:sz="4" w:space="0" w:color="auto"/>
              <w:left w:val="single" w:sz="4" w:space="0" w:color="auto"/>
              <w:bottom w:val="single" w:sz="4" w:space="0" w:color="auto"/>
              <w:right w:val="single" w:sz="4" w:space="0" w:color="auto"/>
            </w:tcBorders>
          </w:tcPr>
          <w:p w14:paraId="3284FF17" w14:textId="3440542E" w:rsidR="009600E1" w:rsidRPr="004441F1" w:rsidRDefault="00EA3B0D" w:rsidP="00287E63">
            <w:pPr>
              <w:jc w:val="center"/>
            </w:pPr>
            <w:r>
              <w:t xml:space="preserve">Duly filled-out and noted </w:t>
            </w:r>
            <w:r w:rsidR="009B50A6">
              <w:t>HR Action Memo</w:t>
            </w:r>
          </w:p>
        </w:tc>
      </w:tr>
      <w:tr w:rsidR="009600E1" w:rsidRPr="004441F1" w14:paraId="43BA9FE7" w14:textId="77777777" w:rsidTr="00281A0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7514388F" w14:textId="31C295EB" w:rsidR="009600E1" w:rsidRPr="004441F1" w:rsidRDefault="0047778E" w:rsidP="00287E63">
            <w:pPr>
              <w:jc w:val="center"/>
            </w:pPr>
            <w:r>
              <w:t>6</w:t>
            </w:r>
          </w:p>
        </w:tc>
        <w:tc>
          <w:tcPr>
            <w:tcW w:w="5427" w:type="dxa"/>
            <w:tcBorders>
              <w:top w:val="single" w:sz="4" w:space="0" w:color="auto"/>
              <w:left w:val="single" w:sz="4" w:space="0" w:color="auto"/>
              <w:bottom w:val="single" w:sz="4" w:space="0" w:color="auto"/>
              <w:right w:val="single" w:sz="4" w:space="0" w:color="auto"/>
            </w:tcBorders>
          </w:tcPr>
          <w:p w14:paraId="7526556F" w14:textId="77777777" w:rsidR="009600E1" w:rsidRDefault="0047778E" w:rsidP="00287E63">
            <w:r>
              <w:t>Processes all necessary documentations.</w:t>
            </w:r>
          </w:p>
          <w:p w14:paraId="23CAC781" w14:textId="71235FFD" w:rsidR="0047778E" w:rsidRPr="004441F1" w:rsidRDefault="0047778E" w:rsidP="00287E63"/>
        </w:tc>
        <w:tc>
          <w:tcPr>
            <w:tcW w:w="1620" w:type="dxa"/>
            <w:tcBorders>
              <w:top w:val="single" w:sz="4" w:space="0" w:color="auto"/>
              <w:left w:val="single" w:sz="4" w:space="0" w:color="auto"/>
              <w:bottom w:val="single" w:sz="4" w:space="0" w:color="auto"/>
              <w:right w:val="single" w:sz="4" w:space="0" w:color="auto"/>
            </w:tcBorders>
          </w:tcPr>
          <w:p w14:paraId="252D6A0B" w14:textId="77777777" w:rsidR="009600E1" w:rsidRDefault="00F71114" w:rsidP="00287E63">
            <w:pPr>
              <w:jc w:val="center"/>
            </w:pPr>
            <w:r>
              <w:t>HR Staff</w:t>
            </w:r>
          </w:p>
          <w:p w14:paraId="2C533A61" w14:textId="77777777" w:rsidR="00C244C7" w:rsidRDefault="00C244C7" w:rsidP="00287E63">
            <w:pPr>
              <w:jc w:val="center"/>
            </w:pPr>
          </w:p>
          <w:p w14:paraId="35545596" w14:textId="3E004B3D" w:rsidR="00C244C7" w:rsidRPr="004441F1" w:rsidRDefault="00C244C7" w:rsidP="00287E63">
            <w:pPr>
              <w:jc w:val="center"/>
            </w:pPr>
          </w:p>
        </w:tc>
        <w:tc>
          <w:tcPr>
            <w:tcW w:w="1674" w:type="dxa"/>
            <w:tcBorders>
              <w:top w:val="single" w:sz="4" w:space="0" w:color="auto"/>
              <w:left w:val="single" w:sz="4" w:space="0" w:color="auto"/>
              <w:bottom w:val="single" w:sz="4" w:space="0" w:color="auto"/>
              <w:right w:val="single" w:sz="4" w:space="0" w:color="auto"/>
            </w:tcBorders>
          </w:tcPr>
          <w:p w14:paraId="7F643E65" w14:textId="77777777" w:rsidR="009600E1" w:rsidRPr="004441F1" w:rsidRDefault="009600E1" w:rsidP="00287E63">
            <w:pPr>
              <w:jc w:val="center"/>
            </w:pPr>
          </w:p>
        </w:tc>
      </w:tr>
      <w:tr w:rsidR="009600E1" w:rsidRPr="004441F1" w14:paraId="7A7F4F15" w14:textId="77777777" w:rsidTr="00281A0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7F21BE91" w14:textId="6298E13C" w:rsidR="009600E1" w:rsidRPr="004441F1" w:rsidRDefault="0047778E" w:rsidP="00287E63">
            <w:pPr>
              <w:jc w:val="center"/>
            </w:pPr>
            <w:r>
              <w:t>7</w:t>
            </w:r>
          </w:p>
        </w:tc>
        <w:tc>
          <w:tcPr>
            <w:tcW w:w="5427" w:type="dxa"/>
            <w:tcBorders>
              <w:top w:val="single" w:sz="4" w:space="0" w:color="auto"/>
              <w:left w:val="single" w:sz="4" w:space="0" w:color="auto"/>
              <w:bottom w:val="single" w:sz="4" w:space="0" w:color="auto"/>
              <w:right w:val="single" w:sz="4" w:space="0" w:color="auto"/>
            </w:tcBorders>
          </w:tcPr>
          <w:p w14:paraId="69D39402" w14:textId="77777777" w:rsidR="009600E1" w:rsidRDefault="0047778E" w:rsidP="00287E63">
            <w:r>
              <w:t>Settle medical obligations, if any.</w:t>
            </w:r>
          </w:p>
          <w:p w14:paraId="2E52ADA6" w14:textId="77777777" w:rsidR="0047778E" w:rsidRDefault="0047778E" w:rsidP="00287E63"/>
          <w:p w14:paraId="4C98CBAB" w14:textId="6EE3A58B" w:rsidR="00E01709" w:rsidRPr="004441F1" w:rsidRDefault="00E01709" w:rsidP="00287E63"/>
        </w:tc>
        <w:tc>
          <w:tcPr>
            <w:tcW w:w="1620" w:type="dxa"/>
            <w:tcBorders>
              <w:top w:val="single" w:sz="4" w:space="0" w:color="auto"/>
              <w:left w:val="single" w:sz="4" w:space="0" w:color="auto"/>
              <w:bottom w:val="single" w:sz="4" w:space="0" w:color="auto"/>
              <w:right w:val="single" w:sz="4" w:space="0" w:color="auto"/>
            </w:tcBorders>
          </w:tcPr>
          <w:p w14:paraId="1CCA36DD" w14:textId="55EE3B93" w:rsidR="009600E1" w:rsidRPr="004441F1" w:rsidRDefault="00F71114" w:rsidP="00287E63">
            <w:pPr>
              <w:jc w:val="center"/>
            </w:pPr>
            <w:r>
              <w:t>HR Staff</w:t>
            </w:r>
          </w:p>
        </w:tc>
        <w:tc>
          <w:tcPr>
            <w:tcW w:w="1674" w:type="dxa"/>
            <w:tcBorders>
              <w:top w:val="single" w:sz="4" w:space="0" w:color="auto"/>
              <w:left w:val="single" w:sz="4" w:space="0" w:color="auto"/>
              <w:bottom w:val="single" w:sz="4" w:space="0" w:color="auto"/>
              <w:right w:val="single" w:sz="4" w:space="0" w:color="auto"/>
            </w:tcBorders>
          </w:tcPr>
          <w:p w14:paraId="14A78AAA" w14:textId="77777777" w:rsidR="009600E1" w:rsidRPr="004441F1" w:rsidRDefault="009600E1" w:rsidP="00287E63">
            <w:pPr>
              <w:jc w:val="center"/>
            </w:pPr>
          </w:p>
        </w:tc>
      </w:tr>
      <w:tr w:rsidR="009600E1" w:rsidRPr="004441F1" w14:paraId="4B1E85D2" w14:textId="77777777" w:rsidTr="00281A0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0109C2BB" w14:textId="7489E38D" w:rsidR="009600E1" w:rsidRPr="004441F1" w:rsidRDefault="0047778E" w:rsidP="00287E63">
            <w:pPr>
              <w:jc w:val="center"/>
            </w:pPr>
            <w:r>
              <w:t>8</w:t>
            </w:r>
          </w:p>
        </w:tc>
        <w:tc>
          <w:tcPr>
            <w:tcW w:w="5427" w:type="dxa"/>
            <w:tcBorders>
              <w:top w:val="single" w:sz="4" w:space="0" w:color="auto"/>
              <w:left w:val="single" w:sz="4" w:space="0" w:color="auto"/>
              <w:bottom w:val="single" w:sz="4" w:space="0" w:color="auto"/>
              <w:right w:val="single" w:sz="4" w:space="0" w:color="auto"/>
            </w:tcBorders>
          </w:tcPr>
          <w:p w14:paraId="134B357D" w14:textId="12E92519" w:rsidR="009600E1" w:rsidRDefault="00761944" w:rsidP="00287E63">
            <w:r>
              <w:t xml:space="preserve">Update HR regarding </w:t>
            </w:r>
            <w:r w:rsidR="00BF4540">
              <w:t>status and physical condition and expected date to resume to work.</w:t>
            </w:r>
          </w:p>
          <w:p w14:paraId="6E803B33" w14:textId="6825F595" w:rsidR="00BF4540" w:rsidRPr="004441F1" w:rsidRDefault="00BF4540" w:rsidP="00287E63"/>
        </w:tc>
        <w:tc>
          <w:tcPr>
            <w:tcW w:w="1620" w:type="dxa"/>
            <w:tcBorders>
              <w:top w:val="single" w:sz="4" w:space="0" w:color="auto"/>
              <w:left w:val="single" w:sz="4" w:space="0" w:color="auto"/>
              <w:bottom w:val="single" w:sz="4" w:space="0" w:color="auto"/>
              <w:right w:val="single" w:sz="4" w:space="0" w:color="auto"/>
            </w:tcBorders>
          </w:tcPr>
          <w:p w14:paraId="486C075E" w14:textId="5C2480C3" w:rsidR="009600E1" w:rsidRPr="004441F1" w:rsidRDefault="00F71114" w:rsidP="00287E63">
            <w:pPr>
              <w:jc w:val="center"/>
            </w:pPr>
            <w:r>
              <w:t>Injured Employee</w:t>
            </w:r>
          </w:p>
        </w:tc>
        <w:tc>
          <w:tcPr>
            <w:tcW w:w="1674" w:type="dxa"/>
            <w:tcBorders>
              <w:top w:val="single" w:sz="4" w:space="0" w:color="auto"/>
              <w:left w:val="single" w:sz="4" w:space="0" w:color="auto"/>
              <w:bottom w:val="single" w:sz="4" w:space="0" w:color="auto"/>
              <w:right w:val="single" w:sz="4" w:space="0" w:color="auto"/>
            </w:tcBorders>
          </w:tcPr>
          <w:p w14:paraId="73637F7B" w14:textId="77777777" w:rsidR="009600E1" w:rsidRPr="004441F1" w:rsidRDefault="009600E1" w:rsidP="00287E63">
            <w:pPr>
              <w:jc w:val="center"/>
            </w:pPr>
          </w:p>
        </w:tc>
      </w:tr>
      <w:tr w:rsidR="00F71114" w:rsidRPr="004441F1" w14:paraId="31738DA3" w14:textId="77777777" w:rsidTr="00281A0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238910B5" w14:textId="1D3FEFF4" w:rsidR="00F71114" w:rsidRDefault="00F71114" w:rsidP="00287E63">
            <w:pPr>
              <w:jc w:val="center"/>
            </w:pPr>
            <w:r>
              <w:t>9</w:t>
            </w:r>
          </w:p>
        </w:tc>
        <w:tc>
          <w:tcPr>
            <w:tcW w:w="5427" w:type="dxa"/>
            <w:tcBorders>
              <w:top w:val="single" w:sz="4" w:space="0" w:color="auto"/>
              <w:left w:val="single" w:sz="4" w:space="0" w:color="auto"/>
              <w:bottom w:val="single" w:sz="4" w:space="0" w:color="auto"/>
              <w:right w:val="single" w:sz="4" w:space="0" w:color="auto"/>
            </w:tcBorders>
          </w:tcPr>
          <w:p w14:paraId="3F339079" w14:textId="77777777" w:rsidR="00F71114" w:rsidRDefault="00F71114" w:rsidP="00287E63">
            <w:r>
              <w:t>Obtain medical certificate from accredited hospital physician.</w:t>
            </w:r>
          </w:p>
          <w:p w14:paraId="5C52BE81" w14:textId="056CEFAE" w:rsidR="00F71114" w:rsidRPr="004441F1" w:rsidRDefault="00F71114" w:rsidP="00287E63"/>
        </w:tc>
        <w:tc>
          <w:tcPr>
            <w:tcW w:w="1620" w:type="dxa"/>
            <w:tcBorders>
              <w:top w:val="single" w:sz="4" w:space="0" w:color="auto"/>
              <w:left w:val="single" w:sz="4" w:space="0" w:color="auto"/>
              <w:bottom w:val="single" w:sz="4" w:space="0" w:color="auto"/>
              <w:right w:val="single" w:sz="4" w:space="0" w:color="auto"/>
            </w:tcBorders>
          </w:tcPr>
          <w:p w14:paraId="6D633107" w14:textId="49FB87B6" w:rsidR="00F71114" w:rsidRPr="004441F1" w:rsidRDefault="00F71114" w:rsidP="00287E63">
            <w:pPr>
              <w:jc w:val="center"/>
            </w:pPr>
            <w:r>
              <w:t>Injured Employee</w:t>
            </w:r>
          </w:p>
        </w:tc>
        <w:tc>
          <w:tcPr>
            <w:tcW w:w="1674" w:type="dxa"/>
            <w:tcBorders>
              <w:top w:val="single" w:sz="4" w:space="0" w:color="auto"/>
              <w:left w:val="single" w:sz="4" w:space="0" w:color="auto"/>
              <w:bottom w:val="single" w:sz="4" w:space="0" w:color="auto"/>
              <w:right w:val="single" w:sz="4" w:space="0" w:color="auto"/>
            </w:tcBorders>
          </w:tcPr>
          <w:p w14:paraId="115CD567" w14:textId="77777777" w:rsidR="00F71114" w:rsidRPr="004441F1" w:rsidRDefault="00F71114" w:rsidP="00287E63">
            <w:pPr>
              <w:jc w:val="center"/>
            </w:pPr>
          </w:p>
        </w:tc>
      </w:tr>
      <w:tr w:rsidR="00F71114" w:rsidRPr="004441F1" w14:paraId="7880D20E" w14:textId="77777777" w:rsidTr="00281A0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675FD01D" w14:textId="0E3BDA1A" w:rsidR="00F71114" w:rsidRDefault="00F71114" w:rsidP="00287E63">
            <w:pPr>
              <w:jc w:val="center"/>
            </w:pPr>
            <w:r>
              <w:lastRenderedPageBreak/>
              <w:t>10</w:t>
            </w:r>
          </w:p>
        </w:tc>
        <w:tc>
          <w:tcPr>
            <w:tcW w:w="5427" w:type="dxa"/>
            <w:tcBorders>
              <w:top w:val="single" w:sz="4" w:space="0" w:color="auto"/>
              <w:left w:val="single" w:sz="4" w:space="0" w:color="auto"/>
              <w:bottom w:val="single" w:sz="4" w:space="0" w:color="auto"/>
              <w:right w:val="single" w:sz="4" w:space="0" w:color="auto"/>
            </w:tcBorders>
          </w:tcPr>
          <w:p w14:paraId="310117B5" w14:textId="77777777" w:rsidR="00F71114" w:rsidRDefault="00F71114" w:rsidP="00287E63">
            <w:r>
              <w:t>Present medical certification upon return to work.</w:t>
            </w:r>
          </w:p>
          <w:p w14:paraId="61BFD21B" w14:textId="0912CAF7" w:rsidR="00F71114" w:rsidRPr="004441F1" w:rsidRDefault="00F71114" w:rsidP="00287E63"/>
        </w:tc>
        <w:tc>
          <w:tcPr>
            <w:tcW w:w="1620" w:type="dxa"/>
            <w:tcBorders>
              <w:top w:val="single" w:sz="4" w:space="0" w:color="auto"/>
              <w:left w:val="single" w:sz="4" w:space="0" w:color="auto"/>
              <w:bottom w:val="single" w:sz="4" w:space="0" w:color="auto"/>
              <w:right w:val="single" w:sz="4" w:space="0" w:color="auto"/>
            </w:tcBorders>
          </w:tcPr>
          <w:p w14:paraId="2EB542A4" w14:textId="77777777" w:rsidR="00F71114" w:rsidRDefault="00F71114" w:rsidP="00287E63">
            <w:pPr>
              <w:jc w:val="center"/>
            </w:pPr>
            <w:r>
              <w:t>Injured Employee</w:t>
            </w:r>
          </w:p>
          <w:p w14:paraId="6208FDD2" w14:textId="77777777" w:rsidR="00F71114" w:rsidRDefault="00F71114" w:rsidP="00287E63">
            <w:pPr>
              <w:jc w:val="center"/>
            </w:pPr>
          </w:p>
          <w:p w14:paraId="16EC5364" w14:textId="2E21CED8" w:rsidR="0054246D" w:rsidRPr="004441F1" w:rsidRDefault="0054246D" w:rsidP="00287E63">
            <w:pPr>
              <w:jc w:val="center"/>
            </w:pPr>
          </w:p>
        </w:tc>
        <w:tc>
          <w:tcPr>
            <w:tcW w:w="1674" w:type="dxa"/>
            <w:tcBorders>
              <w:top w:val="single" w:sz="4" w:space="0" w:color="auto"/>
              <w:left w:val="single" w:sz="4" w:space="0" w:color="auto"/>
              <w:bottom w:val="single" w:sz="4" w:space="0" w:color="auto"/>
              <w:right w:val="single" w:sz="4" w:space="0" w:color="auto"/>
            </w:tcBorders>
          </w:tcPr>
          <w:p w14:paraId="0347E74B" w14:textId="77777777" w:rsidR="00F71114" w:rsidRPr="004441F1" w:rsidRDefault="00F71114" w:rsidP="00287E63">
            <w:pPr>
              <w:jc w:val="center"/>
            </w:pPr>
          </w:p>
        </w:tc>
      </w:tr>
      <w:tr w:rsidR="0047778E" w:rsidRPr="004441F1" w14:paraId="5C63292E" w14:textId="77777777" w:rsidTr="00281A0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281C27FC" w14:textId="0107408C" w:rsidR="0047778E" w:rsidRDefault="0047778E" w:rsidP="00287E63">
            <w:pPr>
              <w:jc w:val="center"/>
            </w:pPr>
            <w:r>
              <w:t>11</w:t>
            </w:r>
          </w:p>
        </w:tc>
        <w:tc>
          <w:tcPr>
            <w:tcW w:w="5427" w:type="dxa"/>
            <w:tcBorders>
              <w:top w:val="single" w:sz="4" w:space="0" w:color="auto"/>
              <w:left w:val="single" w:sz="4" w:space="0" w:color="auto"/>
              <w:bottom w:val="single" w:sz="4" w:space="0" w:color="auto"/>
              <w:right w:val="single" w:sz="4" w:space="0" w:color="auto"/>
            </w:tcBorders>
          </w:tcPr>
          <w:p w14:paraId="5AC43E98" w14:textId="77777777" w:rsidR="0047778E" w:rsidRDefault="005B55A6" w:rsidP="00287E63">
            <w:r>
              <w:t>Accept and welcome back employee to work upon receipt of medical certificate.</w:t>
            </w:r>
          </w:p>
          <w:p w14:paraId="5B36A937" w14:textId="4C93BCF1" w:rsidR="005B55A6" w:rsidRPr="004441F1" w:rsidRDefault="005B55A6" w:rsidP="00287E63"/>
        </w:tc>
        <w:tc>
          <w:tcPr>
            <w:tcW w:w="1620" w:type="dxa"/>
            <w:tcBorders>
              <w:top w:val="single" w:sz="4" w:space="0" w:color="auto"/>
              <w:left w:val="single" w:sz="4" w:space="0" w:color="auto"/>
              <w:bottom w:val="single" w:sz="4" w:space="0" w:color="auto"/>
              <w:right w:val="single" w:sz="4" w:space="0" w:color="auto"/>
            </w:tcBorders>
          </w:tcPr>
          <w:p w14:paraId="5B06856F" w14:textId="164E1914" w:rsidR="0047778E" w:rsidRPr="004441F1" w:rsidRDefault="00F71114" w:rsidP="00287E63">
            <w:pPr>
              <w:jc w:val="center"/>
            </w:pPr>
            <w:r>
              <w:t>HR Staff</w:t>
            </w:r>
          </w:p>
        </w:tc>
        <w:tc>
          <w:tcPr>
            <w:tcW w:w="1674" w:type="dxa"/>
            <w:tcBorders>
              <w:top w:val="single" w:sz="4" w:space="0" w:color="auto"/>
              <w:left w:val="single" w:sz="4" w:space="0" w:color="auto"/>
              <w:bottom w:val="single" w:sz="4" w:space="0" w:color="auto"/>
              <w:right w:val="single" w:sz="4" w:space="0" w:color="auto"/>
            </w:tcBorders>
          </w:tcPr>
          <w:p w14:paraId="2439E717" w14:textId="77777777" w:rsidR="0047778E" w:rsidRPr="004441F1" w:rsidRDefault="0047778E" w:rsidP="00287E63">
            <w:pPr>
              <w:jc w:val="center"/>
            </w:pPr>
          </w:p>
        </w:tc>
      </w:tr>
    </w:tbl>
    <w:p w14:paraId="0575F506" w14:textId="6B94BB85" w:rsidR="00F86F17" w:rsidRDefault="00F86F17" w:rsidP="00287E63">
      <w:pPr>
        <w:rPr>
          <w:u w:val="single"/>
        </w:rPr>
      </w:pPr>
      <w:r>
        <w:rPr>
          <w:u w:val="single"/>
        </w:rPr>
        <w:br w:type="page"/>
      </w:r>
    </w:p>
    <w:p w14:paraId="1DD3EE99" w14:textId="61180DC8" w:rsidR="0022318E" w:rsidRPr="004F6D34" w:rsidRDefault="003226EA" w:rsidP="00287E63">
      <w:pPr>
        <w:pStyle w:val="ListParagraph"/>
        <w:numPr>
          <w:ilvl w:val="0"/>
          <w:numId w:val="1"/>
        </w:numPr>
        <w:rPr>
          <w:u w:val="single"/>
        </w:rPr>
      </w:pPr>
      <w:r w:rsidRPr="009B25D5">
        <w:rPr>
          <w:u w:val="single"/>
        </w:rPr>
        <w:lastRenderedPageBreak/>
        <w:t>F</w:t>
      </w:r>
      <w:r w:rsidR="0022318E">
        <w:rPr>
          <w:u w:val="single"/>
        </w:rPr>
        <w:t>LOWCHARTS</w:t>
      </w:r>
      <w:del w:id="41" w:author="Noel Cainglet" w:date="2017-08-26T08:21:00Z">
        <w:r w:rsidR="00242746" w:rsidDel="003E3EB5">
          <w:object w:dxaOrig="17311" w:dyaOrig="14671" w14:anchorId="7BA533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pt;height:398.25pt" o:ole="">
              <v:imagedata r:id="rId10" o:title=""/>
            </v:shape>
            <o:OLEObject Type="Embed" ProgID="Visio.Drawing.15" ShapeID="_x0000_i1025" DrawAspect="Content" ObjectID="_1574922587" r:id="rId11"/>
          </w:object>
        </w:r>
      </w:del>
    </w:p>
    <w:p w14:paraId="155CDAB1" w14:textId="084C46BB" w:rsidR="004F6D34" w:rsidRDefault="004F6D34" w:rsidP="00287E63">
      <w:pPr>
        <w:tabs>
          <w:tab w:val="left" w:pos="7395"/>
        </w:tabs>
      </w:pPr>
    </w:p>
    <w:p w14:paraId="71423232" w14:textId="2F880788" w:rsidR="00C178BE" w:rsidRDefault="00CE2DD0" w:rsidP="00C178BE">
      <w:pPr>
        <w:pStyle w:val="ListParagraph"/>
        <w:numPr>
          <w:ilvl w:val="1"/>
          <w:numId w:val="1"/>
        </w:numPr>
        <w:tabs>
          <w:tab w:val="left" w:pos="7395"/>
        </w:tabs>
      </w:pPr>
      <w:r>
        <w:t xml:space="preserve">Work Accidents Reporting and Response </w:t>
      </w:r>
      <w:r w:rsidRPr="00CE2DD0">
        <w:t>(</w:t>
      </w:r>
      <w:r>
        <w:rPr>
          <w:i/>
        </w:rPr>
        <w:t>Minor and Medical Injuries</w:t>
      </w:r>
      <w:r>
        <w:t>)</w:t>
      </w:r>
    </w:p>
    <w:p w14:paraId="4E6303A3" w14:textId="77777777" w:rsidR="00C178BE" w:rsidRDefault="00C178BE" w:rsidP="00287E63">
      <w:pPr>
        <w:tabs>
          <w:tab w:val="left" w:pos="7395"/>
        </w:tabs>
      </w:pPr>
    </w:p>
    <w:p w14:paraId="24AC9452" w14:textId="38E37B05" w:rsidR="00F61B9C" w:rsidRDefault="003D4E40" w:rsidP="00287E63">
      <w:pPr>
        <w:tabs>
          <w:tab w:val="left" w:pos="7395"/>
        </w:tabs>
      </w:pPr>
      <w:r>
        <w:object w:dxaOrig="15481" w:dyaOrig="12690" w14:anchorId="391A41C9">
          <v:shape id="_x0000_i1026" type="#_x0000_t75" style="width:471.75pt;height:386.25pt" o:ole="">
            <v:imagedata r:id="rId12" o:title=""/>
          </v:shape>
          <o:OLEObject Type="Embed" ProgID="Visio.Drawing.15" ShapeID="_x0000_i1026" DrawAspect="Content" ObjectID="_1574922588" r:id="rId13"/>
        </w:object>
      </w:r>
    </w:p>
    <w:p w14:paraId="19D97952" w14:textId="52062CAE" w:rsidR="00C30723" w:rsidRDefault="00F61B9C" w:rsidP="00287E63">
      <w:pPr>
        <w:tabs>
          <w:tab w:val="left" w:pos="7395"/>
        </w:tabs>
        <w:jc w:val="center"/>
      </w:pPr>
      <w:r>
        <w:br w:type="page"/>
      </w:r>
    </w:p>
    <w:p w14:paraId="4EDE1111" w14:textId="65AF7437" w:rsidR="00F61B9C" w:rsidRDefault="003D4E40" w:rsidP="003D4E40">
      <w:pPr>
        <w:pStyle w:val="ListParagraph"/>
        <w:numPr>
          <w:ilvl w:val="1"/>
          <w:numId w:val="1"/>
        </w:numPr>
        <w:tabs>
          <w:tab w:val="left" w:pos="7395"/>
        </w:tabs>
      </w:pPr>
      <w:r>
        <w:lastRenderedPageBreak/>
        <w:t>Work Accidents Reporting and Response (</w:t>
      </w:r>
      <w:r>
        <w:rPr>
          <w:i/>
        </w:rPr>
        <w:t>Died on the Spot</w:t>
      </w:r>
      <w:r>
        <w:t>)</w:t>
      </w:r>
    </w:p>
    <w:p w14:paraId="170A3DEC" w14:textId="3EECD9C6" w:rsidR="003D4E40" w:rsidRDefault="003D4E40" w:rsidP="003D4E40">
      <w:pPr>
        <w:tabs>
          <w:tab w:val="left" w:pos="7395"/>
        </w:tabs>
      </w:pPr>
    </w:p>
    <w:p w14:paraId="1F6B4C63" w14:textId="195F3A47" w:rsidR="003D4E40" w:rsidRDefault="003D4E40" w:rsidP="003D4E40">
      <w:pPr>
        <w:tabs>
          <w:tab w:val="left" w:pos="7395"/>
        </w:tabs>
        <w:jc w:val="center"/>
      </w:pPr>
      <w:r>
        <w:object w:dxaOrig="11670" w:dyaOrig="12661" w14:anchorId="1C898BB4">
          <v:shape id="_x0000_i1027" type="#_x0000_t75" style="width:471.75pt;height:511.5pt" o:ole="">
            <v:imagedata r:id="rId14" o:title=""/>
          </v:shape>
          <o:OLEObject Type="Embed" ProgID="Visio.Drawing.15" ShapeID="_x0000_i1027" DrawAspect="Content" ObjectID="_1574922589" r:id="rId15"/>
        </w:object>
      </w:r>
    </w:p>
    <w:p w14:paraId="4D14E275" w14:textId="288B6F00" w:rsidR="00C30723" w:rsidRDefault="00C30723" w:rsidP="00287E63">
      <w:pPr>
        <w:tabs>
          <w:tab w:val="left" w:pos="7395"/>
        </w:tabs>
      </w:pPr>
      <w:r>
        <w:br w:type="page"/>
      </w:r>
    </w:p>
    <w:p w14:paraId="7CF059B7" w14:textId="2A812B6C" w:rsidR="003D4E40" w:rsidRDefault="003D4E40" w:rsidP="003D4E40">
      <w:pPr>
        <w:pStyle w:val="ListParagraph"/>
        <w:numPr>
          <w:ilvl w:val="1"/>
          <w:numId w:val="1"/>
        </w:numPr>
        <w:tabs>
          <w:tab w:val="left" w:pos="7395"/>
        </w:tabs>
      </w:pPr>
      <w:r>
        <w:lastRenderedPageBreak/>
        <w:t>HR Incident Response and Documentation</w:t>
      </w:r>
    </w:p>
    <w:p w14:paraId="386B9112" w14:textId="4C3BCBA3" w:rsidR="003D4E40" w:rsidRDefault="003D4E40" w:rsidP="003D4E40">
      <w:pPr>
        <w:tabs>
          <w:tab w:val="left" w:pos="7395"/>
        </w:tabs>
      </w:pPr>
    </w:p>
    <w:p w14:paraId="2D0005D5" w14:textId="2DC4CA66" w:rsidR="003D4E40" w:rsidRDefault="003D4E40" w:rsidP="003D4E40">
      <w:pPr>
        <w:tabs>
          <w:tab w:val="left" w:pos="7395"/>
        </w:tabs>
        <w:jc w:val="center"/>
      </w:pPr>
      <w:r>
        <w:object w:dxaOrig="15301" w:dyaOrig="14671" w14:anchorId="7B35A692">
          <v:shape id="_x0000_i1028" type="#_x0000_t75" style="width:471pt;height:450.75pt" o:ole="">
            <v:imagedata r:id="rId16" o:title=""/>
          </v:shape>
          <o:OLEObject Type="Embed" ProgID="Visio.Drawing.15" ShapeID="_x0000_i1028" DrawAspect="Content" ObjectID="_1574922590" r:id="rId17"/>
        </w:object>
      </w:r>
    </w:p>
    <w:p w14:paraId="6F4E3B38" w14:textId="64E468C8" w:rsidR="003D4E40" w:rsidRDefault="003D4E40" w:rsidP="003D4E40">
      <w:pPr>
        <w:tabs>
          <w:tab w:val="left" w:pos="7395"/>
        </w:tabs>
      </w:pPr>
      <w:r>
        <w:br w:type="page"/>
      </w:r>
    </w:p>
    <w:p w14:paraId="43C59BC1" w14:textId="0EDADA2B" w:rsidR="002C0980" w:rsidRPr="008756A9" w:rsidRDefault="00E02C52" w:rsidP="00287E63">
      <w:pPr>
        <w:pStyle w:val="ListParagraph"/>
        <w:numPr>
          <w:ilvl w:val="0"/>
          <w:numId w:val="1"/>
        </w:numPr>
        <w:tabs>
          <w:tab w:val="left" w:pos="7395"/>
        </w:tabs>
      </w:pPr>
      <w:r w:rsidRPr="008756A9">
        <w:rPr>
          <w:u w:val="single"/>
        </w:rPr>
        <w:lastRenderedPageBreak/>
        <w:t xml:space="preserve">BUSINESS </w:t>
      </w:r>
      <w:r w:rsidR="003226EA" w:rsidRPr="008756A9">
        <w:rPr>
          <w:u w:val="single"/>
        </w:rPr>
        <w:t>FORMS</w:t>
      </w:r>
    </w:p>
    <w:p w14:paraId="0640A0C1" w14:textId="4393B17B" w:rsidR="002C0980" w:rsidRDefault="002C0980" w:rsidP="00287E63"/>
    <w:p w14:paraId="292399B4" w14:textId="19587A0D" w:rsidR="009C71B7" w:rsidRDefault="005F7614" w:rsidP="00287E63">
      <w:pPr>
        <w:pStyle w:val="ListParagraph"/>
        <w:numPr>
          <w:ilvl w:val="1"/>
          <w:numId w:val="1"/>
        </w:numPr>
      </w:pPr>
      <w:r>
        <w:t>Personnel Accident Report Form</w:t>
      </w:r>
    </w:p>
    <w:p w14:paraId="724F0F20" w14:textId="77777777" w:rsidR="003950D2" w:rsidRDefault="003950D2" w:rsidP="003950D2">
      <w:pPr>
        <w:pStyle w:val="ListParagraph"/>
        <w:ind w:left="936"/>
      </w:pPr>
    </w:p>
    <w:p w14:paraId="6E639EC1" w14:textId="3FD29EB0" w:rsidR="00E70799" w:rsidRDefault="00E70799" w:rsidP="00287E63">
      <w:r w:rsidRPr="00E70799">
        <w:rPr>
          <w:noProof/>
          <w:lang w:val="en-PH" w:eastAsia="en-PH"/>
        </w:rPr>
        <w:drawing>
          <wp:inline distT="0" distB="0" distL="0" distR="0" wp14:anchorId="6B28C075" wp14:editId="62E59086">
            <wp:extent cx="5989320" cy="6891798"/>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9320" cy="6891798"/>
                    </a:xfrm>
                    <a:prstGeom prst="rect">
                      <a:avLst/>
                    </a:prstGeom>
                    <a:noFill/>
                    <a:ln>
                      <a:noFill/>
                    </a:ln>
                  </pic:spPr>
                </pic:pic>
              </a:graphicData>
            </a:graphic>
          </wp:inline>
        </w:drawing>
      </w:r>
    </w:p>
    <w:p w14:paraId="0E0D8408" w14:textId="2FC20CDD" w:rsidR="00C91618" w:rsidRDefault="001910A7" w:rsidP="00287E63">
      <w:pPr>
        <w:tabs>
          <w:tab w:val="left" w:pos="3240"/>
          <w:tab w:val="left" w:pos="3960"/>
          <w:tab w:val="left" w:pos="4320"/>
        </w:tabs>
      </w:pPr>
      <w:r w:rsidRPr="001910A7">
        <w:rPr>
          <w:noProof/>
          <w:lang w:val="en-PH" w:eastAsia="en-PH"/>
        </w:rPr>
        <w:lastRenderedPageBreak/>
        <w:drawing>
          <wp:inline distT="0" distB="0" distL="0" distR="0" wp14:anchorId="3241A9F4" wp14:editId="1228346F">
            <wp:extent cx="5989320" cy="6838849"/>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89320" cy="6838849"/>
                    </a:xfrm>
                    <a:prstGeom prst="rect">
                      <a:avLst/>
                    </a:prstGeom>
                    <a:noFill/>
                    <a:ln>
                      <a:noFill/>
                    </a:ln>
                  </pic:spPr>
                </pic:pic>
              </a:graphicData>
            </a:graphic>
          </wp:inline>
        </w:drawing>
      </w:r>
    </w:p>
    <w:p w14:paraId="7DEB03E2" w14:textId="7CA26725" w:rsidR="001910A7" w:rsidRDefault="001910A7" w:rsidP="00287E63">
      <w:pPr>
        <w:tabs>
          <w:tab w:val="left" w:pos="3240"/>
          <w:tab w:val="left" w:pos="3960"/>
          <w:tab w:val="left" w:pos="4320"/>
          <w:tab w:val="center" w:pos="5436"/>
        </w:tabs>
        <w:ind w:left="5040" w:hanging="3600"/>
        <w:jc w:val="both"/>
      </w:pPr>
      <w:r>
        <w:br w:type="page"/>
      </w:r>
    </w:p>
    <w:p w14:paraId="1C544AA8" w14:textId="6612E513" w:rsidR="00063E04" w:rsidRDefault="00063E04" w:rsidP="00287E63">
      <w:pPr>
        <w:tabs>
          <w:tab w:val="left" w:pos="3240"/>
          <w:tab w:val="left" w:pos="3960"/>
          <w:tab w:val="left" w:pos="4320"/>
          <w:tab w:val="center" w:pos="5436"/>
        </w:tabs>
        <w:ind w:left="5040" w:hanging="3600"/>
        <w:jc w:val="both"/>
      </w:pPr>
      <w:r w:rsidRPr="00A63F09">
        <w:lastRenderedPageBreak/>
        <w:t>No. of copies</w:t>
      </w:r>
      <w:r w:rsidRPr="00A63F09">
        <w:tab/>
      </w:r>
      <w:r w:rsidRPr="00A63F09">
        <w:tab/>
        <w:t>-</w:t>
      </w:r>
      <w:r w:rsidRPr="00A63F09">
        <w:tab/>
      </w:r>
      <w:r>
        <w:t>2</w:t>
      </w:r>
    </w:p>
    <w:p w14:paraId="68C0C547" w14:textId="77777777" w:rsidR="00063E04" w:rsidRPr="00A63F09" w:rsidRDefault="00063E04" w:rsidP="00287E63">
      <w:pPr>
        <w:tabs>
          <w:tab w:val="left" w:pos="3240"/>
          <w:tab w:val="left" w:pos="3960"/>
          <w:tab w:val="left" w:pos="4320"/>
          <w:tab w:val="center" w:pos="5436"/>
        </w:tabs>
        <w:ind w:left="4320" w:hanging="2880"/>
        <w:jc w:val="both"/>
      </w:pPr>
      <w:r>
        <w:t>Explanation</w:t>
      </w:r>
      <w:r>
        <w:tab/>
      </w:r>
      <w:r>
        <w:tab/>
        <w:t>-</w:t>
      </w:r>
      <w:r>
        <w:tab/>
        <w:t>This is prepared in cases of incidents results to personnel injury.</w:t>
      </w:r>
    </w:p>
    <w:p w14:paraId="465D221D" w14:textId="145DBDA7" w:rsidR="00063E04" w:rsidRPr="00A63F09" w:rsidRDefault="00063E04" w:rsidP="00287E63">
      <w:pPr>
        <w:tabs>
          <w:tab w:val="left" w:pos="900"/>
          <w:tab w:val="left" w:pos="2160"/>
          <w:tab w:val="left" w:pos="3960"/>
        </w:tabs>
        <w:ind w:left="360" w:firstLine="1080"/>
        <w:jc w:val="both"/>
      </w:pPr>
      <w:r w:rsidRPr="00A63F09">
        <w:t>Prepared by</w:t>
      </w:r>
      <w:r w:rsidRPr="00A63F09">
        <w:tab/>
        <w:t>-</w:t>
      </w:r>
      <w:r w:rsidRPr="00A63F09">
        <w:tab/>
      </w:r>
      <w:r w:rsidR="005D3BCF">
        <w:t>HR Staff</w:t>
      </w:r>
    </w:p>
    <w:p w14:paraId="7DF28CE5" w14:textId="4E4932CD" w:rsidR="00063E04" w:rsidRDefault="009B07D7" w:rsidP="00287E63">
      <w:pPr>
        <w:tabs>
          <w:tab w:val="left" w:pos="900"/>
          <w:tab w:val="left" w:pos="2160"/>
          <w:tab w:val="left" w:pos="3960"/>
        </w:tabs>
        <w:ind w:left="360" w:firstLine="1080"/>
        <w:jc w:val="both"/>
      </w:pPr>
      <w:r>
        <w:t>Reviewed</w:t>
      </w:r>
      <w:r w:rsidR="00063E04" w:rsidRPr="00A63F09">
        <w:t xml:space="preserve"> by</w:t>
      </w:r>
      <w:r w:rsidR="00063E04" w:rsidRPr="00A63F09">
        <w:tab/>
        <w:t>-</w:t>
      </w:r>
      <w:r w:rsidR="00063E04" w:rsidRPr="00A63F09">
        <w:tab/>
      </w:r>
      <w:r>
        <w:t>HR Manager</w:t>
      </w:r>
    </w:p>
    <w:p w14:paraId="692EC53A" w14:textId="62649D5A" w:rsidR="009B07D7" w:rsidRDefault="009B07D7" w:rsidP="00287E63">
      <w:pPr>
        <w:tabs>
          <w:tab w:val="left" w:pos="900"/>
          <w:tab w:val="left" w:pos="2160"/>
          <w:tab w:val="left" w:pos="3960"/>
        </w:tabs>
        <w:ind w:left="360" w:firstLine="1080"/>
        <w:jc w:val="both"/>
      </w:pPr>
      <w:r>
        <w:t>Noted by</w:t>
      </w:r>
      <w:r>
        <w:tab/>
        <w:t>-</w:t>
      </w:r>
      <w:r>
        <w:tab/>
        <w:t>Concerned Department Head</w:t>
      </w:r>
    </w:p>
    <w:p w14:paraId="5D142FA4" w14:textId="0A280824" w:rsidR="00063E04" w:rsidRDefault="00063E04" w:rsidP="00287E63">
      <w:pPr>
        <w:tabs>
          <w:tab w:val="left" w:pos="900"/>
          <w:tab w:val="left" w:pos="2160"/>
          <w:tab w:val="left" w:pos="3960"/>
        </w:tabs>
        <w:ind w:left="360" w:firstLine="1080"/>
        <w:jc w:val="both"/>
      </w:pPr>
      <w:r w:rsidRPr="00A63F09">
        <w:t xml:space="preserve">Distribution                </w:t>
      </w:r>
      <w:r w:rsidRPr="00A63F09">
        <w:tab/>
        <w:t>-</w:t>
      </w:r>
      <w:r w:rsidRPr="00A63F09">
        <w:tab/>
      </w:r>
      <w:r>
        <w:t xml:space="preserve">Copy 1 </w:t>
      </w:r>
      <w:r w:rsidR="0091660D">
        <w:t>–</w:t>
      </w:r>
      <w:r>
        <w:t xml:space="preserve"> </w:t>
      </w:r>
      <w:r w:rsidR="0091660D">
        <w:t>HR Department</w:t>
      </w:r>
    </w:p>
    <w:p w14:paraId="6A74898E" w14:textId="08C6091E" w:rsidR="00063E04" w:rsidRDefault="00063E04" w:rsidP="00287E63">
      <w:pPr>
        <w:tabs>
          <w:tab w:val="left" w:pos="900"/>
          <w:tab w:val="left" w:pos="2160"/>
          <w:tab w:val="left" w:pos="3960"/>
        </w:tabs>
        <w:ind w:left="360" w:firstLine="1080"/>
        <w:jc w:val="both"/>
      </w:pPr>
      <w:r>
        <w:tab/>
      </w:r>
      <w:r>
        <w:tab/>
      </w:r>
      <w:r>
        <w:tab/>
        <w:t xml:space="preserve">Copy 2 </w:t>
      </w:r>
      <w:r w:rsidR="0091660D">
        <w:t>–</w:t>
      </w:r>
      <w:r>
        <w:t xml:space="preserve"> </w:t>
      </w:r>
      <w:r w:rsidR="0091660D">
        <w:t>Safety Committee of the Work Place</w:t>
      </w:r>
    </w:p>
    <w:p w14:paraId="24AC6F5C" w14:textId="77777777" w:rsidR="00F43557" w:rsidRDefault="00F43557" w:rsidP="00287E63">
      <w:pPr>
        <w:tabs>
          <w:tab w:val="left" w:pos="3240"/>
          <w:tab w:val="left" w:pos="3960"/>
          <w:tab w:val="left" w:pos="4320"/>
        </w:tabs>
        <w:ind w:left="5040" w:hanging="3600"/>
      </w:pPr>
      <w:r>
        <w:br w:type="page"/>
      </w:r>
    </w:p>
    <w:p w14:paraId="1D014793" w14:textId="038E4FB9" w:rsidR="007B4445" w:rsidRDefault="009D49D1" w:rsidP="00287E63">
      <w:pPr>
        <w:pStyle w:val="ListParagraph"/>
        <w:numPr>
          <w:ilvl w:val="1"/>
          <w:numId w:val="1"/>
        </w:numPr>
        <w:tabs>
          <w:tab w:val="left" w:pos="3240"/>
          <w:tab w:val="left" w:pos="3960"/>
          <w:tab w:val="left" w:pos="4320"/>
        </w:tabs>
      </w:pPr>
      <w:r>
        <w:lastRenderedPageBreak/>
        <w:t xml:space="preserve">Property Incident </w:t>
      </w:r>
      <w:r w:rsidR="00D76E2F">
        <w:t>Report Form</w:t>
      </w:r>
    </w:p>
    <w:p w14:paraId="059518CB" w14:textId="77777777" w:rsidR="003950D2" w:rsidRDefault="003950D2" w:rsidP="003950D2">
      <w:pPr>
        <w:pStyle w:val="ListParagraph"/>
        <w:tabs>
          <w:tab w:val="left" w:pos="3240"/>
          <w:tab w:val="left" w:pos="3960"/>
          <w:tab w:val="left" w:pos="4320"/>
        </w:tabs>
        <w:ind w:left="936"/>
      </w:pPr>
    </w:p>
    <w:p w14:paraId="65CF356D" w14:textId="794E0DD7" w:rsidR="0060044E" w:rsidRDefault="00EF0D85" w:rsidP="00287E63">
      <w:pPr>
        <w:tabs>
          <w:tab w:val="left" w:pos="3240"/>
          <w:tab w:val="left" w:pos="3960"/>
          <w:tab w:val="left" w:pos="4320"/>
        </w:tabs>
        <w:jc w:val="center"/>
      </w:pPr>
      <w:r w:rsidRPr="00EF0D85">
        <w:rPr>
          <w:noProof/>
          <w:lang w:val="en-PH" w:eastAsia="en-PH"/>
        </w:rPr>
        <w:drawing>
          <wp:inline distT="0" distB="0" distL="0" distR="0" wp14:anchorId="6069C1D3" wp14:editId="7E743831">
            <wp:extent cx="5778052" cy="5619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0560" cy="5622189"/>
                    </a:xfrm>
                    <a:prstGeom prst="rect">
                      <a:avLst/>
                    </a:prstGeom>
                    <a:noFill/>
                    <a:ln>
                      <a:noFill/>
                    </a:ln>
                  </pic:spPr>
                </pic:pic>
              </a:graphicData>
            </a:graphic>
          </wp:inline>
        </w:drawing>
      </w:r>
    </w:p>
    <w:p w14:paraId="6BB2C41D" w14:textId="77777777" w:rsidR="00162BBB" w:rsidRDefault="00162BBB" w:rsidP="00287E63">
      <w:pPr>
        <w:tabs>
          <w:tab w:val="left" w:pos="3240"/>
          <w:tab w:val="left" w:pos="3960"/>
          <w:tab w:val="left" w:pos="4320"/>
        </w:tabs>
      </w:pPr>
    </w:p>
    <w:p w14:paraId="0CDA5518" w14:textId="77777777" w:rsidR="00337A9F" w:rsidRDefault="00337A9F" w:rsidP="00287E63">
      <w:pPr>
        <w:tabs>
          <w:tab w:val="left" w:pos="3240"/>
          <w:tab w:val="left" w:pos="3960"/>
          <w:tab w:val="left" w:pos="4320"/>
          <w:tab w:val="center" w:pos="5436"/>
        </w:tabs>
        <w:ind w:left="5040" w:hanging="3600"/>
        <w:jc w:val="both"/>
      </w:pPr>
      <w:r w:rsidRPr="00A63F09">
        <w:t>No. of copies</w:t>
      </w:r>
      <w:r w:rsidRPr="00A63F09">
        <w:tab/>
      </w:r>
      <w:r w:rsidRPr="00A63F09">
        <w:tab/>
        <w:t>-</w:t>
      </w:r>
      <w:r w:rsidRPr="00A63F09">
        <w:tab/>
      </w:r>
      <w:r>
        <w:t>2</w:t>
      </w:r>
    </w:p>
    <w:p w14:paraId="2EFF1FEF" w14:textId="6E67B2E2" w:rsidR="00337A9F" w:rsidRPr="00A63F09" w:rsidRDefault="00337A9F" w:rsidP="00287E63">
      <w:pPr>
        <w:tabs>
          <w:tab w:val="left" w:pos="3240"/>
          <w:tab w:val="left" w:pos="3960"/>
          <w:tab w:val="left" w:pos="4320"/>
          <w:tab w:val="center" w:pos="5436"/>
        </w:tabs>
        <w:ind w:left="4320" w:hanging="2880"/>
        <w:jc w:val="both"/>
      </w:pPr>
      <w:r>
        <w:t>Explanation</w:t>
      </w:r>
      <w:r>
        <w:tab/>
      </w:r>
      <w:r>
        <w:tab/>
        <w:t>-</w:t>
      </w:r>
      <w:r>
        <w:tab/>
        <w:t>This is prepar</w:t>
      </w:r>
      <w:r w:rsidR="00621099">
        <w:t>ed in cases of incidents resulting to damage to Company properties</w:t>
      </w:r>
      <w:r>
        <w:t>.</w:t>
      </w:r>
    </w:p>
    <w:p w14:paraId="0C78DFBB" w14:textId="1202DDC1" w:rsidR="00337A9F" w:rsidRPr="00A63F09" w:rsidRDefault="00337A9F" w:rsidP="00287E63">
      <w:pPr>
        <w:tabs>
          <w:tab w:val="left" w:pos="900"/>
          <w:tab w:val="left" w:pos="2160"/>
          <w:tab w:val="left" w:pos="3960"/>
        </w:tabs>
        <w:ind w:left="360" w:firstLine="1080"/>
        <w:jc w:val="both"/>
      </w:pPr>
      <w:r w:rsidRPr="00A63F09">
        <w:t>Prepared by</w:t>
      </w:r>
      <w:r w:rsidRPr="00A63F09">
        <w:tab/>
        <w:t>-</w:t>
      </w:r>
      <w:r w:rsidRPr="00A63F09">
        <w:tab/>
      </w:r>
      <w:r w:rsidR="00621984">
        <w:t>Operator</w:t>
      </w:r>
    </w:p>
    <w:p w14:paraId="142BBC7D" w14:textId="3D68ABF5" w:rsidR="00337A9F" w:rsidRDefault="00E71F1C" w:rsidP="00287E63">
      <w:pPr>
        <w:tabs>
          <w:tab w:val="left" w:pos="900"/>
          <w:tab w:val="left" w:pos="2160"/>
          <w:tab w:val="left" w:pos="3960"/>
        </w:tabs>
        <w:ind w:left="360" w:firstLine="1080"/>
        <w:jc w:val="both"/>
      </w:pPr>
      <w:r>
        <w:t xml:space="preserve">Checked and verified </w:t>
      </w:r>
      <w:r w:rsidR="00337A9F" w:rsidRPr="00A63F09">
        <w:t>by</w:t>
      </w:r>
      <w:r w:rsidR="00337A9F" w:rsidRPr="00A63F09">
        <w:tab/>
        <w:t>-</w:t>
      </w:r>
      <w:r w:rsidR="00337A9F" w:rsidRPr="00A63F09">
        <w:tab/>
      </w:r>
      <w:r>
        <w:t>Department Supervisor</w:t>
      </w:r>
    </w:p>
    <w:p w14:paraId="6CEAB9AF" w14:textId="13F0F2DD" w:rsidR="00337A9F" w:rsidRDefault="00337A9F" w:rsidP="00287E63">
      <w:pPr>
        <w:tabs>
          <w:tab w:val="left" w:pos="900"/>
          <w:tab w:val="left" w:pos="2160"/>
          <w:tab w:val="left" w:pos="3960"/>
        </w:tabs>
        <w:ind w:left="360" w:firstLine="1080"/>
        <w:jc w:val="both"/>
      </w:pPr>
      <w:r>
        <w:t>Noted by</w:t>
      </w:r>
      <w:r>
        <w:tab/>
        <w:t>-</w:t>
      </w:r>
      <w:r>
        <w:tab/>
      </w:r>
      <w:r w:rsidR="00E71F1C">
        <w:t>Department Manager</w:t>
      </w:r>
    </w:p>
    <w:p w14:paraId="03E26A36" w14:textId="77777777" w:rsidR="00337A9F" w:rsidRDefault="00337A9F" w:rsidP="00287E63">
      <w:pPr>
        <w:tabs>
          <w:tab w:val="left" w:pos="900"/>
          <w:tab w:val="left" w:pos="2160"/>
          <w:tab w:val="left" w:pos="3960"/>
        </w:tabs>
        <w:ind w:left="360" w:firstLine="1080"/>
        <w:jc w:val="both"/>
      </w:pPr>
      <w:r w:rsidRPr="00A63F09">
        <w:t xml:space="preserve">Distribution                </w:t>
      </w:r>
      <w:r w:rsidRPr="00A63F09">
        <w:tab/>
        <w:t>-</w:t>
      </w:r>
      <w:r w:rsidRPr="00A63F09">
        <w:tab/>
      </w:r>
      <w:r>
        <w:t>Copy 1 – HR Department</w:t>
      </w:r>
    </w:p>
    <w:p w14:paraId="01759BFC" w14:textId="29C11FDB" w:rsidR="00525F57" w:rsidRDefault="00337A9F" w:rsidP="00287E63">
      <w:pPr>
        <w:tabs>
          <w:tab w:val="left" w:pos="900"/>
          <w:tab w:val="left" w:pos="2160"/>
          <w:tab w:val="left" w:pos="3960"/>
        </w:tabs>
        <w:ind w:left="360" w:firstLine="1080"/>
        <w:jc w:val="both"/>
      </w:pPr>
      <w:r>
        <w:tab/>
      </w:r>
      <w:r>
        <w:tab/>
      </w:r>
      <w:r>
        <w:tab/>
        <w:t xml:space="preserve">Copy 2 – </w:t>
      </w:r>
      <w:r w:rsidR="005F00A1">
        <w:t>Concerned Department</w:t>
      </w:r>
    </w:p>
    <w:p w14:paraId="35944C40" w14:textId="2D420166" w:rsidR="0042419F" w:rsidRDefault="00491A12" w:rsidP="00287E63">
      <w:pPr>
        <w:pStyle w:val="ListParagraph"/>
        <w:numPr>
          <w:ilvl w:val="1"/>
          <w:numId w:val="1"/>
        </w:numPr>
        <w:tabs>
          <w:tab w:val="left" w:pos="3240"/>
          <w:tab w:val="left" w:pos="3960"/>
          <w:tab w:val="left" w:pos="4320"/>
        </w:tabs>
      </w:pPr>
      <w:r>
        <w:lastRenderedPageBreak/>
        <w:t>Medicines and Safety Supplies Monitoring</w:t>
      </w:r>
    </w:p>
    <w:p w14:paraId="01BA3609" w14:textId="588D2838" w:rsidR="00A21441" w:rsidRDefault="00A21441" w:rsidP="00287E63">
      <w:pPr>
        <w:tabs>
          <w:tab w:val="left" w:pos="3240"/>
          <w:tab w:val="left" w:pos="3960"/>
          <w:tab w:val="left" w:pos="4320"/>
        </w:tabs>
      </w:pPr>
    </w:p>
    <w:p w14:paraId="3A4CC0F0" w14:textId="330C5B23" w:rsidR="009030BC" w:rsidRDefault="004F4D3B" w:rsidP="00287E63">
      <w:pPr>
        <w:tabs>
          <w:tab w:val="left" w:pos="3240"/>
          <w:tab w:val="left" w:pos="3960"/>
          <w:tab w:val="left" w:pos="4320"/>
        </w:tabs>
        <w:jc w:val="center"/>
      </w:pPr>
      <w:r w:rsidRPr="004F4D3B">
        <w:rPr>
          <w:noProof/>
          <w:lang w:val="en-PH" w:eastAsia="en-PH"/>
        </w:rPr>
        <w:drawing>
          <wp:inline distT="0" distB="0" distL="0" distR="0" wp14:anchorId="6C879130" wp14:editId="59E40914">
            <wp:extent cx="5989320" cy="471836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9320" cy="4718365"/>
                    </a:xfrm>
                    <a:prstGeom prst="rect">
                      <a:avLst/>
                    </a:prstGeom>
                    <a:noFill/>
                    <a:ln>
                      <a:noFill/>
                    </a:ln>
                  </pic:spPr>
                </pic:pic>
              </a:graphicData>
            </a:graphic>
          </wp:inline>
        </w:drawing>
      </w:r>
    </w:p>
    <w:p w14:paraId="6688B931" w14:textId="77777777" w:rsidR="009030BC" w:rsidRDefault="009030BC" w:rsidP="00287E63">
      <w:pPr>
        <w:tabs>
          <w:tab w:val="left" w:pos="3240"/>
          <w:tab w:val="left" w:pos="3960"/>
          <w:tab w:val="left" w:pos="4320"/>
        </w:tabs>
      </w:pPr>
    </w:p>
    <w:p w14:paraId="36F3DF7F" w14:textId="4CB4220B" w:rsidR="009030BC" w:rsidRDefault="009030BC" w:rsidP="00287E63">
      <w:pPr>
        <w:tabs>
          <w:tab w:val="left" w:pos="3240"/>
          <w:tab w:val="left" w:pos="3960"/>
          <w:tab w:val="left" w:pos="4320"/>
          <w:tab w:val="center" w:pos="5436"/>
        </w:tabs>
        <w:ind w:left="5040" w:hanging="3600"/>
        <w:jc w:val="both"/>
      </w:pPr>
      <w:r w:rsidRPr="00A63F09">
        <w:t>No. of copies</w:t>
      </w:r>
      <w:r w:rsidRPr="00A63F09">
        <w:tab/>
      </w:r>
      <w:r w:rsidRPr="00A63F09">
        <w:tab/>
        <w:t>-</w:t>
      </w:r>
      <w:r w:rsidRPr="00A63F09">
        <w:tab/>
      </w:r>
      <w:r>
        <w:t>1</w:t>
      </w:r>
    </w:p>
    <w:p w14:paraId="44D1D910" w14:textId="4C686A9B" w:rsidR="009030BC" w:rsidRPr="00A63F09" w:rsidRDefault="009030BC" w:rsidP="00287E63">
      <w:pPr>
        <w:tabs>
          <w:tab w:val="left" w:pos="3240"/>
          <w:tab w:val="left" w:pos="3960"/>
          <w:tab w:val="left" w:pos="4320"/>
          <w:tab w:val="center" w:pos="5436"/>
        </w:tabs>
        <w:ind w:left="4320" w:hanging="2880"/>
        <w:jc w:val="both"/>
      </w:pPr>
      <w:r>
        <w:t>Explanation</w:t>
      </w:r>
      <w:r>
        <w:tab/>
      </w:r>
      <w:r>
        <w:tab/>
        <w:t>-</w:t>
      </w:r>
      <w:r>
        <w:tab/>
      </w:r>
      <w:r w:rsidR="00E70769">
        <w:t>This is prepared and updated every time there are movements in the medicines and safety supplies on hand.</w:t>
      </w:r>
    </w:p>
    <w:p w14:paraId="4181110E" w14:textId="4A934FB5" w:rsidR="009030BC" w:rsidRPr="00A63F09" w:rsidRDefault="009030BC" w:rsidP="00287E63">
      <w:pPr>
        <w:tabs>
          <w:tab w:val="left" w:pos="900"/>
          <w:tab w:val="left" w:pos="2160"/>
          <w:tab w:val="left" w:pos="3960"/>
        </w:tabs>
        <w:ind w:left="360" w:firstLine="1080"/>
        <w:jc w:val="both"/>
      </w:pPr>
      <w:r w:rsidRPr="00A63F09">
        <w:t>Prepared by</w:t>
      </w:r>
      <w:r w:rsidRPr="00A63F09">
        <w:tab/>
        <w:t>-</w:t>
      </w:r>
      <w:r w:rsidRPr="00A63F09">
        <w:tab/>
      </w:r>
      <w:r w:rsidR="00C41561">
        <w:t xml:space="preserve">Designated </w:t>
      </w:r>
      <w:r w:rsidR="00CB4741">
        <w:t>Safety Officer of the Work Place</w:t>
      </w:r>
    </w:p>
    <w:p w14:paraId="5C3CFA53" w14:textId="3634DA84" w:rsidR="009030BC" w:rsidRDefault="009030BC" w:rsidP="00287E63">
      <w:pPr>
        <w:tabs>
          <w:tab w:val="left" w:pos="900"/>
          <w:tab w:val="left" w:pos="2160"/>
          <w:tab w:val="left" w:pos="3960"/>
        </w:tabs>
        <w:ind w:left="360" w:firstLine="1080"/>
        <w:jc w:val="both"/>
      </w:pPr>
      <w:r w:rsidRPr="00A63F09">
        <w:t xml:space="preserve">Distribution                </w:t>
      </w:r>
      <w:r w:rsidRPr="00A63F09">
        <w:tab/>
        <w:t>-</w:t>
      </w:r>
      <w:r w:rsidRPr="00A63F09">
        <w:tab/>
      </w:r>
      <w:r>
        <w:t xml:space="preserve">Copy 1 – </w:t>
      </w:r>
      <w:r w:rsidR="00C41561">
        <w:t>Safety Committee of the Work Place</w:t>
      </w:r>
      <w:r>
        <w:t xml:space="preserve"> </w:t>
      </w:r>
    </w:p>
    <w:p w14:paraId="2A5C2C1A" w14:textId="77777777" w:rsidR="009030BC" w:rsidRDefault="009030BC" w:rsidP="00287E63">
      <w:pPr>
        <w:tabs>
          <w:tab w:val="left" w:pos="3240"/>
          <w:tab w:val="left" w:pos="3960"/>
          <w:tab w:val="left" w:pos="4320"/>
        </w:tabs>
        <w:ind w:left="5040" w:hanging="3600"/>
      </w:pPr>
      <w:r>
        <w:br w:type="page"/>
      </w:r>
    </w:p>
    <w:p w14:paraId="252646F4" w14:textId="56D62CF2" w:rsidR="00B46C9C" w:rsidRPr="00AF64A4" w:rsidRDefault="00197C02" w:rsidP="00287E63">
      <w:pPr>
        <w:pStyle w:val="ListParagraph"/>
        <w:numPr>
          <w:ilvl w:val="1"/>
          <w:numId w:val="1"/>
        </w:numPr>
        <w:tabs>
          <w:tab w:val="left" w:pos="3240"/>
          <w:tab w:val="left" w:pos="3960"/>
          <w:tab w:val="left" w:pos="4320"/>
        </w:tabs>
      </w:pPr>
      <w:r>
        <w:lastRenderedPageBreak/>
        <w:t>Safety Equipment Monitoring</w:t>
      </w:r>
    </w:p>
    <w:p w14:paraId="5D838914" w14:textId="143790E4" w:rsidR="00216B4E" w:rsidRDefault="00216B4E" w:rsidP="00287E63">
      <w:pPr>
        <w:tabs>
          <w:tab w:val="left" w:pos="3240"/>
          <w:tab w:val="left" w:pos="3960"/>
          <w:tab w:val="left" w:pos="4320"/>
        </w:tabs>
      </w:pPr>
    </w:p>
    <w:p w14:paraId="32BE3FB0" w14:textId="057D149D" w:rsidR="007A6719" w:rsidRDefault="009B546C" w:rsidP="00287E63">
      <w:pPr>
        <w:tabs>
          <w:tab w:val="left" w:pos="3240"/>
          <w:tab w:val="left" w:pos="3960"/>
          <w:tab w:val="left" w:pos="4320"/>
        </w:tabs>
        <w:jc w:val="center"/>
      </w:pPr>
      <w:r w:rsidRPr="009B546C">
        <w:rPr>
          <w:noProof/>
          <w:lang w:val="en-PH" w:eastAsia="en-PH"/>
        </w:rPr>
        <w:drawing>
          <wp:inline distT="0" distB="0" distL="0" distR="0" wp14:anchorId="4D3B43DE" wp14:editId="1EDE4838">
            <wp:extent cx="5989320" cy="5153997"/>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9320" cy="5153997"/>
                    </a:xfrm>
                    <a:prstGeom prst="rect">
                      <a:avLst/>
                    </a:prstGeom>
                    <a:noFill/>
                    <a:ln>
                      <a:noFill/>
                    </a:ln>
                  </pic:spPr>
                </pic:pic>
              </a:graphicData>
            </a:graphic>
          </wp:inline>
        </w:drawing>
      </w:r>
    </w:p>
    <w:p w14:paraId="00A58C02" w14:textId="77777777" w:rsidR="0032140B" w:rsidRDefault="0032140B" w:rsidP="00287E63">
      <w:pPr>
        <w:tabs>
          <w:tab w:val="left" w:pos="3240"/>
          <w:tab w:val="left" w:pos="3960"/>
          <w:tab w:val="left" w:pos="4320"/>
        </w:tabs>
      </w:pPr>
    </w:p>
    <w:p w14:paraId="69F8D2E9" w14:textId="77777777" w:rsidR="0032140B" w:rsidRDefault="0032140B" w:rsidP="00287E63">
      <w:pPr>
        <w:tabs>
          <w:tab w:val="left" w:pos="3240"/>
          <w:tab w:val="left" w:pos="3960"/>
          <w:tab w:val="left" w:pos="4320"/>
          <w:tab w:val="center" w:pos="5436"/>
        </w:tabs>
        <w:ind w:left="5040" w:hanging="3600"/>
        <w:jc w:val="both"/>
      </w:pPr>
      <w:r w:rsidRPr="00A63F09">
        <w:t>No. of copies</w:t>
      </w:r>
      <w:r w:rsidRPr="00A63F09">
        <w:tab/>
      </w:r>
      <w:r w:rsidRPr="00A63F09">
        <w:tab/>
        <w:t>-</w:t>
      </w:r>
      <w:r w:rsidRPr="00A63F09">
        <w:tab/>
      </w:r>
      <w:r>
        <w:t>1</w:t>
      </w:r>
    </w:p>
    <w:p w14:paraId="09C0189B" w14:textId="4F87BA2B" w:rsidR="0032140B" w:rsidRPr="00A63F09" w:rsidRDefault="0032140B" w:rsidP="00287E63">
      <w:pPr>
        <w:tabs>
          <w:tab w:val="left" w:pos="3240"/>
          <w:tab w:val="left" w:pos="3960"/>
          <w:tab w:val="left" w:pos="4320"/>
          <w:tab w:val="center" w:pos="5436"/>
        </w:tabs>
        <w:ind w:left="4320" w:hanging="2880"/>
        <w:jc w:val="both"/>
      </w:pPr>
      <w:r>
        <w:t>Explanation</w:t>
      </w:r>
      <w:r>
        <w:tab/>
      </w:r>
      <w:r>
        <w:tab/>
        <w:t>-</w:t>
      </w:r>
      <w:r>
        <w:tab/>
      </w:r>
      <w:r w:rsidR="009E2B6C">
        <w:t>This is prepared to account for all the safety and medical equipment of the work place.</w:t>
      </w:r>
    </w:p>
    <w:p w14:paraId="297C96BA" w14:textId="77777777" w:rsidR="0032140B" w:rsidRPr="00A63F09" w:rsidRDefault="0032140B" w:rsidP="00287E63">
      <w:pPr>
        <w:tabs>
          <w:tab w:val="left" w:pos="900"/>
          <w:tab w:val="left" w:pos="2160"/>
          <w:tab w:val="left" w:pos="3960"/>
        </w:tabs>
        <w:ind w:left="360" w:firstLine="1080"/>
        <w:jc w:val="both"/>
      </w:pPr>
      <w:r w:rsidRPr="00A63F09">
        <w:t>Prepared by</w:t>
      </w:r>
      <w:r w:rsidRPr="00A63F09">
        <w:tab/>
        <w:t>-</w:t>
      </w:r>
      <w:r w:rsidRPr="00A63F09">
        <w:tab/>
      </w:r>
      <w:r>
        <w:t>Designated Safety Officer of the Work Place</w:t>
      </w:r>
    </w:p>
    <w:p w14:paraId="2BAF1BB0" w14:textId="77777777" w:rsidR="0032140B" w:rsidRDefault="0032140B" w:rsidP="00287E63">
      <w:pPr>
        <w:tabs>
          <w:tab w:val="left" w:pos="900"/>
          <w:tab w:val="left" w:pos="2160"/>
          <w:tab w:val="left" w:pos="3960"/>
        </w:tabs>
        <w:ind w:left="360" w:firstLine="1080"/>
        <w:jc w:val="both"/>
      </w:pPr>
      <w:r w:rsidRPr="00A63F09">
        <w:t xml:space="preserve">Distribution                </w:t>
      </w:r>
      <w:r w:rsidRPr="00A63F09">
        <w:tab/>
        <w:t>-</w:t>
      </w:r>
      <w:r w:rsidRPr="00A63F09">
        <w:tab/>
      </w:r>
      <w:r>
        <w:t xml:space="preserve">Copy 1 – Safety Committee of the Work Place </w:t>
      </w:r>
    </w:p>
    <w:p w14:paraId="46525BC8" w14:textId="0CC70A09" w:rsidR="006F53A9" w:rsidRDefault="00E010D8" w:rsidP="00287E63">
      <w:pPr>
        <w:pStyle w:val="ListParagraph"/>
        <w:numPr>
          <w:ilvl w:val="1"/>
          <w:numId w:val="1"/>
        </w:numPr>
        <w:tabs>
          <w:tab w:val="left" w:pos="3240"/>
          <w:tab w:val="left" w:pos="3960"/>
          <w:tab w:val="left" w:pos="4320"/>
        </w:tabs>
      </w:pPr>
      <w:r>
        <w:br w:type="page"/>
      </w:r>
      <w:r w:rsidR="00CC5362">
        <w:lastRenderedPageBreak/>
        <w:t>Heavy Equipment Daily Inspection</w:t>
      </w:r>
    </w:p>
    <w:p w14:paraId="4AD8B8B6" w14:textId="77777777" w:rsidR="008A04DC" w:rsidRDefault="008A04DC" w:rsidP="00287E63">
      <w:pPr>
        <w:pStyle w:val="ListParagraph"/>
        <w:tabs>
          <w:tab w:val="left" w:pos="3240"/>
          <w:tab w:val="left" w:pos="3960"/>
          <w:tab w:val="left" w:pos="4320"/>
        </w:tabs>
        <w:ind w:left="936"/>
      </w:pPr>
    </w:p>
    <w:p w14:paraId="284EFA65" w14:textId="0B845B23" w:rsidR="001514EA" w:rsidRDefault="00C749D9" w:rsidP="00287E63">
      <w:pPr>
        <w:tabs>
          <w:tab w:val="left" w:pos="3240"/>
          <w:tab w:val="left" w:pos="3960"/>
          <w:tab w:val="left" w:pos="4320"/>
        </w:tabs>
        <w:jc w:val="center"/>
      </w:pPr>
      <w:r w:rsidRPr="00C749D9">
        <w:rPr>
          <w:noProof/>
          <w:lang w:val="en-PH" w:eastAsia="en-PH"/>
        </w:rPr>
        <w:drawing>
          <wp:inline distT="0" distB="0" distL="0" distR="0" wp14:anchorId="6CD8DF6A" wp14:editId="0AD43682">
            <wp:extent cx="3962400" cy="594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2400" cy="5943600"/>
                    </a:xfrm>
                    <a:prstGeom prst="rect">
                      <a:avLst/>
                    </a:prstGeom>
                    <a:noFill/>
                    <a:ln>
                      <a:noFill/>
                    </a:ln>
                  </pic:spPr>
                </pic:pic>
              </a:graphicData>
            </a:graphic>
          </wp:inline>
        </w:drawing>
      </w:r>
    </w:p>
    <w:p w14:paraId="239BC911" w14:textId="77777777" w:rsidR="00C749D9" w:rsidRDefault="00C749D9" w:rsidP="00287E63">
      <w:pPr>
        <w:tabs>
          <w:tab w:val="left" w:pos="3240"/>
          <w:tab w:val="left" w:pos="3960"/>
          <w:tab w:val="left" w:pos="4320"/>
          <w:tab w:val="center" w:pos="5436"/>
        </w:tabs>
        <w:ind w:left="5040" w:hanging="3600"/>
        <w:jc w:val="both"/>
      </w:pPr>
    </w:p>
    <w:p w14:paraId="237D3D62" w14:textId="65EBD6C9" w:rsidR="00891879" w:rsidRDefault="00891879" w:rsidP="00287E63">
      <w:pPr>
        <w:tabs>
          <w:tab w:val="left" w:pos="3240"/>
          <w:tab w:val="left" w:pos="3960"/>
          <w:tab w:val="left" w:pos="4320"/>
          <w:tab w:val="center" w:pos="5436"/>
        </w:tabs>
        <w:ind w:left="5040" w:hanging="3600"/>
        <w:jc w:val="both"/>
      </w:pPr>
      <w:r w:rsidRPr="00A63F09">
        <w:t>No. of copies</w:t>
      </w:r>
      <w:r w:rsidRPr="00A63F09">
        <w:tab/>
      </w:r>
      <w:r w:rsidRPr="00A63F09">
        <w:tab/>
        <w:t>-</w:t>
      </w:r>
      <w:r w:rsidRPr="00A63F09">
        <w:tab/>
      </w:r>
      <w:r>
        <w:t>1</w:t>
      </w:r>
    </w:p>
    <w:p w14:paraId="16A89A04" w14:textId="5CF924D2" w:rsidR="00891879" w:rsidRPr="00A63F09" w:rsidRDefault="00891879" w:rsidP="00287E63">
      <w:pPr>
        <w:tabs>
          <w:tab w:val="left" w:pos="3240"/>
          <w:tab w:val="left" w:pos="3960"/>
          <w:tab w:val="left" w:pos="4320"/>
          <w:tab w:val="center" w:pos="5436"/>
        </w:tabs>
        <w:ind w:left="4320" w:hanging="2880"/>
        <w:jc w:val="both"/>
      </w:pPr>
      <w:r>
        <w:t>Explanation</w:t>
      </w:r>
      <w:r>
        <w:tab/>
      </w:r>
      <w:r>
        <w:tab/>
        <w:t>-</w:t>
      </w:r>
      <w:r>
        <w:tab/>
      </w:r>
      <w:r w:rsidR="00DB6C5F">
        <w:t>This shall be prepared every time a safety inspection on heavy equipment is conducted.</w:t>
      </w:r>
    </w:p>
    <w:p w14:paraId="5D2954E2" w14:textId="77777777" w:rsidR="00891879" w:rsidRPr="00A63F09" w:rsidRDefault="00891879" w:rsidP="00287E63">
      <w:pPr>
        <w:tabs>
          <w:tab w:val="left" w:pos="900"/>
          <w:tab w:val="left" w:pos="2160"/>
          <w:tab w:val="left" w:pos="3960"/>
        </w:tabs>
        <w:ind w:left="360" w:firstLine="1080"/>
        <w:jc w:val="both"/>
      </w:pPr>
      <w:r w:rsidRPr="00A63F09">
        <w:t>Prepared by</w:t>
      </w:r>
      <w:r w:rsidRPr="00A63F09">
        <w:tab/>
        <w:t>-</w:t>
      </w:r>
      <w:r w:rsidRPr="00A63F09">
        <w:tab/>
      </w:r>
      <w:r>
        <w:t>Designated Safety Officer of the Work Place</w:t>
      </w:r>
    </w:p>
    <w:p w14:paraId="15AA3C3E" w14:textId="7D5FD0AB" w:rsidR="00891879" w:rsidRDefault="006A67D7" w:rsidP="00287E63">
      <w:pPr>
        <w:tabs>
          <w:tab w:val="left" w:pos="900"/>
          <w:tab w:val="left" w:pos="2160"/>
          <w:tab w:val="left" w:pos="3960"/>
        </w:tabs>
        <w:ind w:left="360" w:firstLine="1080"/>
        <w:jc w:val="both"/>
      </w:pPr>
      <w:r>
        <w:t xml:space="preserve">Distribution                </w:t>
      </w:r>
      <w:r>
        <w:tab/>
        <w:t>-</w:t>
      </w:r>
      <w:r>
        <w:tab/>
        <w:t xml:space="preserve">Safety </w:t>
      </w:r>
      <w:r w:rsidR="00891879">
        <w:t xml:space="preserve">Committee of the Work Place </w:t>
      </w:r>
    </w:p>
    <w:p w14:paraId="559776E1" w14:textId="77777777" w:rsidR="00891879" w:rsidRDefault="00891879" w:rsidP="00287E63">
      <w:pPr>
        <w:tabs>
          <w:tab w:val="left" w:pos="3240"/>
          <w:tab w:val="left" w:pos="3960"/>
          <w:tab w:val="left" w:pos="4320"/>
        </w:tabs>
        <w:jc w:val="center"/>
      </w:pPr>
    </w:p>
    <w:p w14:paraId="4E42F986" w14:textId="234FA71A" w:rsidR="0082565F" w:rsidRDefault="001514EA" w:rsidP="00287E63">
      <w:pPr>
        <w:pStyle w:val="ListParagraph"/>
        <w:numPr>
          <w:ilvl w:val="1"/>
          <w:numId w:val="1"/>
        </w:numPr>
        <w:tabs>
          <w:tab w:val="left" w:pos="3240"/>
          <w:tab w:val="left" w:pos="3960"/>
          <w:tab w:val="left" w:pos="4320"/>
        </w:tabs>
      </w:pPr>
      <w:r>
        <w:br w:type="column"/>
      </w:r>
      <w:r w:rsidR="007F7048">
        <w:lastRenderedPageBreak/>
        <w:t>Generator Set Daily Inspection</w:t>
      </w:r>
    </w:p>
    <w:p w14:paraId="41CA55E7" w14:textId="77777777" w:rsidR="00B13C41" w:rsidRDefault="00B13C41" w:rsidP="00287E63">
      <w:pPr>
        <w:pStyle w:val="ListParagraph"/>
        <w:tabs>
          <w:tab w:val="left" w:pos="3240"/>
          <w:tab w:val="left" w:pos="3960"/>
          <w:tab w:val="left" w:pos="4320"/>
        </w:tabs>
        <w:ind w:left="936"/>
      </w:pPr>
    </w:p>
    <w:p w14:paraId="34E17262" w14:textId="3CEC7302" w:rsidR="007F7048" w:rsidRDefault="008863FD" w:rsidP="00287E63">
      <w:pPr>
        <w:tabs>
          <w:tab w:val="left" w:pos="3240"/>
          <w:tab w:val="left" w:pos="3960"/>
          <w:tab w:val="left" w:pos="4320"/>
        </w:tabs>
        <w:jc w:val="center"/>
      </w:pPr>
      <w:r w:rsidRPr="008863FD">
        <w:rPr>
          <w:noProof/>
          <w:lang w:val="en-PH" w:eastAsia="en-PH"/>
        </w:rPr>
        <w:drawing>
          <wp:inline distT="0" distB="0" distL="0" distR="0" wp14:anchorId="71C4ACBE" wp14:editId="0616CB60">
            <wp:extent cx="5760720" cy="61764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176443"/>
                    </a:xfrm>
                    <a:prstGeom prst="rect">
                      <a:avLst/>
                    </a:prstGeom>
                    <a:noFill/>
                    <a:ln>
                      <a:noFill/>
                    </a:ln>
                  </pic:spPr>
                </pic:pic>
              </a:graphicData>
            </a:graphic>
          </wp:inline>
        </w:drawing>
      </w:r>
    </w:p>
    <w:p w14:paraId="355EC928" w14:textId="7E54F31B" w:rsidR="00DD2C01" w:rsidRDefault="00DD2C01" w:rsidP="00287E63">
      <w:pPr>
        <w:tabs>
          <w:tab w:val="left" w:pos="3240"/>
          <w:tab w:val="left" w:pos="3960"/>
          <w:tab w:val="left" w:pos="4320"/>
          <w:tab w:val="center" w:pos="5436"/>
        </w:tabs>
        <w:ind w:left="4320" w:hanging="2880"/>
        <w:jc w:val="both"/>
      </w:pPr>
      <w:r>
        <w:t>No. of copies</w:t>
      </w:r>
      <w:r>
        <w:tab/>
      </w:r>
      <w:r>
        <w:tab/>
        <w:t>-</w:t>
      </w:r>
      <w:r>
        <w:tab/>
        <w:t>1</w:t>
      </w:r>
    </w:p>
    <w:p w14:paraId="2880717E" w14:textId="7016FEF3" w:rsidR="00611573" w:rsidRPr="00A63F09" w:rsidRDefault="006A67D7" w:rsidP="00287E63">
      <w:pPr>
        <w:tabs>
          <w:tab w:val="left" w:pos="3240"/>
          <w:tab w:val="left" w:pos="3960"/>
          <w:tab w:val="left" w:pos="4320"/>
          <w:tab w:val="center" w:pos="5436"/>
        </w:tabs>
        <w:ind w:left="4320" w:hanging="2880"/>
        <w:jc w:val="both"/>
      </w:pPr>
      <w:r>
        <w:t>Explanation</w:t>
      </w:r>
      <w:r>
        <w:tab/>
      </w:r>
      <w:r>
        <w:tab/>
        <w:t>-</w:t>
      </w:r>
      <w:r>
        <w:tab/>
      </w:r>
      <w:r w:rsidRPr="006A67D7">
        <w:t>This shall be prepared every time a safety inspection on heavy equipment is conducted.</w:t>
      </w:r>
    </w:p>
    <w:p w14:paraId="628EAE03" w14:textId="77777777" w:rsidR="00611573" w:rsidRPr="00A63F09" w:rsidRDefault="00611573" w:rsidP="00287E63">
      <w:pPr>
        <w:tabs>
          <w:tab w:val="left" w:pos="900"/>
          <w:tab w:val="left" w:pos="2160"/>
          <w:tab w:val="left" w:pos="3960"/>
        </w:tabs>
        <w:ind w:left="360" w:firstLine="1080"/>
        <w:jc w:val="both"/>
      </w:pPr>
      <w:r w:rsidRPr="00A63F09">
        <w:t>Prepared by</w:t>
      </w:r>
      <w:r w:rsidRPr="00A63F09">
        <w:tab/>
        <w:t>-</w:t>
      </w:r>
      <w:r w:rsidRPr="00A63F09">
        <w:tab/>
      </w:r>
      <w:r>
        <w:t>Designated Safety Officer of the Work Place</w:t>
      </w:r>
    </w:p>
    <w:p w14:paraId="16B68E9F" w14:textId="08E25A2B" w:rsidR="00611573" w:rsidRDefault="00611573" w:rsidP="00287E63">
      <w:pPr>
        <w:tabs>
          <w:tab w:val="left" w:pos="900"/>
          <w:tab w:val="left" w:pos="2160"/>
          <w:tab w:val="left" w:pos="3960"/>
        </w:tabs>
        <w:ind w:left="360" w:firstLine="1080"/>
        <w:jc w:val="both"/>
      </w:pPr>
      <w:r w:rsidRPr="00A63F09">
        <w:t xml:space="preserve">Distribution                </w:t>
      </w:r>
      <w:r w:rsidRPr="00A63F09">
        <w:tab/>
        <w:t>-</w:t>
      </w:r>
      <w:r w:rsidRPr="00A63F09">
        <w:tab/>
      </w:r>
      <w:r>
        <w:t xml:space="preserve">Safety Committee of the Work Place </w:t>
      </w:r>
    </w:p>
    <w:p w14:paraId="6EA9D61F" w14:textId="77777777" w:rsidR="00630852" w:rsidRDefault="00630852" w:rsidP="00287E63">
      <w:pPr>
        <w:tabs>
          <w:tab w:val="left" w:pos="900"/>
          <w:tab w:val="left" w:pos="2160"/>
          <w:tab w:val="left" w:pos="3960"/>
        </w:tabs>
        <w:ind w:left="360" w:firstLine="1080"/>
        <w:jc w:val="both"/>
      </w:pPr>
    </w:p>
    <w:p w14:paraId="44C7A507" w14:textId="77777777" w:rsidR="00280931" w:rsidRDefault="00280931" w:rsidP="00287E63">
      <w:pPr>
        <w:pStyle w:val="ListParagraph"/>
        <w:numPr>
          <w:ilvl w:val="1"/>
          <w:numId w:val="1"/>
        </w:numPr>
        <w:tabs>
          <w:tab w:val="left" w:pos="3240"/>
          <w:tab w:val="left" w:pos="3960"/>
          <w:tab w:val="left" w:pos="4320"/>
        </w:tabs>
      </w:pPr>
      <w:r>
        <w:lastRenderedPageBreak/>
        <w:t>Welding Machine Monthly Inspection</w:t>
      </w:r>
    </w:p>
    <w:p w14:paraId="1DB5D18D" w14:textId="64F42A58" w:rsidR="00280931" w:rsidRDefault="00280931" w:rsidP="00287E63">
      <w:pPr>
        <w:tabs>
          <w:tab w:val="left" w:pos="3240"/>
          <w:tab w:val="left" w:pos="3960"/>
          <w:tab w:val="left" w:pos="4320"/>
        </w:tabs>
      </w:pPr>
    </w:p>
    <w:p w14:paraId="06097180" w14:textId="78598143" w:rsidR="00D80F84" w:rsidRDefault="00CB1A06" w:rsidP="00287E63">
      <w:pPr>
        <w:tabs>
          <w:tab w:val="left" w:pos="3240"/>
          <w:tab w:val="left" w:pos="3960"/>
          <w:tab w:val="left" w:pos="4320"/>
        </w:tabs>
        <w:jc w:val="center"/>
      </w:pPr>
      <w:r w:rsidRPr="00CB1A06">
        <w:rPr>
          <w:noProof/>
          <w:lang w:val="en-PH" w:eastAsia="en-PH"/>
        </w:rPr>
        <w:drawing>
          <wp:inline distT="0" distB="0" distL="0" distR="0" wp14:anchorId="4DB14E66" wp14:editId="274605A8">
            <wp:extent cx="5467824"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7824" cy="5943600"/>
                    </a:xfrm>
                    <a:prstGeom prst="rect">
                      <a:avLst/>
                    </a:prstGeom>
                    <a:noFill/>
                    <a:ln>
                      <a:noFill/>
                    </a:ln>
                  </pic:spPr>
                </pic:pic>
              </a:graphicData>
            </a:graphic>
          </wp:inline>
        </w:drawing>
      </w:r>
    </w:p>
    <w:p w14:paraId="07E06016" w14:textId="006D523D" w:rsidR="00D93862" w:rsidRDefault="00D93862" w:rsidP="00287E63">
      <w:pPr>
        <w:tabs>
          <w:tab w:val="left" w:pos="3240"/>
          <w:tab w:val="left" w:pos="3960"/>
          <w:tab w:val="left" w:pos="4320"/>
          <w:tab w:val="center" w:pos="5436"/>
        </w:tabs>
        <w:jc w:val="both"/>
      </w:pPr>
    </w:p>
    <w:p w14:paraId="45D2DF2B" w14:textId="77777777" w:rsidR="00D93862" w:rsidRDefault="00D93862" w:rsidP="00287E63">
      <w:pPr>
        <w:tabs>
          <w:tab w:val="left" w:pos="3240"/>
          <w:tab w:val="left" w:pos="3960"/>
          <w:tab w:val="left" w:pos="4320"/>
          <w:tab w:val="center" w:pos="5436"/>
        </w:tabs>
        <w:ind w:left="4320" w:hanging="2880"/>
        <w:jc w:val="both"/>
      </w:pPr>
      <w:r>
        <w:t>No. of copies</w:t>
      </w:r>
      <w:r>
        <w:tab/>
      </w:r>
      <w:r>
        <w:tab/>
        <w:t>-</w:t>
      </w:r>
      <w:r>
        <w:tab/>
        <w:t>1</w:t>
      </w:r>
    </w:p>
    <w:p w14:paraId="45C850C8" w14:textId="4087F110" w:rsidR="00D93862" w:rsidRPr="00A63F09" w:rsidRDefault="002D59CC" w:rsidP="00287E63">
      <w:pPr>
        <w:tabs>
          <w:tab w:val="left" w:pos="3240"/>
          <w:tab w:val="left" w:pos="3960"/>
          <w:tab w:val="left" w:pos="4320"/>
          <w:tab w:val="center" w:pos="5436"/>
        </w:tabs>
        <w:ind w:left="4320" w:hanging="2880"/>
        <w:jc w:val="both"/>
      </w:pPr>
      <w:r>
        <w:t>Explanation</w:t>
      </w:r>
      <w:r>
        <w:tab/>
      </w:r>
      <w:r>
        <w:tab/>
        <w:t>-</w:t>
      </w:r>
      <w:r>
        <w:tab/>
      </w:r>
      <w:r w:rsidRPr="002D59CC">
        <w:t xml:space="preserve">This shall be prepared every time a safety inspection on </w:t>
      </w:r>
      <w:r>
        <w:t xml:space="preserve">welding machine </w:t>
      </w:r>
      <w:r w:rsidRPr="002D59CC">
        <w:t xml:space="preserve"> is conducted.</w:t>
      </w:r>
    </w:p>
    <w:p w14:paraId="30CFF288" w14:textId="77777777" w:rsidR="00D93862" w:rsidRPr="00A63F09" w:rsidRDefault="00D93862" w:rsidP="00287E63">
      <w:pPr>
        <w:tabs>
          <w:tab w:val="left" w:pos="900"/>
          <w:tab w:val="left" w:pos="2160"/>
          <w:tab w:val="left" w:pos="3960"/>
        </w:tabs>
        <w:ind w:left="360" w:firstLine="1080"/>
        <w:jc w:val="both"/>
      </w:pPr>
      <w:r w:rsidRPr="00A63F09">
        <w:t>Prepared by</w:t>
      </w:r>
      <w:r w:rsidRPr="00A63F09">
        <w:tab/>
        <w:t>-</w:t>
      </w:r>
      <w:r w:rsidRPr="00A63F09">
        <w:tab/>
      </w:r>
      <w:r>
        <w:t>Designated Safety Officer of the Work Place</w:t>
      </w:r>
    </w:p>
    <w:p w14:paraId="34981822" w14:textId="77777777" w:rsidR="00D93862" w:rsidRDefault="00D93862" w:rsidP="00287E63">
      <w:pPr>
        <w:tabs>
          <w:tab w:val="left" w:pos="900"/>
          <w:tab w:val="left" w:pos="2160"/>
          <w:tab w:val="left" w:pos="3960"/>
        </w:tabs>
        <w:ind w:left="360" w:firstLine="1080"/>
        <w:jc w:val="both"/>
      </w:pPr>
      <w:r w:rsidRPr="00A63F09">
        <w:t xml:space="preserve">Distribution                </w:t>
      </w:r>
      <w:r w:rsidRPr="00A63F09">
        <w:tab/>
        <w:t>-</w:t>
      </w:r>
      <w:r w:rsidRPr="00A63F09">
        <w:tab/>
      </w:r>
      <w:r>
        <w:t xml:space="preserve">Copy 1 – Safety Committee of the Work Place </w:t>
      </w:r>
    </w:p>
    <w:p w14:paraId="79AC37D9" w14:textId="187FF5CB" w:rsidR="00AC21EF" w:rsidRDefault="00D93862" w:rsidP="00287E63">
      <w:pPr>
        <w:tabs>
          <w:tab w:val="left" w:pos="3240"/>
          <w:tab w:val="left" w:pos="3960"/>
          <w:tab w:val="left" w:pos="4320"/>
        </w:tabs>
      </w:pPr>
      <w:r>
        <w:br w:type="page"/>
      </w:r>
    </w:p>
    <w:p w14:paraId="61C87FFE" w14:textId="57F6E953" w:rsidR="001A6DCD" w:rsidRDefault="001A6DCD" w:rsidP="001A6DCD">
      <w:pPr>
        <w:pStyle w:val="ListParagraph"/>
        <w:numPr>
          <w:ilvl w:val="1"/>
          <w:numId w:val="1"/>
        </w:numPr>
        <w:tabs>
          <w:tab w:val="left" w:pos="1440"/>
          <w:tab w:val="left" w:pos="3240"/>
          <w:tab w:val="left" w:pos="3420"/>
          <w:tab w:val="left" w:pos="3960"/>
          <w:tab w:val="left" w:pos="4320"/>
          <w:tab w:val="left" w:pos="4860"/>
          <w:tab w:val="left" w:pos="5220"/>
          <w:tab w:val="left" w:pos="5580"/>
        </w:tabs>
        <w:jc w:val="both"/>
      </w:pPr>
      <w:r>
        <w:lastRenderedPageBreak/>
        <w:t>Crane Operator Inspection Checklist</w:t>
      </w:r>
    </w:p>
    <w:p w14:paraId="3661F1D7" w14:textId="77777777" w:rsidR="00687BBA" w:rsidRDefault="00687BBA" w:rsidP="00687BBA">
      <w:pPr>
        <w:pStyle w:val="ListParagraph"/>
        <w:tabs>
          <w:tab w:val="left" w:pos="1440"/>
          <w:tab w:val="left" w:pos="3240"/>
          <w:tab w:val="left" w:pos="3420"/>
          <w:tab w:val="left" w:pos="3960"/>
          <w:tab w:val="left" w:pos="4320"/>
          <w:tab w:val="left" w:pos="4860"/>
          <w:tab w:val="left" w:pos="5220"/>
          <w:tab w:val="left" w:pos="5580"/>
        </w:tabs>
        <w:ind w:left="936"/>
        <w:jc w:val="both"/>
      </w:pPr>
    </w:p>
    <w:p w14:paraId="2260AB3E" w14:textId="59821B93" w:rsidR="001A6DCD" w:rsidRDefault="000542BB" w:rsidP="000542BB">
      <w:pPr>
        <w:tabs>
          <w:tab w:val="left" w:pos="1440"/>
          <w:tab w:val="left" w:pos="3240"/>
          <w:tab w:val="left" w:pos="3420"/>
          <w:tab w:val="left" w:pos="3960"/>
          <w:tab w:val="left" w:pos="4320"/>
          <w:tab w:val="left" w:pos="4860"/>
          <w:tab w:val="left" w:pos="5220"/>
          <w:tab w:val="left" w:pos="5580"/>
        </w:tabs>
        <w:jc w:val="center"/>
      </w:pPr>
      <w:r w:rsidRPr="000542BB">
        <w:rPr>
          <w:noProof/>
          <w:lang w:val="en-PH" w:eastAsia="en-PH"/>
        </w:rPr>
        <w:drawing>
          <wp:inline distT="0" distB="0" distL="0" distR="0" wp14:anchorId="6F68B868" wp14:editId="1F775E1A">
            <wp:extent cx="4931596" cy="59436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1596" cy="5943600"/>
                    </a:xfrm>
                    <a:prstGeom prst="rect">
                      <a:avLst/>
                    </a:prstGeom>
                    <a:noFill/>
                    <a:ln>
                      <a:noFill/>
                    </a:ln>
                  </pic:spPr>
                </pic:pic>
              </a:graphicData>
            </a:graphic>
          </wp:inline>
        </w:drawing>
      </w:r>
    </w:p>
    <w:p w14:paraId="398AD941" w14:textId="77777777" w:rsidR="000542BB" w:rsidRDefault="000542BB" w:rsidP="000542BB">
      <w:pPr>
        <w:tabs>
          <w:tab w:val="left" w:pos="3240"/>
          <w:tab w:val="left" w:pos="3960"/>
          <w:tab w:val="left" w:pos="4320"/>
          <w:tab w:val="center" w:pos="5436"/>
        </w:tabs>
        <w:jc w:val="both"/>
      </w:pPr>
    </w:p>
    <w:p w14:paraId="1EBD70E0" w14:textId="77777777" w:rsidR="000542BB" w:rsidRDefault="000542BB" w:rsidP="000542BB">
      <w:pPr>
        <w:tabs>
          <w:tab w:val="left" w:pos="3240"/>
          <w:tab w:val="left" w:pos="3960"/>
          <w:tab w:val="left" w:pos="4320"/>
          <w:tab w:val="center" w:pos="5436"/>
        </w:tabs>
        <w:ind w:left="4320" w:hanging="2880"/>
        <w:jc w:val="both"/>
      </w:pPr>
      <w:r>
        <w:t>No. of copies</w:t>
      </w:r>
      <w:r>
        <w:tab/>
      </w:r>
      <w:r>
        <w:tab/>
        <w:t>-</w:t>
      </w:r>
      <w:r>
        <w:tab/>
        <w:t>1</w:t>
      </w:r>
    </w:p>
    <w:p w14:paraId="64A0082E" w14:textId="7BFED528" w:rsidR="000542BB" w:rsidRPr="00A63F09" w:rsidRDefault="000542BB" w:rsidP="000542BB">
      <w:pPr>
        <w:tabs>
          <w:tab w:val="left" w:pos="3240"/>
          <w:tab w:val="left" w:pos="3960"/>
          <w:tab w:val="left" w:pos="4320"/>
          <w:tab w:val="center" w:pos="5436"/>
        </w:tabs>
        <w:ind w:left="4320" w:hanging="2880"/>
        <w:jc w:val="both"/>
      </w:pPr>
      <w:r>
        <w:t>Explanation</w:t>
      </w:r>
      <w:r>
        <w:tab/>
      </w:r>
      <w:r>
        <w:tab/>
        <w:t>-</w:t>
      </w:r>
      <w:r>
        <w:tab/>
      </w:r>
      <w:r w:rsidRPr="002D59CC">
        <w:t xml:space="preserve">This shall be prepared every time a safety inspection on </w:t>
      </w:r>
      <w:r w:rsidR="00CE4879">
        <w:t xml:space="preserve">crane operator </w:t>
      </w:r>
      <w:r w:rsidRPr="002D59CC">
        <w:t>is conducted.</w:t>
      </w:r>
    </w:p>
    <w:p w14:paraId="6A66BF80" w14:textId="77777777" w:rsidR="000542BB" w:rsidRPr="00A63F09" w:rsidRDefault="000542BB" w:rsidP="000542BB">
      <w:pPr>
        <w:tabs>
          <w:tab w:val="left" w:pos="900"/>
          <w:tab w:val="left" w:pos="2160"/>
          <w:tab w:val="left" w:pos="3960"/>
        </w:tabs>
        <w:ind w:left="360" w:firstLine="1080"/>
        <w:jc w:val="both"/>
      </w:pPr>
      <w:r w:rsidRPr="00A63F09">
        <w:t>Prepared by</w:t>
      </w:r>
      <w:r w:rsidRPr="00A63F09">
        <w:tab/>
        <w:t>-</w:t>
      </w:r>
      <w:r w:rsidRPr="00A63F09">
        <w:tab/>
      </w:r>
      <w:r>
        <w:t>Designated Safety Officer of the Work Place</w:t>
      </w:r>
    </w:p>
    <w:p w14:paraId="02CD75D5" w14:textId="77777777" w:rsidR="000542BB" w:rsidRDefault="000542BB" w:rsidP="000542BB">
      <w:pPr>
        <w:tabs>
          <w:tab w:val="left" w:pos="900"/>
          <w:tab w:val="left" w:pos="2160"/>
          <w:tab w:val="left" w:pos="3960"/>
        </w:tabs>
        <w:ind w:left="360" w:firstLine="1080"/>
        <w:jc w:val="both"/>
      </w:pPr>
      <w:r w:rsidRPr="00A63F09">
        <w:t xml:space="preserve">Distribution                </w:t>
      </w:r>
      <w:r w:rsidRPr="00A63F09">
        <w:tab/>
        <w:t>-</w:t>
      </w:r>
      <w:r w:rsidRPr="00A63F09">
        <w:tab/>
      </w:r>
      <w:r>
        <w:t xml:space="preserve">Copy 1 – Safety Committee of the Work Place </w:t>
      </w:r>
    </w:p>
    <w:p w14:paraId="1AF055DF" w14:textId="615A0303" w:rsidR="001A6DCD" w:rsidRDefault="001A6DCD" w:rsidP="00687BBA">
      <w:pPr>
        <w:tabs>
          <w:tab w:val="left" w:pos="1440"/>
          <w:tab w:val="left" w:pos="3240"/>
          <w:tab w:val="left" w:pos="3420"/>
          <w:tab w:val="left" w:pos="3960"/>
          <w:tab w:val="left" w:pos="4320"/>
          <w:tab w:val="left" w:pos="4860"/>
          <w:tab w:val="left" w:pos="5220"/>
          <w:tab w:val="left" w:pos="5580"/>
        </w:tabs>
      </w:pPr>
    </w:p>
    <w:p w14:paraId="65A6385E" w14:textId="1BAB6FE5" w:rsidR="0002306F" w:rsidRPr="00E91FCC" w:rsidRDefault="003226EA" w:rsidP="00287E63">
      <w:pPr>
        <w:pStyle w:val="ListParagraph"/>
        <w:numPr>
          <w:ilvl w:val="0"/>
          <w:numId w:val="1"/>
        </w:numPr>
        <w:tabs>
          <w:tab w:val="left" w:pos="1440"/>
          <w:tab w:val="left" w:pos="3240"/>
          <w:tab w:val="left" w:pos="3420"/>
          <w:tab w:val="left" w:pos="3960"/>
          <w:tab w:val="left" w:pos="4320"/>
          <w:tab w:val="left" w:pos="4860"/>
          <w:tab w:val="left" w:pos="5220"/>
          <w:tab w:val="left" w:pos="5580"/>
        </w:tabs>
        <w:jc w:val="both"/>
      </w:pPr>
      <w:r w:rsidRPr="00335555">
        <w:rPr>
          <w:u w:val="single"/>
        </w:rPr>
        <w:lastRenderedPageBreak/>
        <w:t>EFFECTIVITY</w:t>
      </w:r>
    </w:p>
    <w:p w14:paraId="34CD6835" w14:textId="77777777" w:rsidR="0002306F" w:rsidRPr="009E3CCE" w:rsidRDefault="0002306F" w:rsidP="00287E63">
      <w:pPr>
        <w:ind w:left="576"/>
        <w:jc w:val="both"/>
      </w:pPr>
    </w:p>
    <w:p w14:paraId="47238EF9" w14:textId="142FB8F0" w:rsidR="004D6155" w:rsidRDefault="00A6156A" w:rsidP="00287E63">
      <w:pPr>
        <w:ind w:left="576"/>
        <w:jc w:val="both"/>
      </w:pPr>
      <w:r w:rsidRPr="004441F1">
        <w:t>This Policies and Procedures Manual shall take effect upon approval and shall supersede any memorandum/SOP inconsistent with thi</w:t>
      </w:r>
      <w:r w:rsidR="006400F4">
        <w:t xml:space="preserve">s </w:t>
      </w:r>
      <w:r w:rsidR="000126C7">
        <w:t>Policies</w:t>
      </w:r>
      <w:r w:rsidR="006400F4">
        <w:t xml:space="preserve"> and Procedures Manual. Any changes to the manual shall comply with the policies and procedures indicated in the process</w:t>
      </w:r>
      <w:ins w:id="42" w:author="JGL" w:date="2017-08-25T17:25:00Z">
        <w:r w:rsidR="005C2740">
          <w:t xml:space="preserve"> title</w:t>
        </w:r>
      </w:ins>
      <w:r w:rsidR="006400F4">
        <w:t xml:space="preserve"> </w:t>
      </w:r>
      <w:del w:id="43" w:author="JGL" w:date="2017-08-25T17:25:00Z">
        <w:r w:rsidR="006400F4" w:rsidDel="005C2740">
          <w:delText>of</w:delText>
        </w:r>
      </w:del>
      <w:r w:rsidR="006400F4">
        <w:t xml:space="preserve"> </w:t>
      </w:r>
      <w:ins w:id="44" w:author="JGL" w:date="2017-08-25T17:25:00Z">
        <w:r w:rsidR="005C2740" w:rsidRPr="005C2740">
          <w:rPr>
            <w:i/>
            <w:rPrChange w:id="45" w:author="JGL" w:date="2017-08-25T17:25:00Z">
              <w:rPr/>
            </w:rPrChange>
          </w:rPr>
          <w:t>“</w:t>
        </w:r>
      </w:ins>
      <w:r w:rsidR="006400F4" w:rsidRPr="005C2740">
        <w:rPr>
          <w:i/>
          <w:rPrChange w:id="46" w:author="JGL" w:date="2017-08-25T17:25:00Z">
            <w:rPr/>
          </w:rPrChange>
        </w:rPr>
        <w:t>Amendment of Manual</w:t>
      </w:r>
      <w:ins w:id="47" w:author="JGL" w:date="2017-08-25T17:25:00Z">
        <w:r w:rsidR="005C2740" w:rsidRPr="005C2740">
          <w:rPr>
            <w:i/>
            <w:rPrChange w:id="48" w:author="JGL" w:date="2017-08-25T17:25:00Z">
              <w:rPr/>
            </w:rPrChange>
          </w:rPr>
          <w:t>”</w:t>
        </w:r>
      </w:ins>
      <w:r w:rsidR="006400F4">
        <w:t>.</w:t>
      </w:r>
      <w:r w:rsidR="004D6155">
        <w:br w:type="page"/>
      </w:r>
    </w:p>
    <w:p w14:paraId="0040EAA7" w14:textId="77777777" w:rsidR="004D6155" w:rsidRDefault="004D6155" w:rsidP="00287E63"/>
    <w:p w14:paraId="5576B613" w14:textId="77777777" w:rsidR="004D6155" w:rsidRDefault="004D6155" w:rsidP="00287E63"/>
    <w:p w14:paraId="4633D397" w14:textId="77777777" w:rsidR="004D6155" w:rsidRDefault="004D6155" w:rsidP="00287E63"/>
    <w:p w14:paraId="4D49242B" w14:textId="77777777" w:rsidR="004D6155" w:rsidRDefault="004D6155" w:rsidP="00287E63"/>
    <w:p w14:paraId="09FD5712" w14:textId="5B90F188" w:rsidR="004D6155" w:rsidRDefault="004D6155" w:rsidP="00287E63"/>
    <w:p w14:paraId="628EE11F" w14:textId="7271C6B5" w:rsidR="004D6155" w:rsidRDefault="004D6155" w:rsidP="00287E63"/>
    <w:p w14:paraId="11E10112" w14:textId="38AC37BD" w:rsidR="004D6155" w:rsidRDefault="004D6155" w:rsidP="00287E63"/>
    <w:p w14:paraId="41E3131E" w14:textId="2C05E2A7" w:rsidR="004D6155" w:rsidRDefault="004D6155" w:rsidP="00287E63"/>
    <w:p w14:paraId="78D4E719" w14:textId="27166702" w:rsidR="004D6155" w:rsidRDefault="004D6155" w:rsidP="00287E63"/>
    <w:p w14:paraId="217A75FF" w14:textId="117BF50E" w:rsidR="004D6155" w:rsidRDefault="004D6155" w:rsidP="00287E63"/>
    <w:p w14:paraId="5B74DDF8" w14:textId="4599463D" w:rsidR="004D6155" w:rsidRDefault="004D6155" w:rsidP="00287E63"/>
    <w:p w14:paraId="2428767E" w14:textId="6BED4EE7" w:rsidR="004D6155" w:rsidRDefault="004D6155" w:rsidP="00287E63"/>
    <w:p w14:paraId="09F8E00B" w14:textId="77777777" w:rsidR="004D6155" w:rsidRDefault="004D6155" w:rsidP="00287E63"/>
    <w:p w14:paraId="57021206" w14:textId="77777777" w:rsidR="004D6155" w:rsidRDefault="004D6155" w:rsidP="00287E63"/>
    <w:p w14:paraId="057A4AC6" w14:textId="0F42927C" w:rsidR="004D6155" w:rsidRPr="00265F31" w:rsidRDefault="004D6155" w:rsidP="00287E63">
      <w:pPr>
        <w:jc w:val="center"/>
        <w:rPr>
          <w:b/>
          <w:sz w:val="100"/>
        </w:rPr>
      </w:pPr>
      <w:r>
        <w:rPr>
          <w:b/>
          <w:sz w:val="100"/>
        </w:rPr>
        <w:t>ANNEX</w:t>
      </w:r>
    </w:p>
    <w:p w14:paraId="3F933232" w14:textId="77777777" w:rsidR="004D6155" w:rsidRDefault="004D6155" w:rsidP="00287E63"/>
    <w:p w14:paraId="0CF97EB6" w14:textId="77777777" w:rsidR="004D6155" w:rsidRDefault="004D6155" w:rsidP="00287E63"/>
    <w:p w14:paraId="5A7EB7B9" w14:textId="77777777" w:rsidR="004D6155" w:rsidRDefault="004D6155" w:rsidP="00287E63"/>
    <w:p w14:paraId="4A5B2978" w14:textId="77777777" w:rsidR="004D6155" w:rsidRDefault="004D6155" w:rsidP="00287E63"/>
    <w:p w14:paraId="2652C4B3" w14:textId="77777777" w:rsidR="004D6155" w:rsidRDefault="004D6155" w:rsidP="00287E63"/>
    <w:p w14:paraId="5050D447" w14:textId="77777777" w:rsidR="004D6155" w:rsidRDefault="004D6155" w:rsidP="00287E63"/>
    <w:p w14:paraId="47EC8C0C" w14:textId="77777777" w:rsidR="004D6155" w:rsidRDefault="004D6155" w:rsidP="00287E63"/>
    <w:p w14:paraId="58C5838C" w14:textId="77777777" w:rsidR="004D6155" w:rsidRDefault="004D6155" w:rsidP="00287E63"/>
    <w:p w14:paraId="2C546DDF" w14:textId="77777777" w:rsidR="004D6155" w:rsidRDefault="004D6155" w:rsidP="00287E63"/>
    <w:p w14:paraId="3E07DFF3" w14:textId="77777777" w:rsidR="004D6155" w:rsidRDefault="004D6155" w:rsidP="00287E63"/>
    <w:p w14:paraId="4F27423F" w14:textId="77777777" w:rsidR="004D6155" w:rsidRDefault="004D6155" w:rsidP="00287E63"/>
    <w:p w14:paraId="302543FA" w14:textId="77777777" w:rsidR="004D6155" w:rsidRDefault="004D6155" w:rsidP="00287E63"/>
    <w:p w14:paraId="20ADA68A" w14:textId="77777777" w:rsidR="004D6155" w:rsidRDefault="004D6155" w:rsidP="00287E63"/>
    <w:p w14:paraId="40DAB202" w14:textId="77777777" w:rsidR="004D6155" w:rsidRDefault="004D6155" w:rsidP="00287E63"/>
    <w:p w14:paraId="20EBC135" w14:textId="77777777" w:rsidR="004D6155" w:rsidRDefault="004D6155" w:rsidP="00287E63"/>
    <w:p w14:paraId="0F5FD6DD" w14:textId="77777777" w:rsidR="004D6155" w:rsidRDefault="004D6155" w:rsidP="00287E63"/>
    <w:p w14:paraId="6AC29022" w14:textId="77777777" w:rsidR="004D6155" w:rsidRDefault="004D6155" w:rsidP="00287E63"/>
    <w:p w14:paraId="45205CDD" w14:textId="77777777" w:rsidR="004D6155" w:rsidRDefault="004D6155" w:rsidP="00287E63"/>
    <w:p w14:paraId="05977570" w14:textId="77777777" w:rsidR="004D6155" w:rsidRDefault="004D6155" w:rsidP="00287E63"/>
    <w:p w14:paraId="1E80F36D" w14:textId="77777777" w:rsidR="004D6155" w:rsidRDefault="004D6155" w:rsidP="00287E63"/>
    <w:p w14:paraId="540756BE" w14:textId="77777777" w:rsidR="004D6155" w:rsidRDefault="004D6155" w:rsidP="00287E63"/>
    <w:p w14:paraId="38978F11" w14:textId="77777777" w:rsidR="004D6155" w:rsidRDefault="004D6155" w:rsidP="00287E63"/>
    <w:p w14:paraId="29584310" w14:textId="77777777" w:rsidR="004D6155" w:rsidRDefault="004D6155" w:rsidP="00287E63"/>
    <w:p w14:paraId="3A118605" w14:textId="77777777" w:rsidR="004D6155" w:rsidRDefault="004D6155" w:rsidP="00287E63"/>
    <w:p w14:paraId="4D4F330D" w14:textId="77777777" w:rsidR="004D6155" w:rsidRDefault="004D6155" w:rsidP="00287E63"/>
    <w:p w14:paraId="0C5FBD96" w14:textId="0322A15E" w:rsidR="004D6155" w:rsidRDefault="002B6472" w:rsidP="00287E63">
      <w:pPr>
        <w:jc w:val="center"/>
      </w:pPr>
      <w:r>
        <w:lastRenderedPageBreak/>
        <w:t xml:space="preserve">ANNEX </w:t>
      </w:r>
    </w:p>
    <w:p w14:paraId="4FF8D312" w14:textId="16F58122" w:rsidR="004D6155" w:rsidRDefault="00D5562A" w:rsidP="00287E63">
      <w:pPr>
        <w:jc w:val="center"/>
      </w:pPr>
      <w:r>
        <w:t>Inspection Stickers</w:t>
      </w:r>
    </w:p>
    <w:p w14:paraId="3B3E8F98" w14:textId="30EF7A2E" w:rsidR="00D5562A" w:rsidRDefault="00D5562A" w:rsidP="00287E63"/>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9"/>
        <w:gridCol w:w="6093"/>
      </w:tblGrid>
      <w:tr w:rsidR="00F82F7D" w14:paraId="3237364D" w14:textId="77777777" w:rsidTr="00094BDA">
        <w:trPr>
          <w:jc w:val="center"/>
        </w:trPr>
        <w:tc>
          <w:tcPr>
            <w:tcW w:w="1770" w:type="pct"/>
            <w:vAlign w:val="center"/>
          </w:tcPr>
          <w:p w14:paraId="3C8BC833" w14:textId="49B4E45E" w:rsidR="00F82F7D" w:rsidRPr="006B4AFC" w:rsidRDefault="00F82F7D" w:rsidP="00287E63">
            <w:r w:rsidRPr="006B4AFC">
              <w:t>January, May and September</w:t>
            </w:r>
          </w:p>
          <w:p w14:paraId="323A5C78" w14:textId="77777777" w:rsidR="00F82F7D" w:rsidRDefault="00F82F7D" w:rsidP="00287E63">
            <w:pPr>
              <w:jc w:val="center"/>
            </w:pPr>
          </w:p>
        </w:tc>
        <w:tc>
          <w:tcPr>
            <w:tcW w:w="3230" w:type="pct"/>
            <w:vAlign w:val="center"/>
          </w:tcPr>
          <w:p w14:paraId="75A1A693" w14:textId="56C56C09" w:rsidR="00F82F7D" w:rsidRDefault="00F82F7D" w:rsidP="00287E63">
            <w:pPr>
              <w:jc w:val="center"/>
            </w:pPr>
            <w:r w:rsidRPr="00774666">
              <w:rPr>
                <w:noProof/>
                <w:lang w:val="en-PH" w:eastAsia="en-PH"/>
              </w:rPr>
              <w:drawing>
                <wp:inline distT="0" distB="0" distL="0" distR="0" wp14:anchorId="6ECE8762" wp14:editId="5609F249">
                  <wp:extent cx="3357230" cy="1371600"/>
                  <wp:effectExtent l="114300" t="76200" r="53340" b="1143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57230" cy="13716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03FA3E5D" w14:textId="2FE4BFDF" w:rsidR="00F82F7D" w:rsidRDefault="00F82F7D" w:rsidP="00287E63"/>
        </w:tc>
      </w:tr>
      <w:tr w:rsidR="00F82F7D" w14:paraId="4D94E531" w14:textId="77777777" w:rsidTr="00094BDA">
        <w:trPr>
          <w:jc w:val="center"/>
        </w:trPr>
        <w:tc>
          <w:tcPr>
            <w:tcW w:w="1770" w:type="pct"/>
            <w:vAlign w:val="center"/>
          </w:tcPr>
          <w:p w14:paraId="0B2AEA83" w14:textId="4F042213" w:rsidR="00F82F7D" w:rsidRDefault="00F82F7D" w:rsidP="00287E63">
            <w:r>
              <w:t>February, June and October</w:t>
            </w:r>
          </w:p>
        </w:tc>
        <w:tc>
          <w:tcPr>
            <w:tcW w:w="3230" w:type="pct"/>
            <w:vAlign w:val="center"/>
          </w:tcPr>
          <w:p w14:paraId="15AF2634" w14:textId="42C266DC" w:rsidR="00F82F7D" w:rsidRDefault="00F82F7D" w:rsidP="00287E63">
            <w:pPr>
              <w:jc w:val="center"/>
            </w:pPr>
            <w:r w:rsidRPr="00774666">
              <w:rPr>
                <w:noProof/>
                <w:lang w:val="en-PH" w:eastAsia="en-PH"/>
              </w:rPr>
              <w:drawing>
                <wp:inline distT="0" distB="0" distL="0" distR="0" wp14:anchorId="36F0CB3B" wp14:editId="2B36B7B2">
                  <wp:extent cx="3357230" cy="1371600"/>
                  <wp:effectExtent l="114300" t="76200" r="53340" b="1143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57230" cy="13716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08736275" w14:textId="1B473453" w:rsidR="00F82F7D" w:rsidRDefault="00F82F7D" w:rsidP="00287E63"/>
        </w:tc>
      </w:tr>
      <w:tr w:rsidR="00F82F7D" w14:paraId="60A61AAA" w14:textId="77777777" w:rsidTr="00094BDA">
        <w:trPr>
          <w:jc w:val="center"/>
        </w:trPr>
        <w:tc>
          <w:tcPr>
            <w:tcW w:w="1770" w:type="pct"/>
            <w:vAlign w:val="center"/>
          </w:tcPr>
          <w:p w14:paraId="6429559A" w14:textId="743327EA" w:rsidR="00F82F7D" w:rsidRDefault="00F82F7D" w:rsidP="00287E63">
            <w:r>
              <w:t>March, July and November</w:t>
            </w:r>
          </w:p>
        </w:tc>
        <w:tc>
          <w:tcPr>
            <w:tcW w:w="3230" w:type="pct"/>
            <w:vAlign w:val="center"/>
          </w:tcPr>
          <w:p w14:paraId="0D03CDE2" w14:textId="71BD2FFD" w:rsidR="00F82F7D" w:rsidRDefault="00F82F7D" w:rsidP="00287E63">
            <w:pPr>
              <w:jc w:val="center"/>
            </w:pPr>
            <w:r w:rsidRPr="00774666">
              <w:rPr>
                <w:noProof/>
                <w:lang w:val="en-PH" w:eastAsia="en-PH"/>
              </w:rPr>
              <w:drawing>
                <wp:inline distT="0" distB="0" distL="0" distR="0" wp14:anchorId="01E6F061" wp14:editId="098948EF">
                  <wp:extent cx="3357230" cy="1371600"/>
                  <wp:effectExtent l="114300" t="76200" r="53340" b="1143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57230" cy="13716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0C5D5C1" w14:textId="7F6CD3BC" w:rsidR="00F82F7D" w:rsidRDefault="00F82F7D" w:rsidP="00287E63"/>
        </w:tc>
      </w:tr>
      <w:tr w:rsidR="00F82F7D" w14:paraId="76133D1C" w14:textId="77777777" w:rsidTr="00094BDA">
        <w:trPr>
          <w:jc w:val="center"/>
        </w:trPr>
        <w:tc>
          <w:tcPr>
            <w:tcW w:w="1770" w:type="pct"/>
            <w:vAlign w:val="center"/>
          </w:tcPr>
          <w:p w14:paraId="62E35A35" w14:textId="77777777" w:rsidR="00F82F7D" w:rsidRDefault="00F82F7D" w:rsidP="00287E63">
            <w:r>
              <w:t>April, August and December</w:t>
            </w:r>
          </w:p>
          <w:p w14:paraId="5F59C585" w14:textId="77777777" w:rsidR="00F82F7D" w:rsidRDefault="00F82F7D" w:rsidP="00287E63"/>
        </w:tc>
        <w:tc>
          <w:tcPr>
            <w:tcW w:w="3230" w:type="pct"/>
            <w:vAlign w:val="center"/>
          </w:tcPr>
          <w:p w14:paraId="297054B2" w14:textId="2F22A69A" w:rsidR="00F82F7D" w:rsidRDefault="00F82F7D" w:rsidP="00287E63">
            <w:pPr>
              <w:jc w:val="center"/>
            </w:pPr>
            <w:r w:rsidRPr="00774666">
              <w:rPr>
                <w:noProof/>
                <w:lang w:val="en-PH" w:eastAsia="en-PH"/>
              </w:rPr>
              <w:drawing>
                <wp:inline distT="0" distB="0" distL="0" distR="0" wp14:anchorId="5F5E2947" wp14:editId="45AB654F">
                  <wp:extent cx="3357230" cy="1371600"/>
                  <wp:effectExtent l="114300" t="76200" r="53340" b="1143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57230" cy="13716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1FB7063" w14:textId="12783AB1" w:rsidR="00F82F7D" w:rsidRDefault="00F82F7D" w:rsidP="00287E63"/>
        </w:tc>
      </w:tr>
    </w:tbl>
    <w:p w14:paraId="0463818B" w14:textId="3E1CB9E6" w:rsidR="004D6155" w:rsidRDefault="004D6155" w:rsidP="00287E63"/>
    <w:sectPr w:rsidR="004D6155" w:rsidSect="00C90C99">
      <w:headerReference w:type="default" r:id="rId31"/>
      <w:footerReference w:type="even" r:id="rId32"/>
      <w:footerReference w:type="default" r:id="rId33"/>
      <w:pgSz w:w="12240" w:h="15840"/>
      <w:pgMar w:top="1440" w:right="1008" w:bottom="1440" w:left="1800" w:header="720" w:footer="720" w:gutter="792"/>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8" w:author="JGL" w:date="2017-08-25T17:23:00Z" w:initials="J">
    <w:p w14:paraId="0609DC63" w14:textId="14CD2A9E" w:rsidR="00B621AF" w:rsidRDefault="00B621AF">
      <w:pPr>
        <w:pStyle w:val="CommentText"/>
      </w:pPr>
      <w:r>
        <w:rPr>
          <w:rStyle w:val="CommentReference"/>
        </w:rPr>
        <w:annotationRef/>
      </w:r>
      <w:r>
        <w:t>Is this a requirement of what agency?.... what’s our basis?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609DC6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9DB2C5" w14:textId="77777777" w:rsidR="002531CE" w:rsidRDefault="002531CE">
      <w:r>
        <w:separator/>
      </w:r>
    </w:p>
  </w:endnote>
  <w:endnote w:type="continuationSeparator" w:id="0">
    <w:p w14:paraId="60DB97B4" w14:textId="77777777" w:rsidR="002531CE" w:rsidRDefault="002531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2156D5" w14:textId="77777777" w:rsidR="009E32CD" w:rsidRDefault="009E32CD" w:rsidP="0042700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30CF236" w14:textId="77777777" w:rsidR="009E32CD" w:rsidRDefault="009E32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C486AA" w14:textId="3D5FD7BC" w:rsidR="009E32CD" w:rsidRPr="00466958" w:rsidRDefault="009E32CD" w:rsidP="00AF7FB4">
    <w:pPr>
      <w:pStyle w:val="Footer"/>
      <w:tabs>
        <w:tab w:val="clear" w:pos="8640"/>
        <w:tab w:val="right" w:pos="9000"/>
      </w:tabs>
      <w:rPr>
        <w:i/>
      </w:rPr>
    </w:pPr>
    <w:r>
      <w:rPr>
        <w:noProof/>
        <w:lang w:val="en-PH" w:eastAsia="en-PH"/>
      </w:rPr>
      <mc:AlternateContent>
        <mc:Choice Requires="wps">
          <w:drawing>
            <wp:anchor distT="0" distB="0" distL="114300" distR="114300" simplePos="0" relativeHeight="251658240" behindDoc="0" locked="0" layoutInCell="1" allowOverlap="1" wp14:anchorId="45BFD869" wp14:editId="40E9E4AE">
              <wp:simplePos x="0" y="0"/>
              <wp:positionH relativeFrom="column">
                <wp:posOffset>0</wp:posOffset>
              </wp:positionH>
              <wp:positionV relativeFrom="paragraph">
                <wp:posOffset>-45720</wp:posOffset>
              </wp:positionV>
              <wp:extent cx="5989320" cy="0"/>
              <wp:effectExtent l="9525" t="9525" r="11430" b="9525"/>
              <wp:wrapNone/>
              <wp:docPr id="2"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9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B4E835" id="Line 1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6pt" to="471.6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LoEwIAACk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"/>
          </w:pict>
        </mc:Fallback>
      </mc:AlternateContent>
    </w:r>
    <w:r w:rsidRPr="00E359BB">
      <w:t xml:space="preserve">Revision Number: 00         </w:t>
    </w:r>
    <w:r w:rsidRPr="00E359BB">
      <w:tab/>
    </w:r>
    <w:r w:rsidRPr="00A908A6">
      <w:t xml:space="preserve">               </w:t>
    </w:r>
    <w:r w:rsidR="00F75A3C">
      <w:t xml:space="preserve">                      </w:t>
    </w:r>
    <w:r w:rsidR="00466958">
      <w:t xml:space="preserve">                         </w:t>
    </w:r>
    <w:r w:rsidR="00466958">
      <w:rPr>
        <w:i/>
      </w:rPr>
      <w:t>Safety, Health and Environment</w:t>
    </w:r>
  </w:p>
  <w:p w14:paraId="0A6EEDAB" w14:textId="1A760D2F" w:rsidR="009E32CD" w:rsidRPr="00001477" w:rsidRDefault="009E32CD" w:rsidP="000E383F">
    <w:pPr>
      <w:pStyle w:val="Footer"/>
      <w:framePr w:wrap="around" w:vAnchor="text" w:hAnchor="page" w:x="5941" w:y="461"/>
      <w:jc w:val="center"/>
      <w:rPr>
        <w:rStyle w:val="PageNumber"/>
        <w:sz w:val="22"/>
        <w:szCs w:val="22"/>
      </w:rPr>
    </w:pPr>
    <w:r w:rsidRPr="00001477">
      <w:rPr>
        <w:rStyle w:val="PageNumber"/>
        <w:sz w:val="22"/>
        <w:szCs w:val="22"/>
      </w:rPr>
      <w:t xml:space="preserve">Page </w:t>
    </w:r>
    <w:r w:rsidRPr="00001477">
      <w:rPr>
        <w:rStyle w:val="PageNumber"/>
        <w:sz w:val="22"/>
        <w:szCs w:val="22"/>
      </w:rPr>
      <w:fldChar w:fldCharType="begin"/>
    </w:r>
    <w:r w:rsidRPr="00001477">
      <w:rPr>
        <w:rStyle w:val="PageNumber"/>
        <w:sz w:val="22"/>
        <w:szCs w:val="22"/>
      </w:rPr>
      <w:instrText xml:space="preserve"> PAGE </w:instrText>
    </w:r>
    <w:r w:rsidRPr="00001477">
      <w:rPr>
        <w:rStyle w:val="PageNumber"/>
        <w:sz w:val="22"/>
        <w:szCs w:val="22"/>
      </w:rPr>
      <w:fldChar w:fldCharType="separate"/>
    </w:r>
    <w:r w:rsidR="001222E7">
      <w:rPr>
        <w:rStyle w:val="PageNumber"/>
        <w:noProof/>
        <w:sz w:val="22"/>
        <w:szCs w:val="22"/>
      </w:rPr>
      <w:t>1</w:t>
    </w:r>
    <w:r w:rsidRPr="00001477">
      <w:rPr>
        <w:rStyle w:val="PageNumber"/>
        <w:sz w:val="22"/>
        <w:szCs w:val="22"/>
      </w:rPr>
      <w:fldChar w:fldCharType="end"/>
    </w:r>
    <w:r w:rsidRPr="00001477">
      <w:rPr>
        <w:rStyle w:val="PageNumber"/>
        <w:sz w:val="22"/>
        <w:szCs w:val="22"/>
      </w:rPr>
      <w:t xml:space="preserve"> of </w:t>
    </w:r>
    <w:r w:rsidRPr="00001477">
      <w:rPr>
        <w:rStyle w:val="PageNumber"/>
        <w:sz w:val="22"/>
        <w:szCs w:val="22"/>
      </w:rPr>
      <w:fldChar w:fldCharType="begin"/>
    </w:r>
    <w:r w:rsidRPr="00001477">
      <w:rPr>
        <w:rStyle w:val="PageNumber"/>
        <w:sz w:val="22"/>
        <w:szCs w:val="22"/>
      </w:rPr>
      <w:instrText xml:space="preserve"> NUMPAGES </w:instrText>
    </w:r>
    <w:r w:rsidRPr="00001477">
      <w:rPr>
        <w:rStyle w:val="PageNumber"/>
        <w:sz w:val="22"/>
        <w:szCs w:val="22"/>
      </w:rPr>
      <w:fldChar w:fldCharType="separate"/>
    </w:r>
    <w:r w:rsidR="001222E7">
      <w:rPr>
        <w:rStyle w:val="PageNumber"/>
        <w:noProof/>
        <w:sz w:val="22"/>
        <w:szCs w:val="22"/>
      </w:rPr>
      <w:t>27</w:t>
    </w:r>
    <w:r w:rsidRPr="00001477">
      <w:rPr>
        <w:rStyle w:val="PageNumber"/>
        <w:sz w:val="22"/>
        <w:szCs w:val="22"/>
      </w:rPr>
      <w:fldChar w:fldCharType="end"/>
    </w:r>
  </w:p>
  <w:p w14:paraId="5CA07EA7" w14:textId="77777777" w:rsidR="009E32CD" w:rsidRDefault="009E32CD" w:rsidP="00AF7FB4">
    <w:pPr>
      <w:pStyle w:val="Footer"/>
      <w:tabs>
        <w:tab w:val="clear" w:pos="8640"/>
        <w:tab w:val="right" w:pos="9000"/>
      </w:tabs>
    </w:pPr>
    <w:r w:rsidRPr="00E359BB">
      <w:t>Effective Date:</w:t>
    </w:r>
    <w:r>
      <w:tab/>
      <w:t xml:space="preserve">                                                                                                 For Internal Use Only</w:t>
    </w:r>
  </w:p>
  <w:p w14:paraId="1427BC17" w14:textId="77777777" w:rsidR="009E32CD" w:rsidRPr="00E359BB" w:rsidRDefault="009E32CD" w:rsidP="00AF7FB4">
    <w:pPr>
      <w:pStyle w:val="Footer"/>
      <w:tabs>
        <w:tab w:val="clear" w:pos="8640"/>
        <w:tab w:val="right" w:pos="9000"/>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F38B0C" w14:textId="77777777" w:rsidR="002531CE" w:rsidRDefault="002531CE">
      <w:r>
        <w:separator/>
      </w:r>
    </w:p>
  </w:footnote>
  <w:footnote w:type="continuationSeparator" w:id="0">
    <w:p w14:paraId="66B598A4" w14:textId="77777777" w:rsidR="002531CE" w:rsidRDefault="002531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3E9F7" w14:textId="53FC45AF" w:rsidR="009E32CD" w:rsidRDefault="009E32CD" w:rsidP="00343C03">
    <w:pPr>
      <w:pStyle w:val="Header"/>
      <w:rPr>
        <w:rFonts w:ascii="Arial" w:hAnsi="Arial" w:cs="Arial"/>
      </w:rPr>
    </w:pPr>
    <w:r>
      <w:rPr>
        <w:rFonts w:ascii="Arial" w:hAnsi="Arial" w:cs="Arial"/>
        <w:noProof/>
        <w:lang w:val="en-PH" w:eastAsia="en-PH"/>
      </w:rPr>
      <w:drawing>
        <wp:inline distT="0" distB="0" distL="0" distR="0" wp14:anchorId="40094689" wp14:editId="3D2BCA4A">
          <wp:extent cx="581660" cy="439420"/>
          <wp:effectExtent l="0" t="0" r="0" b="0"/>
          <wp:docPr id="9" name="Picture 9" descr="avega_navigatio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ega_navigation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660" cy="439420"/>
                  </a:xfrm>
                  <a:prstGeom prst="rect">
                    <a:avLst/>
                  </a:prstGeom>
                  <a:noFill/>
                  <a:ln>
                    <a:noFill/>
                  </a:ln>
                </pic:spPr>
              </pic:pic>
            </a:graphicData>
          </a:graphic>
        </wp:inline>
      </w:drawing>
    </w:r>
    <w:r>
      <w:rPr>
        <w:rFonts w:ascii="Arial" w:hAnsi="Arial" w:cs="Arial"/>
      </w:rPr>
      <w:t xml:space="preserve"> </w:t>
    </w:r>
  </w:p>
  <w:p w14:paraId="0CA36A4C" w14:textId="204B16EE" w:rsidR="009E32CD" w:rsidRPr="00B15E69" w:rsidRDefault="009E32CD" w:rsidP="00343C03">
    <w:pPr>
      <w:pStyle w:val="Header"/>
      <w:rPr>
        <w:rFonts w:ascii="Arial" w:hAnsi="Arial" w:cs="Arial"/>
      </w:rPr>
    </w:pPr>
    <w:r w:rsidRPr="00B15E69">
      <w:rPr>
        <w:b/>
      </w:rPr>
      <w:t>AVEGA BROS</w:t>
    </w:r>
    <w:r w:rsidR="001222E7">
      <w:rPr>
        <w:b/>
      </w:rPr>
      <w:t>.</w:t>
    </w:r>
    <w:r w:rsidRPr="00B15E69">
      <w:rPr>
        <w:b/>
      </w:rPr>
      <w:t xml:space="preserve"> INTEGRATED SHIPPING CORP.</w:t>
    </w:r>
  </w:p>
  <w:p w14:paraId="7431969C" w14:textId="03C541D6" w:rsidR="009E32CD" w:rsidRPr="00E359BB" w:rsidRDefault="009E32CD" w:rsidP="00C85B97">
    <w:pPr>
      <w:pStyle w:val="Header"/>
      <w:tabs>
        <w:tab w:val="clear" w:pos="8640"/>
        <w:tab w:val="right" w:pos="9000"/>
      </w:tabs>
      <w:rPr>
        <w:sz w:val="20"/>
        <w:szCs w:val="20"/>
      </w:rPr>
    </w:pPr>
    <w:r>
      <w:rPr>
        <w:rFonts w:ascii="Arial" w:hAnsi="Arial" w:cs="Arial"/>
        <w:noProof/>
        <w:sz w:val="14"/>
        <w:szCs w:val="14"/>
        <w:lang w:val="en-PH" w:eastAsia="en-PH"/>
      </w:rPr>
      <mc:AlternateContent>
        <mc:Choice Requires="wps">
          <w:drawing>
            <wp:anchor distT="0" distB="0" distL="114300" distR="114300" simplePos="0" relativeHeight="251657216" behindDoc="0" locked="0" layoutInCell="1" allowOverlap="1" wp14:anchorId="3EE3D71A" wp14:editId="7C8B1C19">
              <wp:simplePos x="0" y="0"/>
              <wp:positionH relativeFrom="column">
                <wp:posOffset>0</wp:posOffset>
              </wp:positionH>
              <wp:positionV relativeFrom="paragraph">
                <wp:posOffset>199390</wp:posOffset>
              </wp:positionV>
              <wp:extent cx="5989320" cy="0"/>
              <wp:effectExtent l="9525" t="6350" r="11430" b="12700"/>
              <wp:wrapNone/>
              <wp:docPr id="3"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9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E65673" id="Line 1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7pt" to="471.6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yy2Ew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"/>
          </w:pict>
        </mc:Fallback>
      </mc:AlternateContent>
    </w:r>
    <w:r w:rsidRPr="00E359BB">
      <w:t xml:space="preserve">Policies and </w:t>
    </w:r>
    <w:r w:rsidRPr="00D54767">
      <w:t>Procedures Manual</w:t>
    </w:r>
    <w:r w:rsidRPr="00D54767">
      <w:tab/>
    </w:r>
    <w:r>
      <w:t xml:space="preserve">                                                                              </w:t>
    </w:r>
    <w:r>
      <w:rPr>
        <w:sz w:val="22"/>
      </w:rPr>
      <w:t>Human Resources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2449B"/>
    <w:multiLevelType w:val="hybridMultilevel"/>
    <w:tmpl w:val="7376D584"/>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1" w15:restartNumberingAfterBreak="0">
    <w:nsid w:val="0B17276D"/>
    <w:multiLevelType w:val="hybridMultilevel"/>
    <w:tmpl w:val="901CF422"/>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2" w15:restartNumberingAfterBreak="0">
    <w:nsid w:val="0D674981"/>
    <w:multiLevelType w:val="hybridMultilevel"/>
    <w:tmpl w:val="B9A6BDE4"/>
    <w:lvl w:ilvl="0" w:tplc="B7A847EC">
      <w:start w:val="1"/>
      <w:numFmt w:val="bullet"/>
      <w:lvlText w:val=""/>
      <w:lvlJc w:val="left"/>
      <w:pPr>
        <w:ind w:left="1980" w:hanging="360"/>
      </w:pPr>
      <w:rPr>
        <w:rFonts w:ascii="Wingdings" w:eastAsia="Times New Roman" w:hAnsi="Wingdings" w:cs="Times New Roman"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3" w15:restartNumberingAfterBreak="0">
    <w:nsid w:val="0DD71251"/>
    <w:multiLevelType w:val="multilevel"/>
    <w:tmpl w:val="CD12B086"/>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b w:val="0"/>
        <w:i w:val="0"/>
      </w:rPr>
    </w:lvl>
    <w:lvl w:ilvl="2">
      <w:start w:val="1"/>
      <w:numFmt w:val="decimal"/>
      <w:lvlText w:val="%3."/>
      <w:lvlJc w:val="left"/>
      <w:pPr>
        <w:tabs>
          <w:tab w:val="num" w:pos="1260"/>
        </w:tabs>
        <w:ind w:left="1260" w:hanging="360"/>
      </w:pPr>
      <w:rPr>
        <w:rFonts w:hint="default"/>
        <w:b w:val="0"/>
        <w:color w:val="auto"/>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0F8476A6"/>
    <w:multiLevelType w:val="hybridMultilevel"/>
    <w:tmpl w:val="3B1E7F34"/>
    <w:lvl w:ilvl="0" w:tplc="45BA4CC2">
      <w:start w:val="5"/>
      <w:numFmt w:val="bullet"/>
      <w:lvlText w:val=""/>
      <w:lvlJc w:val="left"/>
      <w:pPr>
        <w:ind w:left="1620" w:hanging="360"/>
      </w:pPr>
      <w:rPr>
        <w:rFonts w:ascii="Wingdings" w:eastAsia="Times New Roman" w:hAnsi="Wingdings" w:cs="Times New Roman" w:hint="default"/>
      </w:rPr>
    </w:lvl>
    <w:lvl w:ilvl="1" w:tplc="34090003" w:tentative="1">
      <w:start w:val="1"/>
      <w:numFmt w:val="bullet"/>
      <w:lvlText w:val="o"/>
      <w:lvlJc w:val="left"/>
      <w:pPr>
        <w:ind w:left="2340" w:hanging="360"/>
      </w:pPr>
      <w:rPr>
        <w:rFonts w:ascii="Courier New" w:hAnsi="Courier New" w:cs="Courier New" w:hint="default"/>
      </w:rPr>
    </w:lvl>
    <w:lvl w:ilvl="2" w:tplc="34090005" w:tentative="1">
      <w:start w:val="1"/>
      <w:numFmt w:val="bullet"/>
      <w:lvlText w:val=""/>
      <w:lvlJc w:val="left"/>
      <w:pPr>
        <w:ind w:left="3060" w:hanging="360"/>
      </w:pPr>
      <w:rPr>
        <w:rFonts w:ascii="Wingdings" w:hAnsi="Wingdings" w:hint="default"/>
      </w:rPr>
    </w:lvl>
    <w:lvl w:ilvl="3" w:tplc="34090001" w:tentative="1">
      <w:start w:val="1"/>
      <w:numFmt w:val="bullet"/>
      <w:lvlText w:val=""/>
      <w:lvlJc w:val="left"/>
      <w:pPr>
        <w:ind w:left="3780" w:hanging="360"/>
      </w:pPr>
      <w:rPr>
        <w:rFonts w:ascii="Symbol" w:hAnsi="Symbol" w:hint="default"/>
      </w:rPr>
    </w:lvl>
    <w:lvl w:ilvl="4" w:tplc="34090003" w:tentative="1">
      <w:start w:val="1"/>
      <w:numFmt w:val="bullet"/>
      <w:lvlText w:val="o"/>
      <w:lvlJc w:val="left"/>
      <w:pPr>
        <w:ind w:left="4500" w:hanging="360"/>
      </w:pPr>
      <w:rPr>
        <w:rFonts w:ascii="Courier New" w:hAnsi="Courier New" w:cs="Courier New" w:hint="default"/>
      </w:rPr>
    </w:lvl>
    <w:lvl w:ilvl="5" w:tplc="34090005" w:tentative="1">
      <w:start w:val="1"/>
      <w:numFmt w:val="bullet"/>
      <w:lvlText w:val=""/>
      <w:lvlJc w:val="left"/>
      <w:pPr>
        <w:ind w:left="5220" w:hanging="360"/>
      </w:pPr>
      <w:rPr>
        <w:rFonts w:ascii="Wingdings" w:hAnsi="Wingdings" w:hint="default"/>
      </w:rPr>
    </w:lvl>
    <w:lvl w:ilvl="6" w:tplc="34090001" w:tentative="1">
      <w:start w:val="1"/>
      <w:numFmt w:val="bullet"/>
      <w:lvlText w:val=""/>
      <w:lvlJc w:val="left"/>
      <w:pPr>
        <w:ind w:left="5940" w:hanging="360"/>
      </w:pPr>
      <w:rPr>
        <w:rFonts w:ascii="Symbol" w:hAnsi="Symbol" w:hint="default"/>
      </w:rPr>
    </w:lvl>
    <w:lvl w:ilvl="7" w:tplc="34090003" w:tentative="1">
      <w:start w:val="1"/>
      <w:numFmt w:val="bullet"/>
      <w:lvlText w:val="o"/>
      <w:lvlJc w:val="left"/>
      <w:pPr>
        <w:ind w:left="6660" w:hanging="360"/>
      </w:pPr>
      <w:rPr>
        <w:rFonts w:ascii="Courier New" w:hAnsi="Courier New" w:cs="Courier New" w:hint="default"/>
      </w:rPr>
    </w:lvl>
    <w:lvl w:ilvl="8" w:tplc="34090005" w:tentative="1">
      <w:start w:val="1"/>
      <w:numFmt w:val="bullet"/>
      <w:lvlText w:val=""/>
      <w:lvlJc w:val="left"/>
      <w:pPr>
        <w:ind w:left="7380" w:hanging="360"/>
      </w:pPr>
      <w:rPr>
        <w:rFonts w:ascii="Wingdings" w:hAnsi="Wingdings" w:hint="default"/>
      </w:rPr>
    </w:lvl>
  </w:abstractNum>
  <w:abstractNum w:abstractNumId="5" w15:restartNumberingAfterBreak="0">
    <w:nsid w:val="1926783E"/>
    <w:multiLevelType w:val="hybridMultilevel"/>
    <w:tmpl w:val="7C96061A"/>
    <w:lvl w:ilvl="0" w:tplc="8C26264C">
      <w:start w:val="4"/>
      <w:numFmt w:val="bullet"/>
      <w:lvlText w:val="-"/>
      <w:lvlJc w:val="left"/>
      <w:pPr>
        <w:ind w:left="720" w:hanging="360"/>
      </w:pPr>
      <w:rPr>
        <w:rFonts w:ascii="Times New Roman" w:eastAsia="Times New Roman"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1CC72709"/>
    <w:multiLevelType w:val="hybridMultilevel"/>
    <w:tmpl w:val="A198EE52"/>
    <w:lvl w:ilvl="0" w:tplc="509E3572">
      <w:start w:val="2"/>
      <w:numFmt w:val="bullet"/>
      <w:lvlText w:val=""/>
      <w:lvlJc w:val="left"/>
      <w:pPr>
        <w:ind w:left="1620" w:hanging="360"/>
      </w:pPr>
      <w:rPr>
        <w:rFonts w:ascii="Wingdings" w:eastAsia="Times New Roman" w:hAnsi="Wingdings" w:cs="Times New Roman" w:hint="default"/>
      </w:rPr>
    </w:lvl>
    <w:lvl w:ilvl="1" w:tplc="34090003" w:tentative="1">
      <w:start w:val="1"/>
      <w:numFmt w:val="bullet"/>
      <w:lvlText w:val="o"/>
      <w:lvlJc w:val="left"/>
      <w:pPr>
        <w:ind w:left="2340" w:hanging="360"/>
      </w:pPr>
      <w:rPr>
        <w:rFonts w:ascii="Courier New" w:hAnsi="Courier New" w:cs="Courier New" w:hint="default"/>
      </w:rPr>
    </w:lvl>
    <w:lvl w:ilvl="2" w:tplc="34090005" w:tentative="1">
      <w:start w:val="1"/>
      <w:numFmt w:val="bullet"/>
      <w:lvlText w:val=""/>
      <w:lvlJc w:val="left"/>
      <w:pPr>
        <w:ind w:left="3060" w:hanging="360"/>
      </w:pPr>
      <w:rPr>
        <w:rFonts w:ascii="Wingdings" w:hAnsi="Wingdings" w:hint="default"/>
      </w:rPr>
    </w:lvl>
    <w:lvl w:ilvl="3" w:tplc="34090001" w:tentative="1">
      <w:start w:val="1"/>
      <w:numFmt w:val="bullet"/>
      <w:lvlText w:val=""/>
      <w:lvlJc w:val="left"/>
      <w:pPr>
        <w:ind w:left="3780" w:hanging="360"/>
      </w:pPr>
      <w:rPr>
        <w:rFonts w:ascii="Symbol" w:hAnsi="Symbol" w:hint="default"/>
      </w:rPr>
    </w:lvl>
    <w:lvl w:ilvl="4" w:tplc="34090003" w:tentative="1">
      <w:start w:val="1"/>
      <w:numFmt w:val="bullet"/>
      <w:lvlText w:val="o"/>
      <w:lvlJc w:val="left"/>
      <w:pPr>
        <w:ind w:left="4500" w:hanging="360"/>
      </w:pPr>
      <w:rPr>
        <w:rFonts w:ascii="Courier New" w:hAnsi="Courier New" w:cs="Courier New" w:hint="default"/>
      </w:rPr>
    </w:lvl>
    <w:lvl w:ilvl="5" w:tplc="34090005" w:tentative="1">
      <w:start w:val="1"/>
      <w:numFmt w:val="bullet"/>
      <w:lvlText w:val=""/>
      <w:lvlJc w:val="left"/>
      <w:pPr>
        <w:ind w:left="5220" w:hanging="360"/>
      </w:pPr>
      <w:rPr>
        <w:rFonts w:ascii="Wingdings" w:hAnsi="Wingdings" w:hint="default"/>
      </w:rPr>
    </w:lvl>
    <w:lvl w:ilvl="6" w:tplc="34090001" w:tentative="1">
      <w:start w:val="1"/>
      <w:numFmt w:val="bullet"/>
      <w:lvlText w:val=""/>
      <w:lvlJc w:val="left"/>
      <w:pPr>
        <w:ind w:left="5940" w:hanging="360"/>
      </w:pPr>
      <w:rPr>
        <w:rFonts w:ascii="Symbol" w:hAnsi="Symbol" w:hint="default"/>
      </w:rPr>
    </w:lvl>
    <w:lvl w:ilvl="7" w:tplc="34090003" w:tentative="1">
      <w:start w:val="1"/>
      <w:numFmt w:val="bullet"/>
      <w:lvlText w:val="o"/>
      <w:lvlJc w:val="left"/>
      <w:pPr>
        <w:ind w:left="6660" w:hanging="360"/>
      </w:pPr>
      <w:rPr>
        <w:rFonts w:ascii="Courier New" w:hAnsi="Courier New" w:cs="Courier New" w:hint="default"/>
      </w:rPr>
    </w:lvl>
    <w:lvl w:ilvl="8" w:tplc="34090005" w:tentative="1">
      <w:start w:val="1"/>
      <w:numFmt w:val="bullet"/>
      <w:lvlText w:val=""/>
      <w:lvlJc w:val="left"/>
      <w:pPr>
        <w:ind w:left="7380" w:hanging="360"/>
      </w:pPr>
      <w:rPr>
        <w:rFonts w:ascii="Wingdings" w:hAnsi="Wingdings" w:hint="default"/>
      </w:rPr>
    </w:lvl>
  </w:abstractNum>
  <w:abstractNum w:abstractNumId="7" w15:restartNumberingAfterBreak="0">
    <w:nsid w:val="1F844105"/>
    <w:multiLevelType w:val="hybridMultilevel"/>
    <w:tmpl w:val="23386266"/>
    <w:lvl w:ilvl="0" w:tplc="34090001">
      <w:start w:val="1"/>
      <w:numFmt w:val="bullet"/>
      <w:lvlText w:val=""/>
      <w:lvlJc w:val="left"/>
      <w:pPr>
        <w:ind w:left="1656" w:hanging="360"/>
      </w:pPr>
      <w:rPr>
        <w:rFonts w:ascii="Symbol" w:hAnsi="Symbol" w:hint="default"/>
      </w:rPr>
    </w:lvl>
    <w:lvl w:ilvl="1" w:tplc="34090003" w:tentative="1">
      <w:start w:val="1"/>
      <w:numFmt w:val="bullet"/>
      <w:lvlText w:val="o"/>
      <w:lvlJc w:val="left"/>
      <w:pPr>
        <w:ind w:left="2376" w:hanging="360"/>
      </w:pPr>
      <w:rPr>
        <w:rFonts w:ascii="Courier New" w:hAnsi="Courier New" w:cs="Courier New" w:hint="default"/>
      </w:rPr>
    </w:lvl>
    <w:lvl w:ilvl="2" w:tplc="34090005" w:tentative="1">
      <w:start w:val="1"/>
      <w:numFmt w:val="bullet"/>
      <w:lvlText w:val=""/>
      <w:lvlJc w:val="left"/>
      <w:pPr>
        <w:ind w:left="3096" w:hanging="360"/>
      </w:pPr>
      <w:rPr>
        <w:rFonts w:ascii="Wingdings" w:hAnsi="Wingdings" w:hint="default"/>
      </w:rPr>
    </w:lvl>
    <w:lvl w:ilvl="3" w:tplc="34090001" w:tentative="1">
      <w:start w:val="1"/>
      <w:numFmt w:val="bullet"/>
      <w:lvlText w:val=""/>
      <w:lvlJc w:val="left"/>
      <w:pPr>
        <w:ind w:left="3816" w:hanging="360"/>
      </w:pPr>
      <w:rPr>
        <w:rFonts w:ascii="Symbol" w:hAnsi="Symbol" w:hint="default"/>
      </w:rPr>
    </w:lvl>
    <w:lvl w:ilvl="4" w:tplc="34090003" w:tentative="1">
      <w:start w:val="1"/>
      <w:numFmt w:val="bullet"/>
      <w:lvlText w:val="o"/>
      <w:lvlJc w:val="left"/>
      <w:pPr>
        <w:ind w:left="4536" w:hanging="360"/>
      </w:pPr>
      <w:rPr>
        <w:rFonts w:ascii="Courier New" w:hAnsi="Courier New" w:cs="Courier New" w:hint="default"/>
      </w:rPr>
    </w:lvl>
    <w:lvl w:ilvl="5" w:tplc="34090005" w:tentative="1">
      <w:start w:val="1"/>
      <w:numFmt w:val="bullet"/>
      <w:lvlText w:val=""/>
      <w:lvlJc w:val="left"/>
      <w:pPr>
        <w:ind w:left="5256" w:hanging="360"/>
      </w:pPr>
      <w:rPr>
        <w:rFonts w:ascii="Wingdings" w:hAnsi="Wingdings" w:hint="default"/>
      </w:rPr>
    </w:lvl>
    <w:lvl w:ilvl="6" w:tplc="34090001" w:tentative="1">
      <w:start w:val="1"/>
      <w:numFmt w:val="bullet"/>
      <w:lvlText w:val=""/>
      <w:lvlJc w:val="left"/>
      <w:pPr>
        <w:ind w:left="5976" w:hanging="360"/>
      </w:pPr>
      <w:rPr>
        <w:rFonts w:ascii="Symbol" w:hAnsi="Symbol" w:hint="default"/>
      </w:rPr>
    </w:lvl>
    <w:lvl w:ilvl="7" w:tplc="34090003" w:tentative="1">
      <w:start w:val="1"/>
      <w:numFmt w:val="bullet"/>
      <w:lvlText w:val="o"/>
      <w:lvlJc w:val="left"/>
      <w:pPr>
        <w:ind w:left="6696" w:hanging="360"/>
      </w:pPr>
      <w:rPr>
        <w:rFonts w:ascii="Courier New" w:hAnsi="Courier New" w:cs="Courier New" w:hint="default"/>
      </w:rPr>
    </w:lvl>
    <w:lvl w:ilvl="8" w:tplc="34090005" w:tentative="1">
      <w:start w:val="1"/>
      <w:numFmt w:val="bullet"/>
      <w:lvlText w:val=""/>
      <w:lvlJc w:val="left"/>
      <w:pPr>
        <w:ind w:left="7416" w:hanging="360"/>
      </w:pPr>
      <w:rPr>
        <w:rFonts w:ascii="Wingdings" w:hAnsi="Wingdings" w:hint="default"/>
      </w:rPr>
    </w:lvl>
  </w:abstractNum>
  <w:abstractNum w:abstractNumId="8" w15:restartNumberingAfterBreak="0">
    <w:nsid w:val="28823BE5"/>
    <w:multiLevelType w:val="hybridMultilevel"/>
    <w:tmpl w:val="311C68C6"/>
    <w:lvl w:ilvl="0" w:tplc="34090001">
      <w:start w:val="1"/>
      <w:numFmt w:val="bullet"/>
      <w:lvlText w:val=""/>
      <w:lvlJc w:val="left"/>
      <w:pPr>
        <w:ind w:left="1620" w:hanging="360"/>
      </w:pPr>
      <w:rPr>
        <w:rFonts w:ascii="Symbol" w:hAnsi="Symbol" w:hint="default"/>
      </w:rPr>
    </w:lvl>
    <w:lvl w:ilvl="1" w:tplc="34090003" w:tentative="1">
      <w:start w:val="1"/>
      <w:numFmt w:val="bullet"/>
      <w:lvlText w:val="o"/>
      <w:lvlJc w:val="left"/>
      <w:pPr>
        <w:ind w:left="2340" w:hanging="360"/>
      </w:pPr>
      <w:rPr>
        <w:rFonts w:ascii="Courier New" w:hAnsi="Courier New" w:cs="Courier New" w:hint="default"/>
      </w:rPr>
    </w:lvl>
    <w:lvl w:ilvl="2" w:tplc="34090005" w:tentative="1">
      <w:start w:val="1"/>
      <w:numFmt w:val="bullet"/>
      <w:lvlText w:val=""/>
      <w:lvlJc w:val="left"/>
      <w:pPr>
        <w:ind w:left="3060" w:hanging="360"/>
      </w:pPr>
      <w:rPr>
        <w:rFonts w:ascii="Wingdings" w:hAnsi="Wingdings" w:hint="default"/>
      </w:rPr>
    </w:lvl>
    <w:lvl w:ilvl="3" w:tplc="34090001" w:tentative="1">
      <w:start w:val="1"/>
      <w:numFmt w:val="bullet"/>
      <w:lvlText w:val=""/>
      <w:lvlJc w:val="left"/>
      <w:pPr>
        <w:ind w:left="3780" w:hanging="360"/>
      </w:pPr>
      <w:rPr>
        <w:rFonts w:ascii="Symbol" w:hAnsi="Symbol" w:hint="default"/>
      </w:rPr>
    </w:lvl>
    <w:lvl w:ilvl="4" w:tplc="34090003" w:tentative="1">
      <w:start w:val="1"/>
      <w:numFmt w:val="bullet"/>
      <w:lvlText w:val="o"/>
      <w:lvlJc w:val="left"/>
      <w:pPr>
        <w:ind w:left="4500" w:hanging="360"/>
      </w:pPr>
      <w:rPr>
        <w:rFonts w:ascii="Courier New" w:hAnsi="Courier New" w:cs="Courier New" w:hint="default"/>
      </w:rPr>
    </w:lvl>
    <w:lvl w:ilvl="5" w:tplc="34090005" w:tentative="1">
      <w:start w:val="1"/>
      <w:numFmt w:val="bullet"/>
      <w:lvlText w:val=""/>
      <w:lvlJc w:val="left"/>
      <w:pPr>
        <w:ind w:left="5220" w:hanging="360"/>
      </w:pPr>
      <w:rPr>
        <w:rFonts w:ascii="Wingdings" w:hAnsi="Wingdings" w:hint="default"/>
      </w:rPr>
    </w:lvl>
    <w:lvl w:ilvl="6" w:tplc="34090001" w:tentative="1">
      <w:start w:val="1"/>
      <w:numFmt w:val="bullet"/>
      <w:lvlText w:val=""/>
      <w:lvlJc w:val="left"/>
      <w:pPr>
        <w:ind w:left="5940" w:hanging="360"/>
      </w:pPr>
      <w:rPr>
        <w:rFonts w:ascii="Symbol" w:hAnsi="Symbol" w:hint="default"/>
      </w:rPr>
    </w:lvl>
    <w:lvl w:ilvl="7" w:tplc="34090003" w:tentative="1">
      <w:start w:val="1"/>
      <w:numFmt w:val="bullet"/>
      <w:lvlText w:val="o"/>
      <w:lvlJc w:val="left"/>
      <w:pPr>
        <w:ind w:left="6660" w:hanging="360"/>
      </w:pPr>
      <w:rPr>
        <w:rFonts w:ascii="Courier New" w:hAnsi="Courier New" w:cs="Courier New" w:hint="default"/>
      </w:rPr>
    </w:lvl>
    <w:lvl w:ilvl="8" w:tplc="34090005" w:tentative="1">
      <w:start w:val="1"/>
      <w:numFmt w:val="bullet"/>
      <w:lvlText w:val=""/>
      <w:lvlJc w:val="left"/>
      <w:pPr>
        <w:ind w:left="7380" w:hanging="360"/>
      </w:pPr>
      <w:rPr>
        <w:rFonts w:ascii="Wingdings" w:hAnsi="Wingdings" w:hint="default"/>
      </w:rPr>
    </w:lvl>
  </w:abstractNum>
  <w:abstractNum w:abstractNumId="9" w15:restartNumberingAfterBreak="0">
    <w:nsid w:val="33D35C56"/>
    <w:multiLevelType w:val="hybridMultilevel"/>
    <w:tmpl w:val="3F563774"/>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10" w15:restartNumberingAfterBreak="0">
    <w:nsid w:val="40B40211"/>
    <w:multiLevelType w:val="hybridMultilevel"/>
    <w:tmpl w:val="997A4BB2"/>
    <w:lvl w:ilvl="0" w:tplc="34090019">
      <w:start w:val="1"/>
      <w:numFmt w:val="lowerLetter"/>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1" w15:restartNumberingAfterBreak="0">
    <w:nsid w:val="40BF145A"/>
    <w:multiLevelType w:val="hybridMultilevel"/>
    <w:tmpl w:val="46CEC6F8"/>
    <w:lvl w:ilvl="0" w:tplc="317A5B26">
      <w:start w:val="1"/>
      <w:numFmt w:val="lowerLetter"/>
      <w:lvlText w:val="%1."/>
      <w:lvlJc w:val="left"/>
      <w:pPr>
        <w:ind w:left="1620" w:hanging="360"/>
      </w:pPr>
      <w:rPr>
        <w:rFonts w:hint="default"/>
      </w:rPr>
    </w:lvl>
    <w:lvl w:ilvl="1" w:tplc="34090019" w:tentative="1">
      <w:start w:val="1"/>
      <w:numFmt w:val="lowerLetter"/>
      <w:lvlText w:val="%2."/>
      <w:lvlJc w:val="left"/>
      <w:pPr>
        <w:ind w:left="2340" w:hanging="360"/>
      </w:pPr>
    </w:lvl>
    <w:lvl w:ilvl="2" w:tplc="3409001B" w:tentative="1">
      <w:start w:val="1"/>
      <w:numFmt w:val="lowerRoman"/>
      <w:lvlText w:val="%3."/>
      <w:lvlJc w:val="right"/>
      <w:pPr>
        <w:ind w:left="3060" w:hanging="180"/>
      </w:pPr>
    </w:lvl>
    <w:lvl w:ilvl="3" w:tplc="3409000F" w:tentative="1">
      <w:start w:val="1"/>
      <w:numFmt w:val="decimal"/>
      <w:lvlText w:val="%4."/>
      <w:lvlJc w:val="left"/>
      <w:pPr>
        <w:ind w:left="3780" w:hanging="360"/>
      </w:pPr>
    </w:lvl>
    <w:lvl w:ilvl="4" w:tplc="34090019" w:tentative="1">
      <w:start w:val="1"/>
      <w:numFmt w:val="lowerLetter"/>
      <w:lvlText w:val="%5."/>
      <w:lvlJc w:val="left"/>
      <w:pPr>
        <w:ind w:left="4500" w:hanging="360"/>
      </w:pPr>
    </w:lvl>
    <w:lvl w:ilvl="5" w:tplc="3409001B" w:tentative="1">
      <w:start w:val="1"/>
      <w:numFmt w:val="lowerRoman"/>
      <w:lvlText w:val="%6."/>
      <w:lvlJc w:val="right"/>
      <w:pPr>
        <w:ind w:left="5220" w:hanging="180"/>
      </w:pPr>
    </w:lvl>
    <w:lvl w:ilvl="6" w:tplc="3409000F" w:tentative="1">
      <w:start w:val="1"/>
      <w:numFmt w:val="decimal"/>
      <w:lvlText w:val="%7."/>
      <w:lvlJc w:val="left"/>
      <w:pPr>
        <w:ind w:left="5940" w:hanging="360"/>
      </w:pPr>
    </w:lvl>
    <w:lvl w:ilvl="7" w:tplc="34090019" w:tentative="1">
      <w:start w:val="1"/>
      <w:numFmt w:val="lowerLetter"/>
      <w:lvlText w:val="%8."/>
      <w:lvlJc w:val="left"/>
      <w:pPr>
        <w:ind w:left="6660" w:hanging="360"/>
      </w:pPr>
    </w:lvl>
    <w:lvl w:ilvl="8" w:tplc="3409001B" w:tentative="1">
      <w:start w:val="1"/>
      <w:numFmt w:val="lowerRoman"/>
      <w:lvlText w:val="%9."/>
      <w:lvlJc w:val="right"/>
      <w:pPr>
        <w:ind w:left="7380" w:hanging="180"/>
      </w:pPr>
    </w:lvl>
  </w:abstractNum>
  <w:abstractNum w:abstractNumId="12" w15:restartNumberingAfterBreak="0">
    <w:nsid w:val="4C397A05"/>
    <w:multiLevelType w:val="hybridMultilevel"/>
    <w:tmpl w:val="CFB02E9A"/>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13" w15:restartNumberingAfterBreak="0">
    <w:nsid w:val="4D656269"/>
    <w:multiLevelType w:val="hybridMultilevel"/>
    <w:tmpl w:val="7E921D94"/>
    <w:lvl w:ilvl="0" w:tplc="F418E8E6">
      <w:start w:val="1"/>
      <w:numFmt w:val="upperLetter"/>
      <w:lvlText w:val="%1."/>
      <w:lvlJc w:val="left"/>
      <w:pPr>
        <w:ind w:left="1620" w:hanging="360"/>
      </w:pPr>
      <w:rPr>
        <w:rFonts w:hint="default"/>
      </w:rPr>
    </w:lvl>
    <w:lvl w:ilvl="1" w:tplc="34090019">
      <w:start w:val="1"/>
      <w:numFmt w:val="lowerLetter"/>
      <w:lvlText w:val="%2."/>
      <w:lvlJc w:val="left"/>
      <w:pPr>
        <w:ind w:left="2340" w:hanging="360"/>
      </w:pPr>
    </w:lvl>
    <w:lvl w:ilvl="2" w:tplc="3409001B">
      <w:start w:val="1"/>
      <w:numFmt w:val="lowerRoman"/>
      <w:lvlText w:val="%3."/>
      <w:lvlJc w:val="right"/>
      <w:pPr>
        <w:ind w:left="3060" w:hanging="180"/>
      </w:pPr>
    </w:lvl>
    <w:lvl w:ilvl="3" w:tplc="3409000F" w:tentative="1">
      <w:start w:val="1"/>
      <w:numFmt w:val="decimal"/>
      <w:lvlText w:val="%4."/>
      <w:lvlJc w:val="left"/>
      <w:pPr>
        <w:ind w:left="3780" w:hanging="360"/>
      </w:pPr>
    </w:lvl>
    <w:lvl w:ilvl="4" w:tplc="34090019" w:tentative="1">
      <w:start w:val="1"/>
      <w:numFmt w:val="lowerLetter"/>
      <w:lvlText w:val="%5."/>
      <w:lvlJc w:val="left"/>
      <w:pPr>
        <w:ind w:left="4500" w:hanging="360"/>
      </w:pPr>
    </w:lvl>
    <w:lvl w:ilvl="5" w:tplc="3409001B" w:tentative="1">
      <w:start w:val="1"/>
      <w:numFmt w:val="lowerRoman"/>
      <w:lvlText w:val="%6."/>
      <w:lvlJc w:val="right"/>
      <w:pPr>
        <w:ind w:left="5220" w:hanging="180"/>
      </w:pPr>
    </w:lvl>
    <w:lvl w:ilvl="6" w:tplc="3409000F" w:tentative="1">
      <w:start w:val="1"/>
      <w:numFmt w:val="decimal"/>
      <w:lvlText w:val="%7."/>
      <w:lvlJc w:val="left"/>
      <w:pPr>
        <w:ind w:left="5940" w:hanging="360"/>
      </w:pPr>
    </w:lvl>
    <w:lvl w:ilvl="7" w:tplc="34090019" w:tentative="1">
      <w:start w:val="1"/>
      <w:numFmt w:val="lowerLetter"/>
      <w:lvlText w:val="%8."/>
      <w:lvlJc w:val="left"/>
      <w:pPr>
        <w:ind w:left="6660" w:hanging="360"/>
      </w:pPr>
    </w:lvl>
    <w:lvl w:ilvl="8" w:tplc="3409001B" w:tentative="1">
      <w:start w:val="1"/>
      <w:numFmt w:val="lowerRoman"/>
      <w:lvlText w:val="%9."/>
      <w:lvlJc w:val="right"/>
      <w:pPr>
        <w:ind w:left="7380" w:hanging="180"/>
      </w:pPr>
    </w:lvl>
  </w:abstractNum>
  <w:abstractNum w:abstractNumId="14" w15:restartNumberingAfterBreak="0">
    <w:nsid w:val="4FB80DFB"/>
    <w:multiLevelType w:val="hybridMultilevel"/>
    <w:tmpl w:val="B484A292"/>
    <w:lvl w:ilvl="0" w:tplc="FA5419EC">
      <w:start w:val="5"/>
      <w:numFmt w:val="bullet"/>
      <w:lvlText w:val=""/>
      <w:lvlJc w:val="left"/>
      <w:pPr>
        <w:ind w:left="1980" w:hanging="360"/>
      </w:pPr>
      <w:rPr>
        <w:rFonts w:ascii="Wingdings" w:eastAsia="Times New Roman" w:hAnsi="Wingdings" w:cs="Times New Roman"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15" w15:restartNumberingAfterBreak="0">
    <w:nsid w:val="52205CEB"/>
    <w:multiLevelType w:val="hybridMultilevel"/>
    <w:tmpl w:val="BAAA8300"/>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16" w15:restartNumberingAfterBreak="0">
    <w:nsid w:val="54A50C15"/>
    <w:multiLevelType w:val="hybridMultilevel"/>
    <w:tmpl w:val="6F103AA2"/>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17" w15:restartNumberingAfterBreak="0">
    <w:nsid w:val="56F7793A"/>
    <w:multiLevelType w:val="multilevel"/>
    <w:tmpl w:val="ACA491BA"/>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b w:val="0"/>
        <w:i w:val="0"/>
      </w:rPr>
    </w:lvl>
    <w:lvl w:ilvl="2">
      <w:start w:val="1"/>
      <w:numFmt w:val="decimal"/>
      <w:lvlText w:val="%3."/>
      <w:lvlJc w:val="left"/>
      <w:pPr>
        <w:tabs>
          <w:tab w:val="num" w:pos="1260"/>
        </w:tabs>
        <w:ind w:left="1260" w:hanging="360"/>
      </w:pPr>
      <w:rPr>
        <w:rFonts w:hint="default"/>
        <w:b w:val="0"/>
        <w:color w:val="auto"/>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57897392"/>
    <w:multiLevelType w:val="hybridMultilevel"/>
    <w:tmpl w:val="DAEE87C8"/>
    <w:lvl w:ilvl="0" w:tplc="5ACA750C">
      <w:start w:val="1"/>
      <w:numFmt w:val="upperLetter"/>
      <w:lvlText w:val="%1."/>
      <w:lvlJc w:val="left"/>
      <w:pPr>
        <w:ind w:left="1620" w:hanging="360"/>
      </w:pPr>
      <w:rPr>
        <w:rFonts w:hint="default"/>
      </w:rPr>
    </w:lvl>
    <w:lvl w:ilvl="1" w:tplc="34090019" w:tentative="1">
      <w:start w:val="1"/>
      <w:numFmt w:val="lowerLetter"/>
      <w:lvlText w:val="%2."/>
      <w:lvlJc w:val="left"/>
      <w:pPr>
        <w:ind w:left="2340" w:hanging="360"/>
      </w:pPr>
    </w:lvl>
    <w:lvl w:ilvl="2" w:tplc="3409001B" w:tentative="1">
      <w:start w:val="1"/>
      <w:numFmt w:val="lowerRoman"/>
      <w:lvlText w:val="%3."/>
      <w:lvlJc w:val="right"/>
      <w:pPr>
        <w:ind w:left="3060" w:hanging="180"/>
      </w:pPr>
    </w:lvl>
    <w:lvl w:ilvl="3" w:tplc="3409000F" w:tentative="1">
      <w:start w:val="1"/>
      <w:numFmt w:val="decimal"/>
      <w:lvlText w:val="%4."/>
      <w:lvlJc w:val="left"/>
      <w:pPr>
        <w:ind w:left="3780" w:hanging="360"/>
      </w:pPr>
    </w:lvl>
    <w:lvl w:ilvl="4" w:tplc="34090019" w:tentative="1">
      <w:start w:val="1"/>
      <w:numFmt w:val="lowerLetter"/>
      <w:lvlText w:val="%5."/>
      <w:lvlJc w:val="left"/>
      <w:pPr>
        <w:ind w:left="4500" w:hanging="360"/>
      </w:pPr>
    </w:lvl>
    <w:lvl w:ilvl="5" w:tplc="3409001B" w:tentative="1">
      <w:start w:val="1"/>
      <w:numFmt w:val="lowerRoman"/>
      <w:lvlText w:val="%6."/>
      <w:lvlJc w:val="right"/>
      <w:pPr>
        <w:ind w:left="5220" w:hanging="180"/>
      </w:pPr>
    </w:lvl>
    <w:lvl w:ilvl="6" w:tplc="3409000F" w:tentative="1">
      <w:start w:val="1"/>
      <w:numFmt w:val="decimal"/>
      <w:lvlText w:val="%7."/>
      <w:lvlJc w:val="left"/>
      <w:pPr>
        <w:ind w:left="5940" w:hanging="360"/>
      </w:pPr>
    </w:lvl>
    <w:lvl w:ilvl="7" w:tplc="34090019" w:tentative="1">
      <w:start w:val="1"/>
      <w:numFmt w:val="lowerLetter"/>
      <w:lvlText w:val="%8."/>
      <w:lvlJc w:val="left"/>
      <w:pPr>
        <w:ind w:left="6660" w:hanging="360"/>
      </w:pPr>
    </w:lvl>
    <w:lvl w:ilvl="8" w:tplc="3409001B" w:tentative="1">
      <w:start w:val="1"/>
      <w:numFmt w:val="lowerRoman"/>
      <w:lvlText w:val="%9."/>
      <w:lvlJc w:val="right"/>
      <w:pPr>
        <w:ind w:left="7380" w:hanging="180"/>
      </w:pPr>
    </w:lvl>
  </w:abstractNum>
  <w:abstractNum w:abstractNumId="19" w15:restartNumberingAfterBreak="0">
    <w:nsid w:val="604B6EA7"/>
    <w:multiLevelType w:val="hybridMultilevel"/>
    <w:tmpl w:val="B00ADEE2"/>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20" w15:restartNumberingAfterBreak="0">
    <w:nsid w:val="67CC3B83"/>
    <w:multiLevelType w:val="hybridMultilevel"/>
    <w:tmpl w:val="7C00A43A"/>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21" w15:restartNumberingAfterBreak="0">
    <w:nsid w:val="67DE0EDA"/>
    <w:multiLevelType w:val="hybridMultilevel"/>
    <w:tmpl w:val="FED494C2"/>
    <w:lvl w:ilvl="0" w:tplc="34090005">
      <w:start w:val="1"/>
      <w:numFmt w:val="bullet"/>
      <w:lvlText w:val=""/>
      <w:lvlJc w:val="left"/>
      <w:pPr>
        <w:ind w:left="990" w:hanging="360"/>
      </w:pPr>
      <w:rPr>
        <w:rFonts w:ascii="Wingdings" w:hAnsi="Wingdings" w:hint="default"/>
      </w:rPr>
    </w:lvl>
    <w:lvl w:ilvl="1" w:tplc="34090003" w:tentative="1">
      <w:start w:val="1"/>
      <w:numFmt w:val="bullet"/>
      <w:lvlText w:val="o"/>
      <w:lvlJc w:val="left"/>
      <w:pPr>
        <w:ind w:left="1710" w:hanging="360"/>
      </w:pPr>
      <w:rPr>
        <w:rFonts w:ascii="Courier New" w:hAnsi="Courier New" w:cs="Courier New" w:hint="default"/>
      </w:rPr>
    </w:lvl>
    <w:lvl w:ilvl="2" w:tplc="34090005" w:tentative="1">
      <w:start w:val="1"/>
      <w:numFmt w:val="bullet"/>
      <w:lvlText w:val=""/>
      <w:lvlJc w:val="left"/>
      <w:pPr>
        <w:ind w:left="2430" w:hanging="360"/>
      </w:pPr>
      <w:rPr>
        <w:rFonts w:ascii="Wingdings" w:hAnsi="Wingdings" w:hint="default"/>
      </w:rPr>
    </w:lvl>
    <w:lvl w:ilvl="3" w:tplc="34090001" w:tentative="1">
      <w:start w:val="1"/>
      <w:numFmt w:val="bullet"/>
      <w:lvlText w:val=""/>
      <w:lvlJc w:val="left"/>
      <w:pPr>
        <w:ind w:left="3150" w:hanging="360"/>
      </w:pPr>
      <w:rPr>
        <w:rFonts w:ascii="Symbol" w:hAnsi="Symbol" w:hint="default"/>
      </w:rPr>
    </w:lvl>
    <w:lvl w:ilvl="4" w:tplc="34090003" w:tentative="1">
      <w:start w:val="1"/>
      <w:numFmt w:val="bullet"/>
      <w:lvlText w:val="o"/>
      <w:lvlJc w:val="left"/>
      <w:pPr>
        <w:ind w:left="3870" w:hanging="360"/>
      </w:pPr>
      <w:rPr>
        <w:rFonts w:ascii="Courier New" w:hAnsi="Courier New" w:cs="Courier New" w:hint="default"/>
      </w:rPr>
    </w:lvl>
    <w:lvl w:ilvl="5" w:tplc="34090005" w:tentative="1">
      <w:start w:val="1"/>
      <w:numFmt w:val="bullet"/>
      <w:lvlText w:val=""/>
      <w:lvlJc w:val="left"/>
      <w:pPr>
        <w:ind w:left="4590" w:hanging="360"/>
      </w:pPr>
      <w:rPr>
        <w:rFonts w:ascii="Wingdings" w:hAnsi="Wingdings" w:hint="default"/>
      </w:rPr>
    </w:lvl>
    <w:lvl w:ilvl="6" w:tplc="34090001" w:tentative="1">
      <w:start w:val="1"/>
      <w:numFmt w:val="bullet"/>
      <w:lvlText w:val=""/>
      <w:lvlJc w:val="left"/>
      <w:pPr>
        <w:ind w:left="5310" w:hanging="360"/>
      </w:pPr>
      <w:rPr>
        <w:rFonts w:ascii="Symbol" w:hAnsi="Symbol" w:hint="default"/>
      </w:rPr>
    </w:lvl>
    <w:lvl w:ilvl="7" w:tplc="34090003" w:tentative="1">
      <w:start w:val="1"/>
      <w:numFmt w:val="bullet"/>
      <w:lvlText w:val="o"/>
      <w:lvlJc w:val="left"/>
      <w:pPr>
        <w:ind w:left="6030" w:hanging="360"/>
      </w:pPr>
      <w:rPr>
        <w:rFonts w:ascii="Courier New" w:hAnsi="Courier New" w:cs="Courier New" w:hint="default"/>
      </w:rPr>
    </w:lvl>
    <w:lvl w:ilvl="8" w:tplc="34090005" w:tentative="1">
      <w:start w:val="1"/>
      <w:numFmt w:val="bullet"/>
      <w:lvlText w:val=""/>
      <w:lvlJc w:val="left"/>
      <w:pPr>
        <w:ind w:left="6750" w:hanging="360"/>
      </w:pPr>
      <w:rPr>
        <w:rFonts w:ascii="Wingdings" w:hAnsi="Wingdings" w:hint="default"/>
      </w:rPr>
    </w:lvl>
  </w:abstractNum>
  <w:abstractNum w:abstractNumId="22" w15:restartNumberingAfterBreak="0">
    <w:nsid w:val="69FF17E2"/>
    <w:multiLevelType w:val="hybridMultilevel"/>
    <w:tmpl w:val="7A30F900"/>
    <w:lvl w:ilvl="0" w:tplc="412219B4">
      <w:start w:val="1"/>
      <w:numFmt w:val="bullet"/>
      <w:lvlText w:val=""/>
      <w:lvlJc w:val="left"/>
      <w:pPr>
        <w:ind w:left="1980" w:hanging="360"/>
      </w:pPr>
      <w:rPr>
        <w:rFonts w:ascii="Symbol" w:hAnsi="Symbol" w:hint="default"/>
        <w:color w:val="auto"/>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23" w15:restartNumberingAfterBreak="0">
    <w:nsid w:val="727D7BEB"/>
    <w:multiLevelType w:val="hybridMultilevel"/>
    <w:tmpl w:val="BD8A015C"/>
    <w:lvl w:ilvl="0" w:tplc="BA504080">
      <w:start w:val="1"/>
      <w:numFmt w:val="lowerLetter"/>
      <w:lvlText w:val="%1."/>
      <w:lvlJc w:val="left"/>
      <w:pPr>
        <w:ind w:left="1620" w:hanging="360"/>
      </w:pPr>
      <w:rPr>
        <w:rFonts w:hint="default"/>
      </w:rPr>
    </w:lvl>
    <w:lvl w:ilvl="1" w:tplc="34090019" w:tentative="1">
      <w:start w:val="1"/>
      <w:numFmt w:val="lowerLetter"/>
      <w:lvlText w:val="%2."/>
      <w:lvlJc w:val="left"/>
      <w:pPr>
        <w:ind w:left="2340" w:hanging="360"/>
      </w:pPr>
    </w:lvl>
    <w:lvl w:ilvl="2" w:tplc="3409001B" w:tentative="1">
      <w:start w:val="1"/>
      <w:numFmt w:val="lowerRoman"/>
      <w:lvlText w:val="%3."/>
      <w:lvlJc w:val="right"/>
      <w:pPr>
        <w:ind w:left="3060" w:hanging="180"/>
      </w:pPr>
    </w:lvl>
    <w:lvl w:ilvl="3" w:tplc="3409000F" w:tentative="1">
      <w:start w:val="1"/>
      <w:numFmt w:val="decimal"/>
      <w:lvlText w:val="%4."/>
      <w:lvlJc w:val="left"/>
      <w:pPr>
        <w:ind w:left="3780" w:hanging="360"/>
      </w:pPr>
    </w:lvl>
    <w:lvl w:ilvl="4" w:tplc="34090019" w:tentative="1">
      <w:start w:val="1"/>
      <w:numFmt w:val="lowerLetter"/>
      <w:lvlText w:val="%5."/>
      <w:lvlJc w:val="left"/>
      <w:pPr>
        <w:ind w:left="4500" w:hanging="360"/>
      </w:pPr>
    </w:lvl>
    <w:lvl w:ilvl="5" w:tplc="3409001B" w:tentative="1">
      <w:start w:val="1"/>
      <w:numFmt w:val="lowerRoman"/>
      <w:lvlText w:val="%6."/>
      <w:lvlJc w:val="right"/>
      <w:pPr>
        <w:ind w:left="5220" w:hanging="180"/>
      </w:pPr>
    </w:lvl>
    <w:lvl w:ilvl="6" w:tplc="3409000F" w:tentative="1">
      <w:start w:val="1"/>
      <w:numFmt w:val="decimal"/>
      <w:lvlText w:val="%7."/>
      <w:lvlJc w:val="left"/>
      <w:pPr>
        <w:ind w:left="5940" w:hanging="360"/>
      </w:pPr>
    </w:lvl>
    <w:lvl w:ilvl="7" w:tplc="34090019" w:tentative="1">
      <w:start w:val="1"/>
      <w:numFmt w:val="lowerLetter"/>
      <w:lvlText w:val="%8."/>
      <w:lvlJc w:val="left"/>
      <w:pPr>
        <w:ind w:left="6660" w:hanging="360"/>
      </w:pPr>
    </w:lvl>
    <w:lvl w:ilvl="8" w:tplc="3409001B" w:tentative="1">
      <w:start w:val="1"/>
      <w:numFmt w:val="lowerRoman"/>
      <w:lvlText w:val="%9."/>
      <w:lvlJc w:val="right"/>
      <w:pPr>
        <w:ind w:left="7380" w:hanging="180"/>
      </w:pPr>
    </w:lvl>
  </w:abstractNum>
  <w:abstractNum w:abstractNumId="24" w15:restartNumberingAfterBreak="0">
    <w:nsid w:val="7510349B"/>
    <w:multiLevelType w:val="hybridMultilevel"/>
    <w:tmpl w:val="D5F2672E"/>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25" w15:restartNumberingAfterBreak="0">
    <w:nsid w:val="7941773A"/>
    <w:multiLevelType w:val="hybridMultilevel"/>
    <w:tmpl w:val="71CC383A"/>
    <w:lvl w:ilvl="0" w:tplc="DC4E27CE">
      <w:start w:val="4"/>
      <w:numFmt w:val="bullet"/>
      <w:lvlText w:val="-"/>
      <w:lvlJc w:val="left"/>
      <w:pPr>
        <w:ind w:left="360" w:hanging="360"/>
      </w:pPr>
      <w:rPr>
        <w:rFonts w:ascii="Times New Roman" w:eastAsia="Times New Roman" w:hAnsi="Times New Roman" w:cs="Times New Roman"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num w:numId="1">
    <w:abstractNumId w:val="17"/>
  </w:num>
  <w:num w:numId="2">
    <w:abstractNumId w:val="21"/>
  </w:num>
  <w:num w:numId="3">
    <w:abstractNumId w:val="16"/>
  </w:num>
  <w:num w:numId="4">
    <w:abstractNumId w:val="3"/>
  </w:num>
  <w:num w:numId="5">
    <w:abstractNumId w:val="13"/>
  </w:num>
  <w:num w:numId="6">
    <w:abstractNumId w:val="18"/>
  </w:num>
  <w:num w:numId="7">
    <w:abstractNumId w:val="23"/>
  </w:num>
  <w:num w:numId="8">
    <w:abstractNumId w:val="19"/>
  </w:num>
  <w:num w:numId="9">
    <w:abstractNumId w:val="15"/>
  </w:num>
  <w:num w:numId="10">
    <w:abstractNumId w:val="11"/>
  </w:num>
  <w:num w:numId="11">
    <w:abstractNumId w:val="2"/>
  </w:num>
  <w:num w:numId="12">
    <w:abstractNumId w:val="10"/>
  </w:num>
  <w:num w:numId="13">
    <w:abstractNumId w:val="5"/>
  </w:num>
  <w:num w:numId="14">
    <w:abstractNumId w:val="25"/>
  </w:num>
  <w:num w:numId="15">
    <w:abstractNumId w:val="6"/>
  </w:num>
  <w:num w:numId="16">
    <w:abstractNumId w:val="4"/>
  </w:num>
  <w:num w:numId="17">
    <w:abstractNumId w:val="14"/>
  </w:num>
  <w:num w:numId="18">
    <w:abstractNumId w:val="0"/>
  </w:num>
  <w:num w:numId="19">
    <w:abstractNumId w:val="1"/>
  </w:num>
  <w:num w:numId="20">
    <w:abstractNumId w:val="8"/>
  </w:num>
  <w:num w:numId="21">
    <w:abstractNumId w:val="24"/>
  </w:num>
  <w:num w:numId="22">
    <w:abstractNumId w:val="12"/>
  </w:num>
  <w:num w:numId="23">
    <w:abstractNumId w:val="20"/>
  </w:num>
  <w:num w:numId="24">
    <w:abstractNumId w:val="7"/>
  </w:num>
  <w:num w:numId="25">
    <w:abstractNumId w:val="22"/>
  </w:num>
  <w:num w:numId="26">
    <w:abstractNumId w:val="9"/>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oel Cainglet">
    <w15:presenceInfo w15:providerId="Windows Live" w15:userId="ed5b392c05998e30"/>
  </w15:person>
  <w15:person w15:author="JGL">
    <w15:presenceInfo w15:providerId="None" w15:userId="JGL"/>
  </w15:person>
  <w15:person w15:author="Noel M. Cainglet">
    <w15:presenceInfo w15:providerId="None" w15:userId="Noel M. Caingle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263"/>
    <w:rsid w:val="000000DE"/>
    <w:rsid w:val="00000CC3"/>
    <w:rsid w:val="00000E12"/>
    <w:rsid w:val="00000E34"/>
    <w:rsid w:val="00001016"/>
    <w:rsid w:val="00001477"/>
    <w:rsid w:val="000014A2"/>
    <w:rsid w:val="00001821"/>
    <w:rsid w:val="00001A35"/>
    <w:rsid w:val="00001B58"/>
    <w:rsid w:val="00001D5C"/>
    <w:rsid w:val="00001F5A"/>
    <w:rsid w:val="000027FB"/>
    <w:rsid w:val="00002B17"/>
    <w:rsid w:val="00002B74"/>
    <w:rsid w:val="00002C61"/>
    <w:rsid w:val="00002D3F"/>
    <w:rsid w:val="00002FF8"/>
    <w:rsid w:val="0000365D"/>
    <w:rsid w:val="000037C4"/>
    <w:rsid w:val="00003951"/>
    <w:rsid w:val="00003AF9"/>
    <w:rsid w:val="00003F24"/>
    <w:rsid w:val="00004438"/>
    <w:rsid w:val="0000449C"/>
    <w:rsid w:val="00004729"/>
    <w:rsid w:val="0000482A"/>
    <w:rsid w:val="00004AF9"/>
    <w:rsid w:val="00004AFB"/>
    <w:rsid w:val="00004CAD"/>
    <w:rsid w:val="00004CD9"/>
    <w:rsid w:val="0000594C"/>
    <w:rsid w:val="00005A39"/>
    <w:rsid w:val="00005C6C"/>
    <w:rsid w:val="000061C2"/>
    <w:rsid w:val="000069E7"/>
    <w:rsid w:val="0000739A"/>
    <w:rsid w:val="000074F8"/>
    <w:rsid w:val="00007855"/>
    <w:rsid w:val="00007949"/>
    <w:rsid w:val="00007A0F"/>
    <w:rsid w:val="00007A58"/>
    <w:rsid w:val="0001023D"/>
    <w:rsid w:val="00010929"/>
    <w:rsid w:val="000109AF"/>
    <w:rsid w:val="00010BE5"/>
    <w:rsid w:val="00010D35"/>
    <w:rsid w:val="00011567"/>
    <w:rsid w:val="00011580"/>
    <w:rsid w:val="000118CA"/>
    <w:rsid w:val="000122C3"/>
    <w:rsid w:val="000126C7"/>
    <w:rsid w:val="000126CF"/>
    <w:rsid w:val="00013282"/>
    <w:rsid w:val="000135F4"/>
    <w:rsid w:val="00013639"/>
    <w:rsid w:val="00013735"/>
    <w:rsid w:val="000137C2"/>
    <w:rsid w:val="00014086"/>
    <w:rsid w:val="00014928"/>
    <w:rsid w:val="00014F76"/>
    <w:rsid w:val="000151A1"/>
    <w:rsid w:val="00015E8C"/>
    <w:rsid w:val="00015F4F"/>
    <w:rsid w:val="00015F68"/>
    <w:rsid w:val="0001601D"/>
    <w:rsid w:val="0001632C"/>
    <w:rsid w:val="000166A1"/>
    <w:rsid w:val="000168AC"/>
    <w:rsid w:val="000170AC"/>
    <w:rsid w:val="000173F1"/>
    <w:rsid w:val="00017AA6"/>
    <w:rsid w:val="00020156"/>
    <w:rsid w:val="00020517"/>
    <w:rsid w:val="00020945"/>
    <w:rsid w:val="00021016"/>
    <w:rsid w:val="00022231"/>
    <w:rsid w:val="000224FE"/>
    <w:rsid w:val="0002261E"/>
    <w:rsid w:val="00022715"/>
    <w:rsid w:val="0002286C"/>
    <w:rsid w:val="000228C0"/>
    <w:rsid w:val="00022D57"/>
    <w:rsid w:val="0002306F"/>
    <w:rsid w:val="00023697"/>
    <w:rsid w:val="00023720"/>
    <w:rsid w:val="00023887"/>
    <w:rsid w:val="00023E3D"/>
    <w:rsid w:val="00023EC5"/>
    <w:rsid w:val="00024361"/>
    <w:rsid w:val="000243B5"/>
    <w:rsid w:val="00024BE1"/>
    <w:rsid w:val="00024BFB"/>
    <w:rsid w:val="00024F5C"/>
    <w:rsid w:val="000254B1"/>
    <w:rsid w:val="000256E0"/>
    <w:rsid w:val="00025977"/>
    <w:rsid w:val="00025BBF"/>
    <w:rsid w:val="00025C55"/>
    <w:rsid w:val="00025DD6"/>
    <w:rsid w:val="00026451"/>
    <w:rsid w:val="00026717"/>
    <w:rsid w:val="00026761"/>
    <w:rsid w:val="000267B4"/>
    <w:rsid w:val="00026879"/>
    <w:rsid w:val="00026ED7"/>
    <w:rsid w:val="00027250"/>
    <w:rsid w:val="0002731E"/>
    <w:rsid w:val="000276E6"/>
    <w:rsid w:val="00027CF1"/>
    <w:rsid w:val="00031065"/>
    <w:rsid w:val="00031687"/>
    <w:rsid w:val="00031D35"/>
    <w:rsid w:val="00031D50"/>
    <w:rsid w:val="00031F00"/>
    <w:rsid w:val="00032FE5"/>
    <w:rsid w:val="00033183"/>
    <w:rsid w:val="000336A3"/>
    <w:rsid w:val="00033A56"/>
    <w:rsid w:val="00033AEB"/>
    <w:rsid w:val="00033DBB"/>
    <w:rsid w:val="000344AE"/>
    <w:rsid w:val="00034DDA"/>
    <w:rsid w:val="00035047"/>
    <w:rsid w:val="00035BED"/>
    <w:rsid w:val="0003642B"/>
    <w:rsid w:val="000372D6"/>
    <w:rsid w:val="00037830"/>
    <w:rsid w:val="0003799F"/>
    <w:rsid w:val="000401F7"/>
    <w:rsid w:val="00040354"/>
    <w:rsid w:val="000404D2"/>
    <w:rsid w:val="000406F4"/>
    <w:rsid w:val="00040E53"/>
    <w:rsid w:val="00040FEC"/>
    <w:rsid w:val="00041064"/>
    <w:rsid w:val="000413F2"/>
    <w:rsid w:val="00041413"/>
    <w:rsid w:val="000416F6"/>
    <w:rsid w:val="00041898"/>
    <w:rsid w:val="00041984"/>
    <w:rsid w:val="00041D00"/>
    <w:rsid w:val="00041DCB"/>
    <w:rsid w:val="0004252C"/>
    <w:rsid w:val="00042654"/>
    <w:rsid w:val="00042F87"/>
    <w:rsid w:val="000431B5"/>
    <w:rsid w:val="0004326B"/>
    <w:rsid w:val="00043556"/>
    <w:rsid w:val="0004365F"/>
    <w:rsid w:val="00043709"/>
    <w:rsid w:val="00043BB7"/>
    <w:rsid w:val="00043C3F"/>
    <w:rsid w:val="0004430F"/>
    <w:rsid w:val="00044548"/>
    <w:rsid w:val="00044757"/>
    <w:rsid w:val="00044C7F"/>
    <w:rsid w:val="00044D3F"/>
    <w:rsid w:val="00045850"/>
    <w:rsid w:val="00045979"/>
    <w:rsid w:val="000460A6"/>
    <w:rsid w:val="00046BC8"/>
    <w:rsid w:val="00046E8B"/>
    <w:rsid w:val="00047256"/>
    <w:rsid w:val="0004764B"/>
    <w:rsid w:val="000479F5"/>
    <w:rsid w:val="00047E4D"/>
    <w:rsid w:val="00050338"/>
    <w:rsid w:val="00050890"/>
    <w:rsid w:val="00051411"/>
    <w:rsid w:val="00051551"/>
    <w:rsid w:val="000515CC"/>
    <w:rsid w:val="00051D35"/>
    <w:rsid w:val="00051D65"/>
    <w:rsid w:val="00051D9C"/>
    <w:rsid w:val="000522C2"/>
    <w:rsid w:val="00052C6D"/>
    <w:rsid w:val="000535D3"/>
    <w:rsid w:val="00053A62"/>
    <w:rsid w:val="00053A6C"/>
    <w:rsid w:val="00053B34"/>
    <w:rsid w:val="00053C46"/>
    <w:rsid w:val="000542BB"/>
    <w:rsid w:val="00054415"/>
    <w:rsid w:val="0005454D"/>
    <w:rsid w:val="000546ED"/>
    <w:rsid w:val="00054923"/>
    <w:rsid w:val="00054AAC"/>
    <w:rsid w:val="00055067"/>
    <w:rsid w:val="0005533F"/>
    <w:rsid w:val="00055964"/>
    <w:rsid w:val="00055BF5"/>
    <w:rsid w:val="00055E0D"/>
    <w:rsid w:val="00056381"/>
    <w:rsid w:val="0005640A"/>
    <w:rsid w:val="00056682"/>
    <w:rsid w:val="0005676F"/>
    <w:rsid w:val="00056C3C"/>
    <w:rsid w:val="00056C57"/>
    <w:rsid w:val="000571A0"/>
    <w:rsid w:val="0005784F"/>
    <w:rsid w:val="000579FD"/>
    <w:rsid w:val="00057B75"/>
    <w:rsid w:val="00057F0B"/>
    <w:rsid w:val="00060058"/>
    <w:rsid w:val="000600FF"/>
    <w:rsid w:val="00060246"/>
    <w:rsid w:val="00060487"/>
    <w:rsid w:val="000608C0"/>
    <w:rsid w:val="000611D4"/>
    <w:rsid w:val="000611E5"/>
    <w:rsid w:val="0006141D"/>
    <w:rsid w:val="000618B0"/>
    <w:rsid w:val="00061DA3"/>
    <w:rsid w:val="000620E9"/>
    <w:rsid w:val="000621E3"/>
    <w:rsid w:val="000622EE"/>
    <w:rsid w:val="00062552"/>
    <w:rsid w:val="0006273C"/>
    <w:rsid w:val="00062A5C"/>
    <w:rsid w:val="00063111"/>
    <w:rsid w:val="00063476"/>
    <w:rsid w:val="00063785"/>
    <w:rsid w:val="00063E04"/>
    <w:rsid w:val="0006433C"/>
    <w:rsid w:val="00064799"/>
    <w:rsid w:val="000656C0"/>
    <w:rsid w:val="0006582A"/>
    <w:rsid w:val="00066204"/>
    <w:rsid w:val="000667BC"/>
    <w:rsid w:val="00066914"/>
    <w:rsid w:val="00066C6F"/>
    <w:rsid w:val="00066EAC"/>
    <w:rsid w:val="00066EC7"/>
    <w:rsid w:val="000670C6"/>
    <w:rsid w:val="00067672"/>
    <w:rsid w:val="00067AAA"/>
    <w:rsid w:val="00067C56"/>
    <w:rsid w:val="00070E65"/>
    <w:rsid w:val="0007176C"/>
    <w:rsid w:val="00071EC6"/>
    <w:rsid w:val="00071FCF"/>
    <w:rsid w:val="0007213A"/>
    <w:rsid w:val="000725E8"/>
    <w:rsid w:val="00072707"/>
    <w:rsid w:val="000727AA"/>
    <w:rsid w:val="00072ACD"/>
    <w:rsid w:val="00073070"/>
    <w:rsid w:val="00073552"/>
    <w:rsid w:val="0007364A"/>
    <w:rsid w:val="000739B8"/>
    <w:rsid w:val="00073CBB"/>
    <w:rsid w:val="00073F4D"/>
    <w:rsid w:val="00073F5E"/>
    <w:rsid w:val="00074213"/>
    <w:rsid w:val="00074486"/>
    <w:rsid w:val="000744C5"/>
    <w:rsid w:val="00074536"/>
    <w:rsid w:val="00074679"/>
    <w:rsid w:val="000749B8"/>
    <w:rsid w:val="00074B86"/>
    <w:rsid w:val="00075137"/>
    <w:rsid w:val="000755B4"/>
    <w:rsid w:val="000756DF"/>
    <w:rsid w:val="00075784"/>
    <w:rsid w:val="00075DA4"/>
    <w:rsid w:val="00075F6A"/>
    <w:rsid w:val="0007623C"/>
    <w:rsid w:val="000762D2"/>
    <w:rsid w:val="000763E0"/>
    <w:rsid w:val="0007675A"/>
    <w:rsid w:val="00076F0A"/>
    <w:rsid w:val="00077A2A"/>
    <w:rsid w:val="00077C1F"/>
    <w:rsid w:val="00080508"/>
    <w:rsid w:val="00080565"/>
    <w:rsid w:val="0008057D"/>
    <w:rsid w:val="00080758"/>
    <w:rsid w:val="00080982"/>
    <w:rsid w:val="00080F0D"/>
    <w:rsid w:val="0008165F"/>
    <w:rsid w:val="00081966"/>
    <w:rsid w:val="00082099"/>
    <w:rsid w:val="00082459"/>
    <w:rsid w:val="00082461"/>
    <w:rsid w:val="000824A6"/>
    <w:rsid w:val="000826BE"/>
    <w:rsid w:val="00082917"/>
    <w:rsid w:val="00082FED"/>
    <w:rsid w:val="00083025"/>
    <w:rsid w:val="00083415"/>
    <w:rsid w:val="00083EA8"/>
    <w:rsid w:val="0008411C"/>
    <w:rsid w:val="000849C0"/>
    <w:rsid w:val="00085705"/>
    <w:rsid w:val="00085B6F"/>
    <w:rsid w:val="00085BA8"/>
    <w:rsid w:val="00085D0F"/>
    <w:rsid w:val="00086123"/>
    <w:rsid w:val="0008614B"/>
    <w:rsid w:val="0008646B"/>
    <w:rsid w:val="00086C1E"/>
    <w:rsid w:val="0008796A"/>
    <w:rsid w:val="00087AC5"/>
    <w:rsid w:val="00087B16"/>
    <w:rsid w:val="00087EDD"/>
    <w:rsid w:val="00091907"/>
    <w:rsid w:val="00092D71"/>
    <w:rsid w:val="00093346"/>
    <w:rsid w:val="0009342F"/>
    <w:rsid w:val="0009352E"/>
    <w:rsid w:val="000935C2"/>
    <w:rsid w:val="000936A5"/>
    <w:rsid w:val="00093B79"/>
    <w:rsid w:val="00093CD7"/>
    <w:rsid w:val="000942C1"/>
    <w:rsid w:val="00094B60"/>
    <w:rsid w:val="00094BDA"/>
    <w:rsid w:val="00094CA8"/>
    <w:rsid w:val="00094E54"/>
    <w:rsid w:val="00095027"/>
    <w:rsid w:val="0009510D"/>
    <w:rsid w:val="000956D1"/>
    <w:rsid w:val="000959FB"/>
    <w:rsid w:val="00096146"/>
    <w:rsid w:val="00096449"/>
    <w:rsid w:val="00096EBD"/>
    <w:rsid w:val="00096F8E"/>
    <w:rsid w:val="0009763F"/>
    <w:rsid w:val="00097ECB"/>
    <w:rsid w:val="000A0020"/>
    <w:rsid w:val="000A01C7"/>
    <w:rsid w:val="000A0CEE"/>
    <w:rsid w:val="000A0E61"/>
    <w:rsid w:val="000A1015"/>
    <w:rsid w:val="000A1857"/>
    <w:rsid w:val="000A1CAD"/>
    <w:rsid w:val="000A2702"/>
    <w:rsid w:val="000A366C"/>
    <w:rsid w:val="000A3B30"/>
    <w:rsid w:val="000A3DA5"/>
    <w:rsid w:val="000A3DEB"/>
    <w:rsid w:val="000A406B"/>
    <w:rsid w:val="000A432C"/>
    <w:rsid w:val="000A4425"/>
    <w:rsid w:val="000A4736"/>
    <w:rsid w:val="000A4825"/>
    <w:rsid w:val="000A4C2C"/>
    <w:rsid w:val="000A4C46"/>
    <w:rsid w:val="000A4D7E"/>
    <w:rsid w:val="000A4E20"/>
    <w:rsid w:val="000A53A9"/>
    <w:rsid w:val="000A56A5"/>
    <w:rsid w:val="000A56F4"/>
    <w:rsid w:val="000A5782"/>
    <w:rsid w:val="000A5FE0"/>
    <w:rsid w:val="000A608A"/>
    <w:rsid w:val="000A6F02"/>
    <w:rsid w:val="000A73DB"/>
    <w:rsid w:val="000A7487"/>
    <w:rsid w:val="000A7E55"/>
    <w:rsid w:val="000B02A4"/>
    <w:rsid w:val="000B0C5B"/>
    <w:rsid w:val="000B0D3B"/>
    <w:rsid w:val="000B1449"/>
    <w:rsid w:val="000B16E3"/>
    <w:rsid w:val="000B1A94"/>
    <w:rsid w:val="000B1B23"/>
    <w:rsid w:val="000B1FE1"/>
    <w:rsid w:val="000B2739"/>
    <w:rsid w:val="000B2B53"/>
    <w:rsid w:val="000B31FD"/>
    <w:rsid w:val="000B3623"/>
    <w:rsid w:val="000B3CC2"/>
    <w:rsid w:val="000B4596"/>
    <w:rsid w:val="000B4C49"/>
    <w:rsid w:val="000B501D"/>
    <w:rsid w:val="000B50D4"/>
    <w:rsid w:val="000B617A"/>
    <w:rsid w:val="000B63ED"/>
    <w:rsid w:val="000B6630"/>
    <w:rsid w:val="000B67FC"/>
    <w:rsid w:val="000B6873"/>
    <w:rsid w:val="000B68A2"/>
    <w:rsid w:val="000B6AFC"/>
    <w:rsid w:val="000B72E5"/>
    <w:rsid w:val="000B7372"/>
    <w:rsid w:val="000B75CF"/>
    <w:rsid w:val="000C0182"/>
    <w:rsid w:val="000C04B4"/>
    <w:rsid w:val="000C0EB2"/>
    <w:rsid w:val="000C11E3"/>
    <w:rsid w:val="000C1391"/>
    <w:rsid w:val="000C1455"/>
    <w:rsid w:val="000C1718"/>
    <w:rsid w:val="000C183B"/>
    <w:rsid w:val="000C1C68"/>
    <w:rsid w:val="000C1E8E"/>
    <w:rsid w:val="000C2686"/>
    <w:rsid w:val="000C3225"/>
    <w:rsid w:val="000C3461"/>
    <w:rsid w:val="000C3563"/>
    <w:rsid w:val="000C3A35"/>
    <w:rsid w:val="000C3B05"/>
    <w:rsid w:val="000C3C8F"/>
    <w:rsid w:val="000C40C9"/>
    <w:rsid w:val="000C42E6"/>
    <w:rsid w:val="000C47B2"/>
    <w:rsid w:val="000C49BB"/>
    <w:rsid w:val="000C4A5C"/>
    <w:rsid w:val="000C4E9B"/>
    <w:rsid w:val="000C5A99"/>
    <w:rsid w:val="000C5F1B"/>
    <w:rsid w:val="000C608D"/>
    <w:rsid w:val="000C69BB"/>
    <w:rsid w:val="000C6E73"/>
    <w:rsid w:val="000C79ED"/>
    <w:rsid w:val="000C79FE"/>
    <w:rsid w:val="000D02F0"/>
    <w:rsid w:val="000D0668"/>
    <w:rsid w:val="000D0BC6"/>
    <w:rsid w:val="000D0D7B"/>
    <w:rsid w:val="000D0E26"/>
    <w:rsid w:val="000D1493"/>
    <w:rsid w:val="000D17F4"/>
    <w:rsid w:val="000D1B21"/>
    <w:rsid w:val="000D2A8C"/>
    <w:rsid w:val="000D382B"/>
    <w:rsid w:val="000D39B2"/>
    <w:rsid w:val="000D3F65"/>
    <w:rsid w:val="000D4002"/>
    <w:rsid w:val="000D41B1"/>
    <w:rsid w:val="000D4A50"/>
    <w:rsid w:val="000D4B95"/>
    <w:rsid w:val="000D4D4C"/>
    <w:rsid w:val="000D4FD7"/>
    <w:rsid w:val="000D5067"/>
    <w:rsid w:val="000D5505"/>
    <w:rsid w:val="000D60C3"/>
    <w:rsid w:val="000D645A"/>
    <w:rsid w:val="000D66AC"/>
    <w:rsid w:val="000D6E41"/>
    <w:rsid w:val="000D713D"/>
    <w:rsid w:val="000D72C4"/>
    <w:rsid w:val="000D761C"/>
    <w:rsid w:val="000D7715"/>
    <w:rsid w:val="000D7D61"/>
    <w:rsid w:val="000E00A0"/>
    <w:rsid w:val="000E0D53"/>
    <w:rsid w:val="000E1251"/>
    <w:rsid w:val="000E14BF"/>
    <w:rsid w:val="000E1DB0"/>
    <w:rsid w:val="000E2BC3"/>
    <w:rsid w:val="000E2CD2"/>
    <w:rsid w:val="000E2DE3"/>
    <w:rsid w:val="000E308F"/>
    <w:rsid w:val="000E326A"/>
    <w:rsid w:val="000E32B2"/>
    <w:rsid w:val="000E34DF"/>
    <w:rsid w:val="000E383F"/>
    <w:rsid w:val="000E3AE1"/>
    <w:rsid w:val="000E3E4E"/>
    <w:rsid w:val="000E4259"/>
    <w:rsid w:val="000E43BE"/>
    <w:rsid w:val="000E484C"/>
    <w:rsid w:val="000E49CD"/>
    <w:rsid w:val="000E516A"/>
    <w:rsid w:val="000E5244"/>
    <w:rsid w:val="000E58D6"/>
    <w:rsid w:val="000E59E9"/>
    <w:rsid w:val="000E5C24"/>
    <w:rsid w:val="000E5D4F"/>
    <w:rsid w:val="000E658C"/>
    <w:rsid w:val="000E6DFF"/>
    <w:rsid w:val="000E71BD"/>
    <w:rsid w:val="000E7269"/>
    <w:rsid w:val="000E7345"/>
    <w:rsid w:val="000E7419"/>
    <w:rsid w:val="000E7AB2"/>
    <w:rsid w:val="000E7CB7"/>
    <w:rsid w:val="000E7F8D"/>
    <w:rsid w:val="000F01FE"/>
    <w:rsid w:val="000F07FE"/>
    <w:rsid w:val="000F180B"/>
    <w:rsid w:val="000F1FFE"/>
    <w:rsid w:val="000F27EE"/>
    <w:rsid w:val="000F28B5"/>
    <w:rsid w:val="000F2A8D"/>
    <w:rsid w:val="000F306B"/>
    <w:rsid w:val="000F371A"/>
    <w:rsid w:val="000F3D8E"/>
    <w:rsid w:val="000F3F67"/>
    <w:rsid w:val="000F417F"/>
    <w:rsid w:val="000F42BD"/>
    <w:rsid w:val="000F4544"/>
    <w:rsid w:val="000F48F6"/>
    <w:rsid w:val="000F4930"/>
    <w:rsid w:val="000F5025"/>
    <w:rsid w:val="000F5447"/>
    <w:rsid w:val="000F5A28"/>
    <w:rsid w:val="000F6263"/>
    <w:rsid w:val="000F6AD8"/>
    <w:rsid w:val="000F6DC6"/>
    <w:rsid w:val="000F6F58"/>
    <w:rsid w:val="000F7503"/>
    <w:rsid w:val="000F7D15"/>
    <w:rsid w:val="00100191"/>
    <w:rsid w:val="0010035B"/>
    <w:rsid w:val="0010096C"/>
    <w:rsid w:val="00100AEC"/>
    <w:rsid w:val="00100B24"/>
    <w:rsid w:val="001013DC"/>
    <w:rsid w:val="0010173C"/>
    <w:rsid w:val="00101ED5"/>
    <w:rsid w:val="001023A9"/>
    <w:rsid w:val="00102A9B"/>
    <w:rsid w:val="00102E6E"/>
    <w:rsid w:val="00103015"/>
    <w:rsid w:val="00103149"/>
    <w:rsid w:val="001031C6"/>
    <w:rsid w:val="0010370E"/>
    <w:rsid w:val="001038B4"/>
    <w:rsid w:val="001038EF"/>
    <w:rsid w:val="00104D14"/>
    <w:rsid w:val="00104EDC"/>
    <w:rsid w:val="00105435"/>
    <w:rsid w:val="001055C2"/>
    <w:rsid w:val="00105661"/>
    <w:rsid w:val="001059D1"/>
    <w:rsid w:val="00105F39"/>
    <w:rsid w:val="00106358"/>
    <w:rsid w:val="00106E1A"/>
    <w:rsid w:val="00106F92"/>
    <w:rsid w:val="00107212"/>
    <w:rsid w:val="001078D6"/>
    <w:rsid w:val="00107D49"/>
    <w:rsid w:val="0011004C"/>
    <w:rsid w:val="0011011D"/>
    <w:rsid w:val="0011020C"/>
    <w:rsid w:val="0011031D"/>
    <w:rsid w:val="001105A2"/>
    <w:rsid w:val="001107A1"/>
    <w:rsid w:val="001108A9"/>
    <w:rsid w:val="00110AD0"/>
    <w:rsid w:val="00110EAA"/>
    <w:rsid w:val="00111801"/>
    <w:rsid w:val="0011181E"/>
    <w:rsid w:val="00111A20"/>
    <w:rsid w:val="00111BCD"/>
    <w:rsid w:val="00111D9F"/>
    <w:rsid w:val="00111E5E"/>
    <w:rsid w:val="0011212E"/>
    <w:rsid w:val="001123C3"/>
    <w:rsid w:val="00112C65"/>
    <w:rsid w:val="0011373A"/>
    <w:rsid w:val="00113966"/>
    <w:rsid w:val="00113A6C"/>
    <w:rsid w:val="00113ACE"/>
    <w:rsid w:val="00113EF3"/>
    <w:rsid w:val="00114281"/>
    <w:rsid w:val="0011446C"/>
    <w:rsid w:val="0011495F"/>
    <w:rsid w:val="00114B6D"/>
    <w:rsid w:val="00114FBA"/>
    <w:rsid w:val="0011518C"/>
    <w:rsid w:val="00115360"/>
    <w:rsid w:val="001158A4"/>
    <w:rsid w:val="00115B54"/>
    <w:rsid w:val="00115D90"/>
    <w:rsid w:val="0011649D"/>
    <w:rsid w:val="0011653F"/>
    <w:rsid w:val="00116792"/>
    <w:rsid w:val="001169F6"/>
    <w:rsid w:val="00117044"/>
    <w:rsid w:val="00117A28"/>
    <w:rsid w:val="00117D9F"/>
    <w:rsid w:val="00120038"/>
    <w:rsid w:val="001200EE"/>
    <w:rsid w:val="0012020B"/>
    <w:rsid w:val="00120758"/>
    <w:rsid w:val="001209B9"/>
    <w:rsid w:val="00120F8E"/>
    <w:rsid w:val="001210EF"/>
    <w:rsid w:val="0012144F"/>
    <w:rsid w:val="0012167C"/>
    <w:rsid w:val="00121740"/>
    <w:rsid w:val="00121880"/>
    <w:rsid w:val="001219CD"/>
    <w:rsid w:val="00121D18"/>
    <w:rsid w:val="00121D7D"/>
    <w:rsid w:val="001222E7"/>
    <w:rsid w:val="001222EF"/>
    <w:rsid w:val="001225A1"/>
    <w:rsid w:val="001228BD"/>
    <w:rsid w:val="00122B37"/>
    <w:rsid w:val="00122B83"/>
    <w:rsid w:val="00122FF6"/>
    <w:rsid w:val="001232A6"/>
    <w:rsid w:val="00123459"/>
    <w:rsid w:val="00124203"/>
    <w:rsid w:val="001245E8"/>
    <w:rsid w:val="001246DE"/>
    <w:rsid w:val="001252F0"/>
    <w:rsid w:val="00126451"/>
    <w:rsid w:val="001268C3"/>
    <w:rsid w:val="001277A2"/>
    <w:rsid w:val="0012785F"/>
    <w:rsid w:val="00127C98"/>
    <w:rsid w:val="00127F0F"/>
    <w:rsid w:val="00127FBB"/>
    <w:rsid w:val="001303A0"/>
    <w:rsid w:val="00130477"/>
    <w:rsid w:val="0013086A"/>
    <w:rsid w:val="00130F54"/>
    <w:rsid w:val="00131508"/>
    <w:rsid w:val="00131595"/>
    <w:rsid w:val="00131BFC"/>
    <w:rsid w:val="001322F6"/>
    <w:rsid w:val="00132377"/>
    <w:rsid w:val="00132C99"/>
    <w:rsid w:val="00132F13"/>
    <w:rsid w:val="001330A8"/>
    <w:rsid w:val="00133987"/>
    <w:rsid w:val="00133EA5"/>
    <w:rsid w:val="001340E0"/>
    <w:rsid w:val="001343FF"/>
    <w:rsid w:val="00134438"/>
    <w:rsid w:val="0013458A"/>
    <w:rsid w:val="0013472C"/>
    <w:rsid w:val="001347C9"/>
    <w:rsid w:val="00134813"/>
    <w:rsid w:val="00134AA0"/>
    <w:rsid w:val="00134C0C"/>
    <w:rsid w:val="00135209"/>
    <w:rsid w:val="0013527A"/>
    <w:rsid w:val="00136671"/>
    <w:rsid w:val="00136D38"/>
    <w:rsid w:val="00137A8D"/>
    <w:rsid w:val="00137F5A"/>
    <w:rsid w:val="001404FC"/>
    <w:rsid w:val="00140828"/>
    <w:rsid w:val="00140867"/>
    <w:rsid w:val="0014087D"/>
    <w:rsid w:val="00140955"/>
    <w:rsid w:val="00140B63"/>
    <w:rsid w:val="00140CC8"/>
    <w:rsid w:val="00140F00"/>
    <w:rsid w:val="0014118E"/>
    <w:rsid w:val="001414A9"/>
    <w:rsid w:val="00141562"/>
    <w:rsid w:val="00141784"/>
    <w:rsid w:val="00141A30"/>
    <w:rsid w:val="001420EE"/>
    <w:rsid w:val="0014216F"/>
    <w:rsid w:val="00142332"/>
    <w:rsid w:val="0014267A"/>
    <w:rsid w:val="0014283A"/>
    <w:rsid w:val="00142921"/>
    <w:rsid w:val="00142BCC"/>
    <w:rsid w:val="00142E41"/>
    <w:rsid w:val="00142E7D"/>
    <w:rsid w:val="00143321"/>
    <w:rsid w:val="00143709"/>
    <w:rsid w:val="00143B99"/>
    <w:rsid w:val="00143DEA"/>
    <w:rsid w:val="00143EC1"/>
    <w:rsid w:val="00143F4E"/>
    <w:rsid w:val="00143FEE"/>
    <w:rsid w:val="001441AF"/>
    <w:rsid w:val="001447F0"/>
    <w:rsid w:val="001448DB"/>
    <w:rsid w:val="00144927"/>
    <w:rsid w:val="001449B4"/>
    <w:rsid w:val="00144AF3"/>
    <w:rsid w:val="00144E1B"/>
    <w:rsid w:val="001460CB"/>
    <w:rsid w:val="001464D1"/>
    <w:rsid w:val="00146C1D"/>
    <w:rsid w:val="00146C8A"/>
    <w:rsid w:val="00146D0E"/>
    <w:rsid w:val="00146DE4"/>
    <w:rsid w:val="00146EE3"/>
    <w:rsid w:val="001502C8"/>
    <w:rsid w:val="001502F8"/>
    <w:rsid w:val="001504B5"/>
    <w:rsid w:val="00150922"/>
    <w:rsid w:val="00150FA4"/>
    <w:rsid w:val="0015133A"/>
    <w:rsid w:val="001514EA"/>
    <w:rsid w:val="00151529"/>
    <w:rsid w:val="00151DEB"/>
    <w:rsid w:val="0015248C"/>
    <w:rsid w:val="00152878"/>
    <w:rsid w:val="00152AB2"/>
    <w:rsid w:val="00152CC8"/>
    <w:rsid w:val="001530A8"/>
    <w:rsid w:val="001534D8"/>
    <w:rsid w:val="00153CE5"/>
    <w:rsid w:val="00153E19"/>
    <w:rsid w:val="0015400F"/>
    <w:rsid w:val="00154692"/>
    <w:rsid w:val="00154AE7"/>
    <w:rsid w:val="00154BE9"/>
    <w:rsid w:val="00154F94"/>
    <w:rsid w:val="00155190"/>
    <w:rsid w:val="00155457"/>
    <w:rsid w:val="00155563"/>
    <w:rsid w:val="00155958"/>
    <w:rsid w:val="00155B6E"/>
    <w:rsid w:val="00155F7E"/>
    <w:rsid w:val="00156763"/>
    <w:rsid w:val="001568AA"/>
    <w:rsid w:val="001573E1"/>
    <w:rsid w:val="0015798D"/>
    <w:rsid w:val="001579E7"/>
    <w:rsid w:val="00157C33"/>
    <w:rsid w:val="001609F0"/>
    <w:rsid w:val="00160A8F"/>
    <w:rsid w:val="00160C50"/>
    <w:rsid w:val="001611D9"/>
    <w:rsid w:val="00161399"/>
    <w:rsid w:val="00161696"/>
    <w:rsid w:val="001617A9"/>
    <w:rsid w:val="001617D4"/>
    <w:rsid w:val="00161E14"/>
    <w:rsid w:val="00162BBB"/>
    <w:rsid w:val="00162F2F"/>
    <w:rsid w:val="0016302F"/>
    <w:rsid w:val="001632A3"/>
    <w:rsid w:val="00163463"/>
    <w:rsid w:val="001636BB"/>
    <w:rsid w:val="00163AB5"/>
    <w:rsid w:val="0016405F"/>
    <w:rsid w:val="00164091"/>
    <w:rsid w:val="0016424E"/>
    <w:rsid w:val="001643D6"/>
    <w:rsid w:val="00164F76"/>
    <w:rsid w:val="00165288"/>
    <w:rsid w:val="001655CC"/>
    <w:rsid w:val="0016568B"/>
    <w:rsid w:val="00166E29"/>
    <w:rsid w:val="00166EE8"/>
    <w:rsid w:val="00167894"/>
    <w:rsid w:val="00167899"/>
    <w:rsid w:val="00167A06"/>
    <w:rsid w:val="00167A44"/>
    <w:rsid w:val="00167CC5"/>
    <w:rsid w:val="00170332"/>
    <w:rsid w:val="001706DA"/>
    <w:rsid w:val="00170B95"/>
    <w:rsid w:val="00170C69"/>
    <w:rsid w:val="0017118F"/>
    <w:rsid w:val="00171897"/>
    <w:rsid w:val="00171AA5"/>
    <w:rsid w:val="00171AD8"/>
    <w:rsid w:val="00172097"/>
    <w:rsid w:val="001720B3"/>
    <w:rsid w:val="00172117"/>
    <w:rsid w:val="00172728"/>
    <w:rsid w:val="001728F3"/>
    <w:rsid w:val="00173616"/>
    <w:rsid w:val="0017373F"/>
    <w:rsid w:val="001739CA"/>
    <w:rsid w:val="00173DE9"/>
    <w:rsid w:val="00174136"/>
    <w:rsid w:val="00174391"/>
    <w:rsid w:val="001743A1"/>
    <w:rsid w:val="00174913"/>
    <w:rsid w:val="00174A6D"/>
    <w:rsid w:val="00175234"/>
    <w:rsid w:val="001752E0"/>
    <w:rsid w:val="00175477"/>
    <w:rsid w:val="00175766"/>
    <w:rsid w:val="001757A3"/>
    <w:rsid w:val="00175830"/>
    <w:rsid w:val="00175D95"/>
    <w:rsid w:val="00176075"/>
    <w:rsid w:val="00176445"/>
    <w:rsid w:val="00176490"/>
    <w:rsid w:val="001769EA"/>
    <w:rsid w:val="00176EA7"/>
    <w:rsid w:val="001771C8"/>
    <w:rsid w:val="0017741F"/>
    <w:rsid w:val="00177634"/>
    <w:rsid w:val="00177AC8"/>
    <w:rsid w:val="00177D13"/>
    <w:rsid w:val="00177D2C"/>
    <w:rsid w:val="00177FDA"/>
    <w:rsid w:val="001800E5"/>
    <w:rsid w:val="001809E2"/>
    <w:rsid w:val="00180E26"/>
    <w:rsid w:val="00181331"/>
    <w:rsid w:val="001818E9"/>
    <w:rsid w:val="00181F4E"/>
    <w:rsid w:val="0018203B"/>
    <w:rsid w:val="0018210C"/>
    <w:rsid w:val="0018261B"/>
    <w:rsid w:val="0018267B"/>
    <w:rsid w:val="00182AE0"/>
    <w:rsid w:val="00182F78"/>
    <w:rsid w:val="00183334"/>
    <w:rsid w:val="0018384D"/>
    <w:rsid w:val="001844FA"/>
    <w:rsid w:val="00185E23"/>
    <w:rsid w:val="0018606B"/>
    <w:rsid w:val="001862FE"/>
    <w:rsid w:val="00186868"/>
    <w:rsid w:val="001868A8"/>
    <w:rsid w:val="00186CAF"/>
    <w:rsid w:val="001870D4"/>
    <w:rsid w:val="0018732A"/>
    <w:rsid w:val="00187C62"/>
    <w:rsid w:val="0019001D"/>
    <w:rsid w:val="00190601"/>
    <w:rsid w:val="00190B12"/>
    <w:rsid w:val="00190C56"/>
    <w:rsid w:val="001910A7"/>
    <w:rsid w:val="00191B61"/>
    <w:rsid w:val="00191ED4"/>
    <w:rsid w:val="001920AA"/>
    <w:rsid w:val="00192575"/>
    <w:rsid w:val="001925FB"/>
    <w:rsid w:val="0019274F"/>
    <w:rsid w:val="0019279F"/>
    <w:rsid w:val="00192956"/>
    <w:rsid w:val="00192F21"/>
    <w:rsid w:val="001939DD"/>
    <w:rsid w:val="00193CD7"/>
    <w:rsid w:val="00193FB9"/>
    <w:rsid w:val="00193FDA"/>
    <w:rsid w:val="00194179"/>
    <w:rsid w:val="0019499B"/>
    <w:rsid w:val="00194BEE"/>
    <w:rsid w:val="00194FA9"/>
    <w:rsid w:val="00195000"/>
    <w:rsid w:val="00195165"/>
    <w:rsid w:val="00195445"/>
    <w:rsid w:val="00196B94"/>
    <w:rsid w:val="00196BA3"/>
    <w:rsid w:val="00196D94"/>
    <w:rsid w:val="00196FFE"/>
    <w:rsid w:val="0019745A"/>
    <w:rsid w:val="00197661"/>
    <w:rsid w:val="00197696"/>
    <w:rsid w:val="00197BEC"/>
    <w:rsid w:val="00197C02"/>
    <w:rsid w:val="00197D31"/>
    <w:rsid w:val="001A012E"/>
    <w:rsid w:val="001A0305"/>
    <w:rsid w:val="001A0478"/>
    <w:rsid w:val="001A06A1"/>
    <w:rsid w:val="001A0A70"/>
    <w:rsid w:val="001A18A4"/>
    <w:rsid w:val="001A1A43"/>
    <w:rsid w:val="001A2925"/>
    <w:rsid w:val="001A29CA"/>
    <w:rsid w:val="001A2AA6"/>
    <w:rsid w:val="001A2F75"/>
    <w:rsid w:val="001A3075"/>
    <w:rsid w:val="001A3534"/>
    <w:rsid w:val="001A4337"/>
    <w:rsid w:val="001A4651"/>
    <w:rsid w:val="001A46F7"/>
    <w:rsid w:val="001A4A21"/>
    <w:rsid w:val="001A4E6E"/>
    <w:rsid w:val="001A4F6A"/>
    <w:rsid w:val="001A57DD"/>
    <w:rsid w:val="001A5979"/>
    <w:rsid w:val="001A5A6A"/>
    <w:rsid w:val="001A6784"/>
    <w:rsid w:val="001A6B9A"/>
    <w:rsid w:val="001A6BFA"/>
    <w:rsid w:val="001A6DCD"/>
    <w:rsid w:val="001A7309"/>
    <w:rsid w:val="001A752F"/>
    <w:rsid w:val="001B005E"/>
    <w:rsid w:val="001B0170"/>
    <w:rsid w:val="001B16D6"/>
    <w:rsid w:val="001B19C0"/>
    <w:rsid w:val="001B1F19"/>
    <w:rsid w:val="001B1FDD"/>
    <w:rsid w:val="001B2083"/>
    <w:rsid w:val="001B2310"/>
    <w:rsid w:val="001B27FF"/>
    <w:rsid w:val="001B3C66"/>
    <w:rsid w:val="001B3D58"/>
    <w:rsid w:val="001B3D8D"/>
    <w:rsid w:val="001B3FFC"/>
    <w:rsid w:val="001B435C"/>
    <w:rsid w:val="001B44F1"/>
    <w:rsid w:val="001B48DD"/>
    <w:rsid w:val="001B4DA9"/>
    <w:rsid w:val="001B4E44"/>
    <w:rsid w:val="001B4F35"/>
    <w:rsid w:val="001B565C"/>
    <w:rsid w:val="001B57CF"/>
    <w:rsid w:val="001B5E2F"/>
    <w:rsid w:val="001B5F11"/>
    <w:rsid w:val="001B698F"/>
    <w:rsid w:val="001B70DF"/>
    <w:rsid w:val="001B77D9"/>
    <w:rsid w:val="001B784F"/>
    <w:rsid w:val="001B7970"/>
    <w:rsid w:val="001B7A0C"/>
    <w:rsid w:val="001B7CCC"/>
    <w:rsid w:val="001C04A9"/>
    <w:rsid w:val="001C072E"/>
    <w:rsid w:val="001C0DEA"/>
    <w:rsid w:val="001C0F23"/>
    <w:rsid w:val="001C1345"/>
    <w:rsid w:val="001C16A9"/>
    <w:rsid w:val="001C1FAA"/>
    <w:rsid w:val="001C2170"/>
    <w:rsid w:val="001C22EA"/>
    <w:rsid w:val="001C26C5"/>
    <w:rsid w:val="001C2732"/>
    <w:rsid w:val="001C30BE"/>
    <w:rsid w:val="001C346C"/>
    <w:rsid w:val="001C348C"/>
    <w:rsid w:val="001C34BC"/>
    <w:rsid w:val="001C35F3"/>
    <w:rsid w:val="001C3615"/>
    <w:rsid w:val="001C37C6"/>
    <w:rsid w:val="001C390F"/>
    <w:rsid w:val="001C3EFE"/>
    <w:rsid w:val="001C40E7"/>
    <w:rsid w:val="001C45F3"/>
    <w:rsid w:val="001C49A9"/>
    <w:rsid w:val="001C4ACA"/>
    <w:rsid w:val="001C4B57"/>
    <w:rsid w:val="001C4DB2"/>
    <w:rsid w:val="001C4F1B"/>
    <w:rsid w:val="001C4F53"/>
    <w:rsid w:val="001C4F96"/>
    <w:rsid w:val="001C5B09"/>
    <w:rsid w:val="001C5D54"/>
    <w:rsid w:val="001C5F4C"/>
    <w:rsid w:val="001C62B2"/>
    <w:rsid w:val="001C6562"/>
    <w:rsid w:val="001C6664"/>
    <w:rsid w:val="001C68E5"/>
    <w:rsid w:val="001C7523"/>
    <w:rsid w:val="001C7790"/>
    <w:rsid w:val="001D0626"/>
    <w:rsid w:val="001D0761"/>
    <w:rsid w:val="001D0F1A"/>
    <w:rsid w:val="001D0FA6"/>
    <w:rsid w:val="001D1175"/>
    <w:rsid w:val="001D19BB"/>
    <w:rsid w:val="001D2006"/>
    <w:rsid w:val="001D201B"/>
    <w:rsid w:val="001D20F9"/>
    <w:rsid w:val="001D21E3"/>
    <w:rsid w:val="001D368A"/>
    <w:rsid w:val="001D37CA"/>
    <w:rsid w:val="001D37D6"/>
    <w:rsid w:val="001D3D84"/>
    <w:rsid w:val="001D445B"/>
    <w:rsid w:val="001D4D0A"/>
    <w:rsid w:val="001D540E"/>
    <w:rsid w:val="001D57E0"/>
    <w:rsid w:val="001D6847"/>
    <w:rsid w:val="001D7464"/>
    <w:rsid w:val="001D7674"/>
    <w:rsid w:val="001D7B3D"/>
    <w:rsid w:val="001D7F53"/>
    <w:rsid w:val="001E05C2"/>
    <w:rsid w:val="001E0A1D"/>
    <w:rsid w:val="001E0AC7"/>
    <w:rsid w:val="001E0F8E"/>
    <w:rsid w:val="001E1047"/>
    <w:rsid w:val="001E1567"/>
    <w:rsid w:val="001E15C7"/>
    <w:rsid w:val="001E1B07"/>
    <w:rsid w:val="001E1C71"/>
    <w:rsid w:val="001E2046"/>
    <w:rsid w:val="001E20E6"/>
    <w:rsid w:val="001E2484"/>
    <w:rsid w:val="001E257E"/>
    <w:rsid w:val="001E26C0"/>
    <w:rsid w:val="001E272B"/>
    <w:rsid w:val="001E2D5A"/>
    <w:rsid w:val="001E2EB5"/>
    <w:rsid w:val="001E2F79"/>
    <w:rsid w:val="001E3190"/>
    <w:rsid w:val="001E3482"/>
    <w:rsid w:val="001E391A"/>
    <w:rsid w:val="001E3A7E"/>
    <w:rsid w:val="001E3B2E"/>
    <w:rsid w:val="001E3D59"/>
    <w:rsid w:val="001E3DB5"/>
    <w:rsid w:val="001E3E3D"/>
    <w:rsid w:val="001E4083"/>
    <w:rsid w:val="001E43DD"/>
    <w:rsid w:val="001E48E2"/>
    <w:rsid w:val="001E48EE"/>
    <w:rsid w:val="001E49F4"/>
    <w:rsid w:val="001E4A14"/>
    <w:rsid w:val="001E51C0"/>
    <w:rsid w:val="001E5726"/>
    <w:rsid w:val="001E5B23"/>
    <w:rsid w:val="001E6282"/>
    <w:rsid w:val="001E6A2F"/>
    <w:rsid w:val="001E6B24"/>
    <w:rsid w:val="001E6FD4"/>
    <w:rsid w:val="001E71DF"/>
    <w:rsid w:val="001E7458"/>
    <w:rsid w:val="001E76C9"/>
    <w:rsid w:val="001E79A0"/>
    <w:rsid w:val="001E7AAB"/>
    <w:rsid w:val="001E7E46"/>
    <w:rsid w:val="001E7F2F"/>
    <w:rsid w:val="001F044B"/>
    <w:rsid w:val="001F0761"/>
    <w:rsid w:val="001F0807"/>
    <w:rsid w:val="001F0BAE"/>
    <w:rsid w:val="001F0BD1"/>
    <w:rsid w:val="001F0DFE"/>
    <w:rsid w:val="001F124F"/>
    <w:rsid w:val="001F1738"/>
    <w:rsid w:val="001F1BC1"/>
    <w:rsid w:val="001F1BC4"/>
    <w:rsid w:val="001F1ECD"/>
    <w:rsid w:val="001F2232"/>
    <w:rsid w:val="001F2549"/>
    <w:rsid w:val="001F2D62"/>
    <w:rsid w:val="001F31E8"/>
    <w:rsid w:val="001F33AC"/>
    <w:rsid w:val="001F3AB1"/>
    <w:rsid w:val="001F3C7A"/>
    <w:rsid w:val="001F3C88"/>
    <w:rsid w:val="001F3CE9"/>
    <w:rsid w:val="001F3D76"/>
    <w:rsid w:val="001F3E96"/>
    <w:rsid w:val="001F435E"/>
    <w:rsid w:val="001F4A72"/>
    <w:rsid w:val="001F4AF6"/>
    <w:rsid w:val="001F4BD4"/>
    <w:rsid w:val="001F5112"/>
    <w:rsid w:val="001F514B"/>
    <w:rsid w:val="001F51D4"/>
    <w:rsid w:val="001F53E7"/>
    <w:rsid w:val="001F558E"/>
    <w:rsid w:val="001F55B3"/>
    <w:rsid w:val="001F5794"/>
    <w:rsid w:val="001F5A27"/>
    <w:rsid w:val="001F5F0A"/>
    <w:rsid w:val="001F63D3"/>
    <w:rsid w:val="001F6DEB"/>
    <w:rsid w:val="001F73A1"/>
    <w:rsid w:val="001F73E5"/>
    <w:rsid w:val="001F7B58"/>
    <w:rsid w:val="001F7F43"/>
    <w:rsid w:val="00200871"/>
    <w:rsid w:val="00200885"/>
    <w:rsid w:val="00200B5F"/>
    <w:rsid w:val="00200CB7"/>
    <w:rsid w:val="002011A9"/>
    <w:rsid w:val="0020128B"/>
    <w:rsid w:val="002012C5"/>
    <w:rsid w:val="00201623"/>
    <w:rsid w:val="00202292"/>
    <w:rsid w:val="00202636"/>
    <w:rsid w:val="00202965"/>
    <w:rsid w:val="00202A34"/>
    <w:rsid w:val="00202D41"/>
    <w:rsid w:val="00203052"/>
    <w:rsid w:val="0020313B"/>
    <w:rsid w:val="002032E7"/>
    <w:rsid w:val="00203F98"/>
    <w:rsid w:val="002041A4"/>
    <w:rsid w:val="00204289"/>
    <w:rsid w:val="0020489F"/>
    <w:rsid w:val="00205728"/>
    <w:rsid w:val="00205E21"/>
    <w:rsid w:val="00206216"/>
    <w:rsid w:val="0020676D"/>
    <w:rsid w:val="00206833"/>
    <w:rsid w:val="00206A8E"/>
    <w:rsid w:val="00206ABF"/>
    <w:rsid w:val="0020748C"/>
    <w:rsid w:val="0020759B"/>
    <w:rsid w:val="00207976"/>
    <w:rsid w:val="00207A8F"/>
    <w:rsid w:val="0021056B"/>
    <w:rsid w:val="00210C5A"/>
    <w:rsid w:val="0021123B"/>
    <w:rsid w:val="0021218F"/>
    <w:rsid w:val="002124A0"/>
    <w:rsid w:val="002129FF"/>
    <w:rsid w:val="0021369B"/>
    <w:rsid w:val="0021390A"/>
    <w:rsid w:val="00213AF5"/>
    <w:rsid w:val="00213F1A"/>
    <w:rsid w:val="00213FC9"/>
    <w:rsid w:val="00214426"/>
    <w:rsid w:val="00214B94"/>
    <w:rsid w:val="00214C43"/>
    <w:rsid w:val="00214C93"/>
    <w:rsid w:val="00214CF4"/>
    <w:rsid w:val="002150B0"/>
    <w:rsid w:val="00215114"/>
    <w:rsid w:val="002156F2"/>
    <w:rsid w:val="00215A46"/>
    <w:rsid w:val="00215C70"/>
    <w:rsid w:val="00216824"/>
    <w:rsid w:val="00216924"/>
    <w:rsid w:val="00216B4E"/>
    <w:rsid w:val="00216D96"/>
    <w:rsid w:val="00217617"/>
    <w:rsid w:val="00217A2A"/>
    <w:rsid w:val="00217FF5"/>
    <w:rsid w:val="00220415"/>
    <w:rsid w:val="0022088F"/>
    <w:rsid w:val="00220C91"/>
    <w:rsid w:val="00220E8C"/>
    <w:rsid w:val="00220EB7"/>
    <w:rsid w:val="0022152A"/>
    <w:rsid w:val="00221A20"/>
    <w:rsid w:val="00221FCF"/>
    <w:rsid w:val="0022209D"/>
    <w:rsid w:val="00222284"/>
    <w:rsid w:val="0022230F"/>
    <w:rsid w:val="00222640"/>
    <w:rsid w:val="002226B3"/>
    <w:rsid w:val="00222DBB"/>
    <w:rsid w:val="0022318E"/>
    <w:rsid w:val="00223206"/>
    <w:rsid w:val="00223863"/>
    <w:rsid w:val="00223971"/>
    <w:rsid w:val="0022399F"/>
    <w:rsid w:val="00223B6C"/>
    <w:rsid w:val="00223B9B"/>
    <w:rsid w:val="00223F53"/>
    <w:rsid w:val="00224050"/>
    <w:rsid w:val="00224068"/>
    <w:rsid w:val="002242E9"/>
    <w:rsid w:val="002246CD"/>
    <w:rsid w:val="0022472C"/>
    <w:rsid w:val="00224C5F"/>
    <w:rsid w:val="00224C81"/>
    <w:rsid w:val="00225112"/>
    <w:rsid w:val="00225350"/>
    <w:rsid w:val="00225713"/>
    <w:rsid w:val="002259B6"/>
    <w:rsid w:val="00225B9A"/>
    <w:rsid w:val="002263FC"/>
    <w:rsid w:val="00226586"/>
    <w:rsid w:val="00227015"/>
    <w:rsid w:val="002270BD"/>
    <w:rsid w:val="0022722B"/>
    <w:rsid w:val="0022726D"/>
    <w:rsid w:val="002274B4"/>
    <w:rsid w:val="00227909"/>
    <w:rsid w:val="00227929"/>
    <w:rsid w:val="002306E1"/>
    <w:rsid w:val="00230803"/>
    <w:rsid w:val="00230BBB"/>
    <w:rsid w:val="00230DFF"/>
    <w:rsid w:val="00231398"/>
    <w:rsid w:val="002313B8"/>
    <w:rsid w:val="00231873"/>
    <w:rsid w:val="00231909"/>
    <w:rsid w:val="00232BAC"/>
    <w:rsid w:val="00232C0F"/>
    <w:rsid w:val="00232C37"/>
    <w:rsid w:val="002330C9"/>
    <w:rsid w:val="002332E6"/>
    <w:rsid w:val="00233622"/>
    <w:rsid w:val="0023439E"/>
    <w:rsid w:val="00234489"/>
    <w:rsid w:val="0023453E"/>
    <w:rsid w:val="002347B7"/>
    <w:rsid w:val="00234CF5"/>
    <w:rsid w:val="00234F96"/>
    <w:rsid w:val="0023535C"/>
    <w:rsid w:val="00235678"/>
    <w:rsid w:val="002357EC"/>
    <w:rsid w:val="00235D9D"/>
    <w:rsid w:val="002360D0"/>
    <w:rsid w:val="002363DF"/>
    <w:rsid w:val="002367E3"/>
    <w:rsid w:val="00236893"/>
    <w:rsid w:val="00236A9E"/>
    <w:rsid w:val="00236CBD"/>
    <w:rsid w:val="00237591"/>
    <w:rsid w:val="00237787"/>
    <w:rsid w:val="002400FB"/>
    <w:rsid w:val="0024017B"/>
    <w:rsid w:val="00240A10"/>
    <w:rsid w:val="00240AFC"/>
    <w:rsid w:val="00241079"/>
    <w:rsid w:val="0024172F"/>
    <w:rsid w:val="00241E46"/>
    <w:rsid w:val="00242140"/>
    <w:rsid w:val="00242302"/>
    <w:rsid w:val="00242746"/>
    <w:rsid w:val="0024288C"/>
    <w:rsid w:val="00242D1E"/>
    <w:rsid w:val="00243499"/>
    <w:rsid w:val="002438B4"/>
    <w:rsid w:val="002438C1"/>
    <w:rsid w:val="00243EF8"/>
    <w:rsid w:val="00244470"/>
    <w:rsid w:val="002447DD"/>
    <w:rsid w:val="00244E73"/>
    <w:rsid w:val="00244EB3"/>
    <w:rsid w:val="0024516E"/>
    <w:rsid w:val="002451CC"/>
    <w:rsid w:val="0024575C"/>
    <w:rsid w:val="00245838"/>
    <w:rsid w:val="00245DE7"/>
    <w:rsid w:val="00245EDE"/>
    <w:rsid w:val="00246140"/>
    <w:rsid w:val="002463F0"/>
    <w:rsid w:val="002468A1"/>
    <w:rsid w:val="00246FA7"/>
    <w:rsid w:val="00247106"/>
    <w:rsid w:val="00247349"/>
    <w:rsid w:val="0024743D"/>
    <w:rsid w:val="0024782B"/>
    <w:rsid w:val="00247C2C"/>
    <w:rsid w:val="00247CDE"/>
    <w:rsid w:val="00250037"/>
    <w:rsid w:val="0025038F"/>
    <w:rsid w:val="002509C0"/>
    <w:rsid w:val="00250C88"/>
    <w:rsid w:val="0025192D"/>
    <w:rsid w:val="00251C69"/>
    <w:rsid w:val="00251CBB"/>
    <w:rsid w:val="0025212B"/>
    <w:rsid w:val="00252678"/>
    <w:rsid w:val="00252860"/>
    <w:rsid w:val="00252E57"/>
    <w:rsid w:val="002531CE"/>
    <w:rsid w:val="002532B4"/>
    <w:rsid w:val="00253524"/>
    <w:rsid w:val="00253719"/>
    <w:rsid w:val="0025377F"/>
    <w:rsid w:val="00253CA3"/>
    <w:rsid w:val="00253EA7"/>
    <w:rsid w:val="00254A0B"/>
    <w:rsid w:val="00254A92"/>
    <w:rsid w:val="00255829"/>
    <w:rsid w:val="002559C9"/>
    <w:rsid w:val="00255C6A"/>
    <w:rsid w:val="00255D32"/>
    <w:rsid w:val="00256FF8"/>
    <w:rsid w:val="00256FFF"/>
    <w:rsid w:val="002572EF"/>
    <w:rsid w:val="00257558"/>
    <w:rsid w:val="0025773D"/>
    <w:rsid w:val="00257897"/>
    <w:rsid w:val="0026031B"/>
    <w:rsid w:val="002608CA"/>
    <w:rsid w:val="00260C52"/>
    <w:rsid w:val="00260F08"/>
    <w:rsid w:val="002612B9"/>
    <w:rsid w:val="0026133F"/>
    <w:rsid w:val="002613B5"/>
    <w:rsid w:val="00261633"/>
    <w:rsid w:val="0026178B"/>
    <w:rsid w:val="00261996"/>
    <w:rsid w:val="00261A86"/>
    <w:rsid w:val="0026217F"/>
    <w:rsid w:val="00263603"/>
    <w:rsid w:val="0026378C"/>
    <w:rsid w:val="00263E0B"/>
    <w:rsid w:val="00263FE2"/>
    <w:rsid w:val="00264447"/>
    <w:rsid w:val="00264D72"/>
    <w:rsid w:val="00265042"/>
    <w:rsid w:val="00265286"/>
    <w:rsid w:val="002652D1"/>
    <w:rsid w:val="002652FB"/>
    <w:rsid w:val="00265550"/>
    <w:rsid w:val="002655ED"/>
    <w:rsid w:val="002657F4"/>
    <w:rsid w:val="002658FF"/>
    <w:rsid w:val="00265F31"/>
    <w:rsid w:val="00266286"/>
    <w:rsid w:val="002667FD"/>
    <w:rsid w:val="00266F63"/>
    <w:rsid w:val="002670FE"/>
    <w:rsid w:val="0026711F"/>
    <w:rsid w:val="002672AF"/>
    <w:rsid w:val="00267680"/>
    <w:rsid w:val="00267A19"/>
    <w:rsid w:val="00267A40"/>
    <w:rsid w:val="00267DE3"/>
    <w:rsid w:val="002701BC"/>
    <w:rsid w:val="00270A6E"/>
    <w:rsid w:val="00271047"/>
    <w:rsid w:val="00271128"/>
    <w:rsid w:val="002712E0"/>
    <w:rsid w:val="002715AA"/>
    <w:rsid w:val="00271C55"/>
    <w:rsid w:val="0027210F"/>
    <w:rsid w:val="0027223B"/>
    <w:rsid w:val="002724B2"/>
    <w:rsid w:val="0027251F"/>
    <w:rsid w:val="00272D3C"/>
    <w:rsid w:val="0027337D"/>
    <w:rsid w:val="0027432D"/>
    <w:rsid w:val="00274BE7"/>
    <w:rsid w:val="00274D6F"/>
    <w:rsid w:val="0027513B"/>
    <w:rsid w:val="00275235"/>
    <w:rsid w:val="0027536D"/>
    <w:rsid w:val="00275472"/>
    <w:rsid w:val="0027577C"/>
    <w:rsid w:val="00275E1F"/>
    <w:rsid w:val="00276057"/>
    <w:rsid w:val="002764BA"/>
    <w:rsid w:val="00276A43"/>
    <w:rsid w:val="00276D14"/>
    <w:rsid w:val="002773DB"/>
    <w:rsid w:val="0027774F"/>
    <w:rsid w:val="00277A47"/>
    <w:rsid w:val="00280931"/>
    <w:rsid w:val="00280C25"/>
    <w:rsid w:val="002812E9"/>
    <w:rsid w:val="00281345"/>
    <w:rsid w:val="0028143A"/>
    <w:rsid w:val="002814B6"/>
    <w:rsid w:val="00281FFB"/>
    <w:rsid w:val="002823D6"/>
    <w:rsid w:val="00282A28"/>
    <w:rsid w:val="00282C3F"/>
    <w:rsid w:val="00282D8D"/>
    <w:rsid w:val="00282DC4"/>
    <w:rsid w:val="00283216"/>
    <w:rsid w:val="0028342E"/>
    <w:rsid w:val="002837AA"/>
    <w:rsid w:val="00283AEF"/>
    <w:rsid w:val="00284226"/>
    <w:rsid w:val="002845BD"/>
    <w:rsid w:val="00284666"/>
    <w:rsid w:val="00284829"/>
    <w:rsid w:val="00284D1D"/>
    <w:rsid w:val="0028503C"/>
    <w:rsid w:val="0028509A"/>
    <w:rsid w:val="002859BC"/>
    <w:rsid w:val="00285B41"/>
    <w:rsid w:val="00285CB9"/>
    <w:rsid w:val="002868B3"/>
    <w:rsid w:val="00286A99"/>
    <w:rsid w:val="00286B08"/>
    <w:rsid w:val="00286BA0"/>
    <w:rsid w:val="00286BFB"/>
    <w:rsid w:val="0028728E"/>
    <w:rsid w:val="00287303"/>
    <w:rsid w:val="00287AE1"/>
    <w:rsid w:val="00287C5D"/>
    <w:rsid w:val="00287D02"/>
    <w:rsid w:val="00287E63"/>
    <w:rsid w:val="00290210"/>
    <w:rsid w:val="00290370"/>
    <w:rsid w:val="00290631"/>
    <w:rsid w:val="00290970"/>
    <w:rsid w:val="0029097B"/>
    <w:rsid w:val="00290BAA"/>
    <w:rsid w:val="00290DB2"/>
    <w:rsid w:val="00290DBD"/>
    <w:rsid w:val="00290E28"/>
    <w:rsid w:val="002912CE"/>
    <w:rsid w:val="002918A6"/>
    <w:rsid w:val="00291BFB"/>
    <w:rsid w:val="002928BC"/>
    <w:rsid w:val="00292B10"/>
    <w:rsid w:val="00293CE6"/>
    <w:rsid w:val="00293E16"/>
    <w:rsid w:val="00294862"/>
    <w:rsid w:val="0029495D"/>
    <w:rsid w:val="002949B5"/>
    <w:rsid w:val="00294B53"/>
    <w:rsid w:val="00294CC7"/>
    <w:rsid w:val="0029512A"/>
    <w:rsid w:val="00295576"/>
    <w:rsid w:val="00295929"/>
    <w:rsid w:val="002959B0"/>
    <w:rsid w:val="00295AC0"/>
    <w:rsid w:val="00295B77"/>
    <w:rsid w:val="002968DA"/>
    <w:rsid w:val="00296EB3"/>
    <w:rsid w:val="00296F00"/>
    <w:rsid w:val="002977CE"/>
    <w:rsid w:val="002A0712"/>
    <w:rsid w:val="002A07F7"/>
    <w:rsid w:val="002A0821"/>
    <w:rsid w:val="002A0892"/>
    <w:rsid w:val="002A095D"/>
    <w:rsid w:val="002A0E84"/>
    <w:rsid w:val="002A16B2"/>
    <w:rsid w:val="002A17A6"/>
    <w:rsid w:val="002A1838"/>
    <w:rsid w:val="002A1CD0"/>
    <w:rsid w:val="002A1E0D"/>
    <w:rsid w:val="002A268A"/>
    <w:rsid w:val="002A2AC2"/>
    <w:rsid w:val="002A2AD9"/>
    <w:rsid w:val="002A2B21"/>
    <w:rsid w:val="002A2F91"/>
    <w:rsid w:val="002A3356"/>
    <w:rsid w:val="002A39C4"/>
    <w:rsid w:val="002A3ABB"/>
    <w:rsid w:val="002A3BDF"/>
    <w:rsid w:val="002A3DE5"/>
    <w:rsid w:val="002A45B2"/>
    <w:rsid w:val="002A4633"/>
    <w:rsid w:val="002A4738"/>
    <w:rsid w:val="002A49DA"/>
    <w:rsid w:val="002A4C5F"/>
    <w:rsid w:val="002A51CB"/>
    <w:rsid w:val="002A558F"/>
    <w:rsid w:val="002A618A"/>
    <w:rsid w:val="002A6634"/>
    <w:rsid w:val="002A6D54"/>
    <w:rsid w:val="002A6E86"/>
    <w:rsid w:val="002A7218"/>
    <w:rsid w:val="002A739B"/>
    <w:rsid w:val="002A7449"/>
    <w:rsid w:val="002A7D4E"/>
    <w:rsid w:val="002A7F07"/>
    <w:rsid w:val="002B03EB"/>
    <w:rsid w:val="002B0AE6"/>
    <w:rsid w:val="002B0C09"/>
    <w:rsid w:val="002B1097"/>
    <w:rsid w:val="002B14F3"/>
    <w:rsid w:val="002B15C6"/>
    <w:rsid w:val="002B15E0"/>
    <w:rsid w:val="002B1BB2"/>
    <w:rsid w:val="002B21C0"/>
    <w:rsid w:val="002B27A5"/>
    <w:rsid w:val="002B2988"/>
    <w:rsid w:val="002B2C6C"/>
    <w:rsid w:val="002B3AFC"/>
    <w:rsid w:val="002B423C"/>
    <w:rsid w:val="002B42DF"/>
    <w:rsid w:val="002B454D"/>
    <w:rsid w:val="002B4861"/>
    <w:rsid w:val="002B5366"/>
    <w:rsid w:val="002B5772"/>
    <w:rsid w:val="002B581E"/>
    <w:rsid w:val="002B583C"/>
    <w:rsid w:val="002B5A46"/>
    <w:rsid w:val="002B5ADA"/>
    <w:rsid w:val="002B5D69"/>
    <w:rsid w:val="002B6472"/>
    <w:rsid w:val="002B6674"/>
    <w:rsid w:val="002B6C33"/>
    <w:rsid w:val="002B70F5"/>
    <w:rsid w:val="002B7AB3"/>
    <w:rsid w:val="002B7F65"/>
    <w:rsid w:val="002B7F74"/>
    <w:rsid w:val="002C07DA"/>
    <w:rsid w:val="002C080F"/>
    <w:rsid w:val="002C0980"/>
    <w:rsid w:val="002C0A3C"/>
    <w:rsid w:val="002C0B28"/>
    <w:rsid w:val="002C0BB1"/>
    <w:rsid w:val="002C13CA"/>
    <w:rsid w:val="002C14D9"/>
    <w:rsid w:val="002C153B"/>
    <w:rsid w:val="002C1D09"/>
    <w:rsid w:val="002C1E34"/>
    <w:rsid w:val="002C2157"/>
    <w:rsid w:val="002C252B"/>
    <w:rsid w:val="002C2950"/>
    <w:rsid w:val="002C33CC"/>
    <w:rsid w:val="002C368E"/>
    <w:rsid w:val="002C39A1"/>
    <w:rsid w:val="002C3A61"/>
    <w:rsid w:val="002C3C8E"/>
    <w:rsid w:val="002C3E88"/>
    <w:rsid w:val="002C3FD5"/>
    <w:rsid w:val="002C4345"/>
    <w:rsid w:val="002C48BB"/>
    <w:rsid w:val="002C4C23"/>
    <w:rsid w:val="002C4C49"/>
    <w:rsid w:val="002C5972"/>
    <w:rsid w:val="002C5B6F"/>
    <w:rsid w:val="002C5F83"/>
    <w:rsid w:val="002C662D"/>
    <w:rsid w:val="002C6751"/>
    <w:rsid w:val="002C682E"/>
    <w:rsid w:val="002C6A13"/>
    <w:rsid w:val="002C72B6"/>
    <w:rsid w:val="002C7827"/>
    <w:rsid w:val="002C7899"/>
    <w:rsid w:val="002C7942"/>
    <w:rsid w:val="002C7DEE"/>
    <w:rsid w:val="002C7DF8"/>
    <w:rsid w:val="002C7E99"/>
    <w:rsid w:val="002D0014"/>
    <w:rsid w:val="002D08E0"/>
    <w:rsid w:val="002D148F"/>
    <w:rsid w:val="002D1589"/>
    <w:rsid w:val="002D16E6"/>
    <w:rsid w:val="002D187B"/>
    <w:rsid w:val="002D18AC"/>
    <w:rsid w:val="002D231E"/>
    <w:rsid w:val="002D2523"/>
    <w:rsid w:val="002D2A1A"/>
    <w:rsid w:val="002D2BE1"/>
    <w:rsid w:val="002D2C40"/>
    <w:rsid w:val="002D319C"/>
    <w:rsid w:val="002D3315"/>
    <w:rsid w:val="002D34F5"/>
    <w:rsid w:val="002D42B3"/>
    <w:rsid w:val="002D4725"/>
    <w:rsid w:val="002D5631"/>
    <w:rsid w:val="002D59CC"/>
    <w:rsid w:val="002D60D6"/>
    <w:rsid w:val="002D6123"/>
    <w:rsid w:val="002D6AC9"/>
    <w:rsid w:val="002D6D1E"/>
    <w:rsid w:val="002D7224"/>
    <w:rsid w:val="002D74D7"/>
    <w:rsid w:val="002D7E92"/>
    <w:rsid w:val="002E00FB"/>
    <w:rsid w:val="002E0180"/>
    <w:rsid w:val="002E04D9"/>
    <w:rsid w:val="002E0628"/>
    <w:rsid w:val="002E08C2"/>
    <w:rsid w:val="002E0A97"/>
    <w:rsid w:val="002E107A"/>
    <w:rsid w:val="002E10C8"/>
    <w:rsid w:val="002E16D8"/>
    <w:rsid w:val="002E188A"/>
    <w:rsid w:val="002E1CB0"/>
    <w:rsid w:val="002E1FB2"/>
    <w:rsid w:val="002E21CE"/>
    <w:rsid w:val="002E2474"/>
    <w:rsid w:val="002E28FA"/>
    <w:rsid w:val="002E30DB"/>
    <w:rsid w:val="002E3276"/>
    <w:rsid w:val="002E3813"/>
    <w:rsid w:val="002E39E0"/>
    <w:rsid w:val="002E39FC"/>
    <w:rsid w:val="002E3AF5"/>
    <w:rsid w:val="002E46C6"/>
    <w:rsid w:val="002E4E80"/>
    <w:rsid w:val="002E4F43"/>
    <w:rsid w:val="002E6020"/>
    <w:rsid w:val="002E61BD"/>
    <w:rsid w:val="002E6281"/>
    <w:rsid w:val="002E6882"/>
    <w:rsid w:val="002E6D00"/>
    <w:rsid w:val="002E6EF5"/>
    <w:rsid w:val="002E7316"/>
    <w:rsid w:val="002E7BDC"/>
    <w:rsid w:val="002E7CE1"/>
    <w:rsid w:val="002F002D"/>
    <w:rsid w:val="002F01E8"/>
    <w:rsid w:val="002F0438"/>
    <w:rsid w:val="002F0915"/>
    <w:rsid w:val="002F0922"/>
    <w:rsid w:val="002F0B39"/>
    <w:rsid w:val="002F0E54"/>
    <w:rsid w:val="002F106D"/>
    <w:rsid w:val="002F1672"/>
    <w:rsid w:val="002F18D3"/>
    <w:rsid w:val="002F1C60"/>
    <w:rsid w:val="002F237A"/>
    <w:rsid w:val="002F23B7"/>
    <w:rsid w:val="002F2728"/>
    <w:rsid w:val="002F2811"/>
    <w:rsid w:val="002F3A83"/>
    <w:rsid w:val="002F4287"/>
    <w:rsid w:val="002F47D1"/>
    <w:rsid w:val="002F4BC4"/>
    <w:rsid w:val="002F4F77"/>
    <w:rsid w:val="002F505A"/>
    <w:rsid w:val="002F5534"/>
    <w:rsid w:val="002F5947"/>
    <w:rsid w:val="002F5FBB"/>
    <w:rsid w:val="002F623C"/>
    <w:rsid w:val="002F648E"/>
    <w:rsid w:val="002F649D"/>
    <w:rsid w:val="002F66F2"/>
    <w:rsid w:val="002F672D"/>
    <w:rsid w:val="002F6EF0"/>
    <w:rsid w:val="002F7134"/>
    <w:rsid w:val="002F728B"/>
    <w:rsid w:val="002F7C46"/>
    <w:rsid w:val="003000A2"/>
    <w:rsid w:val="0030061A"/>
    <w:rsid w:val="00300A9C"/>
    <w:rsid w:val="00300C38"/>
    <w:rsid w:val="00300FA7"/>
    <w:rsid w:val="003010F7"/>
    <w:rsid w:val="003017C1"/>
    <w:rsid w:val="00301C81"/>
    <w:rsid w:val="003021D8"/>
    <w:rsid w:val="003023D7"/>
    <w:rsid w:val="00302B52"/>
    <w:rsid w:val="00302B71"/>
    <w:rsid w:val="003031F9"/>
    <w:rsid w:val="00303601"/>
    <w:rsid w:val="003038AC"/>
    <w:rsid w:val="00303911"/>
    <w:rsid w:val="00304D2E"/>
    <w:rsid w:val="00305026"/>
    <w:rsid w:val="00305212"/>
    <w:rsid w:val="00305455"/>
    <w:rsid w:val="003055A1"/>
    <w:rsid w:val="00305BF6"/>
    <w:rsid w:val="00305D19"/>
    <w:rsid w:val="00305ED9"/>
    <w:rsid w:val="00305FCE"/>
    <w:rsid w:val="00306084"/>
    <w:rsid w:val="00306348"/>
    <w:rsid w:val="0030683D"/>
    <w:rsid w:val="003074EE"/>
    <w:rsid w:val="0030773C"/>
    <w:rsid w:val="00307933"/>
    <w:rsid w:val="00307DE9"/>
    <w:rsid w:val="00307DEE"/>
    <w:rsid w:val="0031046F"/>
    <w:rsid w:val="00310954"/>
    <w:rsid w:val="00310CEA"/>
    <w:rsid w:val="00310D0A"/>
    <w:rsid w:val="00310ED5"/>
    <w:rsid w:val="0031119D"/>
    <w:rsid w:val="0031123C"/>
    <w:rsid w:val="00311245"/>
    <w:rsid w:val="003112CB"/>
    <w:rsid w:val="003114B8"/>
    <w:rsid w:val="003114E2"/>
    <w:rsid w:val="00311967"/>
    <w:rsid w:val="003119D2"/>
    <w:rsid w:val="00311B39"/>
    <w:rsid w:val="00311D97"/>
    <w:rsid w:val="00312706"/>
    <w:rsid w:val="00312917"/>
    <w:rsid w:val="00312DD2"/>
    <w:rsid w:val="00313023"/>
    <w:rsid w:val="003131E7"/>
    <w:rsid w:val="00313259"/>
    <w:rsid w:val="0031332A"/>
    <w:rsid w:val="00313370"/>
    <w:rsid w:val="00313645"/>
    <w:rsid w:val="00313B4A"/>
    <w:rsid w:val="00314087"/>
    <w:rsid w:val="003145BC"/>
    <w:rsid w:val="00314A95"/>
    <w:rsid w:val="00314F2D"/>
    <w:rsid w:val="00315553"/>
    <w:rsid w:val="0031592A"/>
    <w:rsid w:val="0031634C"/>
    <w:rsid w:val="003165CC"/>
    <w:rsid w:val="00316E80"/>
    <w:rsid w:val="00316F1F"/>
    <w:rsid w:val="0031709E"/>
    <w:rsid w:val="003172E5"/>
    <w:rsid w:val="003175C4"/>
    <w:rsid w:val="00317B3D"/>
    <w:rsid w:val="00317DF7"/>
    <w:rsid w:val="00320264"/>
    <w:rsid w:val="0032029B"/>
    <w:rsid w:val="00320AB8"/>
    <w:rsid w:val="00320C8B"/>
    <w:rsid w:val="0032140B"/>
    <w:rsid w:val="0032162E"/>
    <w:rsid w:val="00321A47"/>
    <w:rsid w:val="0032215C"/>
    <w:rsid w:val="003226EA"/>
    <w:rsid w:val="00322A5C"/>
    <w:rsid w:val="00323240"/>
    <w:rsid w:val="003235DA"/>
    <w:rsid w:val="003236EF"/>
    <w:rsid w:val="00323861"/>
    <w:rsid w:val="00323923"/>
    <w:rsid w:val="00323BDB"/>
    <w:rsid w:val="00323DCC"/>
    <w:rsid w:val="00323EBA"/>
    <w:rsid w:val="00324B9A"/>
    <w:rsid w:val="00324BF1"/>
    <w:rsid w:val="00324CE4"/>
    <w:rsid w:val="00325660"/>
    <w:rsid w:val="00325BC6"/>
    <w:rsid w:val="00325DE3"/>
    <w:rsid w:val="00325EB6"/>
    <w:rsid w:val="00326486"/>
    <w:rsid w:val="003264E7"/>
    <w:rsid w:val="0032698B"/>
    <w:rsid w:val="00326ACD"/>
    <w:rsid w:val="003272AD"/>
    <w:rsid w:val="003272B9"/>
    <w:rsid w:val="00327336"/>
    <w:rsid w:val="0032751C"/>
    <w:rsid w:val="0032786F"/>
    <w:rsid w:val="003279C9"/>
    <w:rsid w:val="00327AB5"/>
    <w:rsid w:val="00327C67"/>
    <w:rsid w:val="00327C6D"/>
    <w:rsid w:val="00330099"/>
    <w:rsid w:val="00330385"/>
    <w:rsid w:val="003304F0"/>
    <w:rsid w:val="00330671"/>
    <w:rsid w:val="00330EBD"/>
    <w:rsid w:val="003310B5"/>
    <w:rsid w:val="0033169A"/>
    <w:rsid w:val="0033191B"/>
    <w:rsid w:val="00331F82"/>
    <w:rsid w:val="0033231E"/>
    <w:rsid w:val="00332DF4"/>
    <w:rsid w:val="00333026"/>
    <w:rsid w:val="00333036"/>
    <w:rsid w:val="00333B26"/>
    <w:rsid w:val="00334615"/>
    <w:rsid w:val="003349A7"/>
    <w:rsid w:val="00334D7E"/>
    <w:rsid w:val="00335077"/>
    <w:rsid w:val="00335555"/>
    <w:rsid w:val="00335BD2"/>
    <w:rsid w:val="00335F01"/>
    <w:rsid w:val="00336016"/>
    <w:rsid w:val="00336323"/>
    <w:rsid w:val="003366A2"/>
    <w:rsid w:val="0033670B"/>
    <w:rsid w:val="00336B60"/>
    <w:rsid w:val="00336BFD"/>
    <w:rsid w:val="00336C50"/>
    <w:rsid w:val="00336DC8"/>
    <w:rsid w:val="0033701D"/>
    <w:rsid w:val="0033716A"/>
    <w:rsid w:val="0033774D"/>
    <w:rsid w:val="00337754"/>
    <w:rsid w:val="00337A70"/>
    <w:rsid w:val="00337A9F"/>
    <w:rsid w:val="00337ABA"/>
    <w:rsid w:val="00337ABE"/>
    <w:rsid w:val="00337B08"/>
    <w:rsid w:val="003403B6"/>
    <w:rsid w:val="00340600"/>
    <w:rsid w:val="00340E48"/>
    <w:rsid w:val="00340EAB"/>
    <w:rsid w:val="00341562"/>
    <w:rsid w:val="003416AA"/>
    <w:rsid w:val="00341704"/>
    <w:rsid w:val="00341AC6"/>
    <w:rsid w:val="0034231C"/>
    <w:rsid w:val="003423AC"/>
    <w:rsid w:val="00342B8B"/>
    <w:rsid w:val="003430FE"/>
    <w:rsid w:val="003431AF"/>
    <w:rsid w:val="0034345D"/>
    <w:rsid w:val="00343933"/>
    <w:rsid w:val="00343992"/>
    <w:rsid w:val="00343C03"/>
    <w:rsid w:val="00343E08"/>
    <w:rsid w:val="0034483C"/>
    <w:rsid w:val="00344AC2"/>
    <w:rsid w:val="00344B12"/>
    <w:rsid w:val="00344C95"/>
    <w:rsid w:val="003450E1"/>
    <w:rsid w:val="00345575"/>
    <w:rsid w:val="003456F6"/>
    <w:rsid w:val="00345736"/>
    <w:rsid w:val="0034598C"/>
    <w:rsid w:val="00345F5E"/>
    <w:rsid w:val="00346771"/>
    <w:rsid w:val="003468B5"/>
    <w:rsid w:val="00346D00"/>
    <w:rsid w:val="00346E23"/>
    <w:rsid w:val="00346F5A"/>
    <w:rsid w:val="00347263"/>
    <w:rsid w:val="003477FF"/>
    <w:rsid w:val="0034798B"/>
    <w:rsid w:val="00347AC2"/>
    <w:rsid w:val="00350637"/>
    <w:rsid w:val="00350BA0"/>
    <w:rsid w:val="00350EA9"/>
    <w:rsid w:val="00350F0F"/>
    <w:rsid w:val="003514CB"/>
    <w:rsid w:val="00351524"/>
    <w:rsid w:val="003518F7"/>
    <w:rsid w:val="0035242C"/>
    <w:rsid w:val="003526C3"/>
    <w:rsid w:val="00352718"/>
    <w:rsid w:val="00352FC4"/>
    <w:rsid w:val="003531A6"/>
    <w:rsid w:val="00353285"/>
    <w:rsid w:val="0035385E"/>
    <w:rsid w:val="00353A24"/>
    <w:rsid w:val="00353FBB"/>
    <w:rsid w:val="003543CD"/>
    <w:rsid w:val="003549AF"/>
    <w:rsid w:val="00354B4E"/>
    <w:rsid w:val="00354BBC"/>
    <w:rsid w:val="00354C76"/>
    <w:rsid w:val="00354D16"/>
    <w:rsid w:val="00355016"/>
    <w:rsid w:val="003554BC"/>
    <w:rsid w:val="003556FE"/>
    <w:rsid w:val="00355778"/>
    <w:rsid w:val="00355BCE"/>
    <w:rsid w:val="00355EDC"/>
    <w:rsid w:val="00356286"/>
    <w:rsid w:val="00356744"/>
    <w:rsid w:val="00356819"/>
    <w:rsid w:val="00356AE0"/>
    <w:rsid w:val="0035726A"/>
    <w:rsid w:val="003575E7"/>
    <w:rsid w:val="00357735"/>
    <w:rsid w:val="0035786E"/>
    <w:rsid w:val="00357B88"/>
    <w:rsid w:val="003601A0"/>
    <w:rsid w:val="003602EB"/>
    <w:rsid w:val="00360337"/>
    <w:rsid w:val="00360581"/>
    <w:rsid w:val="003605A1"/>
    <w:rsid w:val="00361371"/>
    <w:rsid w:val="003614FE"/>
    <w:rsid w:val="00361CD9"/>
    <w:rsid w:val="00361F96"/>
    <w:rsid w:val="003620BE"/>
    <w:rsid w:val="00362311"/>
    <w:rsid w:val="00362839"/>
    <w:rsid w:val="00362908"/>
    <w:rsid w:val="00363238"/>
    <w:rsid w:val="00363369"/>
    <w:rsid w:val="003636E2"/>
    <w:rsid w:val="00363D8D"/>
    <w:rsid w:val="00363E48"/>
    <w:rsid w:val="00363F9E"/>
    <w:rsid w:val="003640A6"/>
    <w:rsid w:val="00364A58"/>
    <w:rsid w:val="00364D5F"/>
    <w:rsid w:val="00364E5D"/>
    <w:rsid w:val="00364F9B"/>
    <w:rsid w:val="00365659"/>
    <w:rsid w:val="0036585B"/>
    <w:rsid w:val="003659F5"/>
    <w:rsid w:val="00365AF1"/>
    <w:rsid w:val="0036648E"/>
    <w:rsid w:val="00366558"/>
    <w:rsid w:val="00366C5A"/>
    <w:rsid w:val="00367252"/>
    <w:rsid w:val="00367D0D"/>
    <w:rsid w:val="00367F3D"/>
    <w:rsid w:val="00367F6B"/>
    <w:rsid w:val="003705A5"/>
    <w:rsid w:val="003706EB"/>
    <w:rsid w:val="003709B1"/>
    <w:rsid w:val="003713F9"/>
    <w:rsid w:val="00371984"/>
    <w:rsid w:val="00371A0B"/>
    <w:rsid w:val="00371D9E"/>
    <w:rsid w:val="0037256F"/>
    <w:rsid w:val="00372B35"/>
    <w:rsid w:val="00372F96"/>
    <w:rsid w:val="00373730"/>
    <w:rsid w:val="003739FB"/>
    <w:rsid w:val="00373DB4"/>
    <w:rsid w:val="00374AEF"/>
    <w:rsid w:val="00375187"/>
    <w:rsid w:val="0037652D"/>
    <w:rsid w:val="00376836"/>
    <w:rsid w:val="00376A53"/>
    <w:rsid w:val="0037750A"/>
    <w:rsid w:val="00377908"/>
    <w:rsid w:val="00377BA0"/>
    <w:rsid w:val="00377BB7"/>
    <w:rsid w:val="00377E6D"/>
    <w:rsid w:val="00380221"/>
    <w:rsid w:val="003802F9"/>
    <w:rsid w:val="0038105F"/>
    <w:rsid w:val="00381085"/>
    <w:rsid w:val="003811DE"/>
    <w:rsid w:val="003817CB"/>
    <w:rsid w:val="00381852"/>
    <w:rsid w:val="00381EBE"/>
    <w:rsid w:val="00381FFB"/>
    <w:rsid w:val="00382C5C"/>
    <w:rsid w:val="00382D92"/>
    <w:rsid w:val="0038353F"/>
    <w:rsid w:val="00383ED4"/>
    <w:rsid w:val="00383FB7"/>
    <w:rsid w:val="00384199"/>
    <w:rsid w:val="00384227"/>
    <w:rsid w:val="00384506"/>
    <w:rsid w:val="00384521"/>
    <w:rsid w:val="003846C8"/>
    <w:rsid w:val="0038482C"/>
    <w:rsid w:val="00384899"/>
    <w:rsid w:val="00384961"/>
    <w:rsid w:val="00384B35"/>
    <w:rsid w:val="0038510E"/>
    <w:rsid w:val="0038548C"/>
    <w:rsid w:val="00385885"/>
    <w:rsid w:val="0038679E"/>
    <w:rsid w:val="0038693E"/>
    <w:rsid w:val="00386CCA"/>
    <w:rsid w:val="0038725C"/>
    <w:rsid w:val="003877C8"/>
    <w:rsid w:val="00387865"/>
    <w:rsid w:val="00387CED"/>
    <w:rsid w:val="00387E00"/>
    <w:rsid w:val="00390424"/>
    <w:rsid w:val="00390741"/>
    <w:rsid w:val="00390C88"/>
    <w:rsid w:val="00390CC2"/>
    <w:rsid w:val="00390E9A"/>
    <w:rsid w:val="00391402"/>
    <w:rsid w:val="00391431"/>
    <w:rsid w:val="00391574"/>
    <w:rsid w:val="00391CA4"/>
    <w:rsid w:val="00392252"/>
    <w:rsid w:val="003927F3"/>
    <w:rsid w:val="00392D3C"/>
    <w:rsid w:val="00392E7F"/>
    <w:rsid w:val="003930A6"/>
    <w:rsid w:val="0039325A"/>
    <w:rsid w:val="003934EC"/>
    <w:rsid w:val="00393C0A"/>
    <w:rsid w:val="00393F29"/>
    <w:rsid w:val="00393F3E"/>
    <w:rsid w:val="00394E6E"/>
    <w:rsid w:val="00394F11"/>
    <w:rsid w:val="003950D2"/>
    <w:rsid w:val="003953EC"/>
    <w:rsid w:val="003956CA"/>
    <w:rsid w:val="00395B83"/>
    <w:rsid w:val="00395BBF"/>
    <w:rsid w:val="00395E23"/>
    <w:rsid w:val="0039609D"/>
    <w:rsid w:val="003968A5"/>
    <w:rsid w:val="00396B4C"/>
    <w:rsid w:val="00396D00"/>
    <w:rsid w:val="00396EF1"/>
    <w:rsid w:val="00397083"/>
    <w:rsid w:val="00397199"/>
    <w:rsid w:val="0039728B"/>
    <w:rsid w:val="003975CD"/>
    <w:rsid w:val="00397755"/>
    <w:rsid w:val="003978D1"/>
    <w:rsid w:val="003A0818"/>
    <w:rsid w:val="003A0A02"/>
    <w:rsid w:val="003A0B63"/>
    <w:rsid w:val="003A0C9E"/>
    <w:rsid w:val="003A12A0"/>
    <w:rsid w:val="003A12DF"/>
    <w:rsid w:val="003A19F8"/>
    <w:rsid w:val="003A1A4F"/>
    <w:rsid w:val="003A1FF4"/>
    <w:rsid w:val="003A2381"/>
    <w:rsid w:val="003A2961"/>
    <w:rsid w:val="003A2FC0"/>
    <w:rsid w:val="003A3044"/>
    <w:rsid w:val="003A3118"/>
    <w:rsid w:val="003A3705"/>
    <w:rsid w:val="003A3E73"/>
    <w:rsid w:val="003A43D3"/>
    <w:rsid w:val="003A43F5"/>
    <w:rsid w:val="003A443D"/>
    <w:rsid w:val="003A4FC0"/>
    <w:rsid w:val="003A53B3"/>
    <w:rsid w:val="003A5D5A"/>
    <w:rsid w:val="003A6525"/>
    <w:rsid w:val="003A65E6"/>
    <w:rsid w:val="003A6ED4"/>
    <w:rsid w:val="003A76C6"/>
    <w:rsid w:val="003A7C17"/>
    <w:rsid w:val="003B01EC"/>
    <w:rsid w:val="003B077F"/>
    <w:rsid w:val="003B1383"/>
    <w:rsid w:val="003B1443"/>
    <w:rsid w:val="003B1984"/>
    <w:rsid w:val="003B2410"/>
    <w:rsid w:val="003B2C4A"/>
    <w:rsid w:val="003B2CE7"/>
    <w:rsid w:val="003B2FB6"/>
    <w:rsid w:val="003B30DA"/>
    <w:rsid w:val="003B3203"/>
    <w:rsid w:val="003B36A5"/>
    <w:rsid w:val="003B41F7"/>
    <w:rsid w:val="003B4BC9"/>
    <w:rsid w:val="003B4F36"/>
    <w:rsid w:val="003B5845"/>
    <w:rsid w:val="003B5B1B"/>
    <w:rsid w:val="003B61EF"/>
    <w:rsid w:val="003B6A31"/>
    <w:rsid w:val="003B6DB4"/>
    <w:rsid w:val="003B705E"/>
    <w:rsid w:val="003B7117"/>
    <w:rsid w:val="003B72A9"/>
    <w:rsid w:val="003B760C"/>
    <w:rsid w:val="003B76AD"/>
    <w:rsid w:val="003C05F8"/>
    <w:rsid w:val="003C0B30"/>
    <w:rsid w:val="003C0C17"/>
    <w:rsid w:val="003C0E21"/>
    <w:rsid w:val="003C170B"/>
    <w:rsid w:val="003C1EC7"/>
    <w:rsid w:val="003C2AB2"/>
    <w:rsid w:val="003C2BBE"/>
    <w:rsid w:val="003C361E"/>
    <w:rsid w:val="003C381A"/>
    <w:rsid w:val="003C3A11"/>
    <w:rsid w:val="003C3C73"/>
    <w:rsid w:val="003C3D4C"/>
    <w:rsid w:val="003C48DB"/>
    <w:rsid w:val="003C4BC5"/>
    <w:rsid w:val="003C50D8"/>
    <w:rsid w:val="003C5BFB"/>
    <w:rsid w:val="003C6169"/>
    <w:rsid w:val="003C6A0C"/>
    <w:rsid w:val="003C6B64"/>
    <w:rsid w:val="003C6EB1"/>
    <w:rsid w:val="003C78D9"/>
    <w:rsid w:val="003D0319"/>
    <w:rsid w:val="003D039C"/>
    <w:rsid w:val="003D04EF"/>
    <w:rsid w:val="003D09A3"/>
    <w:rsid w:val="003D235A"/>
    <w:rsid w:val="003D2594"/>
    <w:rsid w:val="003D27BD"/>
    <w:rsid w:val="003D2C6E"/>
    <w:rsid w:val="003D3144"/>
    <w:rsid w:val="003D4463"/>
    <w:rsid w:val="003D499D"/>
    <w:rsid w:val="003D4DE7"/>
    <w:rsid w:val="003D4E40"/>
    <w:rsid w:val="003D5B5B"/>
    <w:rsid w:val="003D5B8D"/>
    <w:rsid w:val="003D62B4"/>
    <w:rsid w:val="003D646E"/>
    <w:rsid w:val="003D64D7"/>
    <w:rsid w:val="003D6B71"/>
    <w:rsid w:val="003D6BC3"/>
    <w:rsid w:val="003D6C2F"/>
    <w:rsid w:val="003D769D"/>
    <w:rsid w:val="003D7D1C"/>
    <w:rsid w:val="003E04D6"/>
    <w:rsid w:val="003E0CF3"/>
    <w:rsid w:val="003E0EB9"/>
    <w:rsid w:val="003E1345"/>
    <w:rsid w:val="003E1385"/>
    <w:rsid w:val="003E17B9"/>
    <w:rsid w:val="003E17BF"/>
    <w:rsid w:val="003E194F"/>
    <w:rsid w:val="003E1C41"/>
    <w:rsid w:val="003E2562"/>
    <w:rsid w:val="003E2A87"/>
    <w:rsid w:val="003E3A22"/>
    <w:rsid w:val="003E3ABF"/>
    <w:rsid w:val="003E3EB5"/>
    <w:rsid w:val="003E418B"/>
    <w:rsid w:val="003E4204"/>
    <w:rsid w:val="003E4848"/>
    <w:rsid w:val="003E4A3F"/>
    <w:rsid w:val="003E4AC0"/>
    <w:rsid w:val="003E4B80"/>
    <w:rsid w:val="003E4C28"/>
    <w:rsid w:val="003E501D"/>
    <w:rsid w:val="003E50AD"/>
    <w:rsid w:val="003E5631"/>
    <w:rsid w:val="003E57D7"/>
    <w:rsid w:val="003E5AC1"/>
    <w:rsid w:val="003E5D75"/>
    <w:rsid w:val="003E5F24"/>
    <w:rsid w:val="003E6071"/>
    <w:rsid w:val="003E646D"/>
    <w:rsid w:val="003E662D"/>
    <w:rsid w:val="003E66F5"/>
    <w:rsid w:val="003E7541"/>
    <w:rsid w:val="003E775F"/>
    <w:rsid w:val="003E7949"/>
    <w:rsid w:val="003E79D1"/>
    <w:rsid w:val="003F01AB"/>
    <w:rsid w:val="003F01D8"/>
    <w:rsid w:val="003F0328"/>
    <w:rsid w:val="003F0566"/>
    <w:rsid w:val="003F0A01"/>
    <w:rsid w:val="003F0A44"/>
    <w:rsid w:val="003F0C44"/>
    <w:rsid w:val="003F0D34"/>
    <w:rsid w:val="003F0FEE"/>
    <w:rsid w:val="003F1B42"/>
    <w:rsid w:val="003F1D97"/>
    <w:rsid w:val="003F258C"/>
    <w:rsid w:val="003F261E"/>
    <w:rsid w:val="003F26AC"/>
    <w:rsid w:val="003F27D1"/>
    <w:rsid w:val="003F293C"/>
    <w:rsid w:val="003F2AC5"/>
    <w:rsid w:val="003F2C03"/>
    <w:rsid w:val="003F2C4F"/>
    <w:rsid w:val="003F2D22"/>
    <w:rsid w:val="003F366E"/>
    <w:rsid w:val="003F3F06"/>
    <w:rsid w:val="003F41A3"/>
    <w:rsid w:val="003F427A"/>
    <w:rsid w:val="003F4353"/>
    <w:rsid w:val="003F46E4"/>
    <w:rsid w:val="003F484B"/>
    <w:rsid w:val="003F4A11"/>
    <w:rsid w:val="003F5847"/>
    <w:rsid w:val="003F6297"/>
    <w:rsid w:val="003F63D5"/>
    <w:rsid w:val="003F6413"/>
    <w:rsid w:val="003F6678"/>
    <w:rsid w:val="003F7536"/>
    <w:rsid w:val="003F78D5"/>
    <w:rsid w:val="003F794A"/>
    <w:rsid w:val="0040031D"/>
    <w:rsid w:val="00400661"/>
    <w:rsid w:val="004006F8"/>
    <w:rsid w:val="00400B56"/>
    <w:rsid w:val="0040109F"/>
    <w:rsid w:val="00401125"/>
    <w:rsid w:val="00401200"/>
    <w:rsid w:val="0040128D"/>
    <w:rsid w:val="004015B0"/>
    <w:rsid w:val="0040180F"/>
    <w:rsid w:val="00401BD3"/>
    <w:rsid w:val="00401D1D"/>
    <w:rsid w:val="00402370"/>
    <w:rsid w:val="0040251C"/>
    <w:rsid w:val="00402A4F"/>
    <w:rsid w:val="00403104"/>
    <w:rsid w:val="0040339D"/>
    <w:rsid w:val="00403C61"/>
    <w:rsid w:val="00403F51"/>
    <w:rsid w:val="004041C8"/>
    <w:rsid w:val="00404505"/>
    <w:rsid w:val="00404829"/>
    <w:rsid w:val="00404CCC"/>
    <w:rsid w:val="00404CE7"/>
    <w:rsid w:val="00404E68"/>
    <w:rsid w:val="00405339"/>
    <w:rsid w:val="00405D83"/>
    <w:rsid w:val="004060A7"/>
    <w:rsid w:val="0040638A"/>
    <w:rsid w:val="0040645A"/>
    <w:rsid w:val="004066CC"/>
    <w:rsid w:val="0040699F"/>
    <w:rsid w:val="004074DB"/>
    <w:rsid w:val="00407682"/>
    <w:rsid w:val="00407923"/>
    <w:rsid w:val="00410192"/>
    <w:rsid w:val="0041064D"/>
    <w:rsid w:val="004106DB"/>
    <w:rsid w:val="00410D4F"/>
    <w:rsid w:val="004118B1"/>
    <w:rsid w:val="0041206C"/>
    <w:rsid w:val="004124CF"/>
    <w:rsid w:val="004149AC"/>
    <w:rsid w:val="00414AAA"/>
    <w:rsid w:val="00415146"/>
    <w:rsid w:val="0041531E"/>
    <w:rsid w:val="004156EC"/>
    <w:rsid w:val="00415B5D"/>
    <w:rsid w:val="00415D6A"/>
    <w:rsid w:val="00415E3B"/>
    <w:rsid w:val="0041635C"/>
    <w:rsid w:val="00416393"/>
    <w:rsid w:val="00416504"/>
    <w:rsid w:val="00416BD3"/>
    <w:rsid w:val="00416D15"/>
    <w:rsid w:val="00416EE0"/>
    <w:rsid w:val="00416EF4"/>
    <w:rsid w:val="0041770F"/>
    <w:rsid w:val="00417758"/>
    <w:rsid w:val="00417A7D"/>
    <w:rsid w:val="0042012A"/>
    <w:rsid w:val="00420522"/>
    <w:rsid w:val="00420AFE"/>
    <w:rsid w:val="00420D2D"/>
    <w:rsid w:val="004211A5"/>
    <w:rsid w:val="00421231"/>
    <w:rsid w:val="00421431"/>
    <w:rsid w:val="004214A9"/>
    <w:rsid w:val="00421A81"/>
    <w:rsid w:val="00421B03"/>
    <w:rsid w:val="00422268"/>
    <w:rsid w:val="00422275"/>
    <w:rsid w:val="00422667"/>
    <w:rsid w:val="0042269B"/>
    <w:rsid w:val="00422843"/>
    <w:rsid w:val="0042286D"/>
    <w:rsid w:val="00422977"/>
    <w:rsid w:val="00423657"/>
    <w:rsid w:val="00423B25"/>
    <w:rsid w:val="00423F17"/>
    <w:rsid w:val="0042419F"/>
    <w:rsid w:val="00424441"/>
    <w:rsid w:val="004249A3"/>
    <w:rsid w:val="00424AB5"/>
    <w:rsid w:val="00425087"/>
    <w:rsid w:val="00425236"/>
    <w:rsid w:val="004252C9"/>
    <w:rsid w:val="0042575F"/>
    <w:rsid w:val="0042579F"/>
    <w:rsid w:val="00425898"/>
    <w:rsid w:val="004262BD"/>
    <w:rsid w:val="00426521"/>
    <w:rsid w:val="00426693"/>
    <w:rsid w:val="0042678E"/>
    <w:rsid w:val="00426C64"/>
    <w:rsid w:val="00426F8B"/>
    <w:rsid w:val="0042700D"/>
    <w:rsid w:val="004273DC"/>
    <w:rsid w:val="004277DA"/>
    <w:rsid w:val="004279C4"/>
    <w:rsid w:val="00427CA2"/>
    <w:rsid w:val="00430230"/>
    <w:rsid w:val="00430314"/>
    <w:rsid w:val="004303CA"/>
    <w:rsid w:val="004306C6"/>
    <w:rsid w:val="004307B8"/>
    <w:rsid w:val="00430870"/>
    <w:rsid w:val="00430894"/>
    <w:rsid w:val="00430CDD"/>
    <w:rsid w:val="00431025"/>
    <w:rsid w:val="004310F9"/>
    <w:rsid w:val="0043176C"/>
    <w:rsid w:val="00431CD3"/>
    <w:rsid w:val="00432137"/>
    <w:rsid w:val="0043249E"/>
    <w:rsid w:val="0043336F"/>
    <w:rsid w:val="00433738"/>
    <w:rsid w:val="004337F5"/>
    <w:rsid w:val="00433E05"/>
    <w:rsid w:val="00433F85"/>
    <w:rsid w:val="00434335"/>
    <w:rsid w:val="0043466D"/>
    <w:rsid w:val="004349B9"/>
    <w:rsid w:val="00434CDF"/>
    <w:rsid w:val="00435006"/>
    <w:rsid w:val="0043608F"/>
    <w:rsid w:val="004361EC"/>
    <w:rsid w:val="004364D5"/>
    <w:rsid w:val="004368D2"/>
    <w:rsid w:val="00436A97"/>
    <w:rsid w:val="00436B24"/>
    <w:rsid w:val="004371CB"/>
    <w:rsid w:val="00437273"/>
    <w:rsid w:val="004376D6"/>
    <w:rsid w:val="00437D7C"/>
    <w:rsid w:val="00440544"/>
    <w:rsid w:val="004424E1"/>
    <w:rsid w:val="0044250A"/>
    <w:rsid w:val="004427DE"/>
    <w:rsid w:val="0044284A"/>
    <w:rsid w:val="00442BB2"/>
    <w:rsid w:val="00442F0B"/>
    <w:rsid w:val="004430E1"/>
    <w:rsid w:val="004435CB"/>
    <w:rsid w:val="00443664"/>
    <w:rsid w:val="0044384F"/>
    <w:rsid w:val="004439C1"/>
    <w:rsid w:val="00444554"/>
    <w:rsid w:val="004448C9"/>
    <w:rsid w:val="00444943"/>
    <w:rsid w:val="00445132"/>
    <w:rsid w:val="004457A9"/>
    <w:rsid w:val="00445AB5"/>
    <w:rsid w:val="00445C13"/>
    <w:rsid w:val="0044631E"/>
    <w:rsid w:val="00446664"/>
    <w:rsid w:val="004468CC"/>
    <w:rsid w:val="00446900"/>
    <w:rsid w:val="0044692C"/>
    <w:rsid w:val="00446F80"/>
    <w:rsid w:val="0044768D"/>
    <w:rsid w:val="00447CAE"/>
    <w:rsid w:val="00447CDB"/>
    <w:rsid w:val="0045029A"/>
    <w:rsid w:val="00450791"/>
    <w:rsid w:val="00450932"/>
    <w:rsid w:val="0045105A"/>
    <w:rsid w:val="004511D1"/>
    <w:rsid w:val="0045178A"/>
    <w:rsid w:val="0045196C"/>
    <w:rsid w:val="00451B37"/>
    <w:rsid w:val="00451F4E"/>
    <w:rsid w:val="00452B0F"/>
    <w:rsid w:val="00452EE8"/>
    <w:rsid w:val="004532F6"/>
    <w:rsid w:val="004533D1"/>
    <w:rsid w:val="0045343C"/>
    <w:rsid w:val="00453972"/>
    <w:rsid w:val="00454660"/>
    <w:rsid w:val="00454954"/>
    <w:rsid w:val="00454BBB"/>
    <w:rsid w:val="00454FEA"/>
    <w:rsid w:val="004550BB"/>
    <w:rsid w:val="0045568E"/>
    <w:rsid w:val="0045589B"/>
    <w:rsid w:val="00455F13"/>
    <w:rsid w:val="004564DE"/>
    <w:rsid w:val="0045675F"/>
    <w:rsid w:val="004570F4"/>
    <w:rsid w:val="00460358"/>
    <w:rsid w:val="00460779"/>
    <w:rsid w:val="0046087C"/>
    <w:rsid w:val="00460B60"/>
    <w:rsid w:val="00460C1B"/>
    <w:rsid w:val="00460E68"/>
    <w:rsid w:val="00461336"/>
    <w:rsid w:val="004613B5"/>
    <w:rsid w:val="004617A3"/>
    <w:rsid w:val="004617C6"/>
    <w:rsid w:val="004618C1"/>
    <w:rsid w:val="004619C4"/>
    <w:rsid w:val="00461F1A"/>
    <w:rsid w:val="00461F33"/>
    <w:rsid w:val="0046240D"/>
    <w:rsid w:val="00462DE7"/>
    <w:rsid w:val="0046329E"/>
    <w:rsid w:val="004633A7"/>
    <w:rsid w:val="004636A2"/>
    <w:rsid w:val="00463942"/>
    <w:rsid w:val="00463A09"/>
    <w:rsid w:val="00463C43"/>
    <w:rsid w:val="0046417F"/>
    <w:rsid w:val="004641CD"/>
    <w:rsid w:val="00464C21"/>
    <w:rsid w:val="004654D9"/>
    <w:rsid w:val="00465CA2"/>
    <w:rsid w:val="004660B8"/>
    <w:rsid w:val="004662E7"/>
    <w:rsid w:val="0046650D"/>
    <w:rsid w:val="00466779"/>
    <w:rsid w:val="00466958"/>
    <w:rsid w:val="00467261"/>
    <w:rsid w:val="0046771B"/>
    <w:rsid w:val="004677BC"/>
    <w:rsid w:val="00467B38"/>
    <w:rsid w:val="00467EF8"/>
    <w:rsid w:val="004705BE"/>
    <w:rsid w:val="004706B1"/>
    <w:rsid w:val="004710A7"/>
    <w:rsid w:val="004710DE"/>
    <w:rsid w:val="004712AE"/>
    <w:rsid w:val="004718EF"/>
    <w:rsid w:val="0047258D"/>
    <w:rsid w:val="00472BB2"/>
    <w:rsid w:val="00472E0D"/>
    <w:rsid w:val="00472E6E"/>
    <w:rsid w:val="004734DC"/>
    <w:rsid w:val="004735FF"/>
    <w:rsid w:val="004738F4"/>
    <w:rsid w:val="00473D3D"/>
    <w:rsid w:val="0047480B"/>
    <w:rsid w:val="00474D0D"/>
    <w:rsid w:val="0047541F"/>
    <w:rsid w:val="004765FD"/>
    <w:rsid w:val="004767E2"/>
    <w:rsid w:val="0047684F"/>
    <w:rsid w:val="00476C3B"/>
    <w:rsid w:val="00476CC6"/>
    <w:rsid w:val="0047701F"/>
    <w:rsid w:val="00477206"/>
    <w:rsid w:val="0047778E"/>
    <w:rsid w:val="00477A0C"/>
    <w:rsid w:val="00477E3A"/>
    <w:rsid w:val="00480080"/>
    <w:rsid w:val="004806EB"/>
    <w:rsid w:val="0048070D"/>
    <w:rsid w:val="00480738"/>
    <w:rsid w:val="004823AE"/>
    <w:rsid w:val="0048249E"/>
    <w:rsid w:val="00482972"/>
    <w:rsid w:val="00482F36"/>
    <w:rsid w:val="0048315F"/>
    <w:rsid w:val="004832DA"/>
    <w:rsid w:val="00483ABF"/>
    <w:rsid w:val="00483D43"/>
    <w:rsid w:val="004841AB"/>
    <w:rsid w:val="0048469D"/>
    <w:rsid w:val="00484892"/>
    <w:rsid w:val="004850D6"/>
    <w:rsid w:val="0048541E"/>
    <w:rsid w:val="004854FA"/>
    <w:rsid w:val="00485997"/>
    <w:rsid w:val="00485B71"/>
    <w:rsid w:val="00485F66"/>
    <w:rsid w:val="00486098"/>
    <w:rsid w:val="00486246"/>
    <w:rsid w:val="004862E1"/>
    <w:rsid w:val="0048671B"/>
    <w:rsid w:val="004868F1"/>
    <w:rsid w:val="004869FD"/>
    <w:rsid w:val="00487BF8"/>
    <w:rsid w:val="004908FA"/>
    <w:rsid w:val="00490988"/>
    <w:rsid w:val="00490EE2"/>
    <w:rsid w:val="00491143"/>
    <w:rsid w:val="0049120D"/>
    <w:rsid w:val="004914BA"/>
    <w:rsid w:val="0049187F"/>
    <w:rsid w:val="00491A12"/>
    <w:rsid w:val="00491BD6"/>
    <w:rsid w:val="00491C3D"/>
    <w:rsid w:val="00491E89"/>
    <w:rsid w:val="00491EAE"/>
    <w:rsid w:val="00491FC8"/>
    <w:rsid w:val="004925D9"/>
    <w:rsid w:val="0049275A"/>
    <w:rsid w:val="0049298D"/>
    <w:rsid w:val="004934BA"/>
    <w:rsid w:val="00493633"/>
    <w:rsid w:val="004940E8"/>
    <w:rsid w:val="0049455A"/>
    <w:rsid w:val="00494CA2"/>
    <w:rsid w:val="00495122"/>
    <w:rsid w:val="00495715"/>
    <w:rsid w:val="0049582E"/>
    <w:rsid w:val="00495855"/>
    <w:rsid w:val="004958E6"/>
    <w:rsid w:val="00495928"/>
    <w:rsid w:val="00495938"/>
    <w:rsid w:val="00496169"/>
    <w:rsid w:val="00496474"/>
    <w:rsid w:val="004964E2"/>
    <w:rsid w:val="004969C8"/>
    <w:rsid w:val="00496B21"/>
    <w:rsid w:val="00496B7A"/>
    <w:rsid w:val="00497599"/>
    <w:rsid w:val="0049764F"/>
    <w:rsid w:val="004A0038"/>
    <w:rsid w:val="004A040D"/>
    <w:rsid w:val="004A1A03"/>
    <w:rsid w:val="004A1A30"/>
    <w:rsid w:val="004A1C9D"/>
    <w:rsid w:val="004A1EDA"/>
    <w:rsid w:val="004A1F29"/>
    <w:rsid w:val="004A25B5"/>
    <w:rsid w:val="004A2F1A"/>
    <w:rsid w:val="004A2F22"/>
    <w:rsid w:val="004A3073"/>
    <w:rsid w:val="004A338E"/>
    <w:rsid w:val="004A397F"/>
    <w:rsid w:val="004A3EA0"/>
    <w:rsid w:val="004A3F3E"/>
    <w:rsid w:val="004A414F"/>
    <w:rsid w:val="004A4A86"/>
    <w:rsid w:val="004A4D40"/>
    <w:rsid w:val="004A4F0C"/>
    <w:rsid w:val="004A581E"/>
    <w:rsid w:val="004A5827"/>
    <w:rsid w:val="004A5D97"/>
    <w:rsid w:val="004A5F81"/>
    <w:rsid w:val="004A5FF0"/>
    <w:rsid w:val="004A6362"/>
    <w:rsid w:val="004A68B0"/>
    <w:rsid w:val="004A6998"/>
    <w:rsid w:val="004A6B3F"/>
    <w:rsid w:val="004A6E2D"/>
    <w:rsid w:val="004A7097"/>
    <w:rsid w:val="004A74EB"/>
    <w:rsid w:val="004A761C"/>
    <w:rsid w:val="004A7D39"/>
    <w:rsid w:val="004A7D68"/>
    <w:rsid w:val="004A7EEF"/>
    <w:rsid w:val="004A7FF0"/>
    <w:rsid w:val="004B0461"/>
    <w:rsid w:val="004B07FA"/>
    <w:rsid w:val="004B0D69"/>
    <w:rsid w:val="004B0FEB"/>
    <w:rsid w:val="004B107F"/>
    <w:rsid w:val="004B164C"/>
    <w:rsid w:val="004B1AE4"/>
    <w:rsid w:val="004B1D3D"/>
    <w:rsid w:val="004B1DBC"/>
    <w:rsid w:val="004B2265"/>
    <w:rsid w:val="004B2468"/>
    <w:rsid w:val="004B26A4"/>
    <w:rsid w:val="004B2A8D"/>
    <w:rsid w:val="004B2E97"/>
    <w:rsid w:val="004B315F"/>
    <w:rsid w:val="004B32C0"/>
    <w:rsid w:val="004B3963"/>
    <w:rsid w:val="004B3B29"/>
    <w:rsid w:val="004B3E49"/>
    <w:rsid w:val="004B40C2"/>
    <w:rsid w:val="004B4377"/>
    <w:rsid w:val="004B4443"/>
    <w:rsid w:val="004B4917"/>
    <w:rsid w:val="004B4ADE"/>
    <w:rsid w:val="004B4E71"/>
    <w:rsid w:val="004B51DA"/>
    <w:rsid w:val="004B576C"/>
    <w:rsid w:val="004B57A8"/>
    <w:rsid w:val="004B5BB2"/>
    <w:rsid w:val="004B6574"/>
    <w:rsid w:val="004B670E"/>
    <w:rsid w:val="004B6D60"/>
    <w:rsid w:val="004B6E31"/>
    <w:rsid w:val="004B7506"/>
    <w:rsid w:val="004B756E"/>
    <w:rsid w:val="004B7931"/>
    <w:rsid w:val="004C02EA"/>
    <w:rsid w:val="004C0312"/>
    <w:rsid w:val="004C03F7"/>
    <w:rsid w:val="004C0478"/>
    <w:rsid w:val="004C0AE3"/>
    <w:rsid w:val="004C13EB"/>
    <w:rsid w:val="004C1451"/>
    <w:rsid w:val="004C184C"/>
    <w:rsid w:val="004C1C94"/>
    <w:rsid w:val="004C21A6"/>
    <w:rsid w:val="004C24AA"/>
    <w:rsid w:val="004C3739"/>
    <w:rsid w:val="004C3873"/>
    <w:rsid w:val="004C3A43"/>
    <w:rsid w:val="004C4240"/>
    <w:rsid w:val="004C466F"/>
    <w:rsid w:val="004C48C1"/>
    <w:rsid w:val="004C494D"/>
    <w:rsid w:val="004C4C55"/>
    <w:rsid w:val="004C4C8D"/>
    <w:rsid w:val="004C4CE2"/>
    <w:rsid w:val="004C4D86"/>
    <w:rsid w:val="004C4E12"/>
    <w:rsid w:val="004C52B8"/>
    <w:rsid w:val="004C54D0"/>
    <w:rsid w:val="004C563F"/>
    <w:rsid w:val="004C59C8"/>
    <w:rsid w:val="004C5C61"/>
    <w:rsid w:val="004C61FE"/>
    <w:rsid w:val="004C627A"/>
    <w:rsid w:val="004C670B"/>
    <w:rsid w:val="004C672D"/>
    <w:rsid w:val="004C6D73"/>
    <w:rsid w:val="004C6DB2"/>
    <w:rsid w:val="004D0006"/>
    <w:rsid w:val="004D0520"/>
    <w:rsid w:val="004D0A14"/>
    <w:rsid w:val="004D1643"/>
    <w:rsid w:val="004D1DB3"/>
    <w:rsid w:val="004D24C4"/>
    <w:rsid w:val="004D3F34"/>
    <w:rsid w:val="004D3FC7"/>
    <w:rsid w:val="004D4323"/>
    <w:rsid w:val="004D4613"/>
    <w:rsid w:val="004D4702"/>
    <w:rsid w:val="004D4C35"/>
    <w:rsid w:val="004D507D"/>
    <w:rsid w:val="004D50D8"/>
    <w:rsid w:val="004D5182"/>
    <w:rsid w:val="004D5521"/>
    <w:rsid w:val="004D55B5"/>
    <w:rsid w:val="004D5728"/>
    <w:rsid w:val="004D584F"/>
    <w:rsid w:val="004D586B"/>
    <w:rsid w:val="004D59BF"/>
    <w:rsid w:val="004D5C70"/>
    <w:rsid w:val="004D5DC8"/>
    <w:rsid w:val="004D5DDB"/>
    <w:rsid w:val="004D6155"/>
    <w:rsid w:val="004D6740"/>
    <w:rsid w:val="004D6F5C"/>
    <w:rsid w:val="004D7299"/>
    <w:rsid w:val="004D7824"/>
    <w:rsid w:val="004D79A3"/>
    <w:rsid w:val="004D7D5C"/>
    <w:rsid w:val="004E0154"/>
    <w:rsid w:val="004E0318"/>
    <w:rsid w:val="004E06D7"/>
    <w:rsid w:val="004E08ED"/>
    <w:rsid w:val="004E0BD8"/>
    <w:rsid w:val="004E107C"/>
    <w:rsid w:val="004E1501"/>
    <w:rsid w:val="004E151A"/>
    <w:rsid w:val="004E1942"/>
    <w:rsid w:val="004E20CB"/>
    <w:rsid w:val="004E21CE"/>
    <w:rsid w:val="004E21D6"/>
    <w:rsid w:val="004E2258"/>
    <w:rsid w:val="004E2478"/>
    <w:rsid w:val="004E24E3"/>
    <w:rsid w:val="004E28A5"/>
    <w:rsid w:val="004E2939"/>
    <w:rsid w:val="004E2EA4"/>
    <w:rsid w:val="004E3320"/>
    <w:rsid w:val="004E34D7"/>
    <w:rsid w:val="004E392D"/>
    <w:rsid w:val="004E39C8"/>
    <w:rsid w:val="004E3E09"/>
    <w:rsid w:val="004E5DF0"/>
    <w:rsid w:val="004E5EF2"/>
    <w:rsid w:val="004E643E"/>
    <w:rsid w:val="004E66B8"/>
    <w:rsid w:val="004E6AD1"/>
    <w:rsid w:val="004E7374"/>
    <w:rsid w:val="004E78BD"/>
    <w:rsid w:val="004E7B0B"/>
    <w:rsid w:val="004E7B94"/>
    <w:rsid w:val="004F0BC2"/>
    <w:rsid w:val="004F12E6"/>
    <w:rsid w:val="004F1410"/>
    <w:rsid w:val="004F18BD"/>
    <w:rsid w:val="004F1C39"/>
    <w:rsid w:val="004F21DF"/>
    <w:rsid w:val="004F22A3"/>
    <w:rsid w:val="004F24D9"/>
    <w:rsid w:val="004F2615"/>
    <w:rsid w:val="004F2C4E"/>
    <w:rsid w:val="004F3603"/>
    <w:rsid w:val="004F3713"/>
    <w:rsid w:val="004F3A3D"/>
    <w:rsid w:val="004F40BE"/>
    <w:rsid w:val="004F435D"/>
    <w:rsid w:val="004F43B4"/>
    <w:rsid w:val="004F4664"/>
    <w:rsid w:val="004F47DD"/>
    <w:rsid w:val="004F4D27"/>
    <w:rsid w:val="004F4D3B"/>
    <w:rsid w:val="004F4FB1"/>
    <w:rsid w:val="004F53CF"/>
    <w:rsid w:val="004F5425"/>
    <w:rsid w:val="004F5820"/>
    <w:rsid w:val="004F592D"/>
    <w:rsid w:val="004F59AD"/>
    <w:rsid w:val="004F5D79"/>
    <w:rsid w:val="004F5F4D"/>
    <w:rsid w:val="004F606C"/>
    <w:rsid w:val="004F615B"/>
    <w:rsid w:val="004F638F"/>
    <w:rsid w:val="004F6C3B"/>
    <w:rsid w:val="004F6D34"/>
    <w:rsid w:val="004F6D36"/>
    <w:rsid w:val="004F7124"/>
    <w:rsid w:val="004F7184"/>
    <w:rsid w:val="004F727A"/>
    <w:rsid w:val="004F76BF"/>
    <w:rsid w:val="004F7845"/>
    <w:rsid w:val="004F7B37"/>
    <w:rsid w:val="004F7F25"/>
    <w:rsid w:val="0050003F"/>
    <w:rsid w:val="00500047"/>
    <w:rsid w:val="005009C8"/>
    <w:rsid w:val="00500D93"/>
    <w:rsid w:val="00500DF3"/>
    <w:rsid w:val="00500E7D"/>
    <w:rsid w:val="0050104E"/>
    <w:rsid w:val="0050138F"/>
    <w:rsid w:val="005022A3"/>
    <w:rsid w:val="00502BA3"/>
    <w:rsid w:val="00502E71"/>
    <w:rsid w:val="00503480"/>
    <w:rsid w:val="00503676"/>
    <w:rsid w:val="00503830"/>
    <w:rsid w:val="005049C9"/>
    <w:rsid w:val="0050578F"/>
    <w:rsid w:val="00505893"/>
    <w:rsid w:val="00505FB2"/>
    <w:rsid w:val="00505FB7"/>
    <w:rsid w:val="0050695D"/>
    <w:rsid w:val="00506ACB"/>
    <w:rsid w:val="00506C4B"/>
    <w:rsid w:val="0050708A"/>
    <w:rsid w:val="005075E2"/>
    <w:rsid w:val="0051022E"/>
    <w:rsid w:val="00510D78"/>
    <w:rsid w:val="00510DB9"/>
    <w:rsid w:val="00511076"/>
    <w:rsid w:val="005123B8"/>
    <w:rsid w:val="0051275E"/>
    <w:rsid w:val="00513046"/>
    <w:rsid w:val="00513307"/>
    <w:rsid w:val="00513437"/>
    <w:rsid w:val="005134A0"/>
    <w:rsid w:val="0051357C"/>
    <w:rsid w:val="005136AA"/>
    <w:rsid w:val="00513752"/>
    <w:rsid w:val="005137FD"/>
    <w:rsid w:val="005138B4"/>
    <w:rsid w:val="00513AA8"/>
    <w:rsid w:val="00513DE1"/>
    <w:rsid w:val="00514F25"/>
    <w:rsid w:val="005152E2"/>
    <w:rsid w:val="005156EA"/>
    <w:rsid w:val="00515A09"/>
    <w:rsid w:val="00516803"/>
    <w:rsid w:val="00516991"/>
    <w:rsid w:val="005171AB"/>
    <w:rsid w:val="005172A3"/>
    <w:rsid w:val="0051745B"/>
    <w:rsid w:val="005174E0"/>
    <w:rsid w:val="005179EC"/>
    <w:rsid w:val="00517B99"/>
    <w:rsid w:val="00517C61"/>
    <w:rsid w:val="00520104"/>
    <w:rsid w:val="00520130"/>
    <w:rsid w:val="00520642"/>
    <w:rsid w:val="005209D6"/>
    <w:rsid w:val="00520F51"/>
    <w:rsid w:val="00521124"/>
    <w:rsid w:val="00522109"/>
    <w:rsid w:val="00522115"/>
    <w:rsid w:val="0052213C"/>
    <w:rsid w:val="0052294B"/>
    <w:rsid w:val="00522A13"/>
    <w:rsid w:val="00522D02"/>
    <w:rsid w:val="00522F22"/>
    <w:rsid w:val="005231DA"/>
    <w:rsid w:val="00523C36"/>
    <w:rsid w:val="00523EC5"/>
    <w:rsid w:val="0052446C"/>
    <w:rsid w:val="0052483C"/>
    <w:rsid w:val="00524CA9"/>
    <w:rsid w:val="005251EF"/>
    <w:rsid w:val="00525CE9"/>
    <w:rsid w:val="00525F57"/>
    <w:rsid w:val="00526086"/>
    <w:rsid w:val="00526207"/>
    <w:rsid w:val="00526385"/>
    <w:rsid w:val="00526484"/>
    <w:rsid w:val="00526641"/>
    <w:rsid w:val="00526963"/>
    <w:rsid w:val="00527179"/>
    <w:rsid w:val="0052794E"/>
    <w:rsid w:val="00527C46"/>
    <w:rsid w:val="00527CC2"/>
    <w:rsid w:val="005302D9"/>
    <w:rsid w:val="005303EA"/>
    <w:rsid w:val="00530CDD"/>
    <w:rsid w:val="00530E43"/>
    <w:rsid w:val="005311EF"/>
    <w:rsid w:val="005313D1"/>
    <w:rsid w:val="0053174E"/>
    <w:rsid w:val="00531758"/>
    <w:rsid w:val="00531BC2"/>
    <w:rsid w:val="00531C35"/>
    <w:rsid w:val="00531C8D"/>
    <w:rsid w:val="00531E21"/>
    <w:rsid w:val="00531E43"/>
    <w:rsid w:val="00532224"/>
    <w:rsid w:val="005328E8"/>
    <w:rsid w:val="0053295E"/>
    <w:rsid w:val="00533F8D"/>
    <w:rsid w:val="0053417B"/>
    <w:rsid w:val="005341A2"/>
    <w:rsid w:val="005341BF"/>
    <w:rsid w:val="0053478A"/>
    <w:rsid w:val="00535044"/>
    <w:rsid w:val="0053555C"/>
    <w:rsid w:val="0053556D"/>
    <w:rsid w:val="005355F9"/>
    <w:rsid w:val="005361A0"/>
    <w:rsid w:val="005370C0"/>
    <w:rsid w:val="00537101"/>
    <w:rsid w:val="00537A53"/>
    <w:rsid w:val="00537C4E"/>
    <w:rsid w:val="00537D91"/>
    <w:rsid w:val="00537DEC"/>
    <w:rsid w:val="005400B2"/>
    <w:rsid w:val="00540262"/>
    <w:rsid w:val="005403EF"/>
    <w:rsid w:val="00540425"/>
    <w:rsid w:val="005407E4"/>
    <w:rsid w:val="005408BC"/>
    <w:rsid w:val="005419CD"/>
    <w:rsid w:val="00541B7D"/>
    <w:rsid w:val="00541BBB"/>
    <w:rsid w:val="00541CB6"/>
    <w:rsid w:val="0054246D"/>
    <w:rsid w:val="005426FE"/>
    <w:rsid w:val="005427CD"/>
    <w:rsid w:val="005428BA"/>
    <w:rsid w:val="00542ADF"/>
    <w:rsid w:val="00542BD1"/>
    <w:rsid w:val="00542F30"/>
    <w:rsid w:val="005431B1"/>
    <w:rsid w:val="0054362B"/>
    <w:rsid w:val="00543634"/>
    <w:rsid w:val="0054363F"/>
    <w:rsid w:val="00543859"/>
    <w:rsid w:val="005438A1"/>
    <w:rsid w:val="005438CE"/>
    <w:rsid w:val="00544079"/>
    <w:rsid w:val="005441BA"/>
    <w:rsid w:val="005444CD"/>
    <w:rsid w:val="00544A4D"/>
    <w:rsid w:val="00545239"/>
    <w:rsid w:val="00545738"/>
    <w:rsid w:val="005460D3"/>
    <w:rsid w:val="00546118"/>
    <w:rsid w:val="00546CE6"/>
    <w:rsid w:val="00546DAA"/>
    <w:rsid w:val="005479A6"/>
    <w:rsid w:val="00547DD7"/>
    <w:rsid w:val="00547F6C"/>
    <w:rsid w:val="005500CC"/>
    <w:rsid w:val="00550E41"/>
    <w:rsid w:val="00550E48"/>
    <w:rsid w:val="00551324"/>
    <w:rsid w:val="005515E3"/>
    <w:rsid w:val="005516AB"/>
    <w:rsid w:val="0055209D"/>
    <w:rsid w:val="005526B2"/>
    <w:rsid w:val="00552A45"/>
    <w:rsid w:val="00553FBF"/>
    <w:rsid w:val="005542AB"/>
    <w:rsid w:val="005548E3"/>
    <w:rsid w:val="00554923"/>
    <w:rsid w:val="00554A63"/>
    <w:rsid w:val="00554C87"/>
    <w:rsid w:val="00554D54"/>
    <w:rsid w:val="00554DBE"/>
    <w:rsid w:val="00555263"/>
    <w:rsid w:val="00555A30"/>
    <w:rsid w:val="00555C97"/>
    <w:rsid w:val="00555F48"/>
    <w:rsid w:val="00555F69"/>
    <w:rsid w:val="005562CD"/>
    <w:rsid w:val="005564B4"/>
    <w:rsid w:val="005565D8"/>
    <w:rsid w:val="005566F5"/>
    <w:rsid w:val="00556CD8"/>
    <w:rsid w:val="00556E6C"/>
    <w:rsid w:val="0055725C"/>
    <w:rsid w:val="005572C7"/>
    <w:rsid w:val="0055799A"/>
    <w:rsid w:val="00560065"/>
    <w:rsid w:val="005601E1"/>
    <w:rsid w:val="0056030A"/>
    <w:rsid w:val="00560310"/>
    <w:rsid w:val="005608BD"/>
    <w:rsid w:val="00560951"/>
    <w:rsid w:val="00560A6E"/>
    <w:rsid w:val="00560C7C"/>
    <w:rsid w:val="00560DE4"/>
    <w:rsid w:val="005610F7"/>
    <w:rsid w:val="005618E0"/>
    <w:rsid w:val="00561908"/>
    <w:rsid w:val="0056195C"/>
    <w:rsid w:val="00561C49"/>
    <w:rsid w:val="00561C58"/>
    <w:rsid w:val="00561C7B"/>
    <w:rsid w:val="00561CD3"/>
    <w:rsid w:val="00561F3F"/>
    <w:rsid w:val="0056215F"/>
    <w:rsid w:val="005623EF"/>
    <w:rsid w:val="005626ED"/>
    <w:rsid w:val="00562FD7"/>
    <w:rsid w:val="005636DA"/>
    <w:rsid w:val="00563A26"/>
    <w:rsid w:val="00563C6C"/>
    <w:rsid w:val="0056456D"/>
    <w:rsid w:val="00564771"/>
    <w:rsid w:val="00564890"/>
    <w:rsid w:val="00564C46"/>
    <w:rsid w:val="00564CD7"/>
    <w:rsid w:val="00565011"/>
    <w:rsid w:val="005650C3"/>
    <w:rsid w:val="00565325"/>
    <w:rsid w:val="00565357"/>
    <w:rsid w:val="00565440"/>
    <w:rsid w:val="005658AA"/>
    <w:rsid w:val="005658DA"/>
    <w:rsid w:val="00565B9B"/>
    <w:rsid w:val="005663D5"/>
    <w:rsid w:val="00566575"/>
    <w:rsid w:val="0056683C"/>
    <w:rsid w:val="00566F7C"/>
    <w:rsid w:val="005673EC"/>
    <w:rsid w:val="005675A9"/>
    <w:rsid w:val="005701D6"/>
    <w:rsid w:val="00570266"/>
    <w:rsid w:val="0057028E"/>
    <w:rsid w:val="00570449"/>
    <w:rsid w:val="005704A2"/>
    <w:rsid w:val="005707A6"/>
    <w:rsid w:val="00570A12"/>
    <w:rsid w:val="00570DB5"/>
    <w:rsid w:val="0057136C"/>
    <w:rsid w:val="005713DC"/>
    <w:rsid w:val="00572413"/>
    <w:rsid w:val="00572590"/>
    <w:rsid w:val="005727FF"/>
    <w:rsid w:val="0057335C"/>
    <w:rsid w:val="0057351D"/>
    <w:rsid w:val="0057369B"/>
    <w:rsid w:val="00573D3E"/>
    <w:rsid w:val="00573DA9"/>
    <w:rsid w:val="005742B3"/>
    <w:rsid w:val="005743C3"/>
    <w:rsid w:val="0057451E"/>
    <w:rsid w:val="005745A1"/>
    <w:rsid w:val="005746CD"/>
    <w:rsid w:val="005748A9"/>
    <w:rsid w:val="00574912"/>
    <w:rsid w:val="00574CCA"/>
    <w:rsid w:val="00575610"/>
    <w:rsid w:val="00575742"/>
    <w:rsid w:val="005761AA"/>
    <w:rsid w:val="00576537"/>
    <w:rsid w:val="00576CDD"/>
    <w:rsid w:val="00576D7F"/>
    <w:rsid w:val="00577224"/>
    <w:rsid w:val="005773EA"/>
    <w:rsid w:val="005778B8"/>
    <w:rsid w:val="00577A48"/>
    <w:rsid w:val="00577EBF"/>
    <w:rsid w:val="00577F30"/>
    <w:rsid w:val="0058047A"/>
    <w:rsid w:val="005804F2"/>
    <w:rsid w:val="0058051A"/>
    <w:rsid w:val="0058063D"/>
    <w:rsid w:val="00580D67"/>
    <w:rsid w:val="00580F04"/>
    <w:rsid w:val="005810BC"/>
    <w:rsid w:val="0058117E"/>
    <w:rsid w:val="0058220B"/>
    <w:rsid w:val="0058241D"/>
    <w:rsid w:val="0058254C"/>
    <w:rsid w:val="00582AD6"/>
    <w:rsid w:val="00582BB1"/>
    <w:rsid w:val="00582C8C"/>
    <w:rsid w:val="00582E1B"/>
    <w:rsid w:val="0058388E"/>
    <w:rsid w:val="00583E0B"/>
    <w:rsid w:val="00583F48"/>
    <w:rsid w:val="0058417E"/>
    <w:rsid w:val="0058461B"/>
    <w:rsid w:val="00584BE9"/>
    <w:rsid w:val="00585190"/>
    <w:rsid w:val="00585507"/>
    <w:rsid w:val="005859DD"/>
    <w:rsid w:val="00585E44"/>
    <w:rsid w:val="00585EEB"/>
    <w:rsid w:val="00586148"/>
    <w:rsid w:val="005863E5"/>
    <w:rsid w:val="00586C9B"/>
    <w:rsid w:val="00587610"/>
    <w:rsid w:val="00590251"/>
    <w:rsid w:val="00590A3D"/>
    <w:rsid w:val="00590E80"/>
    <w:rsid w:val="0059157C"/>
    <w:rsid w:val="00591C83"/>
    <w:rsid w:val="005922FD"/>
    <w:rsid w:val="0059294B"/>
    <w:rsid w:val="00592A7C"/>
    <w:rsid w:val="00592DF9"/>
    <w:rsid w:val="00593081"/>
    <w:rsid w:val="00593160"/>
    <w:rsid w:val="00593196"/>
    <w:rsid w:val="00593B49"/>
    <w:rsid w:val="00593F26"/>
    <w:rsid w:val="00593F62"/>
    <w:rsid w:val="00594192"/>
    <w:rsid w:val="00594391"/>
    <w:rsid w:val="00594DE8"/>
    <w:rsid w:val="00594E25"/>
    <w:rsid w:val="0059509F"/>
    <w:rsid w:val="0059521D"/>
    <w:rsid w:val="005953C7"/>
    <w:rsid w:val="00595554"/>
    <w:rsid w:val="005957E0"/>
    <w:rsid w:val="005960C1"/>
    <w:rsid w:val="00596918"/>
    <w:rsid w:val="00596DD2"/>
    <w:rsid w:val="005972C0"/>
    <w:rsid w:val="005975D3"/>
    <w:rsid w:val="0059799D"/>
    <w:rsid w:val="00597B46"/>
    <w:rsid w:val="005A00D6"/>
    <w:rsid w:val="005A0203"/>
    <w:rsid w:val="005A03AC"/>
    <w:rsid w:val="005A0D2B"/>
    <w:rsid w:val="005A12C3"/>
    <w:rsid w:val="005A157A"/>
    <w:rsid w:val="005A1701"/>
    <w:rsid w:val="005A19D2"/>
    <w:rsid w:val="005A1E42"/>
    <w:rsid w:val="005A2AE4"/>
    <w:rsid w:val="005A2C91"/>
    <w:rsid w:val="005A30EF"/>
    <w:rsid w:val="005A3572"/>
    <w:rsid w:val="005A37A3"/>
    <w:rsid w:val="005A38F2"/>
    <w:rsid w:val="005A44DD"/>
    <w:rsid w:val="005A5018"/>
    <w:rsid w:val="005A5255"/>
    <w:rsid w:val="005A5744"/>
    <w:rsid w:val="005A587E"/>
    <w:rsid w:val="005A5E0A"/>
    <w:rsid w:val="005A6212"/>
    <w:rsid w:val="005A63FE"/>
    <w:rsid w:val="005A6600"/>
    <w:rsid w:val="005A6662"/>
    <w:rsid w:val="005A66BD"/>
    <w:rsid w:val="005A66CF"/>
    <w:rsid w:val="005A6CB1"/>
    <w:rsid w:val="005A7AF4"/>
    <w:rsid w:val="005B0067"/>
    <w:rsid w:val="005B0463"/>
    <w:rsid w:val="005B098B"/>
    <w:rsid w:val="005B09A6"/>
    <w:rsid w:val="005B107E"/>
    <w:rsid w:val="005B16A8"/>
    <w:rsid w:val="005B1B2A"/>
    <w:rsid w:val="005B2057"/>
    <w:rsid w:val="005B2150"/>
    <w:rsid w:val="005B2677"/>
    <w:rsid w:val="005B332A"/>
    <w:rsid w:val="005B3562"/>
    <w:rsid w:val="005B3579"/>
    <w:rsid w:val="005B358E"/>
    <w:rsid w:val="005B3877"/>
    <w:rsid w:val="005B3F3D"/>
    <w:rsid w:val="005B418E"/>
    <w:rsid w:val="005B41E9"/>
    <w:rsid w:val="005B42E3"/>
    <w:rsid w:val="005B45FE"/>
    <w:rsid w:val="005B4615"/>
    <w:rsid w:val="005B4A45"/>
    <w:rsid w:val="005B4D04"/>
    <w:rsid w:val="005B55A6"/>
    <w:rsid w:val="005B567A"/>
    <w:rsid w:val="005B57CE"/>
    <w:rsid w:val="005B590D"/>
    <w:rsid w:val="005B5B73"/>
    <w:rsid w:val="005B5C98"/>
    <w:rsid w:val="005B64D5"/>
    <w:rsid w:val="005B6933"/>
    <w:rsid w:val="005B6C98"/>
    <w:rsid w:val="005B6E68"/>
    <w:rsid w:val="005B7108"/>
    <w:rsid w:val="005B756E"/>
    <w:rsid w:val="005B79E6"/>
    <w:rsid w:val="005C012E"/>
    <w:rsid w:val="005C0266"/>
    <w:rsid w:val="005C065E"/>
    <w:rsid w:val="005C0843"/>
    <w:rsid w:val="005C10CC"/>
    <w:rsid w:val="005C134B"/>
    <w:rsid w:val="005C1A61"/>
    <w:rsid w:val="005C1B24"/>
    <w:rsid w:val="005C1BA9"/>
    <w:rsid w:val="005C1F7D"/>
    <w:rsid w:val="005C20CA"/>
    <w:rsid w:val="005C21D2"/>
    <w:rsid w:val="005C2281"/>
    <w:rsid w:val="005C2740"/>
    <w:rsid w:val="005C2F5A"/>
    <w:rsid w:val="005C3016"/>
    <w:rsid w:val="005C3104"/>
    <w:rsid w:val="005C37FD"/>
    <w:rsid w:val="005C3BEE"/>
    <w:rsid w:val="005C3E92"/>
    <w:rsid w:val="005C461C"/>
    <w:rsid w:val="005C47A2"/>
    <w:rsid w:val="005C4B38"/>
    <w:rsid w:val="005C4B93"/>
    <w:rsid w:val="005C4E26"/>
    <w:rsid w:val="005C50C8"/>
    <w:rsid w:val="005C5537"/>
    <w:rsid w:val="005C5BBE"/>
    <w:rsid w:val="005C5F5F"/>
    <w:rsid w:val="005C63AA"/>
    <w:rsid w:val="005C689F"/>
    <w:rsid w:val="005C68C0"/>
    <w:rsid w:val="005C6A29"/>
    <w:rsid w:val="005C6A8C"/>
    <w:rsid w:val="005C7001"/>
    <w:rsid w:val="005C70CD"/>
    <w:rsid w:val="005C7705"/>
    <w:rsid w:val="005C79F2"/>
    <w:rsid w:val="005C7AA0"/>
    <w:rsid w:val="005C7B5C"/>
    <w:rsid w:val="005C7E65"/>
    <w:rsid w:val="005D026A"/>
    <w:rsid w:val="005D0665"/>
    <w:rsid w:val="005D0797"/>
    <w:rsid w:val="005D0B4F"/>
    <w:rsid w:val="005D0BEA"/>
    <w:rsid w:val="005D1085"/>
    <w:rsid w:val="005D1184"/>
    <w:rsid w:val="005D1B5E"/>
    <w:rsid w:val="005D1C74"/>
    <w:rsid w:val="005D2176"/>
    <w:rsid w:val="005D242F"/>
    <w:rsid w:val="005D29C5"/>
    <w:rsid w:val="005D2B86"/>
    <w:rsid w:val="005D30A3"/>
    <w:rsid w:val="005D3AB3"/>
    <w:rsid w:val="005D3BCF"/>
    <w:rsid w:val="005D41D7"/>
    <w:rsid w:val="005D471F"/>
    <w:rsid w:val="005D4A71"/>
    <w:rsid w:val="005D4AFC"/>
    <w:rsid w:val="005D4E86"/>
    <w:rsid w:val="005D524B"/>
    <w:rsid w:val="005D57D8"/>
    <w:rsid w:val="005D5897"/>
    <w:rsid w:val="005D5FCA"/>
    <w:rsid w:val="005D63FC"/>
    <w:rsid w:val="005D7081"/>
    <w:rsid w:val="005D734B"/>
    <w:rsid w:val="005D757E"/>
    <w:rsid w:val="005D7761"/>
    <w:rsid w:val="005D7AFD"/>
    <w:rsid w:val="005D7B53"/>
    <w:rsid w:val="005E0338"/>
    <w:rsid w:val="005E08CA"/>
    <w:rsid w:val="005E0D73"/>
    <w:rsid w:val="005E0FF6"/>
    <w:rsid w:val="005E264A"/>
    <w:rsid w:val="005E26C2"/>
    <w:rsid w:val="005E29CC"/>
    <w:rsid w:val="005E2F76"/>
    <w:rsid w:val="005E300B"/>
    <w:rsid w:val="005E3130"/>
    <w:rsid w:val="005E3273"/>
    <w:rsid w:val="005E3355"/>
    <w:rsid w:val="005E34C2"/>
    <w:rsid w:val="005E352C"/>
    <w:rsid w:val="005E3739"/>
    <w:rsid w:val="005E37AB"/>
    <w:rsid w:val="005E3CE7"/>
    <w:rsid w:val="005E42A4"/>
    <w:rsid w:val="005E4598"/>
    <w:rsid w:val="005E4B2A"/>
    <w:rsid w:val="005E4BAD"/>
    <w:rsid w:val="005E4D95"/>
    <w:rsid w:val="005E4DE4"/>
    <w:rsid w:val="005E565A"/>
    <w:rsid w:val="005E5B0A"/>
    <w:rsid w:val="005E5D97"/>
    <w:rsid w:val="005E609D"/>
    <w:rsid w:val="005E61F1"/>
    <w:rsid w:val="005E66C8"/>
    <w:rsid w:val="005E686D"/>
    <w:rsid w:val="005E6BA0"/>
    <w:rsid w:val="005E7403"/>
    <w:rsid w:val="005E790C"/>
    <w:rsid w:val="005F00A1"/>
    <w:rsid w:val="005F0297"/>
    <w:rsid w:val="005F07D3"/>
    <w:rsid w:val="005F09CA"/>
    <w:rsid w:val="005F0B96"/>
    <w:rsid w:val="005F0BAB"/>
    <w:rsid w:val="005F0C51"/>
    <w:rsid w:val="005F0F16"/>
    <w:rsid w:val="005F11BD"/>
    <w:rsid w:val="005F152D"/>
    <w:rsid w:val="005F17DB"/>
    <w:rsid w:val="005F185D"/>
    <w:rsid w:val="005F1B18"/>
    <w:rsid w:val="005F1CB7"/>
    <w:rsid w:val="005F242F"/>
    <w:rsid w:val="005F34B3"/>
    <w:rsid w:val="005F3969"/>
    <w:rsid w:val="005F3EEA"/>
    <w:rsid w:val="005F3F9D"/>
    <w:rsid w:val="005F48C9"/>
    <w:rsid w:val="005F4C8A"/>
    <w:rsid w:val="005F5520"/>
    <w:rsid w:val="005F567C"/>
    <w:rsid w:val="005F59FA"/>
    <w:rsid w:val="005F5A30"/>
    <w:rsid w:val="005F5BF2"/>
    <w:rsid w:val="005F616A"/>
    <w:rsid w:val="005F6D07"/>
    <w:rsid w:val="005F6DA9"/>
    <w:rsid w:val="005F6F6E"/>
    <w:rsid w:val="005F7104"/>
    <w:rsid w:val="005F738A"/>
    <w:rsid w:val="005F7614"/>
    <w:rsid w:val="005F78A1"/>
    <w:rsid w:val="005F7920"/>
    <w:rsid w:val="005F79CA"/>
    <w:rsid w:val="005F7BDE"/>
    <w:rsid w:val="00600165"/>
    <w:rsid w:val="006002E9"/>
    <w:rsid w:val="0060044E"/>
    <w:rsid w:val="0060051F"/>
    <w:rsid w:val="00600B54"/>
    <w:rsid w:val="0060104B"/>
    <w:rsid w:val="006013CC"/>
    <w:rsid w:val="00601407"/>
    <w:rsid w:val="0060141F"/>
    <w:rsid w:val="006015FB"/>
    <w:rsid w:val="0060199B"/>
    <w:rsid w:val="00601AC0"/>
    <w:rsid w:val="006027E0"/>
    <w:rsid w:val="00602CA1"/>
    <w:rsid w:val="006037BF"/>
    <w:rsid w:val="00603B9C"/>
    <w:rsid w:val="00603C8D"/>
    <w:rsid w:val="00604027"/>
    <w:rsid w:val="0060435C"/>
    <w:rsid w:val="006048A9"/>
    <w:rsid w:val="006048C8"/>
    <w:rsid w:val="00604983"/>
    <w:rsid w:val="006050B1"/>
    <w:rsid w:val="006050DF"/>
    <w:rsid w:val="0060566C"/>
    <w:rsid w:val="00605A68"/>
    <w:rsid w:val="00605AE5"/>
    <w:rsid w:val="00605E3E"/>
    <w:rsid w:val="00605EFB"/>
    <w:rsid w:val="0060613D"/>
    <w:rsid w:val="006063E6"/>
    <w:rsid w:val="0060642E"/>
    <w:rsid w:val="006067DC"/>
    <w:rsid w:val="006067FC"/>
    <w:rsid w:val="00606850"/>
    <w:rsid w:val="00606AEC"/>
    <w:rsid w:val="00606FF5"/>
    <w:rsid w:val="00607C4D"/>
    <w:rsid w:val="0061011C"/>
    <w:rsid w:val="0061031A"/>
    <w:rsid w:val="0061039D"/>
    <w:rsid w:val="0061040B"/>
    <w:rsid w:val="006110E3"/>
    <w:rsid w:val="0061116D"/>
    <w:rsid w:val="00611573"/>
    <w:rsid w:val="006118E5"/>
    <w:rsid w:val="00611976"/>
    <w:rsid w:val="00612361"/>
    <w:rsid w:val="0061245A"/>
    <w:rsid w:val="0061255E"/>
    <w:rsid w:val="00612BA3"/>
    <w:rsid w:val="00612CC5"/>
    <w:rsid w:val="00612DBD"/>
    <w:rsid w:val="006130DA"/>
    <w:rsid w:val="00613449"/>
    <w:rsid w:val="006136FA"/>
    <w:rsid w:val="0061375B"/>
    <w:rsid w:val="006138B3"/>
    <w:rsid w:val="00613993"/>
    <w:rsid w:val="00613D01"/>
    <w:rsid w:val="006147F8"/>
    <w:rsid w:val="00614908"/>
    <w:rsid w:val="00614B90"/>
    <w:rsid w:val="00615090"/>
    <w:rsid w:val="006154ED"/>
    <w:rsid w:val="00615559"/>
    <w:rsid w:val="006157B1"/>
    <w:rsid w:val="006158A0"/>
    <w:rsid w:val="00615F23"/>
    <w:rsid w:val="00615F3A"/>
    <w:rsid w:val="00615F9C"/>
    <w:rsid w:val="00615FD1"/>
    <w:rsid w:val="0061623A"/>
    <w:rsid w:val="00616858"/>
    <w:rsid w:val="006169C4"/>
    <w:rsid w:val="00616AD7"/>
    <w:rsid w:val="0061704F"/>
    <w:rsid w:val="00617C7D"/>
    <w:rsid w:val="00617FAC"/>
    <w:rsid w:val="00620096"/>
    <w:rsid w:val="006203C8"/>
    <w:rsid w:val="00620677"/>
    <w:rsid w:val="00620755"/>
    <w:rsid w:val="00620FAD"/>
    <w:rsid w:val="00621099"/>
    <w:rsid w:val="00621246"/>
    <w:rsid w:val="0062151B"/>
    <w:rsid w:val="00621537"/>
    <w:rsid w:val="00621984"/>
    <w:rsid w:val="00621E29"/>
    <w:rsid w:val="006224E7"/>
    <w:rsid w:val="00622941"/>
    <w:rsid w:val="00622E8B"/>
    <w:rsid w:val="006239D5"/>
    <w:rsid w:val="00623C38"/>
    <w:rsid w:val="006247B7"/>
    <w:rsid w:val="00624F9F"/>
    <w:rsid w:val="006254A8"/>
    <w:rsid w:val="00625530"/>
    <w:rsid w:val="006259F0"/>
    <w:rsid w:val="00625A91"/>
    <w:rsid w:val="00626112"/>
    <w:rsid w:val="00626133"/>
    <w:rsid w:val="00626342"/>
    <w:rsid w:val="0062646D"/>
    <w:rsid w:val="006267E8"/>
    <w:rsid w:val="00626F5C"/>
    <w:rsid w:val="0062708C"/>
    <w:rsid w:val="00627110"/>
    <w:rsid w:val="00627308"/>
    <w:rsid w:val="00627D85"/>
    <w:rsid w:val="00627E0B"/>
    <w:rsid w:val="00627E2E"/>
    <w:rsid w:val="00630383"/>
    <w:rsid w:val="006304AA"/>
    <w:rsid w:val="00630852"/>
    <w:rsid w:val="00630936"/>
    <w:rsid w:val="00630BFF"/>
    <w:rsid w:val="00630CE5"/>
    <w:rsid w:val="00632116"/>
    <w:rsid w:val="0063233C"/>
    <w:rsid w:val="00632396"/>
    <w:rsid w:val="006326D8"/>
    <w:rsid w:val="0063346B"/>
    <w:rsid w:val="00633633"/>
    <w:rsid w:val="00633B35"/>
    <w:rsid w:val="00634CB4"/>
    <w:rsid w:val="00634F46"/>
    <w:rsid w:val="006355CB"/>
    <w:rsid w:val="006356F1"/>
    <w:rsid w:val="0063576C"/>
    <w:rsid w:val="00635A7B"/>
    <w:rsid w:val="00635ECE"/>
    <w:rsid w:val="00635F81"/>
    <w:rsid w:val="006360DB"/>
    <w:rsid w:val="00636580"/>
    <w:rsid w:val="006367E2"/>
    <w:rsid w:val="00636DEB"/>
    <w:rsid w:val="00637489"/>
    <w:rsid w:val="006376F7"/>
    <w:rsid w:val="00637B92"/>
    <w:rsid w:val="00637CD2"/>
    <w:rsid w:val="006400F4"/>
    <w:rsid w:val="00640715"/>
    <w:rsid w:val="006408DD"/>
    <w:rsid w:val="00640A19"/>
    <w:rsid w:val="00640CAF"/>
    <w:rsid w:val="00641605"/>
    <w:rsid w:val="0064165C"/>
    <w:rsid w:val="0064180B"/>
    <w:rsid w:val="006419C1"/>
    <w:rsid w:val="00641C95"/>
    <w:rsid w:val="00641E56"/>
    <w:rsid w:val="00641F51"/>
    <w:rsid w:val="00642B35"/>
    <w:rsid w:val="00642B8E"/>
    <w:rsid w:val="00642FCC"/>
    <w:rsid w:val="006433B7"/>
    <w:rsid w:val="00643416"/>
    <w:rsid w:val="0064350E"/>
    <w:rsid w:val="006438B7"/>
    <w:rsid w:val="0064392C"/>
    <w:rsid w:val="0064414A"/>
    <w:rsid w:val="006442DA"/>
    <w:rsid w:val="00644451"/>
    <w:rsid w:val="00644DB4"/>
    <w:rsid w:val="00644DE9"/>
    <w:rsid w:val="00644ED2"/>
    <w:rsid w:val="00645265"/>
    <w:rsid w:val="00645376"/>
    <w:rsid w:val="00645494"/>
    <w:rsid w:val="00645AF1"/>
    <w:rsid w:val="00646211"/>
    <w:rsid w:val="00646296"/>
    <w:rsid w:val="00646CF6"/>
    <w:rsid w:val="00646D20"/>
    <w:rsid w:val="00646E62"/>
    <w:rsid w:val="0064722A"/>
    <w:rsid w:val="00647366"/>
    <w:rsid w:val="006473EC"/>
    <w:rsid w:val="00647DBD"/>
    <w:rsid w:val="0065006A"/>
    <w:rsid w:val="00650C2C"/>
    <w:rsid w:val="0065104D"/>
    <w:rsid w:val="0065125E"/>
    <w:rsid w:val="006515CB"/>
    <w:rsid w:val="0065187A"/>
    <w:rsid w:val="006518D5"/>
    <w:rsid w:val="00651B50"/>
    <w:rsid w:val="00651B7C"/>
    <w:rsid w:val="00651E1C"/>
    <w:rsid w:val="00652325"/>
    <w:rsid w:val="00652752"/>
    <w:rsid w:val="006529D2"/>
    <w:rsid w:val="0065323E"/>
    <w:rsid w:val="0065377F"/>
    <w:rsid w:val="00653848"/>
    <w:rsid w:val="00653ED6"/>
    <w:rsid w:val="0065407F"/>
    <w:rsid w:val="006546D0"/>
    <w:rsid w:val="006549D9"/>
    <w:rsid w:val="00655217"/>
    <w:rsid w:val="00655E67"/>
    <w:rsid w:val="0065667A"/>
    <w:rsid w:val="00656A24"/>
    <w:rsid w:val="00656AF9"/>
    <w:rsid w:val="00657406"/>
    <w:rsid w:val="00657997"/>
    <w:rsid w:val="00657D16"/>
    <w:rsid w:val="00660001"/>
    <w:rsid w:val="00660B39"/>
    <w:rsid w:val="00660E10"/>
    <w:rsid w:val="00660E59"/>
    <w:rsid w:val="0066123D"/>
    <w:rsid w:val="006614BC"/>
    <w:rsid w:val="006616F5"/>
    <w:rsid w:val="006618CD"/>
    <w:rsid w:val="00661E71"/>
    <w:rsid w:val="006621FF"/>
    <w:rsid w:val="00662251"/>
    <w:rsid w:val="00662350"/>
    <w:rsid w:val="00662367"/>
    <w:rsid w:val="006626C8"/>
    <w:rsid w:val="00662C8C"/>
    <w:rsid w:val="00662D8F"/>
    <w:rsid w:val="0066313C"/>
    <w:rsid w:val="00663ECD"/>
    <w:rsid w:val="00663F82"/>
    <w:rsid w:val="00664325"/>
    <w:rsid w:val="006646F6"/>
    <w:rsid w:val="00664891"/>
    <w:rsid w:val="00664DBD"/>
    <w:rsid w:val="00664DF3"/>
    <w:rsid w:val="00664ED1"/>
    <w:rsid w:val="006652F7"/>
    <w:rsid w:val="0066532E"/>
    <w:rsid w:val="00665957"/>
    <w:rsid w:val="006662A4"/>
    <w:rsid w:val="006662CA"/>
    <w:rsid w:val="00666416"/>
    <w:rsid w:val="0066643F"/>
    <w:rsid w:val="006665BB"/>
    <w:rsid w:val="006668D4"/>
    <w:rsid w:val="00666B31"/>
    <w:rsid w:val="00666B93"/>
    <w:rsid w:val="00667080"/>
    <w:rsid w:val="006672BF"/>
    <w:rsid w:val="006672DD"/>
    <w:rsid w:val="00667813"/>
    <w:rsid w:val="006706AA"/>
    <w:rsid w:val="00670707"/>
    <w:rsid w:val="006707C1"/>
    <w:rsid w:val="00670839"/>
    <w:rsid w:val="00670B78"/>
    <w:rsid w:val="0067152B"/>
    <w:rsid w:val="00671548"/>
    <w:rsid w:val="00671793"/>
    <w:rsid w:val="006717BA"/>
    <w:rsid w:val="006717EC"/>
    <w:rsid w:val="00671B03"/>
    <w:rsid w:val="00671B43"/>
    <w:rsid w:val="00671B5F"/>
    <w:rsid w:val="00671C46"/>
    <w:rsid w:val="00671EFF"/>
    <w:rsid w:val="00672113"/>
    <w:rsid w:val="00672164"/>
    <w:rsid w:val="006725B4"/>
    <w:rsid w:val="00672635"/>
    <w:rsid w:val="00672905"/>
    <w:rsid w:val="0067299B"/>
    <w:rsid w:val="00672D13"/>
    <w:rsid w:val="00672EB2"/>
    <w:rsid w:val="00673CC8"/>
    <w:rsid w:val="0067410A"/>
    <w:rsid w:val="00674475"/>
    <w:rsid w:val="00674785"/>
    <w:rsid w:val="00674B61"/>
    <w:rsid w:val="00675145"/>
    <w:rsid w:val="006751C4"/>
    <w:rsid w:val="006753F6"/>
    <w:rsid w:val="00675A2E"/>
    <w:rsid w:val="00675A48"/>
    <w:rsid w:val="00676075"/>
    <w:rsid w:val="00676125"/>
    <w:rsid w:val="006768C3"/>
    <w:rsid w:val="00676C55"/>
    <w:rsid w:val="00676FA2"/>
    <w:rsid w:val="0067715B"/>
    <w:rsid w:val="0067730B"/>
    <w:rsid w:val="00677319"/>
    <w:rsid w:val="0067781C"/>
    <w:rsid w:val="00677891"/>
    <w:rsid w:val="00677D81"/>
    <w:rsid w:val="00677E06"/>
    <w:rsid w:val="00680062"/>
    <w:rsid w:val="00680938"/>
    <w:rsid w:val="00680AB3"/>
    <w:rsid w:val="00680B8B"/>
    <w:rsid w:val="00680C02"/>
    <w:rsid w:val="00680CED"/>
    <w:rsid w:val="00680DCC"/>
    <w:rsid w:val="00680F38"/>
    <w:rsid w:val="006811BD"/>
    <w:rsid w:val="00681482"/>
    <w:rsid w:val="00681AD8"/>
    <w:rsid w:val="00681B56"/>
    <w:rsid w:val="00681B96"/>
    <w:rsid w:val="00681BC0"/>
    <w:rsid w:val="00682AF4"/>
    <w:rsid w:val="00682B63"/>
    <w:rsid w:val="00682D45"/>
    <w:rsid w:val="00682DAA"/>
    <w:rsid w:val="00683524"/>
    <w:rsid w:val="006838CC"/>
    <w:rsid w:val="00683A1B"/>
    <w:rsid w:val="00684148"/>
    <w:rsid w:val="0068424E"/>
    <w:rsid w:val="006845E6"/>
    <w:rsid w:val="006848EB"/>
    <w:rsid w:val="00684953"/>
    <w:rsid w:val="0068546A"/>
    <w:rsid w:val="00685B80"/>
    <w:rsid w:val="006864D7"/>
    <w:rsid w:val="00686562"/>
    <w:rsid w:val="00686C75"/>
    <w:rsid w:val="00686EA2"/>
    <w:rsid w:val="00687BBA"/>
    <w:rsid w:val="0069008F"/>
    <w:rsid w:val="006902F2"/>
    <w:rsid w:val="00690AB0"/>
    <w:rsid w:val="00690C05"/>
    <w:rsid w:val="00690DCC"/>
    <w:rsid w:val="00690FE6"/>
    <w:rsid w:val="00691960"/>
    <w:rsid w:val="00691B38"/>
    <w:rsid w:val="00691EB3"/>
    <w:rsid w:val="00692543"/>
    <w:rsid w:val="00692785"/>
    <w:rsid w:val="00692C36"/>
    <w:rsid w:val="00692CC0"/>
    <w:rsid w:val="00692F02"/>
    <w:rsid w:val="00692FF9"/>
    <w:rsid w:val="0069304A"/>
    <w:rsid w:val="00693B6A"/>
    <w:rsid w:val="00693CFE"/>
    <w:rsid w:val="0069443F"/>
    <w:rsid w:val="00694949"/>
    <w:rsid w:val="0069510A"/>
    <w:rsid w:val="00695166"/>
    <w:rsid w:val="0069570E"/>
    <w:rsid w:val="00695891"/>
    <w:rsid w:val="0069597F"/>
    <w:rsid w:val="00695CF7"/>
    <w:rsid w:val="00696002"/>
    <w:rsid w:val="00696132"/>
    <w:rsid w:val="0069640A"/>
    <w:rsid w:val="00696C85"/>
    <w:rsid w:val="00696FAA"/>
    <w:rsid w:val="0069761E"/>
    <w:rsid w:val="006A0AF1"/>
    <w:rsid w:val="006A0E13"/>
    <w:rsid w:val="006A1CA5"/>
    <w:rsid w:val="006A1D56"/>
    <w:rsid w:val="006A267B"/>
    <w:rsid w:val="006A2902"/>
    <w:rsid w:val="006A2A9C"/>
    <w:rsid w:val="006A2B8C"/>
    <w:rsid w:val="006A2C91"/>
    <w:rsid w:val="006A2FAC"/>
    <w:rsid w:val="006A331E"/>
    <w:rsid w:val="006A3503"/>
    <w:rsid w:val="006A3BB9"/>
    <w:rsid w:val="006A3E1F"/>
    <w:rsid w:val="006A3F2F"/>
    <w:rsid w:val="006A44A3"/>
    <w:rsid w:val="006A4C54"/>
    <w:rsid w:val="006A4FDF"/>
    <w:rsid w:val="006A5CC2"/>
    <w:rsid w:val="006A678E"/>
    <w:rsid w:val="006A67D7"/>
    <w:rsid w:val="006A6A85"/>
    <w:rsid w:val="006A6AFB"/>
    <w:rsid w:val="006A6C47"/>
    <w:rsid w:val="006A6EB6"/>
    <w:rsid w:val="006A70D0"/>
    <w:rsid w:val="006A7750"/>
    <w:rsid w:val="006A7F7D"/>
    <w:rsid w:val="006B02AA"/>
    <w:rsid w:val="006B0671"/>
    <w:rsid w:val="006B10CD"/>
    <w:rsid w:val="006B123E"/>
    <w:rsid w:val="006B16C4"/>
    <w:rsid w:val="006B1994"/>
    <w:rsid w:val="006B2A0A"/>
    <w:rsid w:val="006B2E1A"/>
    <w:rsid w:val="006B30B9"/>
    <w:rsid w:val="006B34B7"/>
    <w:rsid w:val="006B3DF0"/>
    <w:rsid w:val="006B41C8"/>
    <w:rsid w:val="006B4ADB"/>
    <w:rsid w:val="006B4AFC"/>
    <w:rsid w:val="006B5CA6"/>
    <w:rsid w:val="006B63C8"/>
    <w:rsid w:val="006B6674"/>
    <w:rsid w:val="006B6767"/>
    <w:rsid w:val="006B68BE"/>
    <w:rsid w:val="006B6D97"/>
    <w:rsid w:val="006B6EA5"/>
    <w:rsid w:val="006B7454"/>
    <w:rsid w:val="006B7764"/>
    <w:rsid w:val="006B7CA1"/>
    <w:rsid w:val="006B7E02"/>
    <w:rsid w:val="006C0332"/>
    <w:rsid w:val="006C043E"/>
    <w:rsid w:val="006C050A"/>
    <w:rsid w:val="006C063E"/>
    <w:rsid w:val="006C0A28"/>
    <w:rsid w:val="006C0E26"/>
    <w:rsid w:val="006C13F4"/>
    <w:rsid w:val="006C14ED"/>
    <w:rsid w:val="006C1C42"/>
    <w:rsid w:val="006C1F07"/>
    <w:rsid w:val="006C269B"/>
    <w:rsid w:val="006C2736"/>
    <w:rsid w:val="006C2775"/>
    <w:rsid w:val="006C2B76"/>
    <w:rsid w:val="006C302B"/>
    <w:rsid w:val="006C32B6"/>
    <w:rsid w:val="006C3680"/>
    <w:rsid w:val="006C38D9"/>
    <w:rsid w:val="006C39A0"/>
    <w:rsid w:val="006C3B92"/>
    <w:rsid w:val="006C422B"/>
    <w:rsid w:val="006C441C"/>
    <w:rsid w:val="006C454F"/>
    <w:rsid w:val="006C4B76"/>
    <w:rsid w:val="006C5351"/>
    <w:rsid w:val="006C56D0"/>
    <w:rsid w:val="006C57FC"/>
    <w:rsid w:val="006C5BBF"/>
    <w:rsid w:val="006C643D"/>
    <w:rsid w:val="006C6ACE"/>
    <w:rsid w:val="006C6F6C"/>
    <w:rsid w:val="006C7D75"/>
    <w:rsid w:val="006C7DDC"/>
    <w:rsid w:val="006D0147"/>
    <w:rsid w:val="006D098F"/>
    <w:rsid w:val="006D0C86"/>
    <w:rsid w:val="006D0DAB"/>
    <w:rsid w:val="006D1941"/>
    <w:rsid w:val="006D1FBA"/>
    <w:rsid w:val="006D2504"/>
    <w:rsid w:val="006D25AA"/>
    <w:rsid w:val="006D2C6C"/>
    <w:rsid w:val="006D2F88"/>
    <w:rsid w:val="006D37D1"/>
    <w:rsid w:val="006D38C7"/>
    <w:rsid w:val="006D3AB3"/>
    <w:rsid w:val="006D3B89"/>
    <w:rsid w:val="006D3F50"/>
    <w:rsid w:val="006D3F57"/>
    <w:rsid w:val="006D4022"/>
    <w:rsid w:val="006D42FB"/>
    <w:rsid w:val="006D4918"/>
    <w:rsid w:val="006D5977"/>
    <w:rsid w:val="006D5A82"/>
    <w:rsid w:val="006D5DD5"/>
    <w:rsid w:val="006D6140"/>
    <w:rsid w:val="006D6156"/>
    <w:rsid w:val="006D6490"/>
    <w:rsid w:val="006D655E"/>
    <w:rsid w:val="006D70A7"/>
    <w:rsid w:val="006D71BB"/>
    <w:rsid w:val="006D7381"/>
    <w:rsid w:val="006D787B"/>
    <w:rsid w:val="006D7FDF"/>
    <w:rsid w:val="006E0596"/>
    <w:rsid w:val="006E085B"/>
    <w:rsid w:val="006E0BCC"/>
    <w:rsid w:val="006E194D"/>
    <w:rsid w:val="006E2191"/>
    <w:rsid w:val="006E2482"/>
    <w:rsid w:val="006E26EE"/>
    <w:rsid w:val="006E2972"/>
    <w:rsid w:val="006E2B78"/>
    <w:rsid w:val="006E2C2E"/>
    <w:rsid w:val="006E3177"/>
    <w:rsid w:val="006E3503"/>
    <w:rsid w:val="006E3772"/>
    <w:rsid w:val="006E3A7A"/>
    <w:rsid w:val="006E3B18"/>
    <w:rsid w:val="006E3D42"/>
    <w:rsid w:val="006E431E"/>
    <w:rsid w:val="006E4855"/>
    <w:rsid w:val="006E4F51"/>
    <w:rsid w:val="006E53DB"/>
    <w:rsid w:val="006E547F"/>
    <w:rsid w:val="006E5514"/>
    <w:rsid w:val="006E559D"/>
    <w:rsid w:val="006E5EFB"/>
    <w:rsid w:val="006E6008"/>
    <w:rsid w:val="006E61A0"/>
    <w:rsid w:val="006E6233"/>
    <w:rsid w:val="006E66CF"/>
    <w:rsid w:val="006F00B7"/>
    <w:rsid w:val="006F105F"/>
    <w:rsid w:val="006F122F"/>
    <w:rsid w:val="006F17FA"/>
    <w:rsid w:val="006F23DF"/>
    <w:rsid w:val="006F257F"/>
    <w:rsid w:val="006F25CE"/>
    <w:rsid w:val="006F2B4D"/>
    <w:rsid w:val="006F2BC0"/>
    <w:rsid w:val="006F3093"/>
    <w:rsid w:val="006F3148"/>
    <w:rsid w:val="006F3AC7"/>
    <w:rsid w:val="006F3B00"/>
    <w:rsid w:val="006F3B3E"/>
    <w:rsid w:val="006F3DAA"/>
    <w:rsid w:val="006F3EE4"/>
    <w:rsid w:val="006F3FC3"/>
    <w:rsid w:val="006F42D9"/>
    <w:rsid w:val="006F4697"/>
    <w:rsid w:val="006F4B6F"/>
    <w:rsid w:val="006F4EAD"/>
    <w:rsid w:val="006F53A9"/>
    <w:rsid w:val="006F584E"/>
    <w:rsid w:val="006F5B3C"/>
    <w:rsid w:val="006F5C4E"/>
    <w:rsid w:val="006F5E45"/>
    <w:rsid w:val="006F626C"/>
    <w:rsid w:val="006F62AC"/>
    <w:rsid w:val="006F62F1"/>
    <w:rsid w:val="006F657A"/>
    <w:rsid w:val="006F657E"/>
    <w:rsid w:val="006F68FC"/>
    <w:rsid w:val="006F6A2E"/>
    <w:rsid w:val="006F6B81"/>
    <w:rsid w:val="006F6C25"/>
    <w:rsid w:val="006F75B8"/>
    <w:rsid w:val="006F77E0"/>
    <w:rsid w:val="006F78DA"/>
    <w:rsid w:val="006F79BC"/>
    <w:rsid w:val="006F7F66"/>
    <w:rsid w:val="007000CC"/>
    <w:rsid w:val="00700359"/>
    <w:rsid w:val="007006F3"/>
    <w:rsid w:val="007007C8"/>
    <w:rsid w:val="00700DAF"/>
    <w:rsid w:val="00700DFD"/>
    <w:rsid w:val="0070168D"/>
    <w:rsid w:val="007019A6"/>
    <w:rsid w:val="007019D9"/>
    <w:rsid w:val="00701F87"/>
    <w:rsid w:val="0070355B"/>
    <w:rsid w:val="007035CB"/>
    <w:rsid w:val="007036A2"/>
    <w:rsid w:val="007037E1"/>
    <w:rsid w:val="0070436B"/>
    <w:rsid w:val="00704469"/>
    <w:rsid w:val="00704707"/>
    <w:rsid w:val="0070488C"/>
    <w:rsid w:val="0070499F"/>
    <w:rsid w:val="00704C58"/>
    <w:rsid w:val="007051EF"/>
    <w:rsid w:val="00705820"/>
    <w:rsid w:val="00705985"/>
    <w:rsid w:val="00705DE6"/>
    <w:rsid w:val="00705FE8"/>
    <w:rsid w:val="00706136"/>
    <w:rsid w:val="00706359"/>
    <w:rsid w:val="0070668D"/>
    <w:rsid w:val="007066E9"/>
    <w:rsid w:val="0070782A"/>
    <w:rsid w:val="00707BF5"/>
    <w:rsid w:val="00707E3D"/>
    <w:rsid w:val="0071014B"/>
    <w:rsid w:val="00710A5B"/>
    <w:rsid w:val="00710AE5"/>
    <w:rsid w:val="00710D34"/>
    <w:rsid w:val="00710D5C"/>
    <w:rsid w:val="007110C3"/>
    <w:rsid w:val="00711970"/>
    <w:rsid w:val="00711C37"/>
    <w:rsid w:val="00711E4B"/>
    <w:rsid w:val="007122B5"/>
    <w:rsid w:val="00712793"/>
    <w:rsid w:val="00712A08"/>
    <w:rsid w:val="00712C9A"/>
    <w:rsid w:val="00712D18"/>
    <w:rsid w:val="00713065"/>
    <w:rsid w:val="00713222"/>
    <w:rsid w:val="007133C7"/>
    <w:rsid w:val="00714166"/>
    <w:rsid w:val="007142BD"/>
    <w:rsid w:val="007142C1"/>
    <w:rsid w:val="00714E63"/>
    <w:rsid w:val="00715321"/>
    <w:rsid w:val="0071581B"/>
    <w:rsid w:val="0071643C"/>
    <w:rsid w:val="007167C3"/>
    <w:rsid w:val="00716C96"/>
    <w:rsid w:val="0071703D"/>
    <w:rsid w:val="00717776"/>
    <w:rsid w:val="00717B20"/>
    <w:rsid w:val="007201A0"/>
    <w:rsid w:val="007206B5"/>
    <w:rsid w:val="007209CA"/>
    <w:rsid w:val="00720C5F"/>
    <w:rsid w:val="00720EFF"/>
    <w:rsid w:val="00721441"/>
    <w:rsid w:val="007214A7"/>
    <w:rsid w:val="007216A5"/>
    <w:rsid w:val="00721C8A"/>
    <w:rsid w:val="00721ED8"/>
    <w:rsid w:val="00722957"/>
    <w:rsid w:val="00722959"/>
    <w:rsid w:val="00722B1F"/>
    <w:rsid w:val="00722C09"/>
    <w:rsid w:val="00722D6A"/>
    <w:rsid w:val="00722D77"/>
    <w:rsid w:val="0072303C"/>
    <w:rsid w:val="007230B6"/>
    <w:rsid w:val="00723329"/>
    <w:rsid w:val="00723953"/>
    <w:rsid w:val="00723A90"/>
    <w:rsid w:val="00723C08"/>
    <w:rsid w:val="00723DD2"/>
    <w:rsid w:val="00724077"/>
    <w:rsid w:val="00724368"/>
    <w:rsid w:val="00724941"/>
    <w:rsid w:val="00724CA5"/>
    <w:rsid w:val="0072521D"/>
    <w:rsid w:val="007254EE"/>
    <w:rsid w:val="007267F4"/>
    <w:rsid w:val="00726BB9"/>
    <w:rsid w:val="00727215"/>
    <w:rsid w:val="007273CC"/>
    <w:rsid w:val="007274D0"/>
    <w:rsid w:val="00727EF8"/>
    <w:rsid w:val="0073050F"/>
    <w:rsid w:val="00730F26"/>
    <w:rsid w:val="00731B11"/>
    <w:rsid w:val="00731BB9"/>
    <w:rsid w:val="00731F3C"/>
    <w:rsid w:val="00731F76"/>
    <w:rsid w:val="00732538"/>
    <w:rsid w:val="00732C92"/>
    <w:rsid w:val="00732F61"/>
    <w:rsid w:val="007330B5"/>
    <w:rsid w:val="007331DF"/>
    <w:rsid w:val="00733688"/>
    <w:rsid w:val="007339F0"/>
    <w:rsid w:val="00733A02"/>
    <w:rsid w:val="00733A9A"/>
    <w:rsid w:val="007345FD"/>
    <w:rsid w:val="007346EC"/>
    <w:rsid w:val="0073472A"/>
    <w:rsid w:val="0073481A"/>
    <w:rsid w:val="007350C0"/>
    <w:rsid w:val="007350FC"/>
    <w:rsid w:val="00735833"/>
    <w:rsid w:val="00736148"/>
    <w:rsid w:val="007363D3"/>
    <w:rsid w:val="00736B49"/>
    <w:rsid w:val="00736CCF"/>
    <w:rsid w:val="00736D06"/>
    <w:rsid w:val="00736E71"/>
    <w:rsid w:val="0073732B"/>
    <w:rsid w:val="00737375"/>
    <w:rsid w:val="00737843"/>
    <w:rsid w:val="00737BDD"/>
    <w:rsid w:val="00740478"/>
    <w:rsid w:val="00740A90"/>
    <w:rsid w:val="00740F30"/>
    <w:rsid w:val="007417F1"/>
    <w:rsid w:val="0074222C"/>
    <w:rsid w:val="0074246E"/>
    <w:rsid w:val="007429C3"/>
    <w:rsid w:val="00742BB2"/>
    <w:rsid w:val="007430B2"/>
    <w:rsid w:val="00743429"/>
    <w:rsid w:val="007434E3"/>
    <w:rsid w:val="007436BA"/>
    <w:rsid w:val="00743CFD"/>
    <w:rsid w:val="00743F43"/>
    <w:rsid w:val="00743F6A"/>
    <w:rsid w:val="0074418D"/>
    <w:rsid w:val="00744548"/>
    <w:rsid w:val="00744771"/>
    <w:rsid w:val="007449E7"/>
    <w:rsid w:val="00744A1A"/>
    <w:rsid w:val="00744A3E"/>
    <w:rsid w:val="00745478"/>
    <w:rsid w:val="007455A0"/>
    <w:rsid w:val="00745B49"/>
    <w:rsid w:val="007466BF"/>
    <w:rsid w:val="00746891"/>
    <w:rsid w:val="007468ED"/>
    <w:rsid w:val="00747177"/>
    <w:rsid w:val="00747384"/>
    <w:rsid w:val="0074764A"/>
    <w:rsid w:val="00750038"/>
    <w:rsid w:val="007504CC"/>
    <w:rsid w:val="00750821"/>
    <w:rsid w:val="00750FDE"/>
    <w:rsid w:val="00751349"/>
    <w:rsid w:val="00751387"/>
    <w:rsid w:val="00751608"/>
    <w:rsid w:val="00751635"/>
    <w:rsid w:val="0075163D"/>
    <w:rsid w:val="00752238"/>
    <w:rsid w:val="0075240F"/>
    <w:rsid w:val="00752481"/>
    <w:rsid w:val="00752735"/>
    <w:rsid w:val="00752A74"/>
    <w:rsid w:val="00752A7A"/>
    <w:rsid w:val="00752C71"/>
    <w:rsid w:val="007530CE"/>
    <w:rsid w:val="00753673"/>
    <w:rsid w:val="00753861"/>
    <w:rsid w:val="00753C10"/>
    <w:rsid w:val="00753C2E"/>
    <w:rsid w:val="00753FA3"/>
    <w:rsid w:val="00753FD3"/>
    <w:rsid w:val="00754038"/>
    <w:rsid w:val="0075407A"/>
    <w:rsid w:val="00754106"/>
    <w:rsid w:val="0075414D"/>
    <w:rsid w:val="007542AF"/>
    <w:rsid w:val="007542C6"/>
    <w:rsid w:val="00754487"/>
    <w:rsid w:val="00754777"/>
    <w:rsid w:val="007556F5"/>
    <w:rsid w:val="00755AD8"/>
    <w:rsid w:val="00755D9C"/>
    <w:rsid w:val="00755E0D"/>
    <w:rsid w:val="00755E46"/>
    <w:rsid w:val="00755F03"/>
    <w:rsid w:val="0075670C"/>
    <w:rsid w:val="00756C3A"/>
    <w:rsid w:val="007570F2"/>
    <w:rsid w:val="00757430"/>
    <w:rsid w:val="00757A99"/>
    <w:rsid w:val="00757B2A"/>
    <w:rsid w:val="00757C49"/>
    <w:rsid w:val="00757D13"/>
    <w:rsid w:val="00760291"/>
    <w:rsid w:val="00760924"/>
    <w:rsid w:val="00760990"/>
    <w:rsid w:val="007609B7"/>
    <w:rsid w:val="00760CBB"/>
    <w:rsid w:val="007610E0"/>
    <w:rsid w:val="00761944"/>
    <w:rsid w:val="007623FE"/>
    <w:rsid w:val="007629A3"/>
    <w:rsid w:val="00762C54"/>
    <w:rsid w:val="0076313C"/>
    <w:rsid w:val="0076340A"/>
    <w:rsid w:val="007638A5"/>
    <w:rsid w:val="00763A4F"/>
    <w:rsid w:val="00763C03"/>
    <w:rsid w:val="00763C7A"/>
    <w:rsid w:val="00763D3F"/>
    <w:rsid w:val="00763E56"/>
    <w:rsid w:val="007643ED"/>
    <w:rsid w:val="0076450D"/>
    <w:rsid w:val="007645A7"/>
    <w:rsid w:val="00764C4F"/>
    <w:rsid w:val="00764E27"/>
    <w:rsid w:val="007651F9"/>
    <w:rsid w:val="00765221"/>
    <w:rsid w:val="007654DE"/>
    <w:rsid w:val="00765717"/>
    <w:rsid w:val="00765A5D"/>
    <w:rsid w:val="00765A93"/>
    <w:rsid w:val="00765DE0"/>
    <w:rsid w:val="00766400"/>
    <w:rsid w:val="00766E31"/>
    <w:rsid w:val="00766EFD"/>
    <w:rsid w:val="00766FEB"/>
    <w:rsid w:val="007671F0"/>
    <w:rsid w:val="00767F6D"/>
    <w:rsid w:val="0077066D"/>
    <w:rsid w:val="007708F8"/>
    <w:rsid w:val="00770E03"/>
    <w:rsid w:val="00770F7F"/>
    <w:rsid w:val="0077124C"/>
    <w:rsid w:val="007713D2"/>
    <w:rsid w:val="0077151E"/>
    <w:rsid w:val="007721C9"/>
    <w:rsid w:val="007723D7"/>
    <w:rsid w:val="0077271E"/>
    <w:rsid w:val="00772BC7"/>
    <w:rsid w:val="00772C88"/>
    <w:rsid w:val="00773036"/>
    <w:rsid w:val="00773295"/>
    <w:rsid w:val="007733E4"/>
    <w:rsid w:val="007736B0"/>
    <w:rsid w:val="007737CB"/>
    <w:rsid w:val="00773AB0"/>
    <w:rsid w:val="007740E0"/>
    <w:rsid w:val="0077433B"/>
    <w:rsid w:val="0077451F"/>
    <w:rsid w:val="00774666"/>
    <w:rsid w:val="007746B3"/>
    <w:rsid w:val="00774A08"/>
    <w:rsid w:val="00774A8D"/>
    <w:rsid w:val="00774BB5"/>
    <w:rsid w:val="007753FA"/>
    <w:rsid w:val="0077585D"/>
    <w:rsid w:val="0077599B"/>
    <w:rsid w:val="00775A35"/>
    <w:rsid w:val="00775C8B"/>
    <w:rsid w:val="00775E23"/>
    <w:rsid w:val="00775E2D"/>
    <w:rsid w:val="0077622C"/>
    <w:rsid w:val="00776349"/>
    <w:rsid w:val="00777301"/>
    <w:rsid w:val="00777B64"/>
    <w:rsid w:val="00777C16"/>
    <w:rsid w:val="0078031E"/>
    <w:rsid w:val="007808F9"/>
    <w:rsid w:val="00780C76"/>
    <w:rsid w:val="00780DC3"/>
    <w:rsid w:val="00781133"/>
    <w:rsid w:val="0078172C"/>
    <w:rsid w:val="007818A0"/>
    <w:rsid w:val="00781CF8"/>
    <w:rsid w:val="0078241A"/>
    <w:rsid w:val="00782716"/>
    <w:rsid w:val="0078287E"/>
    <w:rsid w:val="00782BA6"/>
    <w:rsid w:val="00782C51"/>
    <w:rsid w:val="00783293"/>
    <w:rsid w:val="00783352"/>
    <w:rsid w:val="0078380F"/>
    <w:rsid w:val="007842E8"/>
    <w:rsid w:val="007843EB"/>
    <w:rsid w:val="00784533"/>
    <w:rsid w:val="00784690"/>
    <w:rsid w:val="007849F0"/>
    <w:rsid w:val="00784BD6"/>
    <w:rsid w:val="00785288"/>
    <w:rsid w:val="00785746"/>
    <w:rsid w:val="00785A2E"/>
    <w:rsid w:val="00785A68"/>
    <w:rsid w:val="00785A90"/>
    <w:rsid w:val="00785DD0"/>
    <w:rsid w:val="00786215"/>
    <w:rsid w:val="00786644"/>
    <w:rsid w:val="00786754"/>
    <w:rsid w:val="0078689A"/>
    <w:rsid w:val="00786A08"/>
    <w:rsid w:val="00786A79"/>
    <w:rsid w:val="00786DB1"/>
    <w:rsid w:val="007870C8"/>
    <w:rsid w:val="007872AD"/>
    <w:rsid w:val="00787435"/>
    <w:rsid w:val="0078773E"/>
    <w:rsid w:val="0078773F"/>
    <w:rsid w:val="00787C4A"/>
    <w:rsid w:val="00787FAF"/>
    <w:rsid w:val="0079009E"/>
    <w:rsid w:val="00790C1F"/>
    <w:rsid w:val="00791904"/>
    <w:rsid w:val="00791970"/>
    <w:rsid w:val="00792053"/>
    <w:rsid w:val="007921B9"/>
    <w:rsid w:val="00792449"/>
    <w:rsid w:val="007925B1"/>
    <w:rsid w:val="007926D0"/>
    <w:rsid w:val="007928A1"/>
    <w:rsid w:val="007928AD"/>
    <w:rsid w:val="00792B6B"/>
    <w:rsid w:val="00792BA6"/>
    <w:rsid w:val="00793043"/>
    <w:rsid w:val="00793050"/>
    <w:rsid w:val="0079346D"/>
    <w:rsid w:val="007938CE"/>
    <w:rsid w:val="00794048"/>
    <w:rsid w:val="00794082"/>
    <w:rsid w:val="007943D6"/>
    <w:rsid w:val="007945BF"/>
    <w:rsid w:val="00794A49"/>
    <w:rsid w:val="00794ECE"/>
    <w:rsid w:val="007950AB"/>
    <w:rsid w:val="00795634"/>
    <w:rsid w:val="0079577A"/>
    <w:rsid w:val="007958E7"/>
    <w:rsid w:val="00795FC9"/>
    <w:rsid w:val="00796195"/>
    <w:rsid w:val="007969E7"/>
    <w:rsid w:val="00796E18"/>
    <w:rsid w:val="00796EDE"/>
    <w:rsid w:val="0079711F"/>
    <w:rsid w:val="00797612"/>
    <w:rsid w:val="007A002E"/>
    <w:rsid w:val="007A0058"/>
    <w:rsid w:val="007A0066"/>
    <w:rsid w:val="007A020D"/>
    <w:rsid w:val="007A08A0"/>
    <w:rsid w:val="007A0AB0"/>
    <w:rsid w:val="007A0EE0"/>
    <w:rsid w:val="007A113A"/>
    <w:rsid w:val="007A209B"/>
    <w:rsid w:val="007A210A"/>
    <w:rsid w:val="007A25C6"/>
    <w:rsid w:val="007A260F"/>
    <w:rsid w:val="007A274F"/>
    <w:rsid w:val="007A2BF1"/>
    <w:rsid w:val="007A2C2B"/>
    <w:rsid w:val="007A2FF5"/>
    <w:rsid w:val="007A3057"/>
    <w:rsid w:val="007A31B6"/>
    <w:rsid w:val="007A376F"/>
    <w:rsid w:val="007A37B2"/>
    <w:rsid w:val="007A3954"/>
    <w:rsid w:val="007A39AB"/>
    <w:rsid w:val="007A3A16"/>
    <w:rsid w:val="007A4D22"/>
    <w:rsid w:val="007A5545"/>
    <w:rsid w:val="007A5FD7"/>
    <w:rsid w:val="007A6719"/>
    <w:rsid w:val="007A6AAD"/>
    <w:rsid w:val="007A6B66"/>
    <w:rsid w:val="007A7382"/>
    <w:rsid w:val="007A7947"/>
    <w:rsid w:val="007A7E23"/>
    <w:rsid w:val="007A7FD7"/>
    <w:rsid w:val="007B0523"/>
    <w:rsid w:val="007B0824"/>
    <w:rsid w:val="007B0B08"/>
    <w:rsid w:val="007B1331"/>
    <w:rsid w:val="007B1838"/>
    <w:rsid w:val="007B1D6F"/>
    <w:rsid w:val="007B2175"/>
    <w:rsid w:val="007B261E"/>
    <w:rsid w:val="007B27D3"/>
    <w:rsid w:val="007B2D9A"/>
    <w:rsid w:val="007B2D9F"/>
    <w:rsid w:val="007B3456"/>
    <w:rsid w:val="007B369B"/>
    <w:rsid w:val="007B3B87"/>
    <w:rsid w:val="007B3EBC"/>
    <w:rsid w:val="007B40CE"/>
    <w:rsid w:val="007B4445"/>
    <w:rsid w:val="007B45B8"/>
    <w:rsid w:val="007B4DFF"/>
    <w:rsid w:val="007B58ED"/>
    <w:rsid w:val="007B6647"/>
    <w:rsid w:val="007B669D"/>
    <w:rsid w:val="007B6CB4"/>
    <w:rsid w:val="007B6CE7"/>
    <w:rsid w:val="007B6EDC"/>
    <w:rsid w:val="007B71C2"/>
    <w:rsid w:val="007B7626"/>
    <w:rsid w:val="007B7967"/>
    <w:rsid w:val="007B7DB1"/>
    <w:rsid w:val="007C0639"/>
    <w:rsid w:val="007C06D9"/>
    <w:rsid w:val="007C0792"/>
    <w:rsid w:val="007C084E"/>
    <w:rsid w:val="007C0D13"/>
    <w:rsid w:val="007C0EDC"/>
    <w:rsid w:val="007C11E5"/>
    <w:rsid w:val="007C1580"/>
    <w:rsid w:val="007C169F"/>
    <w:rsid w:val="007C185A"/>
    <w:rsid w:val="007C1F15"/>
    <w:rsid w:val="007C21F8"/>
    <w:rsid w:val="007C26BB"/>
    <w:rsid w:val="007C2D45"/>
    <w:rsid w:val="007C300D"/>
    <w:rsid w:val="007C3194"/>
    <w:rsid w:val="007C31C1"/>
    <w:rsid w:val="007C3326"/>
    <w:rsid w:val="007C374B"/>
    <w:rsid w:val="007C3E3E"/>
    <w:rsid w:val="007C3F1D"/>
    <w:rsid w:val="007C420F"/>
    <w:rsid w:val="007C43CF"/>
    <w:rsid w:val="007C4DDD"/>
    <w:rsid w:val="007C541B"/>
    <w:rsid w:val="007C5764"/>
    <w:rsid w:val="007C63D0"/>
    <w:rsid w:val="007C677B"/>
    <w:rsid w:val="007C679A"/>
    <w:rsid w:val="007C6DCB"/>
    <w:rsid w:val="007C730A"/>
    <w:rsid w:val="007C7B19"/>
    <w:rsid w:val="007C7DF5"/>
    <w:rsid w:val="007D0373"/>
    <w:rsid w:val="007D03EC"/>
    <w:rsid w:val="007D0461"/>
    <w:rsid w:val="007D0782"/>
    <w:rsid w:val="007D0D96"/>
    <w:rsid w:val="007D1690"/>
    <w:rsid w:val="007D1A85"/>
    <w:rsid w:val="007D25FF"/>
    <w:rsid w:val="007D2B82"/>
    <w:rsid w:val="007D2C5B"/>
    <w:rsid w:val="007D2E6A"/>
    <w:rsid w:val="007D2EEB"/>
    <w:rsid w:val="007D3208"/>
    <w:rsid w:val="007D3481"/>
    <w:rsid w:val="007D3614"/>
    <w:rsid w:val="007D3668"/>
    <w:rsid w:val="007D37C4"/>
    <w:rsid w:val="007D3D32"/>
    <w:rsid w:val="007D4334"/>
    <w:rsid w:val="007D4464"/>
    <w:rsid w:val="007D450D"/>
    <w:rsid w:val="007D46F1"/>
    <w:rsid w:val="007D4B10"/>
    <w:rsid w:val="007D517D"/>
    <w:rsid w:val="007D5797"/>
    <w:rsid w:val="007D59EE"/>
    <w:rsid w:val="007D5D82"/>
    <w:rsid w:val="007D6392"/>
    <w:rsid w:val="007D6680"/>
    <w:rsid w:val="007D66F0"/>
    <w:rsid w:val="007D784D"/>
    <w:rsid w:val="007D7A6A"/>
    <w:rsid w:val="007D7A71"/>
    <w:rsid w:val="007D7ADD"/>
    <w:rsid w:val="007E03BF"/>
    <w:rsid w:val="007E03D7"/>
    <w:rsid w:val="007E070F"/>
    <w:rsid w:val="007E07AC"/>
    <w:rsid w:val="007E0922"/>
    <w:rsid w:val="007E0A97"/>
    <w:rsid w:val="007E15E7"/>
    <w:rsid w:val="007E181C"/>
    <w:rsid w:val="007E1B5D"/>
    <w:rsid w:val="007E1D2F"/>
    <w:rsid w:val="007E22C6"/>
    <w:rsid w:val="007E2409"/>
    <w:rsid w:val="007E2902"/>
    <w:rsid w:val="007E2A19"/>
    <w:rsid w:val="007E2CF1"/>
    <w:rsid w:val="007E2F24"/>
    <w:rsid w:val="007E309B"/>
    <w:rsid w:val="007E30CA"/>
    <w:rsid w:val="007E32FB"/>
    <w:rsid w:val="007E3306"/>
    <w:rsid w:val="007E3700"/>
    <w:rsid w:val="007E3E97"/>
    <w:rsid w:val="007E3F04"/>
    <w:rsid w:val="007E4B62"/>
    <w:rsid w:val="007E4C9C"/>
    <w:rsid w:val="007E4FD0"/>
    <w:rsid w:val="007E5956"/>
    <w:rsid w:val="007E5A1D"/>
    <w:rsid w:val="007E5E1B"/>
    <w:rsid w:val="007E637A"/>
    <w:rsid w:val="007E6C11"/>
    <w:rsid w:val="007E6DFC"/>
    <w:rsid w:val="007E6E18"/>
    <w:rsid w:val="007E6FB7"/>
    <w:rsid w:val="007E6FD4"/>
    <w:rsid w:val="007E7233"/>
    <w:rsid w:val="007E7488"/>
    <w:rsid w:val="007E78D5"/>
    <w:rsid w:val="007E7A38"/>
    <w:rsid w:val="007E7C27"/>
    <w:rsid w:val="007E7FD2"/>
    <w:rsid w:val="007F03A6"/>
    <w:rsid w:val="007F1056"/>
    <w:rsid w:val="007F1519"/>
    <w:rsid w:val="007F1582"/>
    <w:rsid w:val="007F15F3"/>
    <w:rsid w:val="007F2420"/>
    <w:rsid w:val="007F2912"/>
    <w:rsid w:val="007F2B98"/>
    <w:rsid w:val="007F2CAA"/>
    <w:rsid w:val="007F2E47"/>
    <w:rsid w:val="007F2FE9"/>
    <w:rsid w:val="007F30F0"/>
    <w:rsid w:val="007F31AA"/>
    <w:rsid w:val="007F37CA"/>
    <w:rsid w:val="007F39FF"/>
    <w:rsid w:val="007F3BB9"/>
    <w:rsid w:val="007F3C92"/>
    <w:rsid w:val="007F3DAA"/>
    <w:rsid w:val="007F41BD"/>
    <w:rsid w:val="007F427E"/>
    <w:rsid w:val="007F4578"/>
    <w:rsid w:val="007F4E82"/>
    <w:rsid w:val="007F5672"/>
    <w:rsid w:val="007F5F7F"/>
    <w:rsid w:val="007F62F0"/>
    <w:rsid w:val="007F6709"/>
    <w:rsid w:val="007F6DAD"/>
    <w:rsid w:val="007F7048"/>
    <w:rsid w:val="007F75A2"/>
    <w:rsid w:val="007F76D6"/>
    <w:rsid w:val="007F771E"/>
    <w:rsid w:val="007F7725"/>
    <w:rsid w:val="00800191"/>
    <w:rsid w:val="008001B0"/>
    <w:rsid w:val="00800271"/>
    <w:rsid w:val="008003A8"/>
    <w:rsid w:val="00800724"/>
    <w:rsid w:val="00800750"/>
    <w:rsid w:val="00800ABE"/>
    <w:rsid w:val="00801304"/>
    <w:rsid w:val="00801336"/>
    <w:rsid w:val="008016AE"/>
    <w:rsid w:val="00801A04"/>
    <w:rsid w:val="00801B91"/>
    <w:rsid w:val="00801F44"/>
    <w:rsid w:val="008022A6"/>
    <w:rsid w:val="008023B7"/>
    <w:rsid w:val="00802748"/>
    <w:rsid w:val="00802A2C"/>
    <w:rsid w:val="00802C1E"/>
    <w:rsid w:val="00802D50"/>
    <w:rsid w:val="00802F31"/>
    <w:rsid w:val="00803060"/>
    <w:rsid w:val="00803085"/>
    <w:rsid w:val="008032AD"/>
    <w:rsid w:val="008036D3"/>
    <w:rsid w:val="00803975"/>
    <w:rsid w:val="0080403F"/>
    <w:rsid w:val="00804504"/>
    <w:rsid w:val="00804569"/>
    <w:rsid w:val="008049BB"/>
    <w:rsid w:val="00804DC8"/>
    <w:rsid w:val="00804EFE"/>
    <w:rsid w:val="00805993"/>
    <w:rsid w:val="008059BE"/>
    <w:rsid w:val="0080601A"/>
    <w:rsid w:val="0080601C"/>
    <w:rsid w:val="00806920"/>
    <w:rsid w:val="00807F7F"/>
    <w:rsid w:val="008100C7"/>
    <w:rsid w:val="00810550"/>
    <w:rsid w:val="00810D89"/>
    <w:rsid w:val="00811051"/>
    <w:rsid w:val="008116CD"/>
    <w:rsid w:val="008117EB"/>
    <w:rsid w:val="00811B1D"/>
    <w:rsid w:val="00811FC0"/>
    <w:rsid w:val="00812DD4"/>
    <w:rsid w:val="00812F0D"/>
    <w:rsid w:val="0081385D"/>
    <w:rsid w:val="0081390D"/>
    <w:rsid w:val="00813D55"/>
    <w:rsid w:val="00813E16"/>
    <w:rsid w:val="00814662"/>
    <w:rsid w:val="0081469B"/>
    <w:rsid w:val="0081469F"/>
    <w:rsid w:val="00814731"/>
    <w:rsid w:val="00814999"/>
    <w:rsid w:val="00814F71"/>
    <w:rsid w:val="00815108"/>
    <w:rsid w:val="00815DEC"/>
    <w:rsid w:val="00816323"/>
    <w:rsid w:val="008166C9"/>
    <w:rsid w:val="00816F90"/>
    <w:rsid w:val="0081705F"/>
    <w:rsid w:val="0081729A"/>
    <w:rsid w:val="00817624"/>
    <w:rsid w:val="00817AD2"/>
    <w:rsid w:val="00817C1E"/>
    <w:rsid w:val="00820233"/>
    <w:rsid w:val="00820C41"/>
    <w:rsid w:val="008216CC"/>
    <w:rsid w:val="00821C0A"/>
    <w:rsid w:val="00821F1C"/>
    <w:rsid w:val="008220A2"/>
    <w:rsid w:val="0082211F"/>
    <w:rsid w:val="008222C8"/>
    <w:rsid w:val="0082266A"/>
    <w:rsid w:val="00822D03"/>
    <w:rsid w:val="00823067"/>
    <w:rsid w:val="00823286"/>
    <w:rsid w:val="00823442"/>
    <w:rsid w:val="0082425D"/>
    <w:rsid w:val="00824325"/>
    <w:rsid w:val="00824327"/>
    <w:rsid w:val="008243DC"/>
    <w:rsid w:val="008244FA"/>
    <w:rsid w:val="00824E4E"/>
    <w:rsid w:val="0082565F"/>
    <w:rsid w:val="00825B8F"/>
    <w:rsid w:val="00825CEF"/>
    <w:rsid w:val="00825D26"/>
    <w:rsid w:val="00826001"/>
    <w:rsid w:val="008260D0"/>
    <w:rsid w:val="00826234"/>
    <w:rsid w:val="0082631D"/>
    <w:rsid w:val="00826A5D"/>
    <w:rsid w:val="00826D1A"/>
    <w:rsid w:val="00826D3C"/>
    <w:rsid w:val="00827A8C"/>
    <w:rsid w:val="00827ABA"/>
    <w:rsid w:val="008301A1"/>
    <w:rsid w:val="00830420"/>
    <w:rsid w:val="0083045A"/>
    <w:rsid w:val="008307F8"/>
    <w:rsid w:val="008308CC"/>
    <w:rsid w:val="00830B9C"/>
    <w:rsid w:val="0083108F"/>
    <w:rsid w:val="008312A2"/>
    <w:rsid w:val="008313FE"/>
    <w:rsid w:val="00831789"/>
    <w:rsid w:val="008318E0"/>
    <w:rsid w:val="008319DB"/>
    <w:rsid w:val="00831D7E"/>
    <w:rsid w:val="008323A2"/>
    <w:rsid w:val="008323B1"/>
    <w:rsid w:val="0083296E"/>
    <w:rsid w:val="00832A97"/>
    <w:rsid w:val="00832B24"/>
    <w:rsid w:val="00832EB6"/>
    <w:rsid w:val="0083313E"/>
    <w:rsid w:val="008331BA"/>
    <w:rsid w:val="00833261"/>
    <w:rsid w:val="00833274"/>
    <w:rsid w:val="00833600"/>
    <w:rsid w:val="00833AC5"/>
    <w:rsid w:val="00833CFC"/>
    <w:rsid w:val="00833EB2"/>
    <w:rsid w:val="008340F4"/>
    <w:rsid w:val="00834C26"/>
    <w:rsid w:val="00834C48"/>
    <w:rsid w:val="00834DFD"/>
    <w:rsid w:val="0083503B"/>
    <w:rsid w:val="008352AB"/>
    <w:rsid w:val="0083562D"/>
    <w:rsid w:val="00835883"/>
    <w:rsid w:val="00835885"/>
    <w:rsid w:val="00836826"/>
    <w:rsid w:val="00836A65"/>
    <w:rsid w:val="00836D75"/>
    <w:rsid w:val="00837E74"/>
    <w:rsid w:val="00840284"/>
    <w:rsid w:val="00840474"/>
    <w:rsid w:val="0084050F"/>
    <w:rsid w:val="00840B14"/>
    <w:rsid w:val="00840EF0"/>
    <w:rsid w:val="00840F74"/>
    <w:rsid w:val="00841058"/>
    <w:rsid w:val="008411FF"/>
    <w:rsid w:val="008412F1"/>
    <w:rsid w:val="00841ECF"/>
    <w:rsid w:val="008420D7"/>
    <w:rsid w:val="008423F1"/>
    <w:rsid w:val="00842411"/>
    <w:rsid w:val="008427EE"/>
    <w:rsid w:val="0084298B"/>
    <w:rsid w:val="00842A45"/>
    <w:rsid w:val="00842A6C"/>
    <w:rsid w:val="00842FA0"/>
    <w:rsid w:val="00843016"/>
    <w:rsid w:val="00843457"/>
    <w:rsid w:val="00843938"/>
    <w:rsid w:val="008439E3"/>
    <w:rsid w:val="00843A4B"/>
    <w:rsid w:val="00843CF8"/>
    <w:rsid w:val="00843E4E"/>
    <w:rsid w:val="008442B4"/>
    <w:rsid w:val="00844477"/>
    <w:rsid w:val="008447D0"/>
    <w:rsid w:val="00844915"/>
    <w:rsid w:val="00844B9A"/>
    <w:rsid w:val="008455D7"/>
    <w:rsid w:val="0084590D"/>
    <w:rsid w:val="00845A1F"/>
    <w:rsid w:val="00845CD8"/>
    <w:rsid w:val="0084632A"/>
    <w:rsid w:val="00846865"/>
    <w:rsid w:val="00846DF7"/>
    <w:rsid w:val="00846FA6"/>
    <w:rsid w:val="00847251"/>
    <w:rsid w:val="008479E4"/>
    <w:rsid w:val="00847A41"/>
    <w:rsid w:val="00847AD0"/>
    <w:rsid w:val="00850CBB"/>
    <w:rsid w:val="00850E92"/>
    <w:rsid w:val="00851721"/>
    <w:rsid w:val="00851E57"/>
    <w:rsid w:val="00851E68"/>
    <w:rsid w:val="0085202D"/>
    <w:rsid w:val="008521BD"/>
    <w:rsid w:val="00852378"/>
    <w:rsid w:val="00852CB3"/>
    <w:rsid w:val="00853208"/>
    <w:rsid w:val="0085390E"/>
    <w:rsid w:val="008539DB"/>
    <w:rsid w:val="00853A4B"/>
    <w:rsid w:val="00853C53"/>
    <w:rsid w:val="008541A0"/>
    <w:rsid w:val="00855488"/>
    <w:rsid w:val="008555E2"/>
    <w:rsid w:val="00855E16"/>
    <w:rsid w:val="00855E76"/>
    <w:rsid w:val="00855F14"/>
    <w:rsid w:val="00856893"/>
    <w:rsid w:val="00856A81"/>
    <w:rsid w:val="00856BC5"/>
    <w:rsid w:val="00856C97"/>
    <w:rsid w:val="008570C1"/>
    <w:rsid w:val="0085729B"/>
    <w:rsid w:val="008572A3"/>
    <w:rsid w:val="008574E4"/>
    <w:rsid w:val="008575FF"/>
    <w:rsid w:val="008578AF"/>
    <w:rsid w:val="00857D57"/>
    <w:rsid w:val="008601C9"/>
    <w:rsid w:val="00860270"/>
    <w:rsid w:val="008603B5"/>
    <w:rsid w:val="00860416"/>
    <w:rsid w:val="0086060D"/>
    <w:rsid w:val="008607A0"/>
    <w:rsid w:val="0086105A"/>
    <w:rsid w:val="00861634"/>
    <w:rsid w:val="00861CD4"/>
    <w:rsid w:val="00861E74"/>
    <w:rsid w:val="00862640"/>
    <w:rsid w:val="008627E8"/>
    <w:rsid w:val="00862E85"/>
    <w:rsid w:val="008638ED"/>
    <w:rsid w:val="00863BA1"/>
    <w:rsid w:val="00863BF1"/>
    <w:rsid w:val="00863C07"/>
    <w:rsid w:val="00863EE2"/>
    <w:rsid w:val="00863F95"/>
    <w:rsid w:val="00864557"/>
    <w:rsid w:val="00864C13"/>
    <w:rsid w:val="00864CF2"/>
    <w:rsid w:val="00864CFB"/>
    <w:rsid w:val="00865136"/>
    <w:rsid w:val="008657F1"/>
    <w:rsid w:val="008659C7"/>
    <w:rsid w:val="00865D05"/>
    <w:rsid w:val="008660DC"/>
    <w:rsid w:val="008662AE"/>
    <w:rsid w:val="0086646D"/>
    <w:rsid w:val="0086654A"/>
    <w:rsid w:val="008667D9"/>
    <w:rsid w:val="00866E43"/>
    <w:rsid w:val="008670EE"/>
    <w:rsid w:val="0086729C"/>
    <w:rsid w:val="00867363"/>
    <w:rsid w:val="00867492"/>
    <w:rsid w:val="00867D68"/>
    <w:rsid w:val="00867F25"/>
    <w:rsid w:val="00867F65"/>
    <w:rsid w:val="0087080A"/>
    <w:rsid w:val="008708FD"/>
    <w:rsid w:val="00871557"/>
    <w:rsid w:val="0087178F"/>
    <w:rsid w:val="008719F8"/>
    <w:rsid w:val="00871A5F"/>
    <w:rsid w:val="00871CD5"/>
    <w:rsid w:val="00871FB9"/>
    <w:rsid w:val="00872360"/>
    <w:rsid w:val="00872B61"/>
    <w:rsid w:val="00873494"/>
    <w:rsid w:val="008736CF"/>
    <w:rsid w:val="00873D46"/>
    <w:rsid w:val="00874135"/>
    <w:rsid w:val="0087461F"/>
    <w:rsid w:val="00874730"/>
    <w:rsid w:val="008748D9"/>
    <w:rsid w:val="0087522C"/>
    <w:rsid w:val="008755B6"/>
    <w:rsid w:val="008755D1"/>
    <w:rsid w:val="00875625"/>
    <w:rsid w:val="008756A9"/>
    <w:rsid w:val="00875D8D"/>
    <w:rsid w:val="00875E32"/>
    <w:rsid w:val="00875FC1"/>
    <w:rsid w:val="00876576"/>
    <w:rsid w:val="0087668A"/>
    <w:rsid w:val="00876A9E"/>
    <w:rsid w:val="00876AA9"/>
    <w:rsid w:val="00876EDE"/>
    <w:rsid w:val="008770CE"/>
    <w:rsid w:val="008772B4"/>
    <w:rsid w:val="008778F7"/>
    <w:rsid w:val="00877988"/>
    <w:rsid w:val="00877B41"/>
    <w:rsid w:val="008801D7"/>
    <w:rsid w:val="008802AB"/>
    <w:rsid w:val="00880D9D"/>
    <w:rsid w:val="00880DA0"/>
    <w:rsid w:val="008814E1"/>
    <w:rsid w:val="008817DB"/>
    <w:rsid w:val="00881CAA"/>
    <w:rsid w:val="00881F21"/>
    <w:rsid w:val="008827E5"/>
    <w:rsid w:val="00882F6C"/>
    <w:rsid w:val="008832DA"/>
    <w:rsid w:val="008836F5"/>
    <w:rsid w:val="00883A61"/>
    <w:rsid w:val="00883B80"/>
    <w:rsid w:val="00883EC9"/>
    <w:rsid w:val="00883F6F"/>
    <w:rsid w:val="00883FE2"/>
    <w:rsid w:val="0088428B"/>
    <w:rsid w:val="0088458E"/>
    <w:rsid w:val="008848F8"/>
    <w:rsid w:val="008849EA"/>
    <w:rsid w:val="00884A59"/>
    <w:rsid w:val="00884EBE"/>
    <w:rsid w:val="008856BA"/>
    <w:rsid w:val="0088605D"/>
    <w:rsid w:val="00886280"/>
    <w:rsid w:val="008863FD"/>
    <w:rsid w:val="00886403"/>
    <w:rsid w:val="0088671D"/>
    <w:rsid w:val="00886DDD"/>
    <w:rsid w:val="00887199"/>
    <w:rsid w:val="008874BB"/>
    <w:rsid w:val="008874D9"/>
    <w:rsid w:val="00887639"/>
    <w:rsid w:val="00890465"/>
    <w:rsid w:val="00890489"/>
    <w:rsid w:val="00890597"/>
    <w:rsid w:val="00890B51"/>
    <w:rsid w:val="008913F7"/>
    <w:rsid w:val="00891580"/>
    <w:rsid w:val="00891879"/>
    <w:rsid w:val="00891B62"/>
    <w:rsid w:val="00891BD4"/>
    <w:rsid w:val="00891DCC"/>
    <w:rsid w:val="00892011"/>
    <w:rsid w:val="008929CD"/>
    <w:rsid w:val="00892C8C"/>
    <w:rsid w:val="0089338E"/>
    <w:rsid w:val="0089355E"/>
    <w:rsid w:val="00893CA7"/>
    <w:rsid w:val="008940FC"/>
    <w:rsid w:val="00894711"/>
    <w:rsid w:val="008950E9"/>
    <w:rsid w:val="008958C0"/>
    <w:rsid w:val="00895B2B"/>
    <w:rsid w:val="00895C9F"/>
    <w:rsid w:val="00895D37"/>
    <w:rsid w:val="00896117"/>
    <w:rsid w:val="00896390"/>
    <w:rsid w:val="00896434"/>
    <w:rsid w:val="008966A9"/>
    <w:rsid w:val="00896CA6"/>
    <w:rsid w:val="00896E41"/>
    <w:rsid w:val="00897038"/>
    <w:rsid w:val="008972FD"/>
    <w:rsid w:val="008976CF"/>
    <w:rsid w:val="0089777B"/>
    <w:rsid w:val="008977DF"/>
    <w:rsid w:val="00897865"/>
    <w:rsid w:val="00897962"/>
    <w:rsid w:val="00897C7D"/>
    <w:rsid w:val="008A000C"/>
    <w:rsid w:val="008A0349"/>
    <w:rsid w:val="008A03BC"/>
    <w:rsid w:val="008A04DC"/>
    <w:rsid w:val="008A0869"/>
    <w:rsid w:val="008A0B54"/>
    <w:rsid w:val="008A0D50"/>
    <w:rsid w:val="008A0E6B"/>
    <w:rsid w:val="008A11FA"/>
    <w:rsid w:val="008A19D8"/>
    <w:rsid w:val="008A1B43"/>
    <w:rsid w:val="008A1CD1"/>
    <w:rsid w:val="008A1D58"/>
    <w:rsid w:val="008A1EB8"/>
    <w:rsid w:val="008A261E"/>
    <w:rsid w:val="008A28FE"/>
    <w:rsid w:val="008A296B"/>
    <w:rsid w:val="008A31AC"/>
    <w:rsid w:val="008A3579"/>
    <w:rsid w:val="008A3AC9"/>
    <w:rsid w:val="008A3AF7"/>
    <w:rsid w:val="008A3DF3"/>
    <w:rsid w:val="008A41E5"/>
    <w:rsid w:val="008A437A"/>
    <w:rsid w:val="008A4594"/>
    <w:rsid w:val="008A48B2"/>
    <w:rsid w:val="008A54F8"/>
    <w:rsid w:val="008A569D"/>
    <w:rsid w:val="008A58AB"/>
    <w:rsid w:val="008A5A7A"/>
    <w:rsid w:val="008A5E9A"/>
    <w:rsid w:val="008A63EF"/>
    <w:rsid w:val="008A64D1"/>
    <w:rsid w:val="008A693B"/>
    <w:rsid w:val="008A73B8"/>
    <w:rsid w:val="008A7735"/>
    <w:rsid w:val="008B0067"/>
    <w:rsid w:val="008B0364"/>
    <w:rsid w:val="008B08D0"/>
    <w:rsid w:val="008B09AC"/>
    <w:rsid w:val="008B09CD"/>
    <w:rsid w:val="008B0CE8"/>
    <w:rsid w:val="008B0EBC"/>
    <w:rsid w:val="008B1155"/>
    <w:rsid w:val="008B132F"/>
    <w:rsid w:val="008B1465"/>
    <w:rsid w:val="008B1535"/>
    <w:rsid w:val="008B196C"/>
    <w:rsid w:val="008B1A6E"/>
    <w:rsid w:val="008B1AAD"/>
    <w:rsid w:val="008B1BA8"/>
    <w:rsid w:val="008B1DEC"/>
    <w:rsid w:val="008B2149"/>
    <w:rsid w:val="008B2AC3"/>
    <w:rsid w:val="008B2BF6"/>
    <w:rsid w:val="008B3A69"/>
    <w:rsid w:val="008B4300"/>
    <w:rsid w:val="008B4453"/>
    <w:rsid w:val="008B4A6B"/>
    <w:rsid w:val="008B4C1A"/>
    <w:rsid w:val="008B52B3"/>
    <w:rsid w:val="008B551E"/>
    <w:rsid w:val="008B5576"/>
    <w:rsid w:val="008B5B3E"/>
    <w:rsid w:val="008B6426"/>
    <w:rsid w:val="008B668F"/>
    <w:rsid w:val="008B6DAA"/>
    <w:rsid w:val="008B7464"/>
    <w:rsid w:val="008B778B"/>
    <w:rsid w:val="008B7A7D"/>
    <w:rsid w:val="008B7AD3"/>
    <w:rsid w:val="008C0533"/>
    <w:rsid w:val="008C070D"/>
    <w:rsid w:val="008C1268"/>
    <w:rsid w:val="008C12CD"/>
    <w:rsid w:val="008C1B4F"/>
    <w:rsid w:val="008C1DB3"/>
    <w:rsid w:val="008C1E82"/>
    <w:rsid w:val="008C23BD"/>
    <w:rsid w:val="008C2A80"/>
    <w:rsid w:val="008C2F0E"/>
    <w:rsid w:val="008C3096"/>
    <w:rsid w:val="008C415F"/>
    <w:rsid w:val="008C4D5C"/>
    <w:rsid w:val="008C4E9E"/>
    <w:rsid w:val="008C51D0"/>
    <w:rsid w:val="008C5469"/>
    <w:rsid w:val="008C57E8"/>
    <w:rsid w:val="008C5F33"/>
    <w:rsid w:val="008C5F46"/>
    <w:rsid w:val="008C64D0"/>
    <w:rsid w:val="008C6532"/>
    <w:rsid w:val="008C6C6A"/>
    <w:rsid w:val="008C6D46"/>
    <w:rsid w:val="008C7AF3"/>
    <w:rsid w:val="008C7B2C"/>
    <w:rsid w:val="008C7B39"/>
    <w:rsid w:val="008C7D4B"/>
    <w:rsid w:val="008D0302"/>
    <w:rsid w:val="008D034D"/>
    <w:rsid w:val="008D0E56"/>
    <w:rsid w:val="008D1BE6"/>
    <w:rsid w:val="008D1C63"/>
    <w:rsid w:val="008D1F6F"/>
    <w:rsid w:val="008D2188"/>
    <w:rsid w:val="008D24E4"/>
    <w:rsid w:val="008D25DA"/>
    <w:rsid w:val="008D2824"/>
    <w:rsid w:val="008D2B2E"/>
    <w:rsid w:val="008D2DA5"/>
    <w:rsid w:val="008D3AE6"/>
    <w:rsid w:val="008D3D24"/>
    <w:rsid w:val="008D3F75"/>
    <w:rsid w:val="008D40DD"/>
    <w:rsid w:val="008D41A7"/>
    <w:rsid w:val="008D4B0D"/>
    <w:rsid w:val="008D4B40"/>
    <w:rsid w:val="008D5287"/>
    <w:rsid w:val="008D5707"/>
    <w:rsid w:val="008D5A42"/>
    <w:rsid w:val="008D5BB0"/>
    <w:rsid w:val="008D5C0F"/>
    <w:rsid w:val="008D5CD8"/>
    <w:rsid w:val="008D62A4"/>
    <w:rsid w:val="008D63F8"/>
    <w:rsid w:val="008D714A"/>
    <w:rsid w:val="008D736C"/>
    <w:rsid w:val="008D79C8"/>
    <w:rsid w:val="008E03BE"/>
    <w:rsid w:val="008E06A4"/>
    <w:rsid w:val="008E0896"/>
    <w:rsid w:val="008E0D12"/>
    <w:rsid w:val="008E1517"/>
    <w:rsid w:val="008E1BB7"/>
    <w:rsid w:val="008E1FED"/>
    <w:rsid w:val="008E22B6"/>
    <w:rsid w:val="008E275A"/>
    <w:rsid w:val="008E2909"/>
    <w:rsid w:val="008E3490"/>
    <w:rsid w:val="008E359E"/>
    <w:rsid w:val="008E390D"/>
    <w:rsid w:val="008E4046"/>
    <w:rsid w:val="008E435D"/>
    <w:rsid w:val="008E51D1"/>
    <w:rsid w:val="008E54E9"/>
    <w:rsid w:val="008E5BF9"/>
    <w:rsid w:val="008E6EB2"/>
    <w:rsid w:val="008E6F83"/>
    <w:rsid w:val="008E6FE1"/>
    <w:rsid w:val="008F002C"/>
    <w:rsid w:val="008F0201"/>
    <w:rsid w:val="008F0CFC"/>
    <w:rsid w:val="008F0F09"/>
    <w:rsid w:val="008F0FE5"/>
    <w:rsid w:val="008F1805"/>
    <w:rsid w:val="008F18FB"/>
    <w:rsid w:val="008F24C6"/>
    <w:rsid w:val="008F25AF"/>
    <w:rsid w:val="008F2DAF"/>
    <w:rsid w:val="008F322D"/>
    <w:rsid w:val="008F3323"/>
    <w:rsid w:val="008F3367"/>
    <w:rsid w:val="008F3556"/>
    <w:rsid w:val="008F3899"/>
    <w:rsid w:val="008F3993"/>
    <w:rsid w:val="008F3E95"/>
    <w:rsid w:val="008F3E9A"/>
    <w:rsid w:val="008F41AD"/>
    <w:rsid w:val="008F4359"/>
    <w:rsid w:val="008F4D50"/>
    <w:rsid w:val="008F54BA"/>
    <w:rsid w:val="008F6524"/>
    <w:rsid w:val="008F66EB"/>
    <w:rsid w:val="008F67B4"/>
    <w:rsid w:val="008F6D5D"/>
    <w:rsid w:val="008F6D9A"/>
    <w:rsid w:val="008F6F73"/>
    <w:rsid w:val="008F71E2"/>
    <w:rsid w:val="008F74BA"/>
    <w:rsid w:val="008F769C"/>
    <w:rsid w:val="008F78C2"/>
    <w:rsid w:val="009002E3"/>
    <w:rsid w:val="00900806"/>
    <w:rsid w:val="00900911"/>
    <w:rsid w:val="00900E21"/>
    <w:rsid w:val="00900F3F"/>
    <w:rsid w:val="00901284"/>
    <w:rsid w:val="0090140A"/>
    <w:rsid w:val="0090171D"/>
    <w:rsid w:val="009017BE"/>
    <w:rsid w:val="009019DC"/>
    <w:rsid w:val="0090213F"/>
    <w:rsid w:val="00902324"/>
    <w:rsid w:val="009028E7"/>
    <w:rsid w:val="00902CBD"/>
    <w:rsid w:val="00902EC7"/>
    <w:rsid w:val="009030BC"/>
    <w:rsid w:val="00903235"/>
    <w:rsid w:val="00903725"/>
    <w:rsid w:val="0090381E"/>
    <w:rsid w:val="00903AD1"/>
    <w:rsid w:val="00903DEB"/>
    <w:rsid w:val="00903EFA"/>
    <w:rsid w:val="009041F7"/>
    <w:rsid w:val="00904562"/>
    <w:rsid w:val="00904BDA"/>
    <w:rsid w:val="0090505D"/>
    <w:rsid w:val="009054F1"/>
    <w:rsid w:val="009056C8"/>
    <w:rsid w:val="00905730"/>
    <w:rsid w:val="00905943"/>
    <w:rsid w:val="00905AF7"/>
    <w:rsid w:val="00905C83"/>
    <w:rsid w:val="00905E32"/>
    <w:rsid w:val="00905E51"/>
    <w:rsid w:val="00905FF0"/>
    <w:rsid w:val="00906024"/>
    <w:rsid w:val="00906043"/>
    <w:rsid w:val="0090641E"/>
    <w:rsid w:val="00906658"/>
    <w:rsid w:val="00906B94"/>
    <w:rsid w:val="00906EF7"/>
    <w:rsid w:val="0090712B"/>
    <w:rsid w:val="00907508"/>
    <w:rsid w:val="0090787F"/>
    <w:rsid w:val="00907E1D"/>
    <w:rsid w:val="00907EB4"/>
    <w:rsid w:val="00910B72"/>
    <w:rsid w:val="00910CED"/>
    <w:rsid w:val="00910EE3"/>
    <w:rsid w:val="009110C8"/>
    <w:rsid w:val="009112C7"/>
    <w:rsid w:val="0091157F"/>
    <w:rsid w:val="009116C9"/>
    <w:rsid w:val="009122C0"/>
    <w:rsid w:val="009125D6"/>
    <w:rsid w:val="0091286E"/>
    <w:rsid w:val="0091301E"/>
    <w:rsid w:val="0091316B"/>
    <w:rsid w:val="00914BF6"/>
    <w:rsid w:val="009154E9"/>
    <w:rsid w:val="00915612"/>
    <w:rsid w:val="0091585F"/>
    <w:rsid w:val="00915A76"/>
    <w:rsid w:val="00915A83"/>
    <w:rsid w:val="00915CED"/>
    <w:rsid w:val="0091660D"/>
    <w:rsid w:val="00916656"/>
    <w:rsid w:val="009167E3"/>
    <w:rsid w:val="009169D8"/>
    <w:rsid w:val="009169DE"/>
    <w:rsid w:val="00916A3C"/>
    <w:rsid w:val="00916BB0"/>
    <w:rsid w:val="00917169"/>
    <w:rsid w:val="0091731D"/>
    <w:rsid w:val="00917B2C"/>
    <w:rsid w:val="00917EC6"/>
    <w:rsid w:val="009200EA"/>
    <w:rsid w:val="00921A16"/>
    <w:rsid w:val="00921B74"/>
    <w:rsid w:val="00922553"/>
    <w:rsid w:val="009226EB"/>
    <w:rsid w:val="009230E5"/>
    <w:rsid w:val="009238EA"/>
    <w:rsid w:val="00923AF5"/>
    <w:rsid w:val="00923EB7"/>
    <w:rsid w:val="00924723"/>
    <w:rsid w:val="00924AE6"/>
    <w:rsid w:val="00924AE8"/>
    <w:rsid w:val="00924B0B"/>
    <w:rsid w:val="00925286"/>
    <w:rsid w:val="009259DE"/>
    <w:rsid w:val="00925A38"/>
    <w:rsid w:val="00925A6D"/>
    <w:rsid w:val="00925AA2"/>
    <w:rsid w:val="00925B3E"/>
    <w:rsid w:val="00925CED"/>
    <w:rsid w:val="00925F45"/>
    <w:rsid w:val="00926105"/>
    <w:rsid w:val="00926DFC"/>
    <w:rsid w:val="00927234"/>
    <w:rsid w:val="00927392"/>
    <w:rsid w:val="0092750E"/>
    <w:rsid w:val="00927626"/>
    <w:rsid w:val="009315F1"/>
    <w:rsid w:val="009317DF"/>
    <w:rsid w:val="00931959"/>
    <w:rsid w:val="00931CD5"/>
    <w:rsid w:val="0093205F"/>
    <w:rsid w:val="00932E9E"/>
    <w:rsid w:val="009330CA"/>
    <w:rsid w:val="00933248"/>
    <w:rsid w:val="009334C5"/>
    <w:rsid w:val="00933845"/>
    <w:rsid w:val="0093414A"/>
    <w:rsid w:val="0093430D"/>
    <w:rsid w:val="00934369"/>
    <w:rsid w:val="009345B8"/>
    <w:rsid w:val="009348F5"/>
    <w:rsid w:val="00934C80"/>
    <w:rsid w:val="00934D9E"/>
    <w:rsid w:val="009355B6"/>
    <w:rsid w:val="00935B9A"/>
    <w:rsid w:val="00936A77"/>
    <w:rsid w:val="00936DAE"/>
    <w:rsid w:val="009373A7"/>
    <w:rsid w:val="0093741A"/>
    <w:rsid w:val="00937442"/>
    <w:rsid w:val="0093798D"/>
    <w:rsid w:val="009379C8"/>
    <w:rsid w:val="00937F46"/>
    <w:rsid w:val="00940246"/>
    <w:rsid w:val="0094058A"/>
    <w:rsid w:val="00940689"/>
    <w:rsid w:val="009409BE"/>
    <w:rsid w:val="00940A82"/>
    <w:rsid w:val="00940D96"/>
    <w:rsid w:val="00941096"/>
    <w:rsid w:val="009410D7"/>
    <w:rsid w:val="0094116C"/>
    <w:rsid w:val="00941309"/>
    <w:rsid w:val="00941531"/>
    <w:rsid w:val="00941E97"/>
    <w:rsid w:val="00941EE2"/>
    <w:rsid w:val="00941EFF"/>
    <w:rsid w:val="00941F6A"/>
    <w:rsid w:val="00941FCC"/>
    <w:rsid w:val="0094243E"/>
    <w:rsid w:val="0094277C"/>
    <w:rsid w:val="009431C9"/>
    <w:rsid w:val="009432F3"/>
    <w:rsid w:val="0094384F"/>
    <w:rsid w:val="00943FCB"/>
    <w:rsid w:val="009443EF"/>
    <w:rsid w:val="0094448D"/>
    <w:rsid w:val="0094454D"/>
    <w:rsid w:val="00944E2B"/>
    <w:rsid w:val="00945093"/>
    <w:rsid w:val="0094576E"/>
    <w:rsid w:val="00945A2D"/>
    <w:rsid w:val="00945D38"/>
    <w:rsid w:val="00945DB9"/>
    <w:rsid w:val="00945ED8"/>
    <w:rsid w:val="009469F9"/>
    <w:rsid w:val="00946AC5"/>
    <w:rsid w:val="00946FB6"/>
    <w:rsid w:val="00947582"/>
    <w:rsid w:val="0094794F"/>
    <w:rsid w:val="00947E07"/>
    <w:rsid w:val="00950027"/>
    <w:rsid w:val="009501E7"/>
    <w:rsid w:val="0095053F"/>
    <w:rsid w:val="00950AE0"/>
    <w:rsid w:val="00950F35"/>
    <w:rsid w:val="00950FF9"/>
    <w:rsid w:val="00951070"/>
    <w:rsid w:val="00951807"/>
    <w:rsid w:val="00951D35"/>
    <w:rsid w:val="00952040"/>
    <w:rsid w:val="00952B20"/>
    <w:rsid w:val="00952DB0"/>
    <w:rsid w:val="00952F09"/>
    <w:rsid w:val="009534A1"/>
    <w:rsid w:val="009535B8"/>
    <w:rsid w:val="0095399D"/>
    <w:rsid w:val="00953FD9"/>
    <w:rsid w:val="0095496A"/>
    <w:rsid w:val="00954B1D"/>
    <w:rsid w:val="00954D20"/>
    <w:rsid w:val="0095563A"/>
    <w:rsid w:val="00955C25"/>
    <w:rsid w:val="00956233"/>
    <w:rsid w:val="00956638"/>
    <w:rsid w:val="00956771"/>
    <w:rsid w:val="0095693D"/>
    <w:rsid w:val="00956BBF"/>
    <w:rsid w:val="00956E8A"/>
    <w:rsid w:val="00956ED8"/>
    <w:rsid w:val="0095735B"/>
    <w:rsid w:val="0095764A"/>
    <w:rsid w:val="00957694"/>
    <w:rsid w:val="00957C77"/>
    <w:rsid w:val="00957CCC"/>
    <w:rsid w:val="009600E1"/>
    <w:rsid w:val="009601C2"/>
    <w:rsid w:val="0096024C"/>
    <w:rsid w:val="009605F6"/>
    <w:rsid w:val="009607C8"/>
    <w:rsid w:val="009608A4"/>
    <w:rsid w:val="00961543"/>
    <w:rsid w:val="0096195D"/>
    <w:rsid w:val="009621EC"/>
    <w:rsid w:val="009624DE"/>
    <w:rsid w:val="009626CE"/>
    <w:rsid w:val="0096295D"/>
    <w:rsid w:val="00962F7F"/>
    <w:rsid w:val="0096318B"/>
    <w:rsid w:val="0096379A"/>
    <w:rsid w:val="00963CE0"/>
    <w:rsid w:val="00963D25"/>
    <w:rsid w:val="0096435D"/>
    <w:rsid w:val="009644E3"/>
    <w:rsid w:val="00964539"/>
    <w:rsid w:val="00964E73"/>
    <w:rsid w:val="00964F90"/>
    <w:rsid w:val="00965141"/>
    <w:rsid w:val="0096517C"/>
    <w:rsid w:val="009651F5"/>
    <w:rsid w:val="0096576C"/>
    <w:rsid w:val="009657F0"/>
    <w:rsid w:val="0096604B"/>
    <w:rsid w:val="00966916"/>
    <w:rsid w:val="00966C1C"/>
    <w:rsid w:val="00967170"/>
    <w:rsid w:val="009673E7"/>
    <w:rsid w:val="0096763A"/>
    <w:rsid w:val="0096792E"/>
    <w:rsid w:val="00967A5C"/>
    <w:rsid w:val="00967A64"/>
    <w:rsid w:val="00967A72"/>
    <w:rsid w:val="00967CA2"/>
    <w:rsid w:val="00967E58"/>
    <w:rsid w:val="0097013F"/>
    <w:rsid w:val="00970207"/>
    <w:rsid w:val="009703CE"/>
    <w:rsid w:val="00970BB4"/>
    <w:rsid w:val="009713F5"/>
    <w:rsid w:val="00971736"/>
    <w:rsid w:val="00971752"/>
    <w:rsid w:val="00971DA8"/>
    <w:rsid w:val="00972598"/>
    <w:rsid w:val="0097349C"/>
    <w:rsid w:val="00973EB0"/>
    <w:rsid w:val="00973FC3"/>
    <w:rsid w:val="009741F4"/>
    <w:rsid w:val="0097467D"/>
    <w:rsid w:val="009749B8"/>
    <w:rsid w:val="00974B29"/>
    <w:rsid w:val="009755E7"/>
    <w:rsid w:val="0097584C"/>
    <w:rsid w:val="00975E41"/>
    <w:rsid w:val="009760B1"/>
    <w:rsid w:val="00976459"/>
    <w:rsid w:val="00976C03"/>
    <w:rsid w:val="009776C0"/>
    <w:rsid w:val="00977EF7"/>
    <w:rsid w:val="00980304"/>
    <w:rsid w:val="009805B3"/>
    <w:rsid w:val="00980710"/>
    <w:rsid w:val="00980764"/>
    <w:rsid w:val="00980DE9"/>
    <w:rsid w:val="00981A40"/>
    <w:rsid w:val="00981A49"/>
    <w:rsid w:val="00981E78"/>
    <w:rsid w:val="00982342"/>
    <w:rsid w:val="00982A66"/>
    <w:rsid w:val="00982D6B"/>
    <w:rsid w:val="00983254"/>
    <w:rsid w:val="00983259"/>
    <w:rsid w:val="00983BFA"/>
    <w:rsid w:val="00983D94"/>
    <w:rsid w:val="009841F0"/>
    <w:rsid w:val="0098426A"/>
    <w:rsid w:val="009842D4"/>
    <w:rsid w:val="00984497"/>
    <w:rsid w:val="009845BC"/>
    <w:rsid w:val="009846E2"/>
    <w:rsid w:val="0098470D"/>
    <w:rsid w:val="00984951"/>
    <w:rsid w:val="00984DD4"/>
    <w:rsid w:val="00985180"/>
    <w:rsid w:val="0098519B"/>
    <w:rsid w:val="0098521A"/>
    <w:rsid w:val="0098574E"/>
    <w:rsid w:val="00985DFF"/>
    <w:rsid w:val="00986084"/>
    <w:rsid w:val="00986E4B"/>
    <w:rsid w:val="009871A7"/>
    <w:rsid w:val="00987466"/>
    <w:rsid w:val="00987676"/>
    <w:rsid w:val="00987889"/>
    <w:rsid w:val="00987D64"/>
    <w:rsid w:val="00987FAB"/>
    <w:rsid w:val="00990520"/>
    <w:rsid w:val="00990606"/>
    <w:rsid w:val="00990894"/>
    <w:rsid w:val="00990F6F"/>
    <w:rsid w:val="00991903"/>
    <w:rsid w:val="00991EF3"/>
    <w:rsid w:val="0099209C"/>
    <w:rsid w:val="00992D12"/>
    <w:rsid w:val="009931AB"/>
    <w:rsid w:val="009931FC"/>
    <w:rsid w:val="0099362C"/>
    <w:rsid w:val="0099366A"/>
    <w:rsid w:val="0099393B"/>
    <w:rsid w:val="009939F4"/>
    <w:rsid w:val="00993A70"/>
    <w:rsid w:val="00993F7E"/>
    <w:rsid w:val="009944D7"/>
    <w:rsid w:val="00994510"/>
    <w:rsid w:val="00995D7E"/>
    <w:rsid w:val="009968D0"/>
    <w:rsid w:val="00996C6A"/>
    <w:rsid w:val="00997174"/>
    <w:rsid w:val="009974DA"/>
    <w:rsid w:val="009976ED"/>
    <w:rsid w:val="009978EE"/>
    <w:rsid w:val="00997A79"/>
    <w:rsid w:val="00997AB6"/>
    <w:rsid w:val="00997B61"/>
    <w:rsid w:val="00997F26"/>
    <w:rsid w:val="009A0B27"/>
    <w:rsid w:val="009A0EBF"/>
    <w:rsid w:val="009A141B"/>
    <w:rsid w:val="009A1420"/>
    <w:rsid w:val="009A14A1"/>
    <w:rsid w:val="009A1E83"/>
    <w:rsid w:val="009A1EC9"/>
    <w:rsid w:val="009A229E"/>
    <w:rsid w:val="009A256E"/>
    <w:rsid w:val="009A29D8"/>
    <w:rsid w:val="009A2EF2"/>
    <w:rsid w:val="009A2FC0"/>
    <w:rsid w:val="009A3238"/>
    <w:rsid w:val="009A350D"/>
    <w:rsid w:val="009A3A9F"/>
    <w:rsid w:val="009A3B15"/>
    <w:rsid w:val="009A3C86"/>
    <w:rsid w:val="009A3E30"/>
    <w:rsid w:val="009A40EC"/>
    <w:rsid w:val="009A4115"/>
    <w:rsid w:val="009A4716"/>
    <w:rsid w:val="009A50FD"/>
    <w:rsid w:val="009A5421"/>
    <w:rsid w:val="009A545E"/>
    <w:rsid w:val="009A5570"/>
    <w:rsid w:val="009A56B7"/>
    <w:rsid w:val="009A5E15"/>
    <w:rsid w:val="009A5F76"/>
    <w:rsid w:val="009A6379"/>
    <w:rsid w:val="009A6ACF"/>
    <w:rsid w:val="009A6C60"/>
    <w:rsid w:val="009A712F"/>
    <w:rsid w:val="009A71A4"/>
    <w:rsid w:val="009A71D3"/>
    <w:rsid w:val="009A76F3"/>
    <w:rsid w:val="009A7748"/>
    <w:rsid w:val="009A7BDF"/>
    <w:rsid w:val="009A7CB5"/>
    <w:rsid w:val="009A7D05"/>
    <w:rsid w:val="009A7F35"/>
    <w:rsid w:val="009B0342"/>
    <w:rsid w:val="009B03F8"/>
    <w:rsid w:val="009B07D7"/>
    <w:rsid w:val="009B094D"/>
    <w:rsid w:val="009B0C0A"/>
    <w:rsid w:val="009B10EE"/>
    <w:rsid w:val="009B1744"/>
    <w:rsid w:val="009B17DA"/>
    <w:rsid w:val="009B1A95"/>
    <w:rsid w:val="009B1FE4"/>
    <w:rsid w:val="009B25D5"/>
    <w:rsid w:val="009B29F3"/>
    <w:rsid w:val="009B2E13"/>
    <w:rsid w:val="009B2EC9"/>
    <w:rsid w:val="009B3A0A"/>
    <w:rsid w:val="009B4007"/>
    <w:rsid w:val="009B40B6"/>
    <w:rsid w:val="009B4280"/>
    <w:rsid w:val="009B4950"/>
    <w:rsid w:val="009B4AE6"/>
    <w:rsid w:val="009B4CAF"/>
    <w:rsid w:val="009B50A6"/>
    <w:rsid w:val="009B546C"/>
    <w:rsid w:val="009B58CA"/>
    <w:rsid w:val="009B593D"/>
    <w:rsid w:val="009B60C6"/>
    <w:rsid w:val="009B61D8"/>
    <w:rsid w:val="009B634D"/>
    <w:rsid w:val="009B69A6"/>
    <w:rsid w:val="009B6E60"/>
    <w:rsid w:val="009B73BC"/>
    <w:rsid w:val="009B73E7"/>
    <w:rsid w:val="009B7415"/>
    <w:rsid w:val="009B7867"/>
    <w:rsid w:val="009B7A69"/>
    <w:rsid w:val="009C0805"/>
    <w:rsid w:val="009C0C97"/>
    <w:rsid w:val="009C0EBD"/>
    <w:rsid w:val="009C1182"/>
    <w:rsid w:val="009C1254"/>
    <w:rsid w:val="009C185E"/>
    <w:rsid w:val="009C1BDF"/>
    <w:rsid w:val="009C1E31"/>
    <w:rsid w:val="009C295B"/>
    <w:rsid w:val="009C2C3B"/>
    <w:rsid w:val="009C2CD0"/>
    <w:rsid w:val="009C2FFB"/>
    <w:rsid w:val="009C364B"/>
    <w:rsid w:val="009C3931"/>
    <w:rsid w:val="009C3AE9"/>
    <w:rsid w:val="009C3D07"/>
    <w:rsid w:val="009C3E7B"/>
    <w:rsid w:val="009C4362"/>
    <w:rsid w:val="009C4488"/>
    <w:rsid w:val="009C4B52"/>
    <w:rsid w:val="009C4E40"/>
    <w:rsid w:val="009C4F05"/>
    <w:rsid w:val="009C55DB"/>
    <w:rsid w:val="009C5813"/>
    <w:rsid w:val="009C6072"/>
    <w:rsid w:val="009C6102"/>
    <w:rsid w:val="009C6413"/>
    <w:rsid w:val="009C6508"/>
    <w:rsid w:val="009C66F9"/>
    <w:rsid w:val="009C6E38"/>
    <w:rsid w:val="009C6E5E"/>
    <w:rsid w:val="009C71B7"/>
    <w:rsid w:val="009C74B8"/>
    <w:rsid w:val="009C753F"/>
    <w:rsid w:val="009C7838"/>
    <w:rsid w:val="009C783A"/>
    <w:rsid w:val="009D016F"/>
    <w:rsid w:val="009D07E6"/>
    <w:rsid w:val="009D0AEA"/>
    <w:rsid w:val="009D10DD"/>
    <w:rsid w:val="009D113C"/>
    <w:rsid w:val="009D161B"/>
    <w:rsid w:val="009D1677"/>
    <w:rsid w:val="009D1AA8"/>
    <w:rsid w:val="009D1C44"/>
    <w:rsid w:val="009D1CB7"/>
    <w:rsid w:val="009D2004"/>
    <w:rsid w:val="009D20ED"/>
    <w:rsid w:val="009D20FB"/>
    <w:rsid w:val="009D21FA"/>
    <w:rsid w:val="009D240E"/>
    <w:rsid w:val="009D2447"/>
    <w:rsid w:val="009D28FA"/>
    <w:rsid w:val="009D2EB4"/>
    <w:rsid w:val="009D2FE4"/>
    <w:rsid w:val="009D3046"/>
    <w:rsid w:val="009D314B"/>
    <w:rsid w:val="009D3174"/>
    <w:rsid w:val="009D3E2D"/>
    <w:rsid w:val="009D4431"/>
    <w:rsid w:val="009D4767"/>
    <w:rsid w:val="009D49BA"/>
    <w:rsid w:val="009D49D1"/>
    <w:rsid w:val="009D4BDC"/>
    <w:rsid w:val="009D4CA1"/>
    <w:rsid w:val="009D4DE7"/>
    <w:rsid w:val="009D521F"/>
    <w:rsid w:val="009D55F7"/>
    <w:rsid w:val="009D5901"/>
    <w:rsid w:val="009D5CC6"/>
    <w:rsid w:val="009D5D7F"/>
    <w:rsid w:val="009D6EA1"/>
    <w:rsid w:val="009D7050"/>
    <w:rsid w:val="009D72EC"/>
    <w:rsid w:val="009D76E6"/>
    <w:rsid w:val="009D774A"/>
    <w:rsid w:val="009D792B"/>
    <w:rsid w:val="009D79E2"/>
    <w:rsid w:val="009D7BC3"/>
    <w:rsid w:val="009E1B96"/>
    <w:rsid w:val="009E1D97"/>
    <w:rsid w:val="009E1F84"/>
    <w:rsid w:val="009E21F8"/>
    <w:rsid w:val="009E22A9"/>
    <w:rsid w:val="009E22AB"/>
    <w:rsid w:val="009E27DC"/>
    <w:rsid w:val="009E2A31"/>
    <w:rsid w:val="009E2B6C"/>
    <w:rsid w:val="009E2E9C"/>
    <w:rsid w:val="009E3144"/>
    <w:rsid w:val="009E32CD"/>
    <w:rsid w:val="009E3A3F"/>
    <w:rsid w:val="009E3A4F"/>
    <w:rsid w:val="009E3B5C"/>
    <w:rsid w:val="009E3C2B"/>
    <w:rsid w:val="009E3CCE"/>
    <w:rsid w:val="009E3F3E"/>
    <w:rsid w:val="009E40EB"/>
    <w:rsid w:val="009E4BF7"/>
    <w:rsid w:val="009E4C3E"/>
    <w:rsid w:val="009E4C4F"/>
    <w:rsid w:val="009E522F"/>
    <w:rsid w:val="009E5725"/>
    <w:rsid w:val="009E5992"/>
    <w:rsid w:val="009E601E"/>
    <w:rsid w:val="009E60CF"/>
    <w:rsid w:val="009E6129"/>
    <w:rsid w:val="009E6504"/>
    <w:rsid w:val="009E6E56"/>
    <w:rsid w:val="009E6F5D"/>
    <w:rsid w:val="009E7198"/>
    <w:rsid w:val="009E7366"/>
    <w:rsid w:val="009E753A"/>
    <w:rsid w:val="009E78FC"/>
    <w:rsid w:val="009E7A26"/>
    <w:rsid w:val="009E7BA3"/>
    <w:rsid w:val="009E7F49"/>
    <w:rsid w:val="009F0372"/>
    <w:rsid w:val="009F0689"/>
    <w:rsid w:val="009F081C"/>
    <w:rsid w:val="009F144D"/>
    <w:rsid w:val="009F165F"/>
    <w:rsid w:val="009F178E"/>
    <w:rsid w:val="009F17D4"/>
    <w:rsid w:val="009F1AA7"/>
    <w:rsid w:val="009F1E0C"/>
    <w:rsid w:val="009F20A1"/>
    <w:rsid w:val="009F2DF9"/>
    <w:rsid w:val="009F2E16"/>
    <w:rsid w:val="009F2E3C"/>
    <w:rsid w:val="009F3455"/>
    <w:rsid w:val="009F352B"/>
    <w:rsid w:val="009F38DF"/>
    <w:rsid w:val="009F3A17"/>
    <w:rsid w:val="009F4090"/>
    <w:rsid w:val="009F4436"/>
    <w:rsid w:val="009F48E7"/>
    <w:rsid w:val="009F4972"/>
    <w:rsid w:val="009F4A4E"/>
    <w:rsid w:val="009F4CB7"/>
    <w:rsid w:val="009F4F64"/>
    <w:rsid w:val="009F4FE7"/>
    <w:rsid w:val="009F5222"/>
    <w:rsid w:val="009F5D72"/>
    <w:rsid w:val="009F5E26"/>
    <w:rsid w:val="009F6114"/>
    <w:rsid w:val="009F6301"/>
    <w:rsid w:val="009F659F"/>
    <w:rsid w:val="009F694F"/>
    <w:rsid w:val="009F6A01"/>
    <w:rsid w:val="009F6A8A"/>
    <w:rsid w:val="009F6BE6"/>
    <w:rsid w:val="009F6C1B"/>
    <w:rsid w:val="009F6C50"/>
    <w:rsid w:val="009F70FE"/>
    <w:rsid w:val="009F7AF5"/>
    <w:rsid w:val="009F7CB3"/>
    <w:rsid w:val="00A001C3"/>
    <w:rsid w:val="00A00772"/>
    <w:rsid w:val="00A00A33"/>
    <w:rsid w:val="00A01027"/>
    <w:rsid w:val="00A01B23"/>
    <w:rsid w:val="00A0260D"/>
    <w:rsid w:val="00A026CB"/>
    <w:rsid w:val="00A03127"/>
    <w:rsid w:val="00A03681"/>
    <w:rsid w:val="00A03856"/>
    <w:rsid w:val="00A03C7A"/>
    <w:rsid w:val="00A03D9F"/>
    <w:rsid w:val="00A04020"/>
    <w:rsid w:val="00A0497F"/>
    <w:rsid w:val="00A04983"/>
    <w:rsid w:val="00A04C9C"/>
    <w:rsid w:val="00A052A8"/>
    <w:rsid w:val="00A05365"/>
    <w:rsid w:val="00A06234"/>
    <w:rsid w:val="00A067BD"/>
    <w:rsid w:val="00A0718C"/>
    <w:rsid w:val="00A071B0"/>
    <w:rsid w:val="00A07395"/>
    <w:rsid w:val="00A076A3"/>
    <w:rsid w:val="00A07847"/>
    <w:rsid w:val="00A07BBB"/>
    <w:rsid w:val="00A07D91"/>
    <w:rsid w:val="00A07F32"/>
    <w:rsid w:val="00A101AB"/>
    <w:rsid w:val="00A101C4"/>
    <w:rsid w:val="00A11580"/>
    <w:rsid w:val="00A11DBA"/>
    <w:rsid w:val="00A123F7"/>
    <w:rsid w:val="00A125F0"/>
    <w:rsid w:val="00A12742"/>
    <w:rsid w:val="00A12768"/>
    <w:rsid w:val="00A12AD1"/>
    <w:rsid w:val="00A13015"/>
    <w:rsid w:val="00A130BA"/>
    <w:rsid w:val="00A132CA"/>
    <w:rsid w:val="00A135E5"/>
    <w:rsid w:val="00A138F1"/>
    <w:rsid w:val="00A13F4A"/>
    <w:rsid w:val="00A1441F"/>
    <w:rsid w:val="00A1475C"/>
    <w:rsid w:val="00A14C29"/>
    <w:rsid w:val="00A14DF4"/>
    <w:rsid w:val="00A14E92"/>
    <w:rsid w:val="00A15A9F"/>
    <w:rsid w:val="00A15B30"/>
    <w:rsid w:val="00A15D92"/>
    <w:rsid w:val="00A15FB8"/>
    <w:rsid w:val="00A1627B"/>
    <w:rsid w:val="00A162F2"/>
    <w:rsid w:val="00A1749A"/>
    <w:rsid w:val="00A17A14"/>
    <w:rsid w:val="00A17CF1"/>
    <w:rsid w:val="00A17E7A"/>
    <w:rsid w:val="00A17EA2"/>
    <w:rsid w:val="00A203E9"/>
    <w:rsid w:val="00A2097A"/>
    <w:rsid w:val="00A20CC8"/>
    <w:rsid w:val="00A20D3F"/>
    <w:rsid w:val="00A20D5F"/>
    <w:rsid w:val="00A21187"/>
    <w:rsid w:val="00A21441"/>
    <w:rsid w:val="00A21875"/>
    <w:rsid w:val="00A21F2C"/>
    <w:rsid w:val="00A221C4"/>
    <w:rsid w:val="00A22F7E"/>
    <w:rsid w:val="00A23180"/>
    <w:rsid w:val="00A2396D"/>
    <w:rsid w:val="00A23F56"/>
    <w:rsid w:val="00A2422E"/>
    <w:rsid w:val="00A243EE"/>
    <w:rsid w:val="00A245E7"/>
    <w:rsid w:val="00A24A9E"/>
    <w:rsid w:val="00A25264"/>
    <w:rsid w:val="00A2648B"/>
    <w:rsid w:val="00A275AB"/>
    <w:rsid w:val="00A27E29"/>
    <w:rsid w:val="00A304C8"/>
    <w:rsid w:val="00A30AFC"/>
    <w:rsid w:val="00A30BF0"/>
    <w:rsid w:val="00A30CC1"/>
    <w:rsid w:val="00A310F3"/>
    <w:rsid w:val="00A31DEC"/>
    <w:rsid w:val="00A32822"/>
    <w:rsid w:val="00A32911"/>
    <w:rsid w:val="00A32B8D"/>
    <w:rsid w:val="00A32D06"/>
    <w:rsid w:val="00A33034"/>
    <w:rsid w:val="00A336DC"/>
    <w:rsid w:val="00A353B6"/>
    <w:rsid w:val="00A35854"/>
    <w:rsid w:val="00A36626"/>
    <w:rsid w:val="00A36683"/>
    <w:rsid w:val="00A3692B"/>
    <w:rsid w:val="00A36AB0"/>
    <w:rsid w:val="00A36E17"/>
    <w:rsid w:val="00A37023"/>
    <w:rsid w:val="00A371A2"/>
    <w:rsid w:val="00A37421"/>
    <w:rsid w:val="00A377B7"/>
    <w:rsid w:val="00A37895"/>
    <w:rsid w:val="00A3796A"/>
    <w:rsid w:val="00A4057E"/>
    <w:rsid w:val="00A40991"/>
    <w:rsid w:val="00A40C7E"/>
    <w:rsid w:val="00A40E9B"/>
    <w:rsid w:val="00A40FD7"/>
    <w:rsid w:val="00A4152E"/>
    <w:rsid w:val="00A41596"/>
    <w:rsid w:val="00A41B6E"/>
    <w:rsid w:val="00A41DF3"/>
    <w:rsid w:val="00A4229D"/>
    <w:rsid w:val="00A423B5"/>
    <w:rsid w:val="00A42976"/>
    <w:rsid w:val="00A42B5C"/>
    <w:rsid w:val="00A42CF7"/>
    <w:rsid w:val="00A42E39"/>
    <w:rsid w:val="00A42FC7"/>
    <w:rsid w:val="00A4364C"/>
    <w:rsid w:val="00A4390E"/>
    <w:rsid w:val="00A43A0C"/>
    <w:rsid w:val="00A43B67"/>
    <w:rsid w:val="00A43CEB"/>
    <w:rsid w:val="00A43DF5"/>
    <w:rsid w:val="00A43F31"/>
    <w:rsid w:val="00A43FBC"/>
    <w:rsid w:val="00A43FE5"/>
    <w:rsid w:val="00A4446C"/>
    <w:rsid w:val="00A44B7D"/>
    <w:rsid w:val="00A454EE"/>
    <w:rsid w:val="00A456C0"/>
    <w:rsid w:val="00A4575D"/>
    <w:rsid w:val="00A45AD7"/>
    <w:rsid w:val="00A45BEA"/>
    <w:rsid w:val="00A45CFF"/>
    <w:rsid w:val="00A45DFD"/>
    <w:rsid w:val="00A45F3D"/>
    <w:rsid w:val="00A4609A"/>
    <w:rsid w:val="00A4667C"/>
    <w:rsid w:val="00A4680F"/>
    <w:rsid w:val="00A46849"/>
    <w:rsid w:val="00A46A3C"/>
    <w:rsid w:val="00A47326"/>
    <w:rsid w:val="00A47631"/>
    <w:rsid w:val="00A478F4"/>
    <w:rsid w:val="00A501F2"/>
    <w:rsid w:val="00A502D5"/>
    <w:rsid w:val="00A50FA0"/>
    <w:rsid w:val="00A51176"/>
    <w:rsid w:val="00A5163F"/>
    <w:rsid w:val="00A51AEA"/>
    <w:rsid w:val="00A51C49"/>
    <w:rsid w:val="00A51D33"/>
    <w:rsid w:val="00A51EEA"/>
    <w:rsid w:val="00A528AC"/>
    <w:rsid w:val="00A53378"/>
    <w:rsid w:val="00A53671"/>
    <w:rsid w:val="00A536D3"/>
    <w:rsid w:val="00A536FF"/>
    <w:rsid w:val="00A5448D"/>
    <w:rsid w:val="00A546F2"/>
    <w:rsid w:val="00A5485D"/>
    <w:rsid w:val="00A54B17"/>
    <w:rsid w:val="00A5501A"/>
    <w:rsid w:val="00A560E9"/>
    <w:rsid w:val="00A56711"/>
    <w:rsid w:val="00A56AF7"/>
    <w:rsid w:val="00A56F39"/>
    <w:rsid w:val="00A577C5"/>
    <w:rsid w:val="00A57AC4"/>
    <w:rsid w:val="00A60146"/>
    <w:rsid w:val="00A60766"/>
    <w:rsid w:val="00A607ED"/>
    <w:rsid w:val="00A6098E"/>
    <w:rsid w:val="00A6156A"/>
    <w:rsid w:val="00A61621"/>
    <w:rsid w:val="00A618D5"/>
    <w:rsid w:val="00A61B5F"/>
    <w:rsid w:val="00A61E22"/>
    <w:rsid w:val="00A62A58"/>
    <w:rsid w:val="00A631C7"/>
    <w:rsid w:val="00A632B9"/>
    <w:rsid w:val="00A63628"/>
    <w:rsid w:val="00A63742"/>
    <w:rsid w:val="00A64337"/>
    <w:rsid w:val="00A644D5"/>
    <w:rsid w:val="00A64A05"/>
    <w:rsid w:val="00A64E19"/>
    <w:rsid w:val="00A64E1B"/>
    <w:rsid w:val="00A64F7F"/>
    <w:rsid w:val="00A65008"/>
    <w:rsid w:val="00A6522A"/>
    <w:rsid w:val="00A654E3"/>
    <w:rsid w:val="00A65B69"/>
    <w:rsid w:val="00A66E02"/>
    <w:rsid w:val="00A6728C"/>
    <w:rsid w:val="00A67680"/>
    <w:rsid w:val="00A67DDB"/>
    <w:rsid w:val="00A7003B"/>
    <w:rsid w:val="00A70435"/>
    <w:rsid w:val="00A7065C"/>
    <w:rsid w:val="00A70900"/>
    <w:rsid w:val="00A71391"/>
    <w:rsid w:val="00A7179D"/>
    <w:rsid w:val="00A71838"/>
    <w:rsid w:val="00A718E1"/>
    <w:rsid w:val="00A71A8D"/>
    <w:rsid w:val="00A72158"/>
    <w:rsid w:val="00A725F4"/>
    <w:rsid w:val="00A727BE"/>
    <w:rsid w:val="00A7295E"/>
    <w:rsid w:val="00A72B80"/>
    <w:rsid w:val="00A72C15"/>
    <w:rsid w:val="00A72C6D"/>
    <w:rsid w:val="00A72E34"/>
    <w:rsid w:val="00A731C3"/>
    <w:rsid w:val="00A7366B"/>
    <w:rsid w:val="00A7372F"/>
    <w:rsid w:val="00A737D1"/>
    <w:rsid w:val="00A74248"/>
    <w:rsid w:val="00A74433"/>
    <w:rsid w:val="00A7443D"/>
    <w:rsid w:val="00A7486F"/>
    <w:rsid w:val="00A74C56"/>
    <w:rsid w:val="00A75425"/>
    <w:rsid w:val="00A757BA"/>
    <w:rsid w:val="00A7597D"/>
    <w:rsid w:val="00A75B1D"/>
    <w:rsid w:val="00A75E01"/>
    <w:rsid w:val="00A75ED9"/>
    <w:rsid w:val="00A75F06"/>
    <w:rsid w:val="00A766EF"/>
    <w:rsid w:val="00A76B89"/>
    <w:rsid w:val="00A76BF5"/>
    <w:rsid w:val="00A76EA2"/>
    <w:rsid w:val="00A76EAB"/>
    <w:rsid w:val="00A76F8D"/>
    <w:rsid w:val="00A77021"/>
    <w:rsid w:val="00A77315"/>
    <w:rsid w:val="00A80423"/>
    <w:rsid w:val="00A80488"/>
    <w:rsid w:val="00A80508"/>
    <w:rsid w:val="00A8059D"/>
    <w:rsid w:val="00A80674"/>
    <w:rsid w:val="00A810B2"/>
    <w:rsid w:val="00A81B40"/>
    <w:rsid w:val="00A824D5"/>
    <w:rsid w:val="00A827CD"/>
    <w:rsid w:val="00A83144"/>
    <w:rsid w:val="00A83256"/>
    <w:rsid w:val="00A832A0"/>
    <w:rsid w:val="00A834CB"/>
    <w:rsid w:val="00A837B9"/>
    <w:rsid w:val="00A83B29"/>
    <w:rsid w:val="00A83D3A"/>
    <w:rsid w:val="00A83F29"/>
    <w:rsid w:val="00A842AA"/>
    <w:rsid w:val="00A847A6"/>
    <w:rsid w:val="00A84E18"/>
    <w:rsid w:val="00A850DC"/>
    <w:rsid w:val="00A85255"/>
    <w:rsid w:val="00A852E9"/>
    <w:rsid w:val="00A85313"/>
    <w:rsid w:val="00A85375"/>
    <w:rsid w:val="00A8565B"/>
    <w:rsid w:val="00A85747"/>
    <w:rsid w:val="00A85828"/>
    <w:rsid w:val="00A85B35"/>
    <w:rsid w:val="00A85EB8"/>
    <w:rsid w:val="00A86C39"/>
    <w:rsid w:val="00A86C51"/>
    <w:rsid w:val="00A86ED4"/>
    <w:rsid w:val="00A87007"/>
    <w:rsid w:val="00A8729F"/>
    <w:rsid w:val="00A87773"/>
    <w:rsid w:val="00A87864"/>
    <w:rsid w:val="00A878FA"/>
    <w:rsid w:val="00A87A90"/>
    <w:rsid w:val="00A87A9F"/>
    <w:rsid w:val="00A87BA4"/>
    <w:rsid w:val="00A87C7A"/>
    <w:rsid w:val="00A87D33"/>
    <w:rsid w:val="00A87E79"/>
    <w:rsid w:val="00A87E87"/>
    <w:rsid w:val="00A908A6"/>
    <w:rsid w:val="00A90BDF"/>
    <w:rsid w:val="00A90C7A"/>
    <w:rsid w:val="00A90ED2"/>
    <w:rsid w:val="00A90FD1"/>
    <w:rsid w:val="00A91089"/>
    <w:rsid w:val="00A91609"/>
    <w:rsid w:val="00A9260A"/>
    <w:rsid w:val="00A92655"/>
    <w:rsid w:val="00A92E30"/>
    <w:rsid w:val="00A93159"/>
    <w:rsid w:val="00A933A0"/>
    <w:rsid w:val="00A93435"/>
    <w:rsid w:val="00A9349A"/>
    <w:rsid w:val="00A93604"/>
    <w:rsid w:val="00A943C2"/>
    <w:rsid w:val="00A943E2"/>
    <w:rsid w:val="00A94A99"/>
    <w:rsid w:val="00A94DFB"/>
    <w:rsid w:val="00A94F7C"/>
    <w:rsid w:val="00A955B1"/>
    <w:rsid w:val="00A9591D"/>
    <w:rsid w:val="00A96288"/>
    <w:rsid w:val="00A96372"/>
    <w:rsid w:val="00A96D65"/>
    <w:rsid w:val="00A96F0F"/>
    <w:rsid w:val="00A97491"/>
    <w:rsid w:val="00A97F06"/>
    <w:rsid w:val="00AA0074"/>
    <w:rsid w:val="00AA020A"/>
    <w:rsid w:val="00AA0C55"/>
    <w:rsid w:val="00AA1A83"/>
    <w:rsid w:val="00AA23C2"/>
    <w:rsid w:val="00AA30DE"/>
    <w:rsid w:val="00AA3880"/>
    <w:rsid w:val="00AA3B20"/>
    <w:rsid w:val="00AA3D25"/>
    <w:rsid w:val="00AA41D2"/>
    <w:rsid w:val="00AA431A"/>
    <w:rsid w:val="00AA4938"/>
    <w:rsid w:val="00AA4BC6"/>
    <w:rsid w:val="00AA4E59"/>
    <w:rsid w:val="00AA4FC9"/>
    <w:rsid w:val="00AA522D"/>
    <w:rsid w:val="00AA554B"/>
    <w:rsid w:val="00AA577F"/>
    <w:rsid w:val="00AA5E36"/>
    <w:rsid w:val="00AA677E"/>
    <w:rsid w:val="00AA6C75"/>
    <w:rsid w:val="00AA6FE6"/>
    <w:rsid w:val="00AA7538"/>
    <w:rsid w:val="00AA76B0"/>
    <w:rsid w:val="00AA7776"/>
    <w:rsid w:val="00AA7FBE"/>
    <w:rsid w:val="00AB014C"/>
    <w:rsid w:val="00AB0335"/>
    <w:rsid w:val="00AB0DE7"/>
    <w:rsid w:val="00AB0E1C"/>
    <w:rsid w:val="00AB12E0"/>
    <w:rsid w:val="00AB13BD"/>
    <w:rsid w:val="00AB14DC"/>
    <w:rsid w:val="00AB181C"/>
    <w:rsid w:val="00AB1940"/>
    <w:rsid w:val="00AB25D6"/>
    <w:rsid w:val="00AB3799"/>
    <w:rsid w:val="00AB3C0A"/>
    <w:rsid w:val="00AB42E3"/>
    <w:rsid w:val="00AB43FE"/>
    <w:rsid w:val="00AB4776"/>
    <w:rsid w:val="00AB4F96"/>
    <w:rsid w:val="00AB550C"/>
    <w:rsid w:val="00AB5889"/>
    <w:rsid w:val="00AB59D7"/>
    <w:rsid w:val="00AB5B7D"/>
    <w:rsid w:val="00AB5BD5"/>
    <w:rsid w:val="00AB5D61"/>
    <w:rsid w:val="00AB6005"/>
    <w:rsid w:val="00AB6083"/>
    <w:rsid w:val="00AB6169"/>
    <w:rsid w:val="00AB61D8"/>
    <w:rsid w:val="00AB651B"/>
    <w:rsid w:val="00AB6A65"/>
    <w:rsid w:val="00AB71D1"/>
    <w:rsid w:val="00AB7A2B"/>
    <w:rsid w:val="00AB7A3F"/>
    <w:rsid w:val="00AC03B2"/>
    <w:rsid w:val="00AC09EB"/>
    <w:rsid w:val="00AC0A08"/>
    <w:rsid w:val="00AC0EF1"/>
    <w:rsid w:val="00AC0FA8"/>
    <w:rsid w:val="00AC1B41"/>
    <w:rsid w:val="00AC1BB0"/>
    <w:rsid w:val="00AC1CF7"/>
    <w:rsid w:val="00AC1E87"/>
    <w:rsid w:val="00AC21EF"/>
    <w:rsid w:val="00AC2B63"/>
    <w:rsid w:val="00AC2FAB"/>
    <w:rsid w:val="00AC3116"/>
    <w:rsid w:val="00AC31DB"/>
    <w:rsid w:val="00AC3462"/>
    <w:rsid w:val="00AC387C"/>
    <w:rsid w:val="00AC387F"/>
    <w:rsid w:val="00AC39CC"/>
    <w:rsid w:val="00AC3BB8"/>
    <w:rsid w:val="00AC3EB4"/>
    <w:rsid w:val="00AC4153"/>
    <w:rsid w:val="00AC43EF"/>
    <w:rsid w:val="00AC43FF"/>
    <w:rsid w:val="00AC506F"/>
    <w:rsid w:val="00AC523B"/>
    <w:rsid w:val="00AC5461"/>
    <w:rsid w:val="00AC56A0"/>
    <w:rsid w:val="00AC57E8"/>
    <w:rsid w:val="00AC5939"/>
    <w:rsid w:val="00AC5D14"/>
    <w:rsid w:val="00AC5F41"/>
    <w:rsid w:val="00AC5FF3"/>
    <w:rsid w:val="00AC6971"/>
    <w:rsid w:val="00AC6AE7"/>
    <w:rsid w:val="00AC6C1D"/>
    <w:rsid w:val="00AC7856"/>
    <w:rsid w:val="00AC7A9A"/>
    <w:rsid w:val="00AD0000"/>
    <w:rsid w:val="00AD0102"/>
    <w:rsid w:val="00AD01DE"/>
    <w:rsid w:val="00AD080C"/>
    <w:rsid w:val="00AD0D02"/>
    <w:rsid w:val="00AD0D4E"/>
    <w:rsid w:val="00AD0D5B"/>
    <w:rsid w:val="00AD16DE"/>
    <w:rsid w:val="00AD194B"/>
    <w:rsid w:val="00AD1F3A"/>
    <w:rsid w:val="00AD22A7"/>
    <w:rsid w:val="00AD2B18"/>
    <w:rsid w:val="00AD2D98"/>
    <w:rsid w:val="00AD2F18"/>
    <w:rsid w:val="00AD2F4F"/>
    <w:rsid w:val="00AD349E"/>
    <w:rsid w:val="00AD350E"/>
    <w:rsid w:val="00AD35F9"/>
    <w:rsid w:val="00AD38CB"/>
    <w:rsid w:val="00AD3E20"/>
    <w:rsid w:val="00AD3EBF"/>
    <w:rsid w:val="00AD46CD"/>
    <w:rsid w:val="00AD478E"/>
    <w:rsid w:val="00AD47CD"/>
    <w:rsid w:val="00AD4A10"/>
    <w:rsid w:val="00AD4F25"/>
    <w:rsid w:val="00AD5299"/>
    <w:rsid w:val="00AD562A"/>
    <w:rsid w:val="00AD5811"/>
    <w:rsid w:val="00AD5922"/>
    <w:rsid w:val="00AD59D7"/>
    <w:rsid w:val="00AD5A1E"/>
    <w:rsid w:val="00AD5A88"/>
    <w:rsid w:val="00AD5B9E"/>
    <w:rsid w:val="00AD63D9"/>
    <w:rsid w:val="00AD68D6"/>
    <w:rsid w:val="00AD6CCD"/>
    <w:rsid w:val="00AD6E1A"/>
    <w:rsid w:val="00AD6FE0"/>
    <w:rsid w:val="00AD7009"/>
    <w:rsid w:val="00AD7A03"/>
    <w:rsid w:val="00AE01B2"/>
    <w:rsid w:val="00AE09E3"/>
    <w:rsid w:val="00AE13D0"/>
    <w:rsid w:val="00AE1885"/>
    <w:rsid w:val="00AE1B4E"/>
    <w:rsid w:val="00AE1B9C"/>
    <w:rsid w:val="00AE20CC"/>
    <w:rsid w:val="00AE2507"/>
    <w:rsid w:val="00AE34F5"/>
    <w:rsid w:val="00AE47D2"/>
    <w:rsid w:val="00AE4FBC"/>
    <w:rsid w:val="00AE52B8"/>
    <w:rsid w:val="00AE5D2F"/>
    <w:rsid w:val="00AE5FF6"/>
    <w:rsid w:val="00AE6284"/>
    <w:rsid w:val="00AE62A8"/>
    <w:rsid w:val="00AE668E"/>
    <w:rsid w:val="00AE6730"/>
    <w:rsid w:val="00AE6AE0"/>
    <w:rsid w:val="00AE79F5"/>
    <w:rsid w:val="00AE7AEE"/>
    <w:rsid w:val="00AE7BD7"/>
    <w:rsid w:val="00AE7FF1"/>
    <w:rsid w:val="00AF0174"/>
    <w:rsid w:val="00AF0222"/>
    <w:rsid w:val="00AF086C"/>
    <w:rsid w:val="00AF0997"/>
    <w:rsid w:val="00AF0DE9"/>
    <w:rsid w:val="00AF1068"/>
    <w:rsid w:val="00AF17F9"/>
    <w:rsid w:val="00AF1B99"/>
    <w:rsid w:val="00AF1F6D"/>
    <w:rsid w:val="00AF1FEC"/>
    <w:rsid w:val="00AF2562"/>
    <w:rsid w:val="00AF2649"/>
    <w:rsid w:val="00AF2889"/>
    <w:rsid w:val="00AF29B6"/>
    <w:rsid w:val="00AF3584"/>
    <w:rsid w:val="00AF38A3"/>
    <w:rsid w:val="00AF3AF1"/>
    <w:rsid w:val="00AF3C34"/>
    <w:rsid w:val="00AF4988"/>
    <w:rsid w:val="00AF4E8E"/>
    <w:rsid w:val="00AF614A"/>
    <w:rsid w:val="00AF61D7"/>
    <w:rsid w:val="00AF64A4"/>
    <w:rsid w:val="00AF6A91"/>
    <w:rsid w:val="00AF6B0F"/>
    <w:rsid w:val="00AF6B56"/>
    <w:rsid w:val="00AF6BAF"/>
    <w:rsid w:val="00AF6E6D"/>
    <w:rsid w:val="00AF704F"/>
    <w:rsid w:val="00AF71DF"/>
    <w:rsid w:val="00AF7356"/>
    <w:rsid w:val="00AF788F"/>
    <w:rsid w:val="00AF7ABF"/>
    <w:rsid w:val="00AF7C6F"/>
    <w:rsid w:val="00AF7FB4"/>
    <w:rsid w:val="00B001E5"/>
    <w:rsid w:val="00B00249"/>
    <w:rsid w:val="00B002B3"/>
    <w:rsid w:val="00B01666"/>
    <w:rsid w:val="00B01671"/>
    <w:rsid w:val="00B0216D"/>
    <w:rsid w:val="00B02179"/>
    <w:rsid w:val="00B021C9"/>
    <w:rsid w:val="00B02425"/>
    <w:rsid w:val="00B02749"/>
    <w:rsid w:val="00B02869"/>
    <w:rsid w:val="00B02CCB"/>
    <w:rsid w:val="00B03006"/>
    <w:rsid w:val="00B036C9"/>
    <w:rsid w:val="00B0380A"/>
    <w:rsid w:val="00B042BC"/>
    <w:rsid w:val="00B046D0"/>
    <w:rsid w:val="00B04707"/>
    <w:rsid w:val="00B04AA6"/>
    <w:rsid w:val="00B04C28"/>
    <w:rsid w:val="00B05251"/>
    <w:rsid w:val="00B0554B"/>
    <w:rsid w:val="00B05B94"/>
    <w:rsid w:val="00B060F6"/>
    <w:rsid w:val="00B068D6"/>
    <w:rsid w:val="00B073F4"/>
    <w:rsid w:val="00B07526"/>
    <w:rsid w:val="00B07818"/>
    <w:rsid w:val="00B07A79"/>
    <w:rsid w:val="00B07B46"/>
    <w:rsid w:val="00B101D8"/>
    <w:rsid w:val="00B102F0"/>
    <w:rsid w:val="00B10D97"/>
    <w:rsid w:val="00B11742"/>
    <w:rsid w:val="00B1192D"/>
    <w:rsid w:val="00B11EE5"/>
    <w:rsid w:val="00B11F58"/>
    <w:rsid w:val="00B12B46"/>
    <w:rsid w:val="00B12DE1"/>
    <w:rsid w:val="00B12F98"/>
    <w:rsid w:val="00B1381C"/>
    <w:rsid w:val="00B139B6"/>
    <w:rsid w:val="00B13C41"/>
    <w:rsid w:val="00B140D0"/>
    <w:rsid w:val="00B142E1"/>
    <w:rsid w:val="00B14476"/>
    <w:rsid w:val="00B14514"/>
    <w:rsid w:val="00B146C3"/>
    <w:rsid w:val="00B149C0"/>
    <w:rsid w:val="00B14A39"/>
    <w:rsid w:val="00B14B04"/>
    <w:rsid w:val="00B158A5"/>
    <w:rsid w:val="00B15963"/>
    <w:rsid w:val="00B15D1F"/>
    <w:rsid w:val="00B15E44"/>
    <w:rsid w:val="00B15E69"/>
    <w:rsid w:val="00B16679"/>
    <w:rsid w:val="00B167C0"/>
    <w:rsid w:val="00B16ACE"/>
    <w:rsid w:val="00B16FA8"/>
    <w:rsid w:val="00B172C3"/>
    <w:rsid w:val="00B17554"/>
    <w:rsid w:val="00B1767B"/>
    <w:rsid w:val="00B176A6"/>
    <w:rsid w:val="00B176F3"/>
    <w:rsid w:val="00B1771F"/>
    <w:rsid w:val="00B178B9"/>
    <w:rsid w:val="00B17E8E"/>
    <w:rsid w:val="00B20347"/>
    <w:rsid w:val="00B20689"/>
    <w:rsid w:val="00B218AB"/>
    <w:rsid w:val="00B21CAF"/>
    <w:rsid w:val="00B21F8F"/>
    <w:rsid w:val="00B2223C"/>
    <w:rsid w:val="00B22B82"/>
    <w:rsid w:val="00B22CB4"/>
    <w:rsid w:val="00B22CE7"/>
    <w:rsid w:val="00B22E97"/>
    <w:rsid w:val="00B23056"/>
    <w:rsid w:val="00B231D1"/>
    <w:rsid w:val="00B232F3"/>
    <w:rsid w:val="00B2395B"/>
    <w:rsid w:val="00B23B0F"/>
    <w:rsid w:val="00B23DAB"/>
    <w:rsid w:val="00B240BC"/>
    <w:rsid w:val="00B24153"/>
    <w:rsid w:val="00B24283"/>
    <w:rsid w:val="00B248CB"/>
    <w:rsid w:val="00B24A43"/>
    <w:rsid w:val="00B24AF3"/>
    <w:rsid w:val="00B24D9D"/>
    <w:rsid w:val="00B250B9"/>
    <w:rsid w:val="00B2565F"/>
    <w:rsid w:val="00B25A4D"/>
    <w:rsid w:val="00B26515"/>
    <w:rsid w:val="00B26618"/>
    <w:rsid w:val="00B2661B"/>
    <w:rsid w:val="00B26A1F"/>
    <w:rsid w:val="00B26F91"/>
    <w:rsid w:val="00B26FF0"/>
    <w:rsid w:val="00B27046"/>
    <w:rsid w:val="00B2710D"/>
    <w:rsid w:val="00B27290"/>
    <w:rsid w:val="00B27461"/>
    <w:rsid w:val="00B27826"/>
    <w:rsid w:val="00B278E1"/>
    <w:rsid w:val="00B27A64"/>
    <w:rsid w:val="00B27D8F"/>
    <w:rsid w:val="00B27EC4"/>
    <w:rsid w:val="00B30071"/>
    <w:rsid w:val="00B301E9"/>
    <w:rsid w:val="00B302D4"/>
    <w:rsid w:val="00B30A05"/>
    <w:rsid w:val="00B30A3A"/>
    <w:rsid w:val="00B3117D"/>
    <w:rsid w:val="00B31A03"/>
    <w:rsid w:val="00B31B1D"/>
    <w:rsid w:val="00B31B73"/>
    <w:rsid w:val="00B32EE6"/>
    <w:rsid w:val="00B32F07"/>
    <w:rsid w:val="00B33531"/>
    <w:rsid w:val="00B33B1F"/>
    <w:rsid w:val="00B33CC2"/>
    <w:rsid w:val="00B33F5D"/>
    <w:rsid w:val="00B3414D"/>
    <w:rsid w:val="00B34525"/>
    <w:rsid w:val="00B345FE"/>
    <w:rsid w:val="00B347F7"/>
    <w:rsid w:val="00B349FC"/>
    <w:rsid w:val="00B34BCE"/>
    <w:rsid w:val="00B35664"/>
    <w:rsid w:val="00B35CC6"/>
    <w:rsid w:val="00B35EFF"/>
    <w:rsid w:val="00B36082"/>
    <w:rsid w:val="00B36419"/>
    <w:rsid w:val="00B36617"/>
    <w:rsid w:val="00B36812"/>
    <w:rsid w:val="00B369EC"/>
    <w:rsid w:val="00B36D2F"/>
    <w:rsid w:val="00B36E11"/>
    <w:rsid w:val="00B371D1"/>
    <w:rsid w:val="00B378C1"/>
    <w:rsid w:val="00B37B0C"/>
    <w:rsid w:val="00B37C3F"/>
    <w:rsid w:val="00B40711"/>
    <w:rsid w:val="00B40A44"/>
    <w:rsid w:val="00B41039"/>
    <w:rsid w:val="00B41742"/>
    <w:rsid w:val="00B41973"/>
    <w:rsid w:val="00B41A24"/>
    <w:rsid w:val="00B41B06"/>
    <w:rsid w:val="00B41CC7"/>
    <w:rsid w:val="00B41F5E"/>
    <w:rsid w:val="00B42970"/>
    <w:rsid w:val="00B42B9C"/>
    <w:rsid w:val="00B42CCB"/>
    <w:rsid w:val="00B43149"/>
    <w:rsid w:val="00B4320B"/>
    <w:rsid w:val="00B43478"/>
    <w:rsid w:val="00B4357C"/>
    <w:rsid w:val="00B43881"/>
    <w:rsid w:val="00B43903"/>
    <w:rsid w:val="00B44A66"/>
    <w:rsid w:val="00B44E4D"/>
    <w:rsid w:val="00B45068"/>
    <w:rsid w:val="00B45093"/>
    <w:rsid w:val="00B45236"/>
    <w:rsid w:val="00B452C6"/>
    <w:rsid w:val="00B45516"/>
    <w:rsid w:val="00B45544"/>
    <w:rsid w:val="00B45B2E"/>
    <w:rsid w:val="00B45D34"/>
    <w:rsid w:val="00B45F17"/>
    <w:rsid w:val="00B463ED"/>
    <w:rsid w:val="00B46C9C"/>
    <w:rsid w:val="00B4721E"/>
    <w:rsid w:val="00B473BF"/>
    <w:rsid w:val="00B476DB"/>
    <w:rsid w:val="00B477F0"/>
    <w:rsid w:val="00B4781B"/>
    <w:rsid w:val="00B47DDD"/>
    <w:rsid w:val="00B50129"/>
    <w:rsid w:val="00B50240"/>
    <w:rsid w:val="00B50405"/>
    <w:rsid w:val="00B5088B"/>
    <w:rsid w:val="00B50BFC"/>
    <w:rsid w:val="00B50E95"/>
    <w:rsid w:val="00B51084"/>
    <w:rsid w:val="00B510B7"/>
    <w:rsid w:val="00B5150D"/>
    <w:rsid w:val="00B524BD"/>
    <w:rsid w:val="00B5278D"/>
    <w:rsid w:val="00B534E3"/>
    <w:rsid w:val="00B53544"/>
    <w:rsid w:val="00B53CDF"/>
    <w:rsid w:val="00B54187"/>
    <w:rsid w:val="00B544BF"/>
    <w:rsid w:val="00B54509"/>
    <w:rsid w:val="00B5473B"/>
    <w:rsid w:val="00B54A21"/>
    <w:rsid w:val="00B54CDD"/>
    <w:rsid w:val="00B55120"/>
    <w:rsid w:val="00B55C08"/>
    <w:rsid w:val="00B56238"/>
    <w:rsid w:val="00B56243"/>
    <w:rsid w:val="00B56536"/>
    <w:rsid w:val="00B56582"/>
    <w:rsid w:val="00B567AB"/>
    <w:rsid w:val="00B56A21"/>
    <w:rsid w:val="00B56ADE"/>
    <w:rsid w:val="00B57232"/>
    <w:rsid w:val="00B5750A"/>
    <w:rsid w:val="00B57884"/>
    <w:rsid w:val="00B57DAC"/>
    <w:rsid w:val="00B57E6B"/>
    <w:rsid w:val="00B600C1"/>
    <w:rsid w:val="00B604A7"/>
    <w:rsid w:val="00B60927"/>
    <w:rsid w:val="00B609C5"/>
    <w:rsid w:val="00B60A94"/>
    <w:rsid w:val="00B612FE"/>
    <w:rsid w:val="00B617A0"/>
    <w:rsid w:val="00B621AF"/>
    <w:rsid w:val="00B62215"/>
    <w:rsid w:val="00B62359"/>
    <w:rsid w:val="00B62583"/>
    <w:rsid w:val="00B625F9"/>
    <w:rsid w:val="00B627FE"/>
    <w:rsid w:val="00B62ADA"/>
    <w:rsid w:val="00B62BBD"/>
    <w:rsid w:val="00B62EC6"/>
    <w:rsid w:val="00B633E9"/>
    <w:rsid w:val="00B6350A"/>
    <w:rsid w:val="00B63E57"/>
    <w:rsid w:val="00B63EF3"/>
    <w:rsid w:val="00B63F95"/>
    <w:rsid w:val="00B63FAE"/>
    <w:rsid w:val="00B645C0"/>
    <w:rsid w:val="00B651FC"/>
    <w:rsid w:val="00B6533B"/>
    <w:rsid w:val="00B6572C"/>
    <w:rsid w:val="00B6584A"/>
    <w:rsid w:val="00B65BA3"/>
    <w:rsid w:val="00B65BFF"/>
    <w:rsid w:val="00B662DF"/>
    <w:rsid w:val="00B662F7"/>
    <w:rsid w:val="00B665DA"/>
    <w:rsid w:val="00B671A0"/>
    <w:rsid w:val="00B672B5"/>
    <w:rsid w:val="00B6762C"/>
    <w:rsid w:val="00B6774D"/>
    <w:rsid w:val="00B67AE8"/>
    <w:rsid w:val="00B67E63"/>
    <w:rsid w:val="00B70457"/>
    <w:rsid w:val="00B704F8"/>
    <w:rsid w:val="00B70AA6"/>
    <w:rsid w:val="00B71077"/>
    <w:rsid w:val="00B712FA"/>
    <w:rsid w:val="00B71408"/>
    <w:rsid w:val="00B71850"/>
    <w:rsid w:val="00B71BE8"/>
    <w:rsid w:val="00B720CD"/>
    <w:rsid w:val="00B72477"/>
    <w:rsid w:val="00B72484"/>
    <w:rsid w:val="00B72B89"/>
    <w:rsid w:val="00B72C95"/>
    <w:rsid w:val="00B72E4F"/>
    <w:rsid w:val="00B72EDE"/>
    <w:rsid w:val="00B72F6C"/>
    <w:rsid w:val="00B73243"/>
    <w:rsid w:val="00B7346B"/>
    <w:rsid w:val="00B734A6"/>
    <w:rsid w:val="00B734E5"/>
    <w:rsid w:val="00B7378D"/>
    <w:rsid w:val="00B73FCC"/>
    <w:rsid w:val="00B74B31"/>
    <w:rsid w:val="00B74E3C"/>
    <w:rsid w:val="00B75361"/>
    <w:rsid w:val="00B75439"/>
    <w:rsid w:val="00B75839"/>
    <w:rsid w:val="00B7597B"/>
    <w:rsid w:val="00B75D2F"/>
    <w:rsid w:val="00B75F32"/>
    <w:rsid w:val="00B75F66"/>
    <w:rsid w:val="00B76E00"/>
    <w:rsid w:val="00B76EA2"/>
    <w:rsid w:val="00B7715F"/>
    <w:rsid w:val="00B77479"/>
    <w:rsid w:val="00B7754C"/>
    <w:rsid w:val="00B77A89"/>
    <w:rsid w:val="00B77B07"/>
    <w:rsid w:val="00B77D0F"/>
    <w:rsid w:val="00B800DF"/>
    <w:rsid w:val="00B806FD"/>
    <w:rsid w:val="00B809D1"/>
    <w:rsid w:val="00B80BB4"/>
    <w:rsid w:val="00B80C2A"/>
    <w:rsid w:val="00B81701"/>
    <w:rsid w:val="00B81FDB"/>
    <w:rsid w:val="00B81FFA"/>
    <w:rsid w:val="00B820EB"/>
    <w:rsid w:val="00B829B0"/>
    <w:rsid w:val="00B82A28"/>
    <w:rsid w:val="00B82A44"/>
    <w:rsid w:val="00B82B4B"/>
    <w:rsid w:val="00B82BE8"/>
    <w:rsid w:val="00B82EF5"/>
    <w:rsid w:val="00B8306A"/>
    <w:rsid w:val="00B833E0"/>
    <w:rsid w:val="00B83BE5"/>
    <w:rsid w:val="00B84546"/>
    <w:rsid w:val="00B84670"/>
    <w:rsid w:val="00B846DB"/>
    <w:rsid w:val="00B8471C"/>
    <w:rsid w:val="00B847B2"/>
    <w:rsid w:val="00B84DA2"/>
    <w:rsid w:val="00B84EC7"/>
    <w:rsid w:val="00B85793"/>
    <w:rsid w:val="00B8579D"/>
    <w:rsid w:val="00B857EE"/>
    <w:rsid w:val="00B8592D"/>
    <w:rsid w:val="00B8628B"/>
    <w:rsid w:val="00B865C6"/>
    <w:rsid w:val="00B8668C"/>
    <w:rsid w:val="00B86C39"/>
    <w:rsid w:val="00B86C8B"/>
    <w:rsid w:val="00B87609"/>
    <w:rsid w:val="00B87B44"/>
    <w:rsid w:val="00B87BDB"/>
    <w:rsid w:val="00B87BDF"/>
    <w:rsid w:val="00B9060B"/>
    <w:rsid w:val="00B908FA"/>
    <w:rsid w:val="00B90BB8"/>
    <w:rsid w:val="00B90E2D"/>
    <w:rsid w:val="00B9101B"/>
    <w:rsid w:val="00B918D7"/>
    <w:rsid w:val="00B91C7B"/>
    <w:rsid w:val="00B9201A"/>
    <w:rsid w:val="00B922CE"/>
    <w:rsid w:val="00B92622"/>
    <w:rsid w:val="00B93602"/>
    <w:rsid w:val="00B93BCD"/>
    <w:rsid w:val="00B93D8D"/>
    <w:rsid w:val="00B94072"/>
    <w:rsid w:val="00B94221"/>
    <w:rsid w:val="00B942AE"/>
    <w:rsid w:val="00B94401"/>
    <w:rsid w:val="00B94966"/>
    <w:rsid w:val="00B94972"/>
    <w:rsid w:val="00B94FAC"/>
    <w:rsid w:val="00B9504B"/>
    <w:rsid w:val="00B95545"/>
    <w:rsid w:val="00B95556"/>
    <w:rsid w:val="00B9556E"/>
    <w:rsid w:val="00B960AC"/>
    <w:rsid w:val="00B96118"/>
    <w:rsid w:val="00B9629E"/>
    <w:rsid w:val="00B96318"/>
    <w:rsid w:val="00B9648F"/>
    <w:rsid w:val="00B96BB2"/>
    <w:rsid w:val="00B96C8E"/>
    <w:rsid w:val="00B9756A"/>
    <w:rsid w:val="00B97C74"/>
    <w:rsid w:val="00B97DFE"/>
    <w:rsid w:val="00BA06D9"/>
    <w:rsid w:val="00BA0F1B"/>
    <w:rsid w:val="00BA11FB"/>
    <w:rsid w:val="00BA1690"/>
    <w:rsid w:val="00BA179B"/>
    <w:rsid w:val="00BA1929"/>
    <w:rsid w:val="00BA1DAC"/>
    <w:rsid w:val="00BA2010"/>
    <w:rsid w:val="00BA25F4"/>
    <w:rsid w:val="00BA2A41"/>
    <w:rsid w:val="00BA2B47"/>
    <w:rsid w:val="00BA2DF6"/>
    <w:rsid w:val="00BA2EF2"/>
    <w:rsid w:val="00BA320E"/>
    <w:rsid w:val="00BA397E"/>
    <w:rsid w:val="00BA3B4A"/>
    <w:rsid w:val="00BA3DB5"/>
    <w:rsid w:val="00BA4120"/>
    <w:rsid w:val="00BA4B72"/>
    <w:rsid w:val="00BA5017"/>
    <w:rsid w:val="00BA5283"/>
    <w:rsid w:val="00BA5EF8"/>
    <w:rsid w:val="00BA622E"/>
    <w:rsid w:val="00BA62E3"/>
    <w:rsid w:val="00BA64AB"/>
    <w:rsid w:val="00BA6A2C"/>
    <w:rsid w:val="00BA6B99"/>
    <w:rsid w:val="00BA71B3"/>
    <w:rsid w:val="00BA778B"/>
    <w:rsid w:val="00BA7E94"/>
    <w:rsid w:val="00BA7EB9"/>
    <w:rsid w:val="00BB0054"/>
    <w:rsid w:val="00BB02FA"/>
    <w:rsid w:val="00BB0393"/>
    <w:rsid w:val="00BB04AD"/>
    <w:rsid w:val="00BB058D"/>
    <w:rsid w:val="00BB0911"/>
    <w:rsid w:val="00BB0961"/>
    <w:rsid w:val="00BB09D4"/>
    <w:rsid w:val="00BB09DF"/>
    <w:rsid w:val="00BB0AE3"/>
    <w:rsid w:val="00BB1557"/>
    <w:rsid w:val="00BB19C6"/>
    <w:rsid w:val="00BB2314"/>
    <w:rsid w:val="00BB2586"/>
    <w:rsid w:val="00BB271C"/>
    <w:rsid w:val="00BB2A9F"/>
    <w:rsid w:val="00BB3B09"/>
    <w:rsid w:val="00BB3D39"/>
    <w:rsid w:val="00BB4F3E"/>
    <w:rsid w:val="00BB5C58"/>
    <w:rsid w:val="00BB5E57"/>
    <w:rsid w:val="00BB605B"/>
    <w:rsid w:val="00BB638F"/>
    <w:rsid w:val="00BB6779"/>
    <w:rsid w:val="00BB69AA"/>
    <w:rsid w:val="00BB7424"/>
    <w:rsid w:val="00BC0123"/>
    <w:rsid w:val="00BC016D"/>
    <w:rsid w:val="00BC0490"/>
    <w:rsid w:val="00BC0964"/>
    <w:rsid w:val="00BC09A9"/>
    <w:rsid w:val="00BC0F73"/>
    <w:rsid w:val="00BC2238"/>
    <w:rsid w:val="00BC2838"/>
    <w:rsid w:val="00BC2859"/>
    <w:rsid w:val="00BC2BC7"/>
    <w:rsid w:val="00BC2F66"/>
    <w:rsid w:val="00BC3452"/>
    <w:rsid w:val="00BC346B"/>
    <w:rsid w:val="00BC3D77"/>
    <w:rsid w:val="00BC4839"/>
    <w:rsid w:val="00BC484A"/>
    <w:rsid w:val="00BC4944"/>
    <w:rsid w:val="00BC4B85"/>
    <w:rsid w:val="00BC4C8F"/>
    <w:rsid w:val="00BC4F4E"/>
    <w:rsid w:val="00BC5461"/>
    <w:rsid w:val="00BC56D9"/>
    <w:rsid w:val="00BC5973"/>
    <w:rsid w:val="00BC5B87"/>
    <w:rsid w:val="00BC5D3B"/>
    <w:rsid w:val="00BC5D96"/>
    <w:rsid w:val="00BC68E9"/>
    <w:rsid w:val="00BC6E15"/>
    <w:rsid w:val="00BC7147"/>
    <w:rsid w:val="00BC7A71"/>
    <w:rsid w:val="00BC7CFF"/>
    <w:rsid w:val="00BD004F"/>
    <w:rsid w:val="00BD039A"/>
    <w:rsid w:val="00BD03A5"/>
    <w:rsid w:val="00BD08CE"/>
    <w:rsid w:val="00BD0FD6"/>
    <w:rsid w:val="00BD1355"/>
    <w:rsid w:val="00BD1DFD"/>
    <w:rsid w:val="00BD217D"/>
    <w:rsid w:val="00BD23D0"/>
    <w:rsid w:val="00BD2807"/>
    <w:rsid w:val="00BD2A64"/>
    <w:rsid w:val="00BD2BDA"/>
    <w:rsid w:val="00BD2ECF"/>
    <w:rsid w:val="00BD39A6"/>
    <w:rsid w:val="00BD48EF"/>
    <w:rsid w:val="00BD4A20"/>
    <w:rsid w:val="00BD4B6F"/>
    <w:rsid w:val="00BD4D35"/>
    <w:rsid w:val="00BD4D53"/>
    <w:rsid w:val="00BD4F2F"/>
    <w:rsid w:val="00BD52CF"/>
    <w:rsid w:val="00BD539E"/>
    <w:rsid w:val="00BD590F"/>
    <w:rsid w:val="00BD5A68"/>
    <w:rsid w:val="00BD5C3E"/>
    <w:rsid w:val="00BD6226"/>
    <w:rsid w:val="00BD643E"/>
    <w:rsid w:val="00BD671F"/>
    <w:rsid w:val="00BD6C07"/>
    <w:rsid w:val="00BD7650"/>
    <w:rsid w:val="00BD791C"/>
    <w:rsid w:val="00BD7BB2"/>
    <w:rsid w:val="00BD7F0C"/>
    <w:rsid w:val="00BE0431"/>
    <w:rsid w:val="00BE115F"/>
    <w:rsid w:val="00BE133F"/>
    <w:rsid w:val="00BE165B"/>
    <w:rsid w:val="00BE1711"/>
    <w:rsid w:val="00BE17C1"/>
    <w:rsid w:val="00BE1C3F"/>
    <w:rsid w:val="00BE1F9A"/>
    <w:rsid w:val="00BE23C2"/>
    <w:rsid w:val="00BE2635"/>
    <w:rsid w:val="00BE275D"/>
    <w:rsid w:val="00BE2813"/>
    <w:rsid w:val="00BE28A5"/>
    <w:rsid w:val="00BE2B3D"/>
    <w:rsid w:val="00BE329D"/>
    <w:rsid w:val="00BE419B"/>
    <w:rsid w:val="00BE42E8"/>
    <w:rsid w:val="00BE42F5"/>
    <w:rsid w:val="00BE4870"/>
    <w:rsid w:val="00BE4C81"/>
    <w:rsid w:val="00BE4FF8"/>
    <w:rsid w:val="00BE501C"/>
    <w:rsid w:val="00BE5086"/>
    <w:rsid w:val="00BE51BB"/>
    <w:rsid w:val="00BE5430"/>
    <w:rsid w:val="00BE5C4A"/>
    <w:rsid w:val="00BE5E93"/>
    <w:rsid w:val="00BE6343"/>
    <w:rsid w:val="00BE6911"/>
    <w:rsid w:val="00BE6A0E"/>
    <w:rsid w:val="00BE6E35"/>
    <w:rsid w:val="00BE7136"/>
    <w:rsid w:val="00BE71A4"/>
    <w:rsid w:val="00BE72EC"/>
    <w:rsid w:val="00BE79A8"/>
    <w:rsid w:val="00BE79F3"/>
    <w:rsid w:val="00BE7CF3"/>
    <w:rsid w:val="00BF0335"/>
    <w:rsid w:val="00BF044C"/>
    <w:rsid w:val="00BF06A9"/>
    <w:rsid w:val="00BF0859"/>
    <w:rsid w:val="00BF0A31"/>
    <w:rsid w:val="00BF0CBC"/>
    <w:rsid w:val="00BF1A3B"/>
    <w:rsid w:val="00BF1FB3"/>
    <w:rsid w:val="00BF22E6"/>
    <w:rsid w:val="00BF2669"/>
    <w:rsid w:val="00BF2747"/>
    <w:rsid w:val="00BF2BB4"/>
    <w:rsid w:val="00BF2C6D"/>
    <w:rsid w:val="00BF2D11"/>
    <w:rsid w:val="00BF3A4D"/>
    <w:rsid w:val="00BF3F97"/>
    <w:rsid w:val="00BF4191"/>
    <w:rsid w:val="00BF4252"/>
    <w:rsid w:val="00BF4540"/>
    <w:rsid w:val="00BF4E5B"/>
    <w:rsid w:val="00BF52F4"/>
    <w:rsid w:val="00BF5883"/>
    <w:rsid w:val="00BF5CA3"/>
    <w:rsid w:val="00BF6750"/>
    <w:rsid w:val="00BF6B41"/>
    <w:rsid w:val="00BF7044"/>
    <w:rsid w:val="00BF76EC"/>
    <w:rsid w:val="00C005B8"/>
    <w:rsid w:val="00C00855"/>
    <w:rsid w:val="00C00A93"/>
    <w:rsid w:val="00C00CC0"/>
    <w:rsid w:val="00C00DCA"/>
    <w:rsid w:val="00C00E3F"/>
    <w:rsid w:val="00C0133D"/>
    <w:rsid w:val="00C0220E"/>
    <w:rsid w:val="00C02FAF"/>
    <w:rsid w:val="00C030B6"/>
    <w:rsid w:val="00C0330E"/>
    <w:rsid w:val="00C036D3"/>
    <w:rsid w:val="00C0418E"/>
    <w:rsid w:val="00C042F2"/>
    <w:rsid w:val="00C04583"/>
    <w:rsid w:val="00C0469D"/>
    <w:rsid w:val="00C049C4"/>
    <w:rsid w:val="00C04AE1"/>
    <w:rsid w:val="00C04B85"/>
    <w:rsid w:val="00C04BE5"/>
    <w:rsid w:val="00C04D7B"/>
    <w:rsid w:val="00C050BA"/>
    <w:rsid w:val="00C05178"/>
    <w:rsid w:val="00C05469"/>
    <w:rsid w:val="00C0557D"/>
    <w:rsid w:val="00C055AE"/>
    <w:rsid w:val="00C064D6"/>
    <w:rsid w:val="00C06ABE"/>
    <w:rsid w:val="00C06E71"/>
    <w:rsid w:val="00C07072"/>
    <w:rsid w:val="00C07155"/>
    <w:rsid w:val="00C07482"/>
    <w:rsid w:val="00C0764D"/>
    <w:rsid w:val="00C07C62"/>
    <w:rsid w:val="00C103E8"/>
    <w:rsid w:val="00C105A3"/>
    <w:rsid w:val="00C109D2"/>
    <w:rsid w:val="00C10CAA"/>
    <w:rsid w:val="00C10E75"/>
    <w:rsid w:val="00C110AE"/>
    <w:rsid w:val="00C1124D"/>
    <w:rsid w:val="00C11760"/>
    <w:rsid w:val="00C118B8"/>
    <w:rsid w:val="00C11AEB"/>
    <w:rsid w:val="00C11F25"/>
    <w:rsid w:val="00C1256C"/>
    <w:rsid w:val="00C12856"/>
    <w:rsid w:val="00C12D22"/>
    <w:rsid w:val="00C1321D"/>
    <w:rsid w:val="00C13238"/>
    <w:rsid w:val="00C13C08"/>
    <w:rsid w:val="00C13D3B"/>
    <w:rsid w:val="00C13F5B"/>
    <w:rsid w:val="00C1453E"/>
    <w:rsid w:val="00C14755"/>
    <w:rsid w:val="00C14B22"/>
    <w:rsid w:val="00C14E2E"/>
    <w:rsid w:val="00C14ECC"/>
    <w:rsid w:val="00C15102"/>
    <w:rsid w:val="00C15546"/>
    <w:rsid w:val="00C1571F"/>
    <w:rsid w:val="00C15BCB"/>
    <w:rsid w:val="00C15D00"/>
    <w:rsid w:val="00C15DDE"/>
    <w:rsid w:val="00C15E2E"/>
    <w:rsid w:val="00C161F3"/>
    <w:rsid w:val="00C16B66"/>
    <w:rsid w:val="00C16E6A"/>
    <w:rsid w:val="00C16E73"/>
    <w:rsid w:val="00C16E8A"/>
    <w:rsid w:val="00C16FA5"/>
    <w:rsid w:val="00C178BE"/>
    <w:rsid w:val="00C179C4"/>
    <w:rsid w:val="00C17A2F"/>
    <w:rsid w:val="00C17FEA"/>
    <w:rsid w:val="00C21294"/>
    <w:rsid w:val="00C215E0"/>
    <w:rsid w:val="00C21B1F"/>
    <w:rsid w:val="00C21D42"/>
    <w:rsid w:val="00C22235"/>
    <w:rsid w:val="00C22793"/>
    <w:rsid w:val="00C22905"/>
    <w:rsid w:val="00C22AA1"/>
    <w:rsid w:val="00C22B52"/>
    <w:rsid w:val="00C23157"/>
    <w:rsid w:val="00C232C9"/>
    <w:rsid w:val="00C23589"/>
    <w:rsid w:val="00C23740"/>
    <w:rsid w:val="00C237FD"/>
    <w:rsid w:val="00C23979"/>
    <w:rsid w:val="00C23B58"/>
    <w:rsid w:val="00C243CA"/>
    <w:rsid w:val="00C24495"/>
    <w:rsid w:val="00C244C7"/>
    <w:rsid w:val="00C24803"/>
    <w:rsid w:val="00C24B2E"/>
    <w:rsid w:val="00C24D81"/>
    <w:rsid w:val="00C250CC"/>
    <w:rsid w:val="00C25605"/>
    <w:rsid w:val="00C25876"/>
    <w:rsid w:val="00C25986"/>
    <w:rsid w:val="00C25D63"/>
    <w:rsid w:val="00C265EF"/>
    <w:rsid w:val="00C26BF5"/>
    <w:rsid w:val="00C277EF"/>
    <w:rsid w:val="00C2782C"/>
    <w:rsid w:val="00C27AC3"/>
    <w:rsid w:val="00C30423"/>
    <w:rsid w:val="00C304BA"/>
    <w:rsid w:val="00C30590"/>
    <w:rsid w:val="00C30723"/>
    <w:rsid w:val="00C30ADB"/>
    <w:rsid w:val="00C30C20"/>
    <w:rsid w:val="00C312E4"/>
    <w:rsid w:val="00C31421"/>
    <w:rsid w:val="00C31656"/>
    <w:rsid w:val="00C31AF6"/>
    <w:rsid w:val="00C31AF7"/>
    <w:rsid w:val="00C31B41"/>
    <w:rsid w:val="00C31E85"/>
    <w:rsid w:val="00C3248C"/>
    <w:rsid w:val="00C325AC"/>
    <w:rsid w:val="00C325DA"/>
    <w:rsid w:val="00C3289D"/>
    <w:rsid w:val="00C32D56"/>
    <w:rsid w:val="00C32E05"/>
    <w:rsid w:val="00C3312E"/>
    <w:rsid w:val="00C332DA"/>
    <w:rsid w:val="00C3350B"/>
    <w:rsid w:val="00C3367A"/>
    <w:rsid w:val="00C338D1"/>
    <w:rsid w:val="00C34562"/>
    <w:rsid w:val="00C349FE"/>
    <w:rsid w:val="00C34A64"/>
    <w:rsid w:val="00C34B09"/>
    <w:rsid w:val="00C34C87"/>
    <w:rsid w:val="00C34D22"/>
    <w:rsid w:val="00C34E88"/>
    <w:rsid w:val="00C35844"/>
    <w:rsid w:val="00C35B6A"/>
    <w:rsid w:val="00C35C52"/>
    <w:rsid w:val="00C35C9E"/>
    <w:rsid w:val="00C35EB7"/>
    <w:rsid w:val="00C35FFD"/>
    <w:rsid w:val="00C36237"/>
    <w:rsid w:val="00C362DB"/>
    <w:rsid w:val="00C36450"/>
    <w:rsid w:val="00C368AE"/>
    <w:rsid w:val="00C36CC7"/>
    <w:rsid w:val="00C36D76"/>
    <w:rsid w:val="00C37344"/>
    <w:rsid w:val="00C37587"/>
    <w:rsid w:val="00C3779E"/>
    <w:rsid w:val="00C37A8E"/>
    <w:rsid w:val="00C37D3D"/>
    <w:rsid w:val="00C37E9D"/>
    <w:rsid w:val="00C40649"/>
    <w:rsid w:val="00C4064E"/>
    <w:rsid w:val="00C406F6"/>
    <w:rsid w:val="00C40771"/>
    <w:rsid w:val="00C4108C"/>
    <w:rsid w:val="00C410DE"/>
    <w:rsid w:val="00C4120B"/>
    <w:rsid w:val="00C41561"/>
    <w:rsid w:val="00C419D4"/>
    <w:rsid w:val="00C41B42"/>
    <w:rsid w:val="00C41BBF"/>
    <w:rsid w:val="00C41BEA"/>
    <w:rsid w:val="00C41EC4"/>
    <w:rsid w:val="00C41F62"/>
    <w:rsid w:val="00C42B64"/>
    <w:rsid w:val="00C430B5"/>
    <w:rsid w:val="00C4345A"/>
    <w:rsid w:val="00C434DA"/>
    <w:rsid w:val="00C43947"/>
    <w:rsid w:val="00C443CF"/>
    <w:rsid w:val="00C44543"/>
    <w:rsid w:val="00C4466E"/>
    <w:rsid w:val="00C44710"/>
    <w:rsid w:val="00C447F4"/>
    <w:rsid w:val="00C448C5"/>
    <w:rsid w:val="00C44B92"/>
    <w:rsid w:val="00C44EDD"/>
    <w:rsid w:val="00C44F0F"/>
    <w:rsid w:val="00C4505E"/>
    <w:rsid w:val="00C45456"/>
    <w:rsid w:val="00C45743"/>
    <w:rsid w:val="00C45FFE"/>
    <w:rsid w:val="00C469AF"/>
    <w:rsid w:val="00C46D77"/>
    <w:rsid w:val="00C47683"/>
    <w:rsid w:val="00C4769B"/>
    <w:rsid w:val="00C47A3E"/>
    <w:rsid w:val="00C47D88"/>
    <w:rsid w:val="00C5012E"/>
    <w:rsid w:val="00C506DB"/>
    <w:rsid w:val="00C50A33"/>
    <w:rsid w:val="00C50B8E"/>
    <w:rsid w:val="00C5110B"/>
    <w:rsid w:val="00C51207"/>
    <w:rsid w:val="00C5135D"/>
    <w:rsid w:val="00C516F7"/>
    <w:rsid w:val="00C51C6A"/>
    <w:rsid w:val="00C51D15"/>
    <w:rsid w:val="00C51DE9"/>
    <w:rsid w:val="00C51FCC"/>
    <w:rsid w:val="00C52477"/>
    <w:rsid w:val="00C52CEF"/>
    <w:rsid w:val="00C52CFB"/>
    <w:rsid w:val="00C52E44"/>
    <w:rsid w:val="00C535D4"/>
    <w:rsid w:val="00C535E8"/>
    <w:rsid w:val="00C53E3C"/>
    <w:rsid w:val="00C545DD"/>
    <w:rsid w:val="00C54620"/>
    <w:rsid w:val="00C54C5F"/>
    <w:rsid w:val="00C54D63"/>
    <w:rsid w:val="00C54EA6"/>
    <w:rsid w:val="00C55652"/>
    <w:rsid w:val="00C5679E"/>
    <w:rsid w:val="00C56EBD"/>
    <w:rsid w:val="00C571E2"/>
    <w:rsid w:val="00C5797C"/>
    <w:rsid w:val="00C57EED"/>
    <w:rsid w:val="00C60216"/>
    <w:rsid w:val="00C61394"/>
    <w:rsid w:val="00C61579"/>
    <w:rsid w:val="00C61B7D"/>
    <w:rsid w:val="00C61E89"/>
    <w:rsid w:val="00C622CD"/>
    <w:rsid w:val="00C62508"/>
    <w:rsid w:val="00C6266F"/>
    <w:rsid w:val="00C62890"/>
    <w:rsid w:val="00C628CB"/>
    <w:rsid w:val="00C62A74"/>
    <w:rsid w:val="00C62E2A"/>
    <w:rsid w:val="00C6304C"/>
    <w:rsid w:val="00C63763"/>
    <w:rsid w:val="00C63B4C"/>
    <w:rsid w:val="00C63B71"/>
    <w:rsid w:val="00C63FD1"/>
    <w:rsid w:val="00C64066"/>
    <w:rsid w:val="00C640D0"/>
    <w:rsid w:val="00C64AC3"/>
    <w:rsid w:val="00C657B2"/>
    <w:rsid w:val="00C661F8"/>
    <w:rsid w:val="00C663D8"/>
    <w:rsid w:val="00C66681"/>
    <w:rsid w:val="00C66FD8"/>
    <w:rsid w:val="00C6748A"/>
    <w:rsid w:val="00C67986"/>
    <w:rsid w:val="00C67A7D"/>
    <w:rsid w:val="00C67AA4"/>
    <w:rsid w:val="00C67D43"/>
    <w:rsid w:val="00C67DF6"/>
    <w:rsid w:val="00C700BB"/>
    <w:rsid w:val="00C70731"/>
    <w:rsid w:val="00C70798"/>
    <w:rsid w:val="00C70D3D"/>
    <w:rsid w:val="00C71555"/>
    <w:rsid w:val="00C71B2F"/>
    <w:rsid w:val="00C71E50"/>
    <w:rsid w:val="00C720E1"/>
    <w:rsid w:val="00C723E2"/>
    <w:rsid w:val="00C72D5F"/>
    <w:rsid w:val="00C7321A"/>
    <w:rsid w:val="00C73DD7"/>
    <w:rsid w:val="00C74157"/>
    <w:rsid w:val="00C745E1"/>
    <w:rsid w:val="00C749D9"/>
    <w:rsid w:val="00C74FFF"/>
    <w:rsid w:val="00C752ED"/>
    <w:rsid w:val="00C7569C"/>
    <w:rsid w:val="00C75DD9"/>
    <w:rsid w:val="00C75E92"/>
    <w:rsid w:val="00C761A4"/>
    <w:rsid w:val="00C76DFE"/>
    <w:rsid w:val="00C76EA0"/>
    <w:rsid w:val="00C7711C"/>
    <w:rsid w:val="00C772F3"/>
    <w:rsid w:val="00C77D24"/>
    <w:rsid w:val="00C77D8D"/>
    <w:rsid w:val="00C801BA"/>
    <w:rsid w:val="00C8084C"/>
    <w:rsid w:val="00C80B3F"/>
    <w:rsid w:val="00C80E2B"/>
    <w:rsid w:val="00C80F14"/>
    <w:rsid w:val="00C80F7F"/>
    <w:rsid w:val="00C811E2"/>
    <w:rsid w:val="00C8135E"/>
    <w:rsid w:val="00C81866"/>
    <w:rsid w:val="00C81B5C"/>
    <w:rsid w:val="00C8250F"/>
    <w:rsid w:val="00C82D4C"/>
    <w:rsid w:val="00C83273"/>
    <w:rsid w:val="00C83698"/>
    <w:rsid w:val="00C83917"/>
    <w:rsid w:val="00C83BC1"/>
    <w:rsid w:val="00C84307"/>
    <w:rsid w:val="00C84446"/>
    <w:rsid w:val="00C84548"/>
    <w:rsid w:val="00C845BD"/>
    <w:rsid w:val="00C84D39"/>
    <w:rsid w:val="00C852DF"/>
    <w:rsid w:val="00C8530B"/>
    <w:rsid w:val="00C85A6E"/>
    <w:rsid w:val="00C85AAA"/>
    <w:rsid w:val="00C85B97"/>
    <w:rsid w:val="00C85C54"/>
    <w:rsid w:val="00C85E96"/>
    <w:rsid w:val="00C8610A"/>
    <w:rsid w:val="00C8659C"/>
    <w:rsid w:val="00C86C44"/>
    <w:rsid w:val="00C871DA"/>
    <w:rsid w:val="00C87277"/>
    <w:rsid w:val="00C87CF2"/>
    <w:rsid w:val="00C9008A"/>
    <w:rsid w:val="00C9011D"/>
    <w:rsid w:val="00C9096B"/>
    <w:rsid w:val="00C909ED"/>
    <w:rsid w:val="00C90C99"/>
    <w:rsid w:val="00C90EFC"/>
    <w:rsid w:val="00C911A8"/>
    <w:rsid w:val="00C91618"/>
    <w:rsid w:val="00C91B1D"/>
    <w:rsid w:val="00C91BD7"/>
    <w:rsid w:val="00C91C12"/>
    <w:rsid w:val="00C91DC7"/>
    <w:rsid w:val="00C9263D"/>
    <w:rsid w:val="00C92AC6"/>
    <w:rsid w:val="00C92F0D"/>
    <w:rsid w:val="00C931D6"/>
    <w:rsid w:val="00C9322A"/>
    <w:rsid w:val="00C93C3E"/>
    <w:rsid w:val="00C93D77"/>
    <w:rsid w:val="00C94690"/>
    <w:rsid w:val="00C94CFE"/>
    <w:rsid w:val="00C94F3E"/>
    <w:rsid w:val="00C953CB"/>
    <w:rsid w:val="00C954FB"/>
    <w:rsid w:val="00C957A5"/>
    <w:rsid w:val="00C957D5"/>
    <w:rsid w:val="00C95906"/>
    <w:rsid w:val="00C95B8A"/>
    <w:rsid w:val="00C960F4"/>
    <w:rsid w:val="00C966DC"/>
    <w:rsid w:val="00C96F34"/>
    <w:rsid w:val="00C97920"/>
    <w:rsid w:val="00C97D13"/>
    <w:rsid w:val="00C97D9A"/>
    <w:rsid w:val="00CA00A2"/>
    <w:rsid w:val="00CA0185"/>
    <w:rsid w:val="00CA041C"/>
    <w:rsid w:val="00CA0755"/>
    <w:rsid w:val="00CA098D"/>
    <w:rsid w:val="00CA0AC1"/>
    <w:rsid w:val="00CA0B0C"/>
    <w:rsid w:val="00CA0F54"/>
    <w:rsid w:val="00CA13F0"/>
    <w:rsid w:val="00CA1B76"/>
    <w:rsid w:val="00CA1BC5"/>
    <w:rsid w:val="00CA1E39"/>
    <w:rsid w:val="00CA225C"/>
    <w:rsid w:val="00CA23B7"/>
    <w:rsid w:val="00CA2F3F"/>
    <w:rsid w:val="00CA309D"/>
    <w:rsid w:val="00CA3D00"/>
    <w:rsid w:val="00CA3E5B"/>
    <w:rsid w:val="00CA46D1"/>
    <w:rsid w:val="00CA4743"/>
    <w:rsid w:val="00CA4857"/>
    <w:rsid w:val="00CA4B93"/>
    <w:rsid w:val="00CA4CCC"/>
    <w:rsid w:val="00CA4F8B"/>
    <w:rsid w:val="00CA53B0"/>
    <w:rsid w:val="00CA59D2"/>
    <w:rsid w:val="00CA5F02"/>
    <w:rsid w:val="00CA60B3"/>
    <w:rsid w:val="00CA6235"/>
    <w:rsid w:val="00CA626E"/>
    <w:rsid w:val="00CA62FC"/>
    <w:rsid w:val="00CA66BE"/>
    <w:rsid w:val="00CA67E3"/>
    <w:rsid w:val="00CA681F"/>
    <w:rsid w:val="00CA68B8"/>
    <w:rsid w:val="00CA713A"/>
    <w:rsid w:val="00CA78CD"/>
    <w:rsid w:val="00CA7CF4"/>
    <w:rsid w:val="00CB06AA"/>
    <w:rsid w:val="00CB0A9B"/>
    <w:rsid w:val="00CB0B1F"/>
    <w:rsid w:val="00CB117C"/>
    <w:rsid w:val="00CB1519"/>
    <w:rsid w:val="00CB1726"/>
    <w:rsid w:val="00CB1A06"/>
    <w:rsid w:val="00CB2127"/>
    <w:rsid w:val="00CB24CF"/>
    <w:rsid w:val="00CB2581"/>
    <w:rsid w:val="00CB299A"/>
    <w:rsid w:val="00CB29C7"/>
    <w:rsid w:val="00CB2B6E"/>
    <w:rsid w:val="00CB2C8A"/>
    <w:rsid w:val="00CB2DE1"/>
    <w:rsid w:val="00CB2EF9"/>
    <w:rsid w:val="00CB313C"/>
    <w:rsid w:val="00CB3511"/>
    <w:rsid w:val="00CB36D8"/>
    <w:rsid w:val="00CB3EE1"/>
    <w:rsid w:val="00CB43BE"/>
    <w:rsid w:val="00CB43CB"/>
    <w:rsid w:val="00CB4741"/>
    <w:rsid w:val="00CB475E"/>
    <w:rsid w:val="00CB49C5"/>
    <w:rsid w:val="00CB508E"/>
    <w:rsid w:val="00CB563B"/>
    <w:rsid w:val="00CB574D"/>
    <w:rsid w:val="00CB5815"/>
    <w:rsid w:val="00CB582F"/>
    <w:rsid w:val="00CB5C26"/>
    <w:rsid w:val="00CB5DA9"/>
    <w:rsid w:val="00CB610A"/>
    <w:rsid w:val="00CB62C7"/>
    <w:rsid w:val="00CB62D4"/>
    <w:rsid w:val="00CB6404"/>
    <w:rsid w:val="00CB6748"/>
    <w:rsid w:val="00CB6837"/>
    <w:rsid w:val="00CB6B48"/>
    <w:rsid w:val="00CB6BE9"/>
    <w:rsid w:val="00CB70CC"/>
    <w:rsid w:val="00CB70D6"/>
    <w:rsid w:val="00CB727D"/>
    <w:rsid w:val="00CB73E1"/>
    <w:rsid w:val="00CB7478"/>
    <w:rsid w:val="00CB74E3"/>
    <w:rsid w:val="00CB78A9"/>
    <w:rsid w:val="00CB791B"/>
    <w:rsid w:val="00CB7988"/>
    <w:rsid w:val="00CB7B12"/>
    <w:rsid w:val="00CB7B32"/>
    <w:rsid w:val="00CC02C3"/>
    <w:rsid w:val="00CC077C"/>
    <w:rsid w:val="00CC08E7"/>
    <w:rsid w:val="00CC0AD3"/>
    <w:rsid w:val="00CC0AFD"/>
    <w:rsid w:val="00CC0E46"/>
    <w:rsid w:val="00CC0FA2"/>
    <w:rsid w:val="00CC1305"/>
    <w:rsid w:val="00CC1541"/>
    <w:rsid w:val="00CC190E"/>
    <w:rsid w:val="00CC19DD"/>
    <w:rsid w:val="00CC2119"/>
    <w:rsid w:val="00CC2541"/>
    <w:rsid w:val="00CC27C3"/>
    <w:rsid w:val="00CC2A0A"/>
    <w:rsid w:val="00CC2DB3"/>
    <w:rsid w:val="00CC2E5B"/>
    <w:rsid w:val="00CC2FC5"/>
    <w:rsid w:val="00CC342F"/>
    <w:rsid w:val="00CC3472"/>
    <w:rsid w:val="00CC35BC"/>
    <w:rsid w:val="00CC3855"/>
    <w:rsid w:val="00CC401E"/>
    <w:rsid w:val="00CC402D"/>
    <w:rsid w:val="00CC47B4"/>
    <w:rsid w:val="00CC4C19"/>
    <w:rsid w:val="00CC5362"/>
    <w:rsid w:val="00CC5A80"/>
    <w:rsid w:val="00CC5B1D"/>
    <w:rsid w:val="00CC5B44"/>
    <w:rsid w:val="00CC5DE5"/>
    <w:rsid w:val="00CC5E33"/>
    <w:rsid w:val="00CC6107"/>
    <w:rsid w:val="00CC653D"/>
    <w:rsid w:val="00CC66C8"/>
    <w:rsid w:val="00CC6818"/>
    <w:rsid w:val="00CC69D3"/>
    <w:rsid w:val="00CC6A26"/>
    <w:rsid w:val="00CC6DCF"/>
    <w:rsid w:val="00CC71D9"/>
    <w:rsid w:val="00CC7AE1"/>
    <w:rsid w:val="00CC7BD5"/>
    <w:rsid w:val="00CC7CFD"/>
    <w:rsid w:val="00CC7D9B"/>
    <w:rsid w:val="00CD00D6"/>
    <w:rsid w:val="00CD035F"/>
    <w:rsid w:val="00CD06C7"/>
    <w:rsid w:val="00CD088F"/>
    <w:rsid w:val="00CD0F4C"/>
    <w:rsid w:val="00CD0F91"/>
    <w:rsid w:val="00CD11D5"/>
    <w:rsid w:val="00CD13E7"/>
    <w:rsid w:val="00CD1DF9"/>
    <w:rsid w:val="00CD302B"/>
    <w:rsid w:val="00CD3114"/>
    <w:rsid w:val="00CD34E8"/>
    <w:rsid w:val="00CD351B"/>
    <w:rsid w:val="00CD35D5"/>
    <w:rsid w:val="00CD3E9D"/>
    <w:rsid w:val="00CD3FF6"/>
    <w:rsid w:val="00CD4333"/>
    <w:rsid w:val="00CD48EE"/>
    <w:rsid w:val="00CD48F6"/>
    <w:rsid w:val="00CD4A12"/>
    <w:rsid w:val="00CD4C31"/>
    <w:rsid w:val="00CD4DF5"/>
    <w:rsid w:val="00CD4E74"/>
    <w:rsid w:val="00CD60F7"/>
    <w:rsid w:val="00CD654C"/>
    <w:rsid w:val="00CD65E0"/>
    <w:rsid w:val="00CD65F9"/>
    <w:rsid w:val="00CD6A3A"/>
    <w:rsid w:val="00CD6BD1"/>
    <w:rsid w:val="00CD6C45"/>
    <w:rsid w:val="00CD766D"/>
    <w:rsid w:val="00CD76B6"/>
    <w:rsid w:val="00CD781F"/>
    <w:rsid w:val="00CD7F15"/>
    <w:rsid w:val="00CE0D1A"/>
    <w:rsid w:val="00CE0D2C"/>
    <w:rsid w:val="00CE11D8"/>
    <w:rsid w:val="00CE1213"/>
    <w:rsid w:val="00CE1258"/>
    <w:rsid w:val="00CE1476"/>
    <w:rsid w:val="00CE1A98"/>
    <w:rsid w:val="00CE1AB5"/>
    <w:rsid w:val="00CE21F8"/>
    <w:rsid w:val="00CE2DD0"/>
    <w:rsid w:val="00CE2F3D"/>
    <w:rsid w:val="00CE30E3"/>
    <w:rsid w:val="00CE3654"/>
    <w:rsid w:val="00CE36D9"/>
    <w:rsid w:val="00CE394D"/>
    <w:rsid w:val="00CE3C82"/>
    <w:rsid w:val="00CE3EB9"/>
    <w:rsid w:val="00CE44F9"/>
    <w:rsid w:val="00CE45E5"/>
    <w:rsid w:val="00CE4686"/>
    <w:rsid w:val="00CE4879"/>
    <w:rsid w:val="00CE4CBD"/>
    <w:rsid w:val="00CE4D0E"/>
    <w:rsid w:val="00CE4DC1"/>
    <w:rsid w:val="00CE5201"/>
    <w:rsid w:val="00CE569B"/>
    <w:rsid w:val="00CE5805"/>
    <w:rsid w:val="00CE5A88"/>
    <w:rsid w:val="00CE5A96"/>
    <w:rsid w:val="00CE5CA1"/>
    <w:rsid w:val="00CE7BCA"/>
    <w:rsid w:val="00CE7C4C"/>
    <w:rsid w:val="00CE7E53"/>
    <w:rsid w:val="00CF0329"/>
    <w:rsid w:val="00CF0636"/>
    <w:rsid w:val="00CF09CE"/>
    <w:rsid w:val="00CF0A8C"/>
    <w:rsid w:val="00CF130D"/>
    <w:rsid w:val="00CF1A95"/>
    <w:rsid w:val="00CF1CE2"/>
    <w:rsid w:val="00CF1D98"/>
    <w:rsid w:val="00CF1E5B"/>
    <w:rsid w:val="00CF2B6B"/>
    <w:rsid w:val="00CF467F"/>
    <w:rsid w:val="00CF4E9E"/>
    <w:rsid w:val="00CF52ED"/>
    <w:rsid w:val="00CF558D"/>
    <w:rsid w:val="00CF5912"/>
    <w:rsid w:val="00CF591B"/>
    <w:rsid w:val="00CF5B9A"/>
    <w:rsid w:val="00CF5DBF"/>
    <w:rsid w:val="00CF5F58"/>
    <w:rsid w:val="00CF663E"/>
    <w:rsid w:val="00CF6878"/>
    <w:rsid w:val="00CF6EF9"/>
    <w:rsid w:val="00CF7561"/>
    <w:rsid w:val="00CF7A3D"/>
    <w:rsid w:val="00CF7BE5"/>
    <w:rsid w:val="00CF7BFD"/>
    <w:rsid w:val="00CF7C82"/>
    <w:rsid w:val="00CF7F5B"/>
    <w:rsid w:val="00D00454"/>
    <w:rsid w:val="00D005CF"/>
    <w:rsid w:val="00D00DBD"/>
    <w:rsid w:val="00D018C0"/>
    <w:rsid w:val="00D020AF"/>
    <w:rsid w:val="00D025FE"/>
    <w:rsid w:val="00D028A3"/>
    <w:rsid w:val="00D02AEE"/>
    <w:rsid w:val="00D02EBA"/>
    <w:rsid w:val="00D03509"/>
    <w:rsid w:val="00D0394A"/>
    <w:rsid w:val="00D03DF4"/>
    <w:rsid w:val="00D03EAC"/>
    <w:rsid w:val="00D0442D"/>
    <w:rsid w:val="00D0484E"/>
    <w:rsid w:val="00D054C6"/>
    <w:rsid w:val="00D05A6B"/>
    <w:rsid w:val="00D05CD7"/>
    <w:rsid w:val="00D05F05"/>
    <w:rsid w:val="00D065D2"/>
    <w:rsid w:val="00D06683"/>
    <w:rsid w:val="00D066D9"/>
    <w:rsid w:val="00D06799"/>
    <w:rsid w:val="00D0692B"/>
    <w:rsid w:val="00D06CB9"/>
    <w:rsid w:val="00D06EEA"/>
    <w:rsid w:val="00D070B5"/>
    <w:rsid w:val="00D0718E"/>
    <w:rsid w:val="00D072EF"/>
    <w:rsid w:val="00D073FA"/>
    <w:rsid w:val="00D075F2"/>
    <w:rsid w:val="00D0765A"/>
    <w:rsid w:val="00D077E4"/>
    <w:rsid w:val="00D111C0"/>
    <w:rsid w:val="00D114BB"/>
    <w:rsid w:val="00D11548"/>
    <w:rsid w:val="00D11649"/>
    <w:rsid w:val="00D1177C"/>
    <w:rsid w:val="00D11E89"/>
    <w:rsid w:val="00D11EF3"/>
    <w:rsid w:val="00D12161"/>
    <w:rsid w:val="00D1231C"/>
    <w:rsid w:val="00D12756"/>
    <w:rsid w:val="00D12919"/>
    <w:rsid w:val="00D12FEE"/>
    <w:rsid w:val="00D12FF7"/>
    <w:rsid w:val="00D1327A"/>
    <w:rsid w:val="00D134CC"/>
    <w:rsid w:val="00D13539"/>
    <w:rsid w:val="00D1380F"/>
    <w:rsid w:val="00D13B57"/>
    <w:rsid w:val="00D140D1"/>
    <w:rsid w:val="00D14177"/>
    <w:rsid w:val="00D1449E"/>
    <w:rsid w:val="00D14984"/>
    <w:rsid w:val="00D14B69"/>
    <w:rsid w:val="00D14D5B"/>
    <w:rsid w:val="00D14F19"/>
    <w:rsid w:val="00D152FC"/>
    <w:rsid w:val="00D15448"/>
    <w:rsid w:val="00D1545F"/>
    <w:rsid w:val="00D15652"/>
    <w:rsid w:val="00D1574A"/>
    <w:rsid w:val="00D15D83"/>
    <w:rsid w:val="00D16625"/>
    <w:rsid w:val="00D1673D"/>
    <w:rsid w:val="00D16A9B"/>
    <w:rsid w:val="00D16DD4"/>
    <w:rsid w:val="00D16F3C"/>
    <w:rsid w:val="00D1767F"/>
    <w:rsid w:val="00D17697"/>
    <w:rsid w:val="00D17736"/>
    <w:rsid w:val="00D1773C"/>
    <w:rsid w:val="00D17BA2"/>
    <w:rsid w:val="00D20571"/>
    <w:rsid w:val="00D20753"/>
    <w:rsid w:val="00D20C4D"/>
    <w:rsid w:val="00D211CB"/>
    <w:rsid w:val="00D212FF"/>
    <w:rsid w:val="00D21461"/>
    <w:rsid w:val="00D21B4D"/>
    <w:rsid w:val="00D21E01"/>
    <w:rsid w:val="00D21F5C"/>
    <w:rsid w:val="00D221F3"/>
    <w:rsid w:val="00D223BE"/>
    <w:rsid w:val="00D22456"/>
    <w:rsid w:val="00D227AC"/>
    <w:rsid w:val="00D2281B"/>
    <w:rsid w:val="00D22E8D"/>
    <w:rsid w:val="00D23216"/>
    <w:rsid w:val="00D234F5"/>
    <w:rsid w:val="00D237A0"/>
    <w:rsid w:val="00D2393C"/>
    <w:rsid w:val="00D23A64"/>
    <w:rsid w:val="00D24054"/>
    <w:rsid w:val="00D241DD"/>
    <w:rsid w:val="00D24356"/>
    <w:rsid w:val="00D246B9"/>
    <w:rsid w:val="00D249C6"/>
    <w:rsid w:val="00D24A51"/>
    <w:rsid w:val="00D24D3A"/>
    <w:rsid w:val="00D2515A"/>
    <w:rsid w:val="00D2518C"/>
    <w:rsid w:val="00D251E6"/>
    <w:rsid w:val="00D251F8"/>
    <w:rsid w:val="00D2525F"/>
    <w:rsid w:val="00D2564E"/>
    <w:rsid w:val="00D25F4B"/>
    <w:rsid w:val="00D261FE"/>
    <w:rsid w:val="00D26491"/>
    <w:rsid w:val="00D26D8B"/>
    <w:rsid w:val="00D27A97"/>
    <w:rsid w:val="00D27F59"/>
    <w:rsid w:val="00D30669"/>
    <w:rsid w:val="00D3076E"/>
    <w:rsid w:val="00D3090F"/>
    <w:rsid w:val="00D3097D"/>
    <w:rsid w:val="00D30B67"/>
    <w:rsid w:val="00D30C8E"/>
    <w:rsid w:val="00D314B8"/>
    <w:rsid w:val="00D31500"/>
    <w:rsid w:val="00D3182C"/>
    <w:rsid w:val="00D3221D"/>
    <w:rsid w:val="00D323DB"/>
    <w:rsid w:val="00D325AA"/>
    <w:rsid w:val="00D326A2"/>
    <w:rsid w:val="00D32723"/>
    <w:rsid w:val="00D32B4B"/>
    <w:rsid w:val="00D32BED"/>
    <w:rsid w:val="00D32E4B"/>
    <w:rsid w:val="00D33268"/>
    <w:rsid w:val="00D33313"/>
    <w:rsid w:val="00D3357F"/>
    <w:rsid w:val="00D3371D"/>
    <w:rsid w:val="00D33814"/>
    <w:rsid w:val="00D33E78"/>
    <w:rsid w:val="00D33FD3"/>
    <w:rsid w:val="00D340B9"/>
    <w:rsid w:val="00D34A46"/>
    <w:rsid w:val="00D34AE5"/>
    <w:rsid w:val="00D34BD5"/>
    <w:rsid w:val="00D350C3"/>
    <w:rsid w:val="00D351E7"/>
    <w:rsid w:val="00D35413"/>
    <w:rsid w:val="00D356C9"/>
    <w:rsid w:val="00D35800"/>
    <w:rsid w:val="00D35D87"/>
    <w:rsid w:val="00D35D9F"/>
    <w:rsid w:val="00D35E31"/>
    <w:rsid w:val="00D3636E"/>
    <w:rsid w:val="00D3670B"/>
    <w:rsid w:val="00D36ABE"/>
    <w:rsid w:val="00D36CA2"/>
    <w:rsid w:val="00D372D9"/>
    <w:rsid w:val="00D37503"/>
    <w:rsid w:val="00D37650"/>
    <w:rsid w:val="00D37A3A"/>
    <w:rsid w:val="00D4031F"/>
    <w:rsid w:val="00D4037B"/>
    <w:rsid w:val="00D405B7"/>
    <w:rsid w:val="00D40AE8"/>
    <w:rsid w:val="00D40C20"/>
    <w:rsid w:val="00D40D3E"/>
    <w:rsid w:val="00D413B6"/>
    <w:rsid w:val="00D4174D"/>
    <w:rsid w:val="00D42411"/>
    <w:rsid w:val="00D42784"/>
    <w:rsid w:val="00D427E2"/>
    <w:rsid w:val="00D42E5B"/>
    <w:rsid w:val="00D42F43"/>
    <w:rsid w:val="00D430F0"/>
    <w:rsid w:val="00D43198"/>
    <w:rsid w:val="00D435E6"/>
    <w:rsid w:val="00D435F2"/>
    <w:rsid w:val="00D437B8"/>
    <w:rsid w:val="00D442B9"/>
    <w:rsid w:val="00D444EA"/>
    <w:rsid w:val="00D44819"/>
    <w:rsid w:val="00D44FCB"/>
    <w:rsid w:val="00D45292"/>
    <w:rsid w:val="00D462AE"/>
    <w:rsid w:val="00D4648F"/>
    <w:rsid w:val="00D46577"/>
    <w:rsid w:val="00D46611"/>
    <w:rsid w:val="00D46BF8"/>
    <w:rsid w:val="00D46D37"/>
    <w:rsid w:val="00D46F90"/>
    <w:rsid w:val="00D46F95"/>
    <w:rsid w:val="00D470C7"/>
    <w:rsid w:val="00D470FA"/>
    <w:rsid w:val="00D47326"/>
    <w:rsid w:val="00D4742B"/>
    <w:rsid w:val="00D47899"/>
    <w:rsid w:val="00D47928"/>
    <w:rsid w:val="00D47C9B"/>
    <w:rsid w:val="00D500E1"/>
    <w:rsid w:val="00D502E2"/>
    <w:rsid w:val="00D50475"/>
    <w:rsid w:val="00D50499"/>
    <w:rsid w:val="00D504F3"/>
    <w:rsid w:val="00D5086F"/>
    <w:rsid w:val="00D509A7"/>
    <w:rsid w:val="00D50F79"/>
    <w:rsid w:val="00D513E6"/>
    <w:rsid w:val="00D519E6"/>
    <w:rsid w:val="00D51D23"/>
    <w:rsid w:val="00D51D92"/>
    <w:rsid w:val="00D5202C"/>
    <w:rsid w:val="00D52C87"/>
    <w:rsid w:val="00D54767"/>
    <w:rsid w:val="00D54AFE"/>
    <w:rsid w:val="00D54FB0"/>
    <w:rsid w:val="00D55579"/>
    <w:rsid w:val="00D5562A"/>
    <w:rsid w:val="00D55933"/>
    <w:rsid w:val="00D5615C"/>
    <w:rsid w:val="00D56327"/>
    <w:rsid w:val="00D563D1"/>
    <w:rsid w:val="00D570DC"/>
    <w:rsid w:val="00D570F2"/>
    <w:rsid w:val="00D57189"/>
    <w:rsid w:val="00D574BC"/>
    <w:rsid w:val="00D5770F"/>
    <w:rsid w:val="00D57967"/>
    <w:rsid w:val="00D579EE"/>
    <w:rsid w:val="00D57A9F"/>
    <w:rsid w:val="00D604EE"/>
    <w:rsid w:val="00D61410"/>
    <w:rsid w:val="00D61609"/>
    <w:rsid w:val="00D6162B"/>
    <w:rsid w:val="00D61661"/>
    <w:rsid w:val="00D62423"/>
    <w:rsid w:val="00D62591"/>
    <w:rsid w:val="00D62636"/>
    <w:rsid w:val="00D62CEF"/>
    <w:rsid w:val="00D62DFD"/>
    <w:rsid w:val="00D63697"/>
    <w:rsid w:val="00D6374E"/>
    <w:rsid w:val="00D63FC0"/>
    <w:rsid w:val="00D64704"/>
    <w:rsid w:val="00D64CB2"/>
    <w:rsid w:val="00D65364"/>
    <w:rsid w:val="00D65409"/>
    <w:rsid w:val="00D6580D"/>
    <w:rsid w:val="00D65AC5"/>
    <w:rsid w:val="00D660A8"/>
    <w:rsid w:val="00D66350"/>
    <w:rsid w:val="00D66A3F"/>
    <w:rsid w:val="00D66EDA"/>
    <w:rsid w:val="00D66FDF"/>
    <w:rsid w:val="00D67688"/>
    <w:rsid w:val="00D67B25"/>
    <w:rsid w:val="00D7084F"/>
    <w:rsid w:val="00D70891"/>
    <w:rsid w:val="00D70A17"/>
    <w:rsid w:val="00D70D3C"/>
    <w:rsid w:val="00D70FCF"/>
    <w:rsid w:val="00D71219"/>
    <w:rsid w:val="00D7184B"/>
    <w:rsid w:val="00D718C7"/>
    <w:rsid w:val="00D71A42"/>
    <w:rsid w:val="00D72181"/>
    <w:rsid w:val="00D72429"/>
    <w:rsid w:val="00D73077"/>
    <w:rsid w:val="00D73268"/>
    <w:rsid w:val="00D73301"/>
    <w:rsid w:val="00D73399"/>
    <w:rsid w:val="00D73B2A"/>
    <w:rsid w:val="00D73E97"/>
    <w:rsid w:val="00D74278"/>
    <w:rsid w:val="00D743E7"/>
    <w:rsid w:val="00D7456C"/>
    <w:rsid w:val="00D747EC"/>
    <w:rsid w:val="00D74C7B"/>
    <w:rsid w:val="00D74E77"/>
    <w:rsid w:val="00D75740"/>
    <w:rsid w:val="00D758B8"/>
    <w:rsid w:val="00D75B79"/>
    <w:rsid w:val="00D75C47"/>
    <w:rsid w:val="00D75C6E"/>
    <w:rsid w:val="00D7655F"/>
    <w:rsid w:val="00D76D59"/>
    <w:rsid w:val="00D76E2F"/>
    <w:rsid w:val="00D772AD"/>
    <w:rsid w:val="00D772FF"/>
    <w:rsid w:val="00D773A3"/>
    <w:rsid w:val="00D77420"/>
    <w:rsid w:val="00D7743E"/>
    <w:rsid w:val="00D7791D"/>
    <w:rsid w:val="00D7799B"/>
    <w:rsid w:val="00D800A4"/>
    <w:rsid w:val="00D8097E"/>
    <w:rsid w:val="00D80BEB"/>
    <w:rsid w:val="00D80F84"/>
    <w:rsid w:val="00D8125E"/>
    <w:rsid w:val="00D81CF0"/>
    <w:rsid w:val="00D81F96"/>
    <w:rsid w:val="00D8237D"/>
    <w:rsid w:val="00D8274B"/>
    <w:rsid w:val="00D82806"/>
    <w:rsid w:val="00D82DB0"/>
    <w:rsid w:val="00D83241"/>
    <w:rsid w:val="00D840DE"/>
    <w:rsid w:val="00D8481D"/>
    <w:rsid w:val="00D84A24"/>
    <w:rsid w:val="00D84A4C"/>
    <w:rsid w:val="00D84DEC"/>
    <w:rsid w:val="00D84E31"/>
    <w:rsid w:val="00D85CE2"/>
    <w:rsid w:val="00D8615D"/>
    <w:rsid w:val="00D86AE0"/>
    <w:rsid w:val="00D86B8C"/>
    <w:rsid w:val="00D86DAE"/>
    <w:rsid w:val="00D90180"/>
    <w:rsid w:val="00D90350"/>
    <w:rsid w:val="00D903E0"/>
    <w:rsid w:val="00D904C5"/>
    <w:rsid w:val="00D906C2"/>
    <w:rsid w:val="00D9075F"/>
    <w:rsid w:val="00D907E5"/>
    <w:rsid w:val="00D90C3E"/>
    <w:rsid w:val="00D90D39"/>
    <w:rsid w:val="00D9154D"/>
    <w:rsid w:val="00D916EA"/>
    <w:rsid w:val="00D91B3F"/>
    <w:rsid w:val="00D927D3"/>
    <w:rsid w:val="00D92923"/>
    <w:rsid w:val="00D92A24"/>
    <w:rsid w:val="00D934C0"/>
    <w:rsid w:val="00D9381B"/>
    <w:rsid w:val="00D93862"/>
    <w:rsid w:val="00D93A77"/>
    <w:rsid w:val="00D93AC5"/>
    <w:rsid w:val="00D93B77"/>
    <w:rsid w:val="00D93FA5"/>
    <w:rsid w:val="00D9409B"/>
    <w:rsid w:val="00D94662"/>
    <w:rsid w:val="00D95651"/>
    <w:rsid w:val="00D95B01"/>
    <w:rsid w:val="00D96468"/>
    <w:rsid w:val="00D9675E"/>
    <w:rsid w:val="00D96C1C"/>
    <w:rsid w:val="00D96E8F"/>
    <w:rsid w:val="00D978C1"/>
    <w:rsid w:val="00D97FDD"/>
    <w:rsid w:val="00DA015C"/>
    <w:rsid w:val="00DA08F3"/>
    <w:rsid w:val="00DA0C23"/>
    <w:rsid w:val="00DA0CB5"/>
    <w:rsid w:val="00DA0F31"/>
    <w:rsid w:val="00DA1085"/>
    <w:rsid w:val="00DA11D5"/>
    <w:rsid w:val="00DA12BE"/>
    <w:rsid w:val="00DA1324"/>
    <w:rsid w:val="00DA1715"/>
    <w:rsid w:val="00DA1A8D"/>
    <w:rsid w:val="00DA1C29"/>
    <w:rsid w:val="00DA1F7E"/>
    <w:rsid w:val="00DA1FDA"/>
    <w:rsid w:val="00DA20A7"/>
    <w:rsid w:val="00DA2868"/>
    <w:rsid w:val="00DA294E"/>
    <w:rsid w:val="00DA2DEE"/>
    <w:rsid w:val="00DA3808"/>
    <w:rsid w:val="00DA3E43"/>
    <w:rsid w:val="00DA419E"/>
    <w:rsid w:val="00DA45CF"/>
    <w:rsid w:val="00DA465A"/>
    <w:rsid w:val="00DA4AD2"/>
    <w:rsid w:val="00DA5820"/>
    <w:rsid w:val="00DA61FE"/>
    <w:rsid w:val="00DA6C24"/>
    <w:rsid w:val="00DA6D71"/>
    <w:rsid w:val="00DA728D"/>
    <w:rsid w:val="00DA7ED4"/>
    <w:rsid w:val="00DA7F6F"/>
    <w:rsid w:val="00DB008F"/>
    <w:rsid w:val="00DB00B6"/>
    <w:rsid w:val="00DB0302"/>
    <w:rsid w:val="00DB0613"/>
    <w:rsid w:val="00DB0718"/>
    <w:rsid w:val="00DB0CB6"/>
    <w:rsid w:val="00DB1284"/>
    <w:rsid w:val="00DB12FC"/>
    <w:rsid w:val="00DB1302"/>
    <w:rsid w:val="00DB17CC"/>
    <w:rsid w:val="00DB1A87"/>
    <w:rsid w:val="00DB1B1C"/>
    <w:rsid w:val="00DB1BB4"/>
    <w:rsid w:val="00DB1EA0"/>
    <w:rsid w:val="00DB2005"/>
    <w:rsid w:val="00DB253C"/>
    <w:rsid w:val="00DB25FE"/>
    <w:rsid w:val="00DB2B06"/>
    <w:rsid w:val="00DB2BB7"/>
    <w:rsid w:val="00DB300C"/>
    <w:rsid w:val="00DB36EF"/>
    <w:rsid w:val="00DB3AC3"/>
    <w:rsid w:val="00DB3B18"/>
    <w:rsid w:val="00DB406C"/>
    <w:rsid w:val="00DB424F"/>
    <w:rsid w:val="00DB42E5"/>
    <w:rsid w:val="00DB4953"/>
    <w:rsid w:val="00DB4A33"/>
    <w:rsid w:val="00DB4CC8"/>
    <w:rsid w:val="00DB4E9F"/>
    <w:rsid w:val="00DB50C6"/>
    <w:rsid w:val="00DB57AB"/>
    <w:rsid w:val="00DB5BA8"/>
    <w:rsid w:val="00DB61E2"/>
    <w:rsid w:val="00DB63A7"/>
    <w:rsid w:val="00DB64FA"/>
    <w:rsid w:val="00DB65F6"/>
    <w:rsid w:val="00DB66EB"/>
    <w:rsid w:val="00DB6932"/>
    <w:rsid w:val="00DB6AC6"/>
    <w:rsid w:val="00DB6C5F"/>
    <w:rsid w:val="00DB729A"/>
    <w:rsid w:val="00DB74D9"/>
    <w:rsid w:val="00DB7C13"/>
    <w:rsid w:val="00DC03A0"/>
    <w:rsid w:val="00DC0A76"/>
    <w:rsid w:val="00DC0DEF"/>
    <w:rsid w:val="00DC0F56"/>
    <w:rsid w:val="00DC1436"/>
    <w:rsid w:val="00DC157C"/>
    <w:rsid w:val="00DC1793"/>
    <w:rsid w:val="00DC1AE9"/>
    <w:rsid w:val="00DC1B6C"/>
    <w:rsid w:val="00DC21EF"/>
    <w:rsid w:val="00DC2824"/>
    <w:rsid w:val="00DC2AAF"/>
    <w:rsid w:val="00DC35FE"/>
    <w:rsid w:val="00DC37E8"/>
    <w:rsid w:val="00DC3A22"/>
    <w:rsid w:val="00DC3D38"/>
    <w:rsid w:val="00DC3F43"/>
    <w:rsid w:val="00DC4008"/>
    <w:rsid w:val="00DC45DC"/>
    <w:rsid w:val="00DC461D"/>
    <w:rsid w:val="00DC478C"/>
    <w:rsid w:val="00DC47E8"/>
    <w:rsid w:val="00DC48EE"/>
    <w:rsid w:val="00DC4DA5"/>
    <w:rsid w:val="00DC5AD2"/>
    <w:rsid w:val="00DC5BA3"/>
    <w:rsid w:val="00DC5CF3"/>
    <w:rsid w:val="00DC5DA9"/>
    <w:rsid w:val="00DC5E17"/>
    <w:rsid w:val="00DC5EE4"/>
    <w:rsid w:val="00DC5FCE"/>
    <w:rsid w:val="00DC6A88"/>
    <w:rsid w:val="00DC724D"/>
    <w:rsid w:val="00DC76FD"/>
    <w:rsid w:val="00DC7783"/>
    <w:rsid w:val="00DC7876"/>
    <w:rsid w:val="00DC7C9F"/>
    <w:rsid w:val="00DC7DD2"/>
    <w:rsid w:val="00DC7F22"/>
    <w:rsid w:val="00DD01D4"/>
    <w:rsid w:val="00DD0219"/>
    <w:rsid w:val="00DD07BB"/>
    <w:rsid w:val="00DD0DD7"/>
    <w:rsid w:val="00DD0E24"/>
    <w:rsid w:val="00DD0F1B"/>
    <w:rsid w:val="00DD1286"/>
    <w:rsid w:val="00DD195D"/>
    <w:rsid w:val="00DD1AE6"/>
    <w:rsid w:val="00DD1DF5"/>
    <w:rsid w:val="00DD2095"/>
    <w:rsid w:val="00DD2233"/>
    <w:rsid w:val="00DD24DB"/>
    <w:rsid w:val="00DD2B6D"/>
    <w:rsid w:val="00DD2C01"/>
    <w:rsid w:val="00DD331B"/>
    <w:rsid w:val="00DD3534"/>
    <w:rsid w:val="00DD3A97"/>
    <w:rsid w:val="00DD3D3B"/>
    <w:rsid w:val="00DD3F3C"/>
    <w:rsid w:val="00DD43C8"/>
    <w:rsid w:val="00DD444F"/>
    <w:rsid w:val="00DD454A"/>
    <w:rsid w:val="00DD49EA"/>
    <w:rsid w:val="00DD4C0A"/>
    <w:rsid w:val="00DD4CA6"/>
    <w:rsid w:val="00DD5393"/>
    <w:rsid w:val="00DD56AD"/>
    <w:rsid w:val="00DD60E1"/>
    <w:rsid w:val="00DD615A"/>
    <w:rsid w:val="00DD6198"/>
    <w:rsid w:val="00DD63C5"/>
    <w:rsid w:val="00DD6461"/>
    <w:rsid w:val="00DD69EA"/>
    <w:rsid w:val="00DD6E16"/>
    <w:rsid w:val="00DD6E8B"/>
    <w:rsid w:val="00DD7522"/>
    <w:rsid w:val="00DD7679"/>
    <w:rsid w:val="00DD7DB8"/>
    <w:rsid w:val="00DE026B"/>
    <w:rsid w:val="00DE03FA"/>
    <w:rsid w:val="00DE05CF"/>
    <w:rsid w:val="00DE0B40"/>
    <w:rsid w:val="00DE0B52"/>
    <w:rsid w:val="00DE15F5"/>
    <w:rsid w:val="00DE1A3A"/>
    <w:rsid w:val="00DE1C32"/>
    <w:rsid w:val="00DE1CE9"/>
    <w:rsid w:val="00DE22FF"/>
    <w:rsid w:val="00DE267A"/>
    <w:rsid w:val="00DE268C"/>
    <w:rsid w:val="00DE2A25"/>
    <w:rsid w:val="00DE2BB0"/>
    <w:rsid w:val="00DE3AD1"/>
    <w:rsid w:val="00DE426C"/>
    <w:rsid w:val="00DE43D5"/>
    <w:rsid w:val="00DE442E"/>
    <w:rsid w:val="00DE477A"/>
    <w:rsid w:val="00DE4B96"/>
    <w:rsid w:val="00DE4C29"/>
    <w:rsid w:val="00DE5447"/>
    <w:rsid w:val="00DE5792"/>
    <w:rsid w:val="00DE59F4"/>
    <w:rsid w:val="00DE6207"/>
    <w:rsid w:val="00DE673D"/>
    <w:rsid w:val="00DE68FD"/>
    <w:rsid w:val="00DE6A13"/>
    <w:rsid w:val="00DE6BB5"/>
    <w:rsid w:val="00DE74FB"/>
    <w:rsid w:val="00DE753B"/>
    <w:rsid w:val="00DE7AFD"/>
    <w:rsid w:val="00DE7D1B"/>
    <w:rsid w:val="00DE7DF3"/>
    <w:rsid w:val="00DF008E"/>
    <w:rsid w:val="00DF0807"/>
    <w:rsid w:val="00DF0BCE"/>
    <w:rsid w:val="00DF0DA9"/>
    <w:rsid w:val="00DF0EC2"/>
    <w:rsid w:val="00DF1574"/>
    <w:rsid w:val="00DF17AD"/>
    <w:rsid w:val="00DF195B"/>
    <w:rsid w:val="00DF1B25"/>
    <w:rsid w:val="00DF2089"/>
    <w:rsid w:val="00DF2122"/>
    <w:rsid w:val="00DF2158"/>
    <w:rsid w:val="00DF299A"/>
    <w:rsid w:val="00DF2C5C"/>
    <w:rsid w:val="00DF334A"/>
    <w:rsid w:val="00DF341B"/>
    <w:rsid w:val="00DF35F5"/>
    <w:rsid w:val="00DF3610"/>
    <w:rsid w:val="00DF3887"/>
    <w:rsid w:val="00DF3C7D"/>
    <w:rsid w:val="00DF3FCB"/>
    <w:rsid w:val="00DF4C30"/>
    <w:rsid w:val="00DF5579"/>
    <w:rsid w:val="00DF5A2F"/>
    <w:rsid w:val="00DF5A32"/>
    <w:rsid w:val="00DF5E10"/>
    <w:rsid w:val="00DF5FD6"/>
    <w:rsid w:val="00DF5FDD"/>
    <w:rsid w:val="00DF62B3"/>
    <w:rsid w:val="00DF697E"/>
    <w:rsid w:val="00DF6B86"/>
    <w:rsid w:val="00DF71AA"/>
    <w:rsid w:val="00DF7442"/>
    <w:rsid w:val="00E00240"/>
    <w:rsid w:val="00E00335"/>
    <w:rsid w:val="00E00958"/>
    <w:rsid w:val="00E009F3"/>
    <w:rsid w:val="00E00B6B"/>
    <w:rsid w:val="00E00BED"/>
    <w:rsid w:val="00E00C16"/>
    <w:rsid w:val="00E00D85"/>
    <w:rsid w:val="00E00F6D"/>
    <w:rsid w:val="00E010D8"/>
    <w:rsid w:val="00E015DA"/>
    <w:rsid w:val="00E01709"/>
    <w:rsid w:val="00E01F3A"/>
    <w:rsid w:val="00E0258A"/>
    <w:rsid w:val="00E027F2"/>
    <w:rsid w:val="00E028EE"/>
    <w:rsid w:val="00E02C2E"/>
    <w:rsid w:val="00E02C52"/>
    <w:rsid w:val="00E02E54"/>
    <w:rsid w:val="00E032D5"/>
    <w:rsid w:val="00E03739"/>
    <w:rsid w:val="00E040A9"/>
    <w:rsid w:val="00E041B4"/>
    <w:rsid w:val="00E04407"/>
    <w:rsid w:val="00E04CF8"/>
    <w:rsid w:val="00E04FA2"/>
    <w:rsid w:val="00E053E1"/>
    <w:rsid w:val="00E05D38"/>
    <w:rsid w:val="00E05E79"/>
    <w:rsid w:val="00E05F7D"/>
    <w:rsid w:val="00E06242"/>
    <w:rsid w:val="00E06BAB"/>
    <w:rsid w:val="00E07014"/>
    <w:rsid w:val="00E07D5A"/>
    <w:rsid w:val="00E07E94"/>
    <w:rsid w:val="00E10012"/>
    <w:rsid w:val="00E101B3"/>
    <w:rsid w:val="00E1041B"/>
    <w:rsid w:val="00E10BD5"/>
    <w:rsid w:val="00E10C20"/>
    <w:rsid w:val="00E10DF8"/>
    <w:rsid w:val="00E10F8A"/>
    <w:rsid w:val="00E1110F"/>
    <w:rsid w:val="00E11E7C"/>
    <w:rsid w:val="00E12E98"/>
    <w:rsid w:val="00E134E6"/>
    <w:rsid w:val="00E13893"/>
    <w:rsid w:val="00E13B01"/>
    <w:rsid w:val="00E13B4C"/>
    <w:rsid w:val="00E13B9A"/>
    <w:rsid w:val="00E13DAD"/>
    <w:rsid w:val="00E14115"/>
    <w:rsid w:val="00E141A2"/>
    <w:rsid w:val="00E147AD"/>
    <w:rsid w:val="00E14C77"/>
    <w:rsid w:val="00E14CC5"/>
    <w:rsid w:val="00E15059"/>
    <w:rsid w:val="00E151E2"/>
    <w:rsid w:val="00E156FD"/>
    <w:rsid w:val="00E15BBC"/>
    <w:rsid w:val="00E162AB"/>
    <w:rsid w:val="00E16D16"/>
    <w:rsid w:val="00E16E79"/>
    <w:rsid w:val="00E17321"/>
    <w:rsid w:val="00E1735A"/>
    <w:rsid w:val="00E17379"/>
    <w:rsid w:val="00E177D2"/>
    <w:rsid w:val="00E178BB"/>
    <w:rsid w:val="00E17FA0"/>
    <w:rsid w:val="00E17FBE"/>
    <w:rsid w:val="00E200A0"/>
    <w:rsid w:val="00E202EE"/>
    <w:rsid w:val="00E2071C"/>
    <w:rsid w:val="00E20905"/>
    <w:rsid w:val="00E209B4"/>
    <w:rsid w:val="00E209DE"/>
    <w:rsid w:val="00E20C69"/>
    <w:rsid w:val="00E20C93"/>
    <w:rsid w:val="00E20FA7"/>
    <w:rsid w:val="00E21306"/>
    <w:rsid w:val="00E2142D"/>
    <w:rsid w:val="00E2159C"/>
    <w:rsid w:val="00E21764"/>
    <w:rsid w:val="00E21CE9"/>
    <w:rsid w:val="00E21DD1"/>
    <w:rsid w:val="00E22191"/>
    <w:rsid w:val="00E22430"/>
    <w:rsid w:val="00E224F1"/>
    <w:rsid w:val="00E225E7"/>
    <w:rsid w:val="00E22A50"/>
    <w:rsid w:val="00E22C5B"/>
    <w:rsid w:val="00E22D75"/>
    <w:rsid w:val="00E22FF3"/>
    <w:rsid w:val="00E23081"/>
    <w:rsid w:val="00E2339A"/>
    <w:rsid w:val="00E238EF"/>
    <w:rsid w:val="00E23931"/>
    <w:rsid w:val="00E23A5B"/>
    <w:rsid w:val="00E23BDC"/>
    <w:rsid w:val="00E23CBB"/>
    <w:rsid w:val="00E23D45"/>
    <w:rsid w:val="00E24248"/>
    <w:rsid w:val="00E24255"/>
    <w:rsid w:val="00E244BC"/>
    <w:rsid w:val="00E24953"/>
    <w:rsid w:val="00E24CF4"/>
    <w:rsid w:val="00E24D60"/>
    <w:rsid w:val="00E24ECA"/>
    <w:rsid w:val="00E25504"/>
    <w:rsid w:val="00E257BD"/>
    <w:rsid w:val="00E2582D"/>
    <w:rsid w:val="00E25992"/>
    <w:rsid w:val="00E25D39"/>
    <w:rsid w:val="00E26026"/>
    <w:rsid w:val="00E262D9"/>
    <w:rsid w:val="00E26DF7"/>
    <w:rsid w:val="00E2724B"/>
    <w:rsid w:val="00E27257"/>
    <w:rsid w:val="00E27416"/>
    <w:rsid w:val="00E27750"/>
    <w:rsid w:val="00E279D7"/>
    <w:rsid w:val="00E27CEE"/>
    <w:rsid w:val="00E301B9"/>
    <w:rsid w:val="00E30227"/>
    <w:rsid w:val="00E303DF"/>
    <w:rsid w:val="00E3113B"/>
    <w:rsid w:val="00E313D8"/>
    <w:rsid w:val="00E314D4"/>
    <w:rsid w:val="00E31CD6"/>
    <w:rsid w:val="00E32174"/>
    <w:rsid w:val="00E324CF"/>
    <w:rsid w:val="00E32601"/>
    <w:rsid w:val="00E32A2D"/>
    <w:rsid w:val="00E32CE1"/>
    <w:rsid w:val="00E32D52"/>
    <w:rsid w:val="00E33104"/>
    <w:rsid w:val="00E33324"/>
    <w:rsid w:val="00E333F1"/>
    <w:rsid w:val="00E3345A"/>
    <w:rsid w:val="00E33729"/>
    <w:rsid w:val="00E33861"/>
    <w:rsid w:val="00E3393F"/>
    <w:rsid w:val="00E346C7"/>
    <w:rsid w:val="00E346E4"/>
    <w:rsid w:val="00E349FC"/>
    <w:rsid w:val="00E34D3A"/>
    <w:rsid w:val="00E34E86"/>
    <w:rsid w:val="00E3524A"/>
    <w:rsid w:val="00E354DC"/>
    <w:rsid w:val="00E35545"/>
    <w:rsid w:val="00E357B4"/>
    <w:rsid w:val="00E3597B"/>
    <w:rsid w:val="00E359BB"/>
    <w:rsid w:val="00E35A64"/>
    <w:rsid w:val="00E35D70"/>
    <w:rsid w:val="00E35F6F"/>
    <w:rsid w:val="00E35FFC"/>
    <w:rsid w:val="00E36182"/>
    <w:rsid w:val="00E36225"/>
    <w:rsid w:val="00E363A8"/>
    <w:rsid w:val="00E3645B"/>
    <w:rsid w:val="00E3650C"/>
    <w:rsid w:val="00E365FF"/>
    <w:rsid w:val="00E368A8"/>
    <w:rsid w:val="00E369D2"/>
    <w:rsid w:val="00E36E0B"/>
    <w:rsid w:val="00E36EEA"/>
    <w:rsid w:val="00E3719D"/>
    <w:rsid w:val="00E373FD"/>
    <w:rsid w:val="00E375F2"/>
    <w:rsid w:val="00E377A7"/>
    <w:rsid w:val="00E377D5"/>
    <w:rsid w:val="00E37896"/>
    <w:rsid w:val="00E37C43"/>
    <w:rsid w:val="00E40B38"/>
    <w:rsid w:val="00E41034"/>
    <w:rsid w:val="00E41161"/>
    <w:rsid w:val="00E41266"/>
    <w:rsid w:val="00E413AB"/>
    <w:rsid w:val="00E41472"/>
    <w:rsid w:val="00E4173A"/>
    <w:rsid w:val="00E41E0E"/>
    <w:rsid w:val="00E42316"/>
    <w:rsid w:val="00E42341"/>
    <w:rsid w:val="00E4256D"/>
    <w:rsid w:val="00E4257C"/>
    <w:rsid w:val="00E42954"/>
    <w:rsid w:val="00E42B7D"/>
    <w:rsid w:val="00E42DC8"/>
    <w:rsid w:val="00E4375E"/>
    <w:rsid w:val="00E43B5D"/>
    <w:rsid w:val="00E44309"/>
    <w:rsid w:val="00E44359"/>
    <w:rsid w:val="00E4487F"/>
    <w:rsid w:val="00E449EF"/>
    <w:rsid w:val="00E453DD"/>
    <w:rsid w:val="00E45407"/>
    <w:rsid w:val="00E45A48"/>
    <w:rsid w:val="00E45A7E"/>
    <w:rsid w:val="00E4619E"/>
    <w:rsid w:val="00E465E6"/>
    <w:rsid w:val="00E4678F"/>
    <w:rsid w:val="00E46D8E"/>
    <w:rsid w:val="00E46E3F"/>
    <w:rsid w:val="00E471CB"/>
    <w:rsid w:val="00E47716"/>
    <w:rsid w:val="00E47D88"/>
    <w:rsid w:val="00E5013D"/>
    <w:rsid w:val="00E50C87"/>
    <w:rsid w:val="00E517E8"/>
    <w:rsid w:val="00E5181E"/>
    <w:rsid w:val="00E51F20"/>
    <w:rsid w:val="00E51F79"/>
    <w:rsid w:val="00E52ACD"/>
    <w:rsid w:val="00E52E9E"/>
    <w:rsid w:val="00E532BA"/>
    <w:rsid w:val="00E53428"/>
    <w:rsid w:val="00E5388E"/>
    <w:rsid w:val="00E5436B"/>
    <w:rsid w:val="00E543BC"/>
    <w:rsid w:val="00E54B56"/>
    <w:rsid w:val="00E54D43"/>
    <w:rsid w:val="00E552CF"/>
    <w:rsid w:val="00E55A85"/>
    <w:rsid w:val="00E55E3E"/>
    <w:rsid w:val="00E5680E"/>
    <w:rsid w:val="00E57124"/>
    <w:rsid w:val="00E5728F"/>
    <w:rsid w:val="00E57E72"/>
    <w:rsid w:val="00E57FBE"/>
    <w:rsid w:val="00E6021D"/>
    <w:rsid w:val="00E60936"/>
    <w:rsid w:val="00E60E76"/>
    <w:rsid w:val="00E6162B"/>
    <w:rsid w:val="00E6178D"/>
    <w:rsid w:val="00E61ACF"/>
    <w:rsid w:val="00E61E0C"/>
    <w:rsid w:val="00E6224D"/>
    <w:rsid w:val="00E62440"/>
    <w:rsid w:val="00E627ED"/>
    <w:rsid w:val="00E63988"/>
    <w:rsid w:val="00E63F48"/>
    <w:rsid w:val="00E64719"/>
    <w:rsid w:val="00E6519E"/>
    <w:rsid w:val="00E652DC"/>
    <w:rsid w:val="00E657A8"/>
    <w:rsid w:val="00E65858"/>
    <w:rsid w:val="00E658CE"/>
    <w:rsid w:val="00E65D46"/>
    <w:rsid w:val="00E660A7"/>
    <w:rsid w:val="00E6685B"/>
    <w:rsid w:val="00E66928"/>
    <w:rsid w:val="00E66A4A"/>
    <w:rsid w:val="00E66A6E"/>
    <w:rsid w:val="00E66B94"/>
    <w:rsid w:val="00E672B1"/>
    <w:rsid w:val="00E67591"/>
    <w:rsid w:val="00E6765C"/>
    <w:rsid w:val="00E677FC"/>
    <w:rsid w:val="00E67BDC"/>
    <w:rsid w:val="00E67DE7"/>
    <w:rsid w:val="00E67E37"/>
    <w:rsid w:val="00E702B6"/>
    <w:rsid w:val="00E70769"/>
    <w:rsid w:val="00E70799"/>
    <w:rsid w:val="00E70EE0"/>
    <w:rsid w:val="00E712D6"/>
    <w:rsid w:val="00E7151F"/>
    <w:rsid w:val="00E719C8"/>
    <w:rsid w:val="00E71B17"/>
    <w:rsid w:val="00E71F1C"/>
    <w:rsid w:val="00E720BA"/>
    <w:rsid w:val="00E72304"/>
    <w:rsid w:val="00E72865"/>
    <w:rsid w:val="00E7294D"/>
    <w:rsid w:val="00E729FF"/>
    <w:rsid w:val="00E72A6C"/>
    <w:rsid w:val="00E72BF3"/>
    <w:rsid w:val="00E72D5B"/>
    <w:rsid w:val="00E72D84"/>
    <w:rsid w:val="00E733C2"/>
    <w:rsid w:val="00E73C0B"/>
    <w:rsid w:val="00E7462A"/>
    <w:rsid w:val="00E747B0"/>
    <w:rsid w:val="00E7485B"/>
    <w:rsid w:val="00E74A39"/>
    <w:rsid w:val="00E75343"/>
    <w:rsid w:val="00E75639"/>
    <w:rsid w:val="00E757A0"/>
    <w:rsid w:val="00E75F88"/>
    <w:rsid w:val="00E76A7A"/>
    <w:rsid w:val="00E76F9B"/>
    <w:rsid w:val="00E77841"/>
    <w:rsid w:val="00E77BCB"/>
    <w:rsid w:val="00E803BE"/>
    <w:rsid w:val="00E80831"/>
    <w:rsid w:val="00E80DD6"/>
    <w:rsid w:val="00E80F9F"/>
    <w:rsid w:val="00E81315"/>
    <w:rsid w:val="00E8167A"/>
    <w:rsid w:val="00E819B3"/>
    <w:rsid w:val="00E8231F"/>
    <w:rsid w:val="00E8236C"/>
    <w:rsid w:val="00E82506"/>
    <w:rsid w:val="00E8279A"/>
    <w:rsid w:val="00E82C22"/>
    <w:rsid w:val="00E82DC8"/>
    <w:rsid w:val="00E82F6B"/>
    <w:rsid w:val="00E8325C"/>
    <w:rsid w:val="00E83371"/>
    <w:rsid w:val="00E834CF"/>
    <w:rsid w:val="00E83552"/>
    <w:rsid w:val="00E839C8"/>
    <w:rsid w:val="00E83FE1"/>
    <w:rsid w:val="00E840D9"/>
    <w:rsid w:val="00E84163"/>
    <w:rsid w:val="00E8459A"/>
    <w:rsid w:val="00E850A1"/>
    <w:rsid w:val="00E852BF"/>
    <w:rsid w:val="00E852DA"/>
    <w:rsid w:val="00E854BA"/>
    <w:rsid w:val="00E858F4"/>
    <w:rsid w:val="00E85BA0"/>
    <w:rsid w:val="00E85C0A"/>
    <w:rsid w:val="00E8649B"/>
    <w:rsid w:val="00E864AD"/>
    <w:rsid w:val="00E866CB"/>
    <w:rsid w:val="00E86AC6"/>
    <w:rsid w:val="00E87078"/>
    <w:rsid w:val="00E870BC"/>
    <w:rsid w:val="00E87572"/>
    <w:rsid w:val="00E87795"/>
    <w:rsid w:val="00E900A7"/>
    <w:rsid w:val="00E90687"/>
    <w:rsid w:val="00E90705"/>
    <w:rsid w:val="00E91545"/>
    <w:rsid w:val="00E9176D"/>
    <w:rsid w:val="00E91813"/>
    <w:rsid w:val="00E91CD1"/>
    <w:rsid w:val="00E91F30"/>
    <w:rsid w:val="00E91F74"/>
    <w:rsid w:val="00E91FCC"/>
    <w:rsid w:val="00E921DE"/>
    <w:rsid w:val="00E925C3"/>
    <w:rsid w:val="00E9295D"/>
    <w:rsid w:val="00E929AE"/>
    <w:rsid w:val="00E92C42"/>
    <w:rsid w:val="00E92CB8"/>
    <w:rsid w:val="00E92E1C"/>
    <w:rsid w:val="00E9326A"/>
    <w:rsid w:val="00E932F5"/>
    <w:rsid w:val="00E93324"/>
    <w:rsid w:val="00E936BD"/>
    <w:rsid w:val="00E9396F"/>
    <w:rsid w:val="00E93A5F"/>
    <w:rsid w:val="00E94003"/>
    <w:rsid w:val="00E94285"/>
    <w:rsid w:val="00E94414"/>
    <w:rsid w:val="00E948B8"/>
    <w:rsid w:val="00E952C2"/>
    <w:rsid w:val="00E95799"/>
    <w:rsid w:val="00E95AE7"/>
    <w:rsid w:val="00E961FA"/>
    <w:rsid w:val="00E96435"/>
    <w:rsid w:val="00E966BC"/>
    <w:rsid w:val="00E96765"/>
    <w:rsid w:val="00E96C1E"/>
    <w:rsid w:val="00E96E3E"/>
    <w:rsid w:val="00E975EB"/>
    <w:rsid w:val="00E976BC"/>
    <w:rsid w:val="00E97A25"/>
    <w:rsid w:val="00E97B57"/>
    <w:rsid w:val="00E97E65"/>
    <w:rsid w:val="00EA074E"/>
    <w:rsid w:val="00EA0A84"/>
    <w:rsid w:val="00EA0D0F"/>
    <w:rsid w:val="00EA0EBB"/>
    <w:rsid w:val="00EA0FB7"/>
    <w:rsid w:val="00EA10D1"/>
    <w:rsid w:val="00EA1AA5"/>
    <w:rsid w:val="00EA1F20"/>
    <w:rsid w:val="00EA23F4"/>
    <w:rsid w:val="00EA26CD"/>
    <w:rsid w:val="00EA305D"/>
    <w:rsid w:val="00EA3663"/>
    <w:rsid w:val="00EA3B0D"/>
    <w:rsid w:val="00EA3BDF"/>
    <w:rsid w:val="00EA4632"/>
    <w:rsid w:val="00EA4830"/>
    <w:rsid w:val="00EA4854"/>
    <w:rsid w:val="00EA49BF"/>
    <w:rsid w:val="00EA4B72"/>
    <w:rsid w:val="00EA4DE9"/>
    <w:rsid w:val="00EA512F"/>
    <w:rsid w:val="00EA54B5"/>
    <w:rsid w:val="00EA5622"/>
    <w:rsid w:val="00EA5674"/>
    <w:rsid w:val="00EA58CA"/>
    <w:rsid w:val="00EA5A66"/>
    <w:rsid w:val="00EA5C5B"/>
    <w:rsid w:val="00EA5CAB"/>
    <w:rsid w:val="00EA5CC5"/>
    <w:rsid w:val="00EA5DF3"/>
    <w:rsid w:val="00EA6054"/>
    <w:rsid w:val="00EA696E"/>
    <w:rsid w:val="00EA6B63"/>
    <w:rsid w:val="00EA6D55"/>
    <w:rsid w:val="00EA6F82"/>
    <w:rsid w:val="00EA6FE9"/>
    <w:rsid w:val="00EA71FE"/>
    <w:rsid w:val="00EA73ED"/>
    <w:rsid w:val="00EA7595"/>
    <w:rsid w:val="00EA7871"/>
    <w:rsid w:val="00EB00F8"/>
    <w:rsid w:val="00EB0664"/>
    <w:rsid w:val="00EB0C42"/>
    <w:rsid w:val="00EB0CA5"/>
    <w:rsid w:val="00EB0D76"/>
    <w:rsid w:val="00EB17E8"/>
    <w:rsid w:val="00EB1E4A"/>
    <w:rsid w:val="00EB2268"/>
    <w:rsid w:val="00EB2665"/>
    <w:rsid w:val="00EB26D9"/>
    <w:rsid w:val="00EB28FD"/>
    <w:rsid w:val="00EB2B15"/>
    <w:rsid w:val="00EB2F3F"/>
    <w:rsid w:val="00EB3449"/>
    <w:rsid w:val="00EB37FF"/>
    <w:rsid w:val="00EB3EF7"/>
    <w:rsid w:val="00EB4210"/>
    <w:rsid w:val="00EB433D"/>
    <w:rsid w:val="00EB46A5"/>
    <w:rsid w:val="00EB4766"/>
    <w:rsid w:val="00EB4898"/>
    <w:rsid w:val="00EB4C27"/>
    <w:rsid w:val="00EB4E4D"/>
    <w:rsid w:val="00EB504E"/>
    <w:rsid w:val="00EB53BA"/>
    <w:rsid w:val="00EB53C9"/>
    <w:rsid w:val="00EB5840"/>
    <w:rsid w:val="00EB5863"/>
    <w:rsid w:val="00EB58BB"/>
    <w:rsid w:val="00EB5BD2"/>
    <w:rsid w:val="00EB5E00"/>
    <w:rsid w:val="00EB6146"/>
    <w:rsid w:val="00EB62C0"/>
    <w:rsid w:val="00EB6538"/>
    <w:rsid w:val="00EB66F5"/>
    <w:rsid w:val="00EB70E4"/>
    <w:rsid w:val="00EB7AA2"/>
    <w:rsid w:val="00EB7C22"/>
    <w:rsid w:val="00EC0395"/>
    <w:rsid w:val="00EC04D3"/>
    <w:rsid w:val="00EC1634"/>
    <w:rsid w:val="00EC1CE5"/>
    <w:rsid w:val="00EC2018"/>
    <w:rsid w:val="00EC20D7"/>
    <w:rsid w:val="00EC24C6"/>
    <w:rsid w:val="00EC2ECB"/>
    <w:rsid w:val="00EC318E"/>
    <w:rsid w:val="00EC36FF"/>
    <w:rsid w:val="00EC3961"/>
    <w:rsid w:val="00EC4E39"/>
    <w:rsid w:val="00EC514A"/>
    <w:rsid w:val="00EC52E0"/>
    <w:rsid w:val="00EC55A0"/>
    <w:rsid w:val="00EC5670"/>
    <w:rsid w:val="00EC5A25"/>
    <w:rsid w:val="00EC65FC"/>
    <w:rsid w:val="00EC7185"/>
    <w:rsid w:val="00EC760F"/>
    <w:rsid w:val="00EC77A5"/>
    <w:rsid w:val="00EC7B45"/>
    <w:rsid w:val="00EC7D93"/>
    <w:rsid w:val="00ED0869"/>
    <w:rsid w:val="00ED0977"/>
    <w:rsid w:val="00ED0BB0"/>
    <w:rsid w:val="00ED0CB1"/>
    <w:rsid w:val="00ED0D93"/>
    <w:rsid w:val="00ED0F16"/>
    <w:rsid w:val="00ED1198"/>
    <w:rsid w:val="00ED1E3A"/>
    <w:rsid w:val="00ED1ED8"/>
    <w:rsid w:val="00ED2065"/>
    <w:rsid w:val="00ED2DA6"/>
    <w:rsid w:val="00ED2EA7"/>
    <w:rsid w:val="00ED3353"/>
    <w:rsid w:val="00ED3844"/>
    <w:rsid w:val="00ED3F1B"/>
    <w:rsid w:val="00ED4014"/>
    <w:rsid w:val="00ED446A"/>
    <w:rsid w:val="00ED45E0"/>
    <w:rsid w:val="00ED4705"/>
    <w:rsid w:val="00ED47F8"/>
    <w:rsid w:val="00ED4CD5"/>
    <w:rsid w:val="00ED5A5C"/>
    <w:rsid w:val="00ED5CB5"/>
    <w:rsid w:val="00ED5EBE"/>
    <w:rsid w:val="00ED601B"/>
    <w:rsid w:val="00ED6611"/>
    <w:rsid w:val="00ED6704"/>
    <w:rsid w:val="00ED677E"/>
    <w:rsid w:val="00ED6A49"/>
    <w:rsid w:val="00ED6F5C"/>
    <w:rsid w:val="00ED7396"/>
    <w:rsid w:val="00ED7627"/>
    <w:rsid w:val="00ED762B"/>
    <w:rsid w:val="00ED7B9C"/>
    <w:rsid w:val="00ED7EAE"/>
    <w:rsid w:val="00EE012E"/>
    <w:rsid w:val="00EE0461"/>
    <w:rsid w:val="00EE08DD"/>
    <w:rsid w:val="00EE0995"/>
    <w:rsid w:val="00EE09F9"/>
    <w:rsid w:val="00EE0F7F"/>
    <w:rsid w:val="00EE1656"/>
    <w:rsid w:val="00EE1835"/>
    <w:rsid w:val="00EE1B27"/>
    <w:rsid w:val="00EE1E00"/>
    <w:rsid w:val="00EE239D"/>
    <w:rsid w:val="00EE285B"/>
    <w:rsid w:val="00EE2935"/>
    <w:rsid w:val="00EE29E2"/>
    <w:rsid w:val="00EE2DD1"/>
    <w:rsid w:val="00EE387F"/>
    <w:rsid w:val="00EE3E0F"/>
    <w:rsid w:val="00EE3EA9"/>
    <w:rsid w:val="00EE4366"/>
    <w:rsid w:val="00EE4820"/>
    <w:rsid w:val="00EE48D4"/>
    <w:rsid w:val="00EE529D"/>
    <w:rsid w:val="00EE56F0"/>
    <w:rsid w:val="00EE5D93"/>
    <w:rsid w:val="00EE673B"/>
    <w:rsid w:val="00EE6DE1"/>
    <w:rsid w:val="00EE732B"/>
    <w:rsid w:val="00EE74F8"/>
    <w:rsid w:val="00EF00A7"/>
    <w:rsid w:val="00EF0292"/>
    <w:rsid w:val="00EF07AE"/>
    <w:rsid w:val="00EF0D1B"/>
    <w:rsid w:val="00EF0D85"/>
    <w:rsid w:val="00EF0E4B"/>
    <w:rsid w:val="00EF0FC7"/>
    <w:rsid w:val="00EF11BC"/>
    <w:rsid w:val="00EF16F4"/>
    <w:rsid w:val="00EF1898"/>
    <w:rsid w:val="00EF1FF0"/>
    <w:rsid w:val="00EF25F1"/>
    <w:rsid w:val="00EF2987"/>
    <w:rsid w:val="00EF2AF5"/>
    <w:rsid w:val="00EF33FA"/>
    <w:rsid w:val="00EF34C9"/>
    <w:rsid w:val="00EF3B83"/>
    <w:rsid w:val="00EF3BB2"/>
    <w:rsid w:val="00EF55B1"/>
    <w:rsid w:val="00EF57AB"/>
    <w:rsid w:val="00EF5B76"/>
    <w:rsid w:val="00EF5C7E"/>
    <w:rsid w:val="00EF5C83"/>
    <w:rsid w:val="00EF5C96"/>
    <w:rsid w:val="00EF5CF7"/>
    <w:rsid w:val="00EF5DEB"/>
    <w:rsid w:val="00EF624A"/>
    <w:rsid w:val="00EF6272"/>
    <w:rsid w:val="00EF6291"/>
    <w:rsid w:val="00EF6508"/>
    <w:rsid w:val="00EF6986"/>
    <w:rsid w:val="00EF6C77"/>
    <w:rsid w:val="00EF7829"/>
    <w:rsid w:val="00EF7C89"/>
    <w:rsid w:val="00EF7D35"/>
    <w:rsid w:val="00EF7E01"/>
    <w:rsid w:val="00EF7EDF"/>
    <w:rsid w:val="00EF7F88"/>
    <w:rsid w:val="00F0042A"/>
    <w:rsid w:val="00F0044F"/>
    <w:rsid w:val="00F006D0"/>
    <w:rsid w:val="00F00C89"/>
    <w:rsid w:val="00F00DE5"/>
    <w:rsid w:val="00F00F99"/>
    <w:rsid w:val="00F00FB8"/>
    <w:rsid w:val="00F010CE"/>
    <w:rsid w:val="00F01130"/>
    <w:rsid w:val="00F018BB"/>
    <w:rsid w:val="00F01C1D"/>
    <w:rsid w:val="00F01C2C"/>
    <w:rsid w:val="00F02032"/>
    <w:rsid w:val="00F0224C"/>
    <w:rsid w:val="00F0266E"/>
    <w:rsid w:val="00F0269A"/>
    <w:rsid w:val="00F0294E"/>
    <w:rsid w:val="00F02A8F"/>
    <w:rsid w:val="00F02DFA"/>
    <w:rsid w:val="00F03289"/>
    <w:rsid w:val="00F03480"/>
    <w:rsid w:val="00F034E9"/>
    <w:rsid w:val="00F03BE5"/>
    <w:rsid w:val="00F042AD"/>
    <w:rsid w:val="00F0474B"/>
    <w:rsid w:val="00F04927"/>
    <w:rsid w:val="00F0527F"/>
    <w:rsid w:val="00F05D16"/>
    <w:rsid w:val="00F05FF1"/>
    <w:rsid w:val="00F060CA"/>
    <w:rsid w:val="00F06875"/>
    <w:rsid w:val="00F06907"/>
    <w:rsid w:val="00F06DDA"/>
    <w:rsid w:val="00F070B2"/>
    <w:rsid w:val="00F07125"/>
    <w:rsid w:val="00F075A4"/>
    <w:rsid w:val="00F07C33"/>
    <w:rsid w:val="00F07E43"/>
    <w:rsid w:val="00F1030A"/>
    <w:rsid w:val="00F10780"/>
    <w:rsid w:val="00F10792"/>
    <w:rsid w:val="00F113BC"/>
    <w:rsid w:val="00F117CA"/>
    <w:rsid w:val="00F11DD9"/>
    <w:rsid w:val="00F12286"/>
    <w:rsid w:val="00F1261F"/>
    <w:rsid w:val="00F1271B"/>
    <w:rsid w:val="00F12B86"/>
    <w:rsid w:val="00F1309C"/>
    <w:rsid w:val="00F13988"/>
    <w:rsid w:val="00F13A02"/>
    <w:rsid w:val="00F13A1C"/>
    <w:rsid w:val="00F13DC9"/>
    <w:rsid w:val="00F13DE1"/>
    <w:rsid w:val="00F13ED6"/>
    <w:rsid w:val="00F14366"/>
    <w:rsid w:val="00F143B3"/>
    <w:rsid w:val="00F149E6"/>
    <w:rsid w:val="00F14A51"/>
    <w:rsid w:val="00F14F27"/>
    <w:rsid w:val="00F15591"/>
    <w:rsid w:val="00F16101"/>
    <w:rsid w:val="00F16212"/>
    <w:rsid w:val="00F1628D"/>
    <w:rsid w:val="00F16367"/>
    <w:rsid w:val="00F16963"/>
    <w:rsid w:val="00F16ED8"/>
    <w:rsid w:val="00F176D9"/>
    <w:rsid w:val="00F17B50"/>
    <w:rsid w:val="00F17E59"/>
    <w:rsid w:val="00F17E8D"/>
    <w:rsid w:val="00F20664"/>
    <w:rsid w:val="00F20F90"/>
    <w:rsid w:val="00F216BF"/>
    <w:rsid w:val="00F21831"/>
    <w:rsid w:val="00F21839"/>
    <w:rsid w:val="00F21969"/>
    <w:rsid w:val="00F22703"/>
    <w:rsid w:val="00F22823"/>
    <w:rsid w:val="00F2313F"/>
    <w:rsid w:val="00F23243"/>
    <w:rsid w:val="00F234D6"/>
    <w:rsid w:val="00F2362E"/>
    <w:rsid w:val="00F23795"/>
    <w:rsid w:val="00F23BA9"/>
    <w:rsid w:val="00F23E7B"/>
    <w:rsid w:val="00F2481F"/>
    <w:rsid w:val="00F2487A"/>
    <w:rsid w:val="00F252BD"/>
    <w:rsid w:val="00F25327"/>
    <w:rsid w:val="00F25A97"/>
    <w:rsid w:val="00F2603F"/>
    <w:rsid w:val="00F26126"/>
    <w:rsid w:val="00F2670D"/>
    <w:rsid w:val="00F26F1E"/>
    <w:rsid w:val="00F27347"/>
    <w:rsid w:val="00F27E80"/>
    <w:rsid w:val="00F30153"/>
    <w:rsid w:val="00F30957"/>
    <w:rsid w:val="00F30B3F"/>
    <w:rsid w:val="00F31435"/>
    <w:rsid w:val="00F31506"/>
    <w:rsid w:val="00F3150F"/>
    <w:rsid w:val="00F31B43"/>
    <w:rsid w:val="00F31E4D"/>
    <w:rsid w:val="00F31FF4"/>
    <w:rsid w:val="00F3289F"/>
    <w:rsid w:val="00F32BF6"/>
    <w:rsid w:val="00F332AF"/>
    <w:rsid w:val="00F33453"/>
    <w:rsid w:val="00F334D9"/>
    <w:rsid w:val="00F33E23"/>
    <w:rsid w:val="00F342E6"/>
    <w:rsid w:val="00F34681"/>
    <w:rsid w:val="00F34A69"/>
    <w:rsid w:val="00F34AB6"/>
    <w:rsid w:val="00F34C39"/>
    <w:rsid w:val="00F3532E"/>
    <w:rsid w:val="00F353A6"/>
    <w:rsid w:val="00F353EB"/>
    <w:rsid w:val="00F35728"/>
    <w:rsid w:val="00F35C8B"/>
    <w:rsid w:val="00F36B93"/>
    <w:rsid w:val="00F36BDA"/>
    <w:rsid w:val="00F372F0"/>
    <w:rsid w:val="00F374E1"/>
    <w:rsid w:val="00F37719"/>
    <w:rsid w:val="00F37FE1"/>
    <w:rsid w:val="00F408BB"/>
    <w:rsid w:val="00F40916"/>
    <w:rsid w:val="00F40A2C"/>
    <w:rsid w:val="00F40EA6"/>
    <w:rsid w:val="00F429E1"/>
    <w:rsid w:val="00F43053"/>
    <w:rsid w:val="00F43171"/>
    <w:rsid w:val="00F432F7"/>
    <w:rsid w:val="00F43557"/>
    <w:rsid w:val="00F43A13"/>
    <w:rsid w:val="00F4449E"/>
    <w:rsid w:val="00F44687"/>
    <w:rsid w:val="00F44A9A"/>
    <w:rsid w:val="00F454DD"/>
    <w:rsid w:val="00F4569B"/>
    <w:rsid w:val="00F457B2"/>
    <w:rsid w:val="00F45987"/>
    <w:rsid w:val="00F45E0F"/>
    <w:rsid w:val="00F467C1"/>
    <w:rsid w:val="00F46E37"/>
    <w:rsid w:val="00F47601"/>
    <w:rsid w:val="00F4793B"/>
    <w:rsid w:val="00F47A30"/>
    <w:rsid w:val="00F47CAA"/>
    <w:rsid w:val="00F47F25"/>
    <w:rsid w:val="00F47FBA"/>
    <w:rsid w:val="00F50087"/>
    <w:rsid w:val="00F50153"/>
    <w:rsid w:val="00F50209"/>
    <w:rsid w:val="00F5092C"/>
    <w:rsid w:val="00F50AA9"/>
    <w:rsid w:val="00F514B8"/>
    <w:rsid w:val="00F51828"/>
    <w:rsid w:val="00F51B0F"/>
    <w:rsid w:val="00F51D72"/>
    <w:rsid w:val="00F52309"/>
    <w:rsid w:val="00F52317"/>
    <w:rsid w:val="00F524E6"/>
    <w:rsid w:val="00F52809"/>
    <w:rsid w:val="00F52BDE"/>
    <w:rsid w:val="00F52BEA"/>
    <w:rsid w:val="00F5300A"/>
    <w:rsid w:val="00F531A6"/>
    <w:rsid w:val="00F53534"/>
    <w:rsid w:val="00F53775"/>
    <w:rsid w:val="00F538C0"/>
    <w:rsid w:val="00F53A39"/>
    <w:rsid w:val="00F53B0C"/>
    <w:rsid w:val="00F53D96"/>
    <w:rsid w:val="00F53FD6"/>
    <w:rsid w:val="00F54487"/>
    <w:rsid w:val="00F545B9"/>
    <w:rsid w:val="00F54E1A"/>
    <w:rsid w:val="00F55322"/>
    <w:rsid w:val="00F55BA5"/>
    <w:rsid w:val="00F55F65"/>
    <w:rsid w:val="00F55F82"/>
    <w:rsid w:val="00F5608D"/>
    <w:rsid w:val="00F561B7"/>
    <w:rsid w:val="00F561BF"/>
    <w:rsid w:val="00F56B95"/>
    <w:rsid w:val="00F56EB8"/>
    <w:rsid w:val="00F57098"/>
    <w:rsid w:val="00F57585"/>
    <w:rsid w:val="00F5769E"/>
    <w:rsid w:val="00F57CBE"/>
    <w:rsid w:val="00F57FE3"/>
    <w:rsid w:val="00F600E0"/>
    <w:rsid w:val="00F60289"/>
    <w:rsid w:val="00F604C3"/>
    <w:rsid w:val="00F60C01"/>
    <w:rsid w:val="00F61475"/>
    <w:rsid w:val="00F61B9C"/>
    <w:rsid w:val="00F620C1"/>
    <w:rsid w:val="00F62204"/>
    <w:rsid w:val="00F624F3"/>
    <w:rsid w:val="00F62806"/>
    <w:rsid w:val="00F62B26"/>
    <w:rsid w:val="00F62BD4"/>
    <w:rsid w:val="00F6320E"/>
    <w:rsid w:val="00F63231"/>
    <w:rsid w:val="00F63240"/>
    <w:rsid w:val="00F63863"/>
    <w:rsid w:val="00F639FA"/>
    <w:rsid w:val="00F64578"/>
    <w:rsid w:val="00F64949"/>
    <w:rsid w:val="00F649DC"/>
    <w:rsid w:val="00F64AB4"/>
    <w:rsid w:val="00F64D45"/>
    <w:rsid w:val="00F64FCF"/>
    <w:rsid w:val="00F65029"/>
    <w:rsid w:val="00F6557E"/>
    <w:rsid w:val="00F660FF"/>
    <w:rsid w:val="00F6634C"/>
    <w:rsid w:val="00F66495"/>
    <w:rsid w:val="00F67040"/>
    <w:rsid w:val="00F67D18"/>
    <w:rsid w:val="00F7009E"/>
    <w:rsid w:val="00F70401"/>
    <w:rsid w:val="00F70662"/>
    <w:rsid w:val="00F706DF"/>
    <w:rsid w:val="00F70C6B"/>
    <w:rsid w:val="00F70EF8"/>
    <w:rsid w:val="00F70F3D"/>
    <w:rsid w:val="00F71114"/>
    <w:rsid w:val="00F7170F"/>
    <w:rsid w:val="00F71742"/>
    <w:rsid w:val="00F71A52"/>
    <w:rsid w:val="00F71A6D"/>
    <w:rsid w:val="00F72034"/>
    <w:rsid w:val="00F72623"/>
    <w:rsid w:val="00F7276E"/>
    <w:rsid w:val="00F727F0"/>
    <w:rsid w:val="00F72911"/>
    <w:rsid w:val="00F72BD5"/>
    <w:rsid w:val="00F73060"/>
    <w:rsid w:val="00F736C2"/>
    <w:rsid w:val="00F738E8"/>
    <w:rsid w:val="00F74483"/>
    <w:rsid w:val="00F74705"/>
    <w:rsid w:val="00F74B7B"/>
    <w:rsid w:val="00F74BFA"/>
    <w:rsid w:val="00F755A3"/>
    <w:rsid w:val="00F75A3C"/>
    <w:rsid w:val="00F75A54"/>
    <w:rsid w:val="00F75BF3"/>
    <w:rsid w:val="00F75D5B"/>
    <w:rsid w:val="00F75EA9"/>
    <w:rsid w:val="00F765CA"/>
    <w:rsid w:val="00F77A1D"/>
    <w:rsid w:val="00F77A51"/>
    <w:rsid w:val="00F77B3D"/>
    <w:rsid w:val="00F77EDB"/>
    <w:rsid w:val="00F80102"/>
    <w:rsid w:val="00F804EB"/>
    <w:rsid w:val="00F80C63"/>
    <w:rsid w:val="00F80F91"/>
    <w:rsid w:val="00F810BB"/>
    <w:rsid w:val="00F81870"/>
    <w:rsid w:val="00F81BF8"/>
    <w:rsid w:val="00F81F88"/>
    <w:rsid w:val="00F82739"/>
    <w:rsid w:val="00F828B0"/>
    <w:rsid w:val="00F82CA6"/>
    <w:rsid w:val="00F82F7D"/>
    <w:rsid w:val="00F8372F"/>
    <w:rsid w:val="00F8375F"/>
    <w:rsid w:val="00F83D04"/>
    <w:rsid w:val="00F83FCF"/>
    <w:rsid w:val="00F84719"/>
    <w:rsid w:val="00F85AC1"/>
    <w:rsid w:val="00F85ACB"/>
    <w:rsid w:val="00F85DC9"/>
    <w:rsid w:val="00F85E5B"/>
    <w:rsid w:val="00F869D5"/>
    <w:rsid w:val="00F869D8"/>
    <w:rsid w:val="00F86F17"/>
    <w:rsid w:val="00F8717B"/>
    <w:rsid w:val="00F87536"/>
    <w:rsid w:val="00F87581"/>
    <w:rsid w:val="00F87DA8"/>
    <w:rsid w:val="00F87FA0"/>
    <w:rsid w:val="00F90157"/>
    <w:rsid w:val="00F903B0"/>
    <w:rsid w:val="00F90D8F"/>
    <w:rsid w:val="00F90DC1"/>
    <w:rsid w:val="00F9108C"/>
    <w:rsid w:val="00F9139C"/>
    <w:rsid w:val="00F92205"/>
    <w:rsid w:val="00F9240A"/>
    <w:rsid w:val="00F92418"/>
    <w:rsid w:val="00F926BB"/>
    <w:rsid w:val="00F92FB3"/>
    <w:rsid w:val="00F9347C"/>
    <w:rsid w:val="00F935DB"/>
    <w:rsid w:val="00F938EA"/>
    <w:rsid w:val="00F93A78"/>
    <w:rsid w:val="00F93ABB"/>
    <w:rsid w:val="00F93C0B"/>
    <w:rsid w:val="00F93C31"/>
    <w:rsid w:val="00F94114"/>
    <w:rsid w:val="00F94956"/>
    <w:rsid w:val="00F94FE0"/>
    <w:rsid w:val="00F95092"/>
    <w:rsid w:val="00F952BF"/>
    <w:rsid w:val="00F9540A"/>
    <w:rsid w:val="00F956D5"/>
    <w:rsid w:val="00F956DF"/>
    <w:rsid w:val="00F9589C"/>
    <w:rsid w:val="00F964E7"/>
    <w:rsid w:val="00F96530"/>
    <w:rsid w:val="00F97126"/>
    <w:rsid w:val="00F9726D"/>
    <w:rsid w:val="00F97527"/>
    <w:rsid w:val="00F976B0"/>
    <w:rsid w:val="00FA0281"/>
    <w:rsid w:val="00FA050D"/>
    <w:rsid w:val="00FA092A"/>
    <w:rsid w:val="00FA0DC3"/>
    <w:rsid w:val="00FA1782"/>
    <w:rsid w:val="00FA1784"/>
    <w:rsid w:val="00FA1884"/>
    <w:rsid w:val="00FA1D7F"/>
    <w:rsid w:val="00FA1DF8"/>
    <w:rsid w:val="00FA1E9B"/>
    <w:rsid w:val="00FA2559"/>
    <w:rsid w:val="00FA2B5B"/>
    <w:rsid w:val="00FA2BB2"/>
    <w:rsid w:val="00FA304D"/>
    <w:rsid w:val="00FA3155"/>
    <w:rsid w:val="00FA4054"/>
    <w:rsid w:val="00FA4C07"/>
    <w:rsid w:val="00FA4C1B"/>
    <w:rsid w:val="00FA4E8C"/>
    <w:rsid w:val="00FA4F00"/>
    <w:rsid w:val="00FA5432"/>
    <w:rsid w:val="00FA5661"/>
    <w:rsid w:val="00FA5A5E"/>
    <w:rsid w:val="00FA5A82"/>
    <w:rsid w:val="00FA636B"/>
    <w:rsid w:val="00FA66C0"/>
    <w:rsid w:val="00FA66E9"/>
    <w:rsid w:val="00FA6BA5"/>
    <w:rsid w:val="00FA6D71"/>
    <w:rsid w:val="00FA6E2D"/>
    <w:rsid w:val="00FA702C"/>
    <w:rsid w:val="00FA71EC"/>
    <w:rsid w:val="00FA7956"/>
    <w:rsid w:val="00FA7A0E"/>
    <w:rsid w:val="00FB0113"/>
    <w:rsid w:val="00FB05F1"/>
    <w:rsid w:val="00FB0CBC"/>
    <w:rsid w:val="00FB0E8F"/>
    <w:rsid w:val="00FB12C4"/>
    <w:rsid w:val="00FB198E"/>
    <w:rsid w:val="00FB19E4"/>
    <w:rsid w:val="00FB1AD1"/>
    <w:rsid w:val="00FB1F24"/>
    <w:rsid w:val="00FB2159"/>
    <w:rsid w:val="00FB25CE"/>
    <w:rsid w:val="00FB2613"/>
    <w:rsid w:val="00FB2718"/>
    <w:rsid w:val="00FB2B05"/>
    <w:rsid w:val="00FB3286"/>
    <w:rsid w:val="00FB4DA6"/>
    <w:rsid w:val="00FB521C"/>
    <w:rsid w:val="00FB5260"/>
    <w:rsid w:val="00FB539C"/>
    <w:rsid w:val="00FB5443"/>
    <w:rsid w:val="00FB5522"/>
    <w:rsid w:val="00FB57AB"/>
    <w:rsid w:val="00FB5852"/>
    <w:rsid w:val="00FB5D81"/>
    <w:rsid w:val="00FB609F"/>
    <w:rsid w:val="00FB614B"/>
    <w:rsid w:val="00FB62C2"/>
    <w:rsid w:val="00FB6D72"/>
    <w:rsid w:val="00FB6FD8"/>
    <w:rsid w:val="00FB703D"/>
    <w:rsid w:val="00FB70A0"/>
    <w:rsid w:val="00FB72B5"/>
    <w:rsid w:val="00FB7689"/>
    <w:rsid w:val="00FB7857"/>
    <w:rsid w:val="00FB7B72"/>
    <w:rsid w:val="00FB7B87"/>
    <w:rsid w:val="00FB7E19"/>
    <w:rsid w:val="00FB7EFD"/>
    <w:rsid w:val="00FC037A"/>
    <w:rsid w:val="00FC0419"/>
    <w:rsid w:val="00FC0574"/>
    <w:rsid w:val="00FC0A01"/>
    <w:rsid w:val="00FC0B74"/>
    <w:rsid w:val="00FC0C28"/>
    <w:rsid w:val="00FC1239"/>
    <w:rsid w:val="00FC1D6B"/>
    <w:rsid w:val="00FC22D7"/>
    <w:rsid w:val="00FC265D"/>
    <w:rsid w:val="00FC28ED"/>
    <w:rsid w:val="00FC2992"/>
    <w:rsid w:val="00FC2EBC"/>
    <w:rsid w:val="00FC38B7"/>
    <w:rsid w:val="00FC42E5"/>
    <w:rsid w:val="00FC4B14"/>
    <w:rsid w:val="00FC4D83"/>
    <w:rsid w:val="00FC52B7"/>
    <w:rsid w:val="00FC5484"/>
    <w:rsid w:val="00FC55F0"/>
    <w:rsid w:val="00FC5DED"/>
    <w:rsid w:val="00FC65CA"/>
    <w:rsid w:val="00FC68F1"/>
    <w:rsid w:val="00FC69B1"/>
    <w:rsid w:val="00FC6DC0"/>
    <w:rsid w:val="00FC7022"/>
    <w:rsid w:val="00FC71B8"/>
    <w:rsid w:val="00FC71D5"/>
    <w:rsid w:val="00FC7342"/>
    <w:rsid w:val="00FC767F"/>
    <w:rsid w:val="00FC7932"/>
    <w:rsid w:val="00FC7ADE"/>
    <w:rsid w:val="00FC7EA4"/>
    <w:rsid w:val="00FD0213"/>
    <w:rsid w:val="00FD0236"/>
    <w:rsid w:val="00FD05FE"/>
    <w:rsid w:val="00FD0807"/>
    <w:rsid w:val="00FD0E30"/>
    <w:rsid w:val="00FD1053"/>
    <w:rsid w:val="00FD10D6"/>
    <w:rsid w:val="00FD15D1"/>
    <w:rsid w:val="00FD1628"/>
    <w:rsid w:val="00FD16A0"/>
    <w:rsid w:val="00FD1916"/>
    <w:rsid w:val="00FD1C78"/>
    <w:rsid w:val="00FD1FAA"/>
    <w:rsid w:val="00FD2222"/>
    <w:rsid w:val="00FD22B6"/>
    <w:rsid w:val="00FD2AC8"/>
    <w:rsid w:val="00FD2B03"/>
    <w:rsid w:val="00FD2D3D"/>
    <w:rsid w:val="00FD3143"/>
    <w:rsid w:val="00FD3761"/>
    <w:rsid w:val="00FD39B0"/>
    <w:rsid w:val="00FD4057"/>
    <w:rsid w:val="00FD42C8"/>
    <w:rsid w:val="00FD44C7"/>
    <w:rsid w:val="00FD49A8"/>
    <w:rsid w:val="00FD4A6A"/>
    <w:rsid w:val="00FD4D23"/>
    <w:rsid w:val="00FD51E6"/>
    <w:rsid w:val="00FD57E4"/>
    <w:rsid w:val="00FD5B12"/>
    <w:rsid w:val="00FD5D0A"/>
    <w:rsid w:val="00FD645D"/>
    <w:rsid w:val="00FD6624"/>
    <w:rsid w:val="00FD7787"/>
    <w:rsid w:val="00FD78FE"/>
    <w:rsid w:val="00FD795F"/>
    <w:rsid w:val="00FD79DC"/>
    <w:rsid w:val="00FE00D3"/>
    <w:rsid w:val="00FE0766"/>
    <w:rsid w:val="00FE0AB7"/>
    <w:rsid w:val="00FE104C"/>
    <w:rsid w:val="00FE169F"/>
    <w:rsid w:val="00FE2652"/>
    <w:rsid w:val="00FE2870"/>
    <w:rsid w:val="00FE2D2D"/>
    <w:rsid w:val="00FE3048"/>
    <w:rsid w:val="00FE4819"/>
    <w:rsid w:val="00FE488B"/>
    <w:rsid w:val="00FE4C68"/>
    <w:rsid w:val="00FE4DE1"/>
    <w:rsid w:val="00FE5329"/>
    <w:rsid w:val="00FE53FA"/>
    <w:rsid w:val="00FE5598"/>
    <w:rsid w:val="00FE5C82"/>
    <w:rsid w:val="00FE6762"/>
    <w:rsid w:val="00FE67B6"/>
    <w:rsid w:val="00FE6825"/>
    <w:rsid w:val="00FE6B21"/>
    <w:rsid w:val="00FE74D9"/>
    <w:rsid w:val="00FE7D6F"/>
    <w:rsid w:val="00FF0060"/>
    <w:rsid w:val="00FF007B"/>
    <w:rsid w:val="00FF0178"/>
    <w:rsid w:val="00FF0546"/>
    <w:rsid w:val="00FF060A"/>
    <w:rsid w:val="00FF083C"/>
    <w:rsid w:val="00FF0DC4"/>
    <w:rsid w:val="00FF0F0A"/>
    <w:rsid w:val="00FF140F"/>
    <w:rsid w:val="00FF1627"/>
    <w:rsid w:val="00FF2029"/>
    <w:rsid w:val="00FF265C"/>
    <w:rsid w:val="00FF26D1"/>
    <w:rsid w:val="00FF2718"/>
    <w:rsid w:val="00FF29ED"/>
    <w:rsid w:val="00FF2A25"/>
    <w:rsid w:val="00FF2E60"/>
    <w:rsid w:val="00FF383E"/>
    <w:rsid w:val="00FF3C4D"/>
    <w:rsid w:val="00FF407B"/>
    <w:rsid w:val="00FF40B6"/>
    <w:rsid w:val="00FF46B5"/>
    <w:rsid w:val="00FF565B"/>
    <w:rsid w:val="00FF5CB0"/>
    <w:rsid w:val="00FF5CF2"/>
    <w:rsid w:val="00FF5D08"/>
    <w:rsid w:val="00FF640E"/>
    <w:rsid w:val="00FF68D9"/>
    <w:rsid w:val="00FF74E9"/>
    <w:rsid w:val="00FF776C"/>
    <w:rsid w:val="00FF7A67"/>
    <w:rsid w:val="00FF7B2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2F5A40"/>
  <w15:chartTrackingRefBased/>
  <w15:docId w15:val="{44F91F50-61B6-420D-BE4F-EB1310ED3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PH" w:eastAsia="en-PH"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5A6A"/>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243EE"/>
    <w:pPr>
      <w:tabs>
        <w:tab w:val="center" w:pos="4320"/>
        <w:tab w:val="right" w:pos="8640"/>
      </w:tabs>
    </w:pPr>
  </w:style>
  <w:style w:type="paragraph" w:styleId="Footer">
    <w:name w:val="footer"/>
    <w:basedOn w:val="Normal"/>
    <w:rsid w:val="00A243EE"/>
    <w:pPr>
      <w:tabs>
        <w:tab w:val="center" w:pos="4320"/>
        <w:tab w:val="right" w:pos="8640"/>
      </w:tabs>
    </w:pPr>
  </w:style>
  <w:style w:type="table" w:styleId="TableGrid">
    <w:name w:val="Table Grid"/>
    <w:basedOn w:val="TableNormal"/>
    <w:rsid w:val="00ED67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546CE6"/>
    <w:rPr>
      <w:rFonts w:ascii="Tahoma" w:hAnsi="Tahoma" w:cs="Tahoma"/>
      <w:sz w:val="16"/>
      <w:szCs w:val="16"/>
    </w:rPr>
  </w:style>
  <w:style w:type="character" w:styleId="PageNumber">
    <w:name w:val="page number"/>
    <w:basedOn w:val="DefaultParagraphFont"/>
    <w:rsid w:val="007B7DB1"/>
  </w:style>
  <w:style w:type="paragraph" w:customStyle="1" w:styleId="Default">
    <w:name w:val="Default"/>
    <w:rsid w:val="00731F76"/>
    <w:pPr>
      <w:autoSpaceDE w:val="0"/>
      <w:autoSpaceDN w:val="0"/>
      <w:adjustRightInd w:val="0"/>
    </w:pPr>
    <w:rPr>
      <w:color w:val="000000"/>
      <w:sz w:val="24"/>
      <w:szCs w:val="24"/>
    </w:rPr>
  </w:style>
  <w:style w:type="paragraph" w:styleId="ListParagraph">
    <w:name w:val="List Paragraph"/>
    <w:basedOn w:val="Normal"/>
    <w:uiPriority w:val="34"/>
    <w:qFormat/>
    <w:rsid w:val="007E3E97"/>
    <w:pPr>
      <w:ind w:left="720"/>
    </w:pPr>
  </w:style>
  <w:style w:type="character" w:styleId="CommentReference">
    <w:name w:val="annotation reference"/>
    <w:rsid w:val="00CB117C"/>
    <w:rPr>
      <w:sz w:val="16"/>
      <w:szCs w:val="16"/>
    </w:rPr>
  </w:style>
  <w:style w:type="paragraph" w:styleId="CommentText">
    <w:name w:val="annotation text"/>
    <w:basedOn w:val="Normal"/>
    <w:link w:val="CommentTextChar"/>
    <w:rsid w:val="00CB117C"/>
    <w:rPr>
      <w:sz w:val="20"/>
      <w:szCs w:val="20"/>
    </w:rPr>
  </w:style>
  <w:style w:type="character" w:customStyle="1" w:styleId="CommentTextChar">
    <w:name w:val="Comment Text Char"/>
    <w:link w:val="CommentText"/>
    <w:rsid w:val="00CB117C"/>
    <w:rPr>
      <w:lang w:val="en-US" w:eastAsia="en-US"/>
    </w:rPr>
  </w:style>
  <w:style w:type="paragraph" w:styleId="CommentSubject">
    <w:name w:val="annotation subject"/>
    <w:basedOn w:val="CommentText"/>
    <w:next w:val="CommentText"/>
    <w:link w:val="CommentSubjectChar"/>
    <w:rsid w:val="00CB117C"/>
    <w:rPr>
      <w:b/>
      <w:bCs/>
    </w:rPr>
  </w:style>
  <w:style w:type="character" w:customStyle="1" w:styleId="CommentSubjectChar">
    <w:name w:val="Comment Subject Char"/>
    <w:link w:val="CommentSubject"/>
    <w:rsid w:val="00CB117C"/>
    <w:rPr>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7324307">
      <w:bodyDiv w:val="1"/>
      <w:marLeft w:val="0"/>
      <w:marRight w:val="0"/>
      <w:marTop w:val="0"/>
      <w:marBottom w:val="0"/>
      <w:divBdr>
        <w:top w:val="none" w:sz="0" w:space="0" w:color="auto"/>
        <w:left w:val="none" w:sz="0" w:space="0" w:color="auto"/>
        <w:bottom w:val="none" w:sz="0" w:space="0" w:color="auto"/>
        <w:right w:val="none" w:sz="0" w:space="0" w:color="auto"/>
      </w:divBdr>
    </w:div>
    <w:div w:id="1039472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_________Microsoft_Visio1.vsdx"/><Relationship Id="rId18" Type="http://schemas.openxmlformats.org/officeDocument/2006/relationships/image" Target="media/image5.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_________Microsoft_Visio3.vsdx"/><Relationship Id="rId25" Type="http://schemas.openxmlformats.org/officeDocument/2006/relationships/image" Target="media/image12.emf"/><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7.emf"/><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_________Microsoft_Visio.vsdx"/><Relationship Id="rId24" Type="http://schemas.openxmlformats.org/officeDocument/2006/relationships/image" Target="media/image11.e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package" Target="embeddings/_________Microsoft_Visio2.vsdx"/><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6.emf"/><Relationship Id="rId31"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microsoft.com/office/2011/relationships/people" Target="people.xml"/><Relationship Id="rId8" Type="http://schemas.openxmlformats.org/officeDocument/2006/relationships/comments" Target="comments.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E9D6E14-4C5D-4443-8E2B-8A27A087E590}">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27F2DF-8DD3-4B01-8D24-0E609E764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2144</TotalTime>
  <Pages>27</Pages>
  <Words>2973</Words>
  <Characters>16948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AVEGA</vt:lpstr>
    </vt:vector>
  </TitlesOfParts>
  <Company>iTOTi®</Company>
  <LinksUpToDate>false</LinksUpToDate>
  <CharactersWithSpaces>19882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AVEGA</dc:title>
  <dc:subject/>
  <dc:creator>BP&amp;Co.</dc:creator>
  <cp:keywords/>
  <dc:description/>
  <cp:lastModifiedBy>Noel M. Cainglet</cp:lastModifiedBy>
  <cp:revision>5392</cp:revision>
  <cp:lastPrinted>2017-10-18T07:45:00Z</cp:lastPrinted>
  <dcterms:created xsi:type="dcterms:W3CDTF">2017-07-17T05:46:00Z</dcterms:created>
  <dcterms:modified xsi:type="dcterms:W3CDTF">2017-12-16T01:43:00Z</dcterms:modified>
</cp:coreProperties>
</file>