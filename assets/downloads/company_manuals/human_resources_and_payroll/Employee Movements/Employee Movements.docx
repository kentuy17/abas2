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938AC" w14:textId="2EB189B5" w:rsidR="00347263" w:rsidRPr="00AC5DD2" w:rsidRDefault="00E97E65" w:rsidP="005D3C14">
      <w:r w:rsidRPr="00AC5DD2">
        <w:rPr>
          <w:rFonts w:ascii="Arial" w:hAnsi="Arial"/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A30B881" wp14:editId="76C03BF3">
                <wp:simplePos x="0" y="0"/>
                <wp:positionH relativeFrom="column">
                  <wp:posOffset>0</wp:posOffset>
                </wp:positionH>
                <wp:positionV relativeFrom="paragraph">
                  <wp:posOffset>123825</wp:posOffset>
                </wp:positionV>
                <wp:extent cx="5989320" cy="1271270"/>
                <wp:effectExtent l="9525" t="7620" r="11430" b="6985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1271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E176C" w14:textId="77777777" w:rsidR="00CA2D8C" w:rsidRDefault="00CA2D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30B88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9.75pt;width:471.6pt;height:100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">
                <v:textbox>
                  <w:txbxContent>
                    <w:p w14:paraId="6BDE176C" w14:textId="77777777" w:rsidR="00CA2D8C" w:rsidRDefault="00CA2D8C"/>
                  </w:txbxContent>
                </v:textbox>
              </v:shape>
            </w:pict>
          </mc:Fallback>
        </mc:AlternateContent>
      </w:r>
    </w:p>
    <w:p w14:paraId="165FFBA0" w14:textId="1A697F0E" w:rsidR="003A0818" w:rsidRPr="00AC5DD2" w:rsidRDefault="00E97E65" w:rsidP="005D3C14">
      <w:pPr>
        <w:rPr>
          <w:rFonts w:ascii="Arial" w:hAnsi="Arial"/>
          <w:sz w:val="18"/>
          <w:szCs w:val="18"/>
        </w:rPr>
      </w:pPr>
      <w:r w:rsidRPr="00AC5DD2">
        <w:rPr>
          <w:rFonts w:ascii="Arial" w:hAnsi="Arial"/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2302BA" wp14:editId="0579E5E0">
                <wp:simplePos x="0" y="0"/>
                <wp:positionH relativeFrom="column">
                  <wp:posOffset>114300</wp:posOffset>
                </wp:positionH>
                <wp:positionV relativeFrom="paragraph">
                  <wp:posOffset>62865</wp:posOffset>
                </wp:positionV>
                <wp:extent cx="5760720" cy="457200"/>
                <wp:effectExtent l="9525" t="7620" r="11430" b="11430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CB1F6" w14:textId="77777777" w:rsidR="00CA2D8C" w:rsidRPr="00E359BB" w:rsidRDefault="00CA2D8C">
                            <w:r w:rsidRPr="00E359BB">
                              <w:t>PROGRAM TITLE</w:t>
                            </w:r>
                          </w:p>
                          <w:p w14:paraId="62B3DB12" w14:textId="54C3E263" w:rsidR="00CA2D8C" w:rsidRPr="00FC71B8" w:rsidRDefault="00CA2D8C" w:rsidP="003A2961">
                            <w:pPr>
                              <w:jc w:val="center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>HUMAN RESOURCES</w:t>
                            </w:r>
                            <w:r w:rsidRPr="00FC71B8">
                              <w:rPr>
                                <w:cap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302BA" id="Text Box 9" o:spid="_x0000_s1027" type="#_x0000_t202" style="position:absolute;margin-left:9pt;margin-top:4.95pt;width:453.6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">
                <v:textbox>
                  <w:txbxContent>
                    <w:p w14:paraId="192CB1F6" w14:textId="77777777" w:rsidR="00CA2D8C" w:rsidRPr="00E359BB" w:rsidRDefault="00CA2D8C">
                      <w:r w:rsidRPr="00E359BB">
                        <w:t>PROGRAM TITLE</w:t>
                      </w:r>
                    </w:p>
                    <w:p w14:paraId="62B3DB12" w14:textId="54C3E263" w:rsidR="00CA2D8C" w:rsidRPr="00FC71B8" w:rsidRDefault="00CA2D8C" w:rsidP="003A2961">
                      <w:pPr>
                        <w:jc w:val="center"/>
                        <w:rPr>
                          <w:caps/>
                        </w:rPr>
                      </w:pPr>
                      <w:r>
                        <w:rPr>
                          <w:caps/>
                        </w:rPr>
                        <w:t>HUMAN RESOURCES</w:t>
                      </w:r>
                      <w:r w:rsidRPr="00FC71B8">
                        <w:rPr>
                          <w:cap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44D421" w14:textId="77777777" w:rsidR="003A0818" w:rsidRPr="00AC5DD2" w:rsidRDefault="003A0818" w:rsidP="005D3C14">
      <w:pPr>
        <w:rPr>
          <w:rFonts w:ascii="Arial" w:hAnsi="Arial"/>
          <w:sz w:val="18"/>
          <w:szCs w:val="18"/>
        </w:rPr>
      </w:pPr>
    </w:p>
    <w:p w14:paraId="1A8B003C" w14:textId="77777777" w:rsidR="003A0818" w:rsidRPr="00AC5DD2" w:rsidRDefault="003A0818" w:rsidP="005D3C14">
      <w:pPr>
        <w:rPr>
          <w:rFonts w:ascii="Arial" w:hAnsi="Arial"/>
          <w:sz w:val="18"/>
          <w:szCs w:val="18"/>
        </w:rPr>
      </w:pPr>
    </w:p>
    <w:p w14:paraId="6194B637" w14:textId="664FB731" w:rsidR="003A0818" w:rsidRPr="00AC5DD2" w:rsidRDefault="003A0818" w:rsidP="005D3C14">
      <w:pPr>
        <w:rPr>
          <w:rFonts w:ascii="Arial" w:hAnsi="Arial"/>
          <w:sz w:val="18"/>
          <w:szCs w:val="18"/>
        </w:rPr>
      </w:pPr>
    </w:p>
    <w:p w14:paraId="211F5391" w14:textId="521BA732" w:rsidR="003A0818" w:rsidRPr="00AC5DD2" w:rsidRDefault="00363147" w:rsidP="005D3C14">
      <w:pPr>
        <w:rPr>
          <w:rFonts w:ascii="Arial" w:hAnsi="Arial"/>
          <w:sz w:val="18"/>
          <w:szCs w:val="18"/>
        </w:rPr>
      </w:pPr>
      <w:r w:rsidRPr="00AC5DD2">
        <w:rPr>
          <w:rFonts w:ascii="Arial" w:hAnsi="Arial"/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2C9FEB" wp14:editId="0192B09B">
                <wp:simplePos x="0" y="0"/>
                <wp:positionH relativeFrom="column">
                  <wp:posOffset>114300</wp:posOffset>
                </wp:positionH>
                <wp:positionV relativeFrom="paragraph">
                  <wp:posOffset>108585</wp:posOffset>
                </wp:positionV>
                <wp:extent cx="5760720" cy="457200"/>
                <wp:effectExtent l="9525" t="7620" r="11430" b="11430"/>
                <wp:wrapNone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0E583" w14:textId="77777777" w:rsidR="00CA2D8C" w:rsidRPr="00E359BB" w:rsidRDefault="00CA2D8C">
                            <w:r w:rsidRPr="00E359BB">
                              <w:t>PROCESS TITLE</w:t>
                            </w:r>
                          </w:p>
                          <w:p w14:paraId="4801B951" w14:textId="06217FC7" w:rsidR="00CA2D8C" w:rsidRPr="00FC71B8" w:rsidRDefault="0089300C" w:rsidP="00B9648F">
                            <w:pPr>
                              <w:jc w:val="center"/>
                            </w:pPr>
                            <w:r>
                              <w:t>Employee Movements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C9FEB" id="Text Box 10" o:spid="_x0000_s1028" type="#_x0000_t202" style="position:absolute;margin-left:9pt;margin-top:8.55pt;width:453.6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">
                <v:textbox>
                  <w:txbxContent>
                    <w:p w14:paraId="6BD0E583" w14:textId="77777777" w:rsidR="00CA2D8C" w:rsidRPr="00E359BB" w:rsidRDefault="00CA2D8C">
                      <w:r w:rsidRPr="00E359BB">
                        <w:t>PROCESS TITLE</w:t>
                      </w:r>
                    </w:p>
                    <w:p w14:paraId="4801B951" w14:textId="06217FC7" w:rsidR="00CA2D8C" w:rsidRPr="00FC71B8" w:rsidRDefault="0089300C" w:rsidP="00B9648F">
                      <w:pPr>
                        <w:jc w:val="center"/>
                      </w:pPr>
                      <w:r>
                        <w:t>Employee Movements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49D5B79E" w14:textId="73BB1028" w:rsidR="003A0818" w:rsidRPr="00AC5DD2" w:rsidRDefault="003A0818" w:rsidP="005D3C14">
      <w:pPr>
        <w:rPr>
          <w:rFonts w:ascii="Arial" w:hAnsi="Arial"/>
          <w:sz w:val="18"/>
          <w:szCs w:val="18"/>
        </w:rPr>
      </w:pPr>
    </w:p>
    <w:p w14:paraId="26F20F5A" w14:textId="07947660" w:rsidR="003A0818" w:rsidRPr="00AC5DD2" w:rsidRDefault="003A0818" w:rsidP="005D3C14">
      <w:pPr>
        <w:rPr>
          <w:rFonts w:ascii="Arial" w:hAnsi="Arial"/>
          <w:sz w:val="18"/>
          <w:szCs w:val="18"/>
        </w:rPr>
      </w:pPr>
    </w:p>
    <w:p w14:paraId="2F43B934" w14:textId="77777777" w:rsidR="003A0818" w:rsidRPr="00AC5DD2" w:rsidRDefault="003A0818" w:rsidP="005D3C14">
      <w:pPr>
        <w:rPr>
          <w:rFonts w:ascii="Arial" w:hAnsi="Arial"/>
          <w:sz w:val="18"/>
          <w:szCs w:val="18"/>
        </w:rPr>
      </w:pPr>
    </w:p>
    <w:p w14:paraId="5424BAA2" w14:textId="77777777" w:rsidR="005673EC" w:rsidRPr="00AC5DD2" w:rsidRDefault="005673EC" w:rsidP="005D3C14">
      <w:pPr>
        <w:rPr>
          <w:rFonts w:ascii="Arial" w:hAnsi="Arial"/>
          <w:sz w:val="18"/>
          <w:szCs w:val="18"/>
        </w:rPr>
      </w:pPr>
    </w:p>
    <w:p w14:paraId="2018C247" w14:textId="77777777" w:rsidR="003226EA" w:rsidRPr="00AC5DD2" w:rsidRDefault="003226EA" w:rsidP="005D3C14">
      <w:pPr>
        <w:rPr>
          <w:rFonts w:ascii="Arial" w:hAnsi="Arial"/>
          <w:sz w:val="18"/>
          <w:szCs w:val="18"/>
        </w:rPr>
      </w:pPr>
    </w:p>
    <w:p w14:paraId="70E1E712" w14:textId="77777777" w:rsidR="003226EA" w:rsidRPr="00AC5DD2" w:rsidRDefault="003226EA" w:rsidP="005D3C14">
      <w:pPr>
        <w:numPr>
          <w:ilvl w:val="0"/>
          <w:numId w:val="1"/>
        </w:numPr>
        <w:jc w:val="both"/>
        <w:rPr>
          <w:u w:val="single"/>
        </w:rPr>
      </w:pPr>
      <w:r w:rsidRPr="00AC5DD2">
        <w:rPr>
          <w:u w:val="single"/>
        </w:rPr>
        <w:t>SCOPE</w:t>
      </w:r>
    </w:p>
    <w:p w14:paraId="31AA1687" w14:textId="77777777" w:rsidR="00B75F32" w:rsidRPr="00AC5DD2" w:rsidRDefault="00B75F32" w:rsidP="005D3C14">
      <w:pPr>
        <w:ind w:left="576"/>
        <w:jc w:val="both"/>
      </w:pPr>
      <w:bookmarkStart w:id="0" w:name="_GoBack"/>
      <w:bookmarkEnd w:id="0"/>
    </w:p>
    <w:p w14:paraId="04272B50" w14:textId="02ACBFFE" w:rsidR="007B261E" w:rsidRPr="00AC5DD2" w:rsidRDefault="003226EA" w:rsidP="005D3C14">
      <w:pPr>
        <w:ind w:left="576"/>
        <w:jc w:val="both"/>
      </w:pPr>
      <w:r w:rsidRPr="00AC5DD2">
        <w:t xml:space="preserve">This </w:t>
      </w:r>
      <w:r w:rsidRPr="00AC5DD2">
        <w:rPr>
          <w:caps/>
        </w:rPr>
        <w:t>p</w:t>
      </w:r>
      <w:r w:rsidRPr="00AC5DD2">
        <w:t xml:space="preserve">olicies and </w:t>
      </w:r>
      <w:r w:rsidRPr="00AC5DD2">
        <w:rPr>
          <w:caps/>
        </w:rPr>
        <w:t>p</w:t>
      </w:r>
      <w:r w:rsidRPr="00AC5DD2">
        <w:t xml:space="preserve">rocedures </w:t>
      </w:r>
      <w:r w:rsidRPr="00AC5DD2">
        <w:rPr>
          <w:caps/>
        </w:rPr>
        <w:t>m</w:t>
      </w:r>
      <w:r w:rsidRPr="00AC5DD2">
        <w:t>anual establishes policies, systems</w:t>
      </w:r>
      <w:r w:rsidR="004E06D7" w:rsidRPr="00AC5DD2">
        <w:t>,</w:t>
      </w:r>
      <w:r w:rsidR="00BA622E" w:rsidRPr="00AC5DD2">
        <w:t xml:space="preserve"> procedures and controls on </w:t>
      </w:r>
      <w:r w:rsidR="00584BE8">
        <w:t xml:space="preserve">transfers and </w:t>
      </w:r>
      <w:r w:rsidR="00EB52E9" w:rsidRPr="00AC5DD2">
        <w:t>promotions</w:t>
      </w:r>
      <w:r w:rsidR="00AA76B0" w:rsidRPr="00AC5DD2">
        <w:t xml:space="preserve">. </w:t>
      </w:r>
      <w:r w:rsidR="00067C56" w:rsidRPr="00AC5DD2">
        <w:t>All duties and responsibilities stated in this manual are not exclusive to the personnel’s designated responsibilities in this process title</w:t>
      </w:r>
      <w:r w:rsidR="009B61D8" w:rsidRPr="00AC5DD2">
        <w:t>.</w:t>
      </w:r>
    </w:p>
    <w:p w14:paraId="6DB544D2" w14:textId="329290CE" w:rsidR="003226EA" w:rsidRPr="00AC5DD2" w:rsidRDefault="003226EA" w:rsidP="005D3C14">
      <w:pPr>
        <w:tabs>
          <w:tab w:val="left" w:pos="1792"/>
        </w:tabs>
        <w:ind w:left="576"/>
        <w:jc w:val="both"/>
      </w:pPr>
    </w:p>
    <w:p w14:paraId="3968D2A2" w14:textId="77777777" w:rsidR="001C40E7" w:rsidRPr="00AC5DD2" w:rsidRDefault="003226EA" w:rsidP="005D3C14">
      <w:pPr>
        <w:numPr>
          <w:ilvl w:val="0"/>
          <w:numId w:val="1"/>
        </w:numPr>
        <w:jc w:val="both"/>
        <w:rPr>
          <w:u w:val="single"/>
        </w:rPr>
      </w:pPr>
      <w:r w:rsidRPr="00AC5DD2">
        <w:rPr>
          <w:u w:val="single"/>
        </w:rPr>
        <w:t>OBJECTIVES</w:t>
      </w:r>
    </w:p>
    <w:p w14:paraId="30246F73" w14:textId="77777777" w:rsidR="001C40E7" w:rsidRPr="00CE712E" w:rsidRDefault="001C40E7" w:rsidP="005D3C14">
      <w:pPr>
        <w:ind w:left="576"/>
        <w:jc w:val="both"/>
      </w:pPr>
    </w:p>
    <w:p w14:paraId="6771EF2D" w14:textId="1B0663A9" w:rsidR="00362839" w:rsidRDefault="005960EF" w:rsidP="005D3C14">
      <w:pPr>
        <w:pStyle w:val="ListParagraph"/>
        <w:numPr>
          <w:ilvl w:val="0"/>
          <w:numId w:val="3"/>
        </w:numPr>
        <w:jc w:val="both"/>
      </w:pPr>
      <w:r>
        <w:t xml:space="preserve">To establish </w:t>
      </w:r>
      <w:r w:rsidR="00E175AC">
        <w:t xml:space="preserve">procedures and </w:t>
      </w:r>
      <w:r>
        <w:t>guidelines on transfers and promotions.</w:t>
      </w:r>
    </w:p>
    <w:p w14:paraId="1A774174" w14:textId="1F42DA23" w:rsidR="000C0213" w:rsidRPr="00AC5DD2" w:rsidRDefault="000A03F6" w:rsidP="005D3C14">
      <w:pPr>
        <w:pStyle w:val="ListParagraph"/>
        <w:numPr>
          <w:ilvl w:val="0"/>
          <w:numId w:val="3"/>
        </w:numPr>
        <w:jc w:val="both"/>
      </w:pPr>
      <w:r>
        <w:t>To clearly outline the basis or grounds for employee transfer and promotions.</w:t>
      </w:r>
    </w:p>
    <w:p w14:paraId="4098E058" w14:textId="7BF375A6" w:rsidR="003226EA" w:rsidRPr="00AC5DD2" w:rsidRDefault="00D32723" w:rsidP="005D3C14">
      <w:pPr>
        <w:pStyle w:val="ListParagraph"/>
        <w:numPr>
          <w:ilvl w:val="0"/>
          <w:numId w:val="3"/>
        </w:numPr>
        <w:jc w:val="both"/>
      </w:pPr>
      <w:r w:rsidRPr="00AC5DD2">
        <w:t>To clearly define the duties and responsibilities of all personnel involved in this process title.</w:t>
      </w:r>
    </w:p>
    <w:p w14:paraId="43E36E01" w14:textId="77777777" w:rsidR="003226EA" w:rsidRPr="00AC5DD2" w:rsidRDefault="003226EA" w:rsidP="005D3C14">
      <w:pPr>
        <w:ind w:left="936"/>
        <w:jc w:val="both"/>
      </w:pPr>
    </w:p>
    <w:p w14:paraId="06FFF4A2" w14:textId="77777777" w:rsidR="001F55B3" w:rsidRPr="00AC5DD2" w:rsidRDefault="003226EA" w:rsidP="005D3C14">
      <w:pPr>
        <w:numPr>
          <w:ilvl w:val="0"/>
          <w:numId w:val="1"/>
        </w:numPr>
        <w:jc w:val="both"/>
      </w:pPr>
      <w:r w:rsidRPr="00AC5DD2">
        <w:rPr>
          <w:u w:val="single"/>
        </w:rPr>
        <w:t>PERSONNEL INVOLVED</w:t>
      </w:r>
    </w:p>
    <w:p w14:paraId="24589D48" w14:textId="0878FD15" w:rsidR="00BB69AA" w:rsidRDefault="00BB69AA" w:rsidP="005D3C14">
      <w:pPr>
        <w:ind w:left="576"/>
        <w:jc w:val="both"/>
      </w:pPr>
    </w:p>
    <w:p w14:paraId="2491D07E" w14:textId="608E7ABE" w:rsidR="008F715A" w:rsidRDefault="008F715A" w:rsidP="005D3C14">
      <w:pPr>
        <w:pStyle w:val="ListParagraph"/>
        <w:numPr>
          <w:ilvl w:val="1"/>
          <w:numId w:val="1"/>
        </w:numPr>
        <w:jc w:val="both"/>
      </w:pPr>
      <w:r>
        <w:t>Employee</w:t>
      </w:r>
    </w:p>
    <w:p w14:paraId="5507AB9B" w14:textId="07FF366E" w:rsidR="008F715A" w:rsidRDefault="008F715A" w:rsidP="005D3C14">
      <w:pPr>
        <w:pStyle w:val="ListParagraph"/>
        <w:ind w:left="936"/>
        <w:jc w:val="both"/>
      </w:pPr>
    </w:p>
    <w:p w14:paraId="0E19CE29" w14:textId="707AAAFB" w:rsidR="00EE03D8" w:rsidRDefault="00EE03D8" w:rsidP="005D3C14">
      <w:pPr>
        <w:pStyle w:val="ListParagraph"/>
        <w:numPr>
          <w:ilvl w:val="2"/>
          <w:numId w:val="1"/>
        </w:numPr>
        <w:jc w:val="both"/>
      </w:pPr>
      <w:r>
        <w:t>Receives notification from concerned department head of management’s intention to transfer or promote his/her current employment status.</w:t>
      </w:r>
    </w:p>
    <w:p w14:paraId="6FBBDB9E" w14:textId="622DB230" w:rsidR="008F715A" w:rsidRDefault="00486590" w:rsidP="005D3C14">
      <w:pPr>
        <w:pStyle w:val="ListParagraph"/>
        <w:numPr>
          <w:ilvl w:val="2"/>
          <w:numId w:val="1"/>
        </w:numPr>
        <w:jc w:val="both"/>
      </w:pPr>
      <w:r>
        <w:t xml:space="preserve">Secures and </w:t>
      </w:r>
      <w:r w:rsidR="00EC7D05">
        <w:t>accomplish Transfer Clearance Form (TCF)</w:t>
      </w:r>
      <w:r>
        <w:t>.</w:t>
      </w:r>
    </w:p>
    <w:p w14:paraId="763F2493" w14:textId="4E61C449" w:rsidR="00B34020" w:rsidRDefault="008C20E7" w:rsidP="005D3C14">
      <w:pPr>
        <w:pStyle w:val="ListParagraph"/>
        <w:numPr>
          <w:ilvl w:val="2"/>
          <w:numId w:val="1"/>
        </w:numPr>
        <w:jc w:val="both"/>
      </w:pPr>
      <w:r>
        <w:t xml:space="preserve">Reports </w:t>
      </w:r>
      <w:r w:rsidR="00B34020">
        <w:t xml:space="preserve">to new department head upon accomplishment of </w:t>
      </w:r>
      <w:r w:rsidR="005144D8">
        <w:t>TCF</w:t>
      </w:r>
      <w:r w:rsidR="00B34020">
        <w:t>.</w:t>
      </w:r>
    </w:p>
    <w:p w14:paraId="79CCD193" w14:textId="77777777" w:rsidR="008F715A" w:rsidRPr="00AC5DD2" w:rsidRDefault="008F715A" w:rsidP="005D3C14">
      <w:pPr>
        <w:ind w:left="576"/>
        <w:jc w:val="both"/>
      </w:pPr>
    </w:p>
    <w:p w14:paraId="4E7D4877" w14:textId="058B7D62" w:rsidR="00995AEC" w:rsidRDefault="007B4568" w:rsidP="005D3C14">
      <w:pPr>
        <w:pStyle w:val="ListParagraph"/>
        <w:numPr>
          <w:ilvl w:val="1"/>
          <w:numId w:val="1"/>
        </w:numPr>
        <w:tabs>
          <w:tab w:val="left" w:pos="3060"/>
        </w:tabs>
        <w:jc w:val="both"/>
      </w:pPr>
      <w:r>
        <w:t>Department Head/</w:t>
      </w:r>
      <w:r w:rsidR="00995AEC">
        <w:t>Manager</w:t>
      </w:r>
    </w:p>
    <w:p w14:paraId="2F9BE186" w14:textId="6547203A" w:rsidR="00995AEC" w:rsidRDefault="00995AEC" w:rsidP="005D3C14">
      <w:pPr>
        <w:pStyle w:val="ListParagraph"/>
        <w:tabs>
          <w:tab w:val="left" w:pos="3060"/>
        </w:tabs>
        <w:ind w:left="936"/>
        <w:jc w:val="both"/>
      </w:pPr>
    </w:p>
    <w:p w14:paraId="068963DC" w14:textId="48D27977" w:rsidR="00995AEC" w:rsidRDefault="0085320A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>Facilitates preliminary talk/discussion with concerned department heads.</w:t>
      </w:r>
    </w:p>
    <w:p w14:paraId="758D2FB3" w14:textId="208269C4" w:rsidR="0085320A" w:rsidRDefault="0085320A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>Prepare</w:t>
      </w:r>
      <w:r w:rsidR="004A6783">
        <w:t xml:space="preserve">s </w:t>
      </w:r>
      <w:del w:id="1" w:author="Noel Cainglet" w:date="2017-08-16T16:23:00Z">
        <w:r w:rsidDel="00410003">
          <w:delText>Job Transfer Form (JTF)</w:delText>
        </w:r>
      </w:del>
      <w:ins w:id="2" w:author="Noel Cainglet" w:date="2017-08-16T16:23:00Z">
        <w:r w:rsidR="00410003">
          <w:t>Recommendation and Action Form (RAF)</w:t>
        </w:r>
      </w:ins>
      <w:r>
        <w:t xml:space="preserve"> and notify employees of management’s intent/planned transfer.</w:t>
      </w:r>
    </w:p>
    <w:p w14:paraId="3D42A33B" w14:textId="1AEBCD6B" w:rsidR="00D43A08" w:rsidRDefault="00D43A08" w:rsidP="005D3C14">
      <w:pPr>
        <w:pStyle w:val="ListParagraph"/>
        <w:numPr>
          <w:ilvl w:val="2"/>
          <w:numId w:val="1"/>
        </w:numPr>
        <w:jc w:val="both"/>
      </w:pPr>
      <w:r>
        <w:t xml:space="preserve">Check and verifies </w:t>
      </w:r>
      <w:r w:rsidR="004A4EB4">
        <w:t>TCF</w:t>
      </w:r>
      <w:r>
        <w:t>, ensures proper turn-over of work.</w:t>
      </w:r>
    </w:p>
    <w:p w14:paraId="79E7F0DD" w14:textId="377C59D7" w:rsidR="0085320A" w:rsidDel="00112BB4" w:rsidRDefault="002E3AFD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  <w:rPr>
          <w:del w:id="3" w:author="Noel Cainglet" w:date="2017-08-16T16:23:00Z"/>
        </w:rPr>
      </w:pPr>
      <w:del w:id="4" w:author="Noel Cainglet" w:date="2017-08-16T16:23:00Z">
        <w:r w:rsidDel="00112BB4">
          <w:delText>Prepares Recommendation and Action Form (RAF).</w:delText>
        </w:r>
      </w:del>
    </w:p>
    <w:p w14:paraId="1D779D93" w14:textId="3B882E0C" w:rsidR="00AD2B23" w:rsidRDefault="00AD2B23" w:rsidP="005D3C14">
      <w:pPr>
        <w:tabs>
          <w:tab w:val="left" w:pos="3060"/>
        </w:tabs>
        <w:ind w:left="900"/>
        <w:jc w:val="both"/>
      </w:pPr>
      <w:r>
        <w:br w:type="page"/>
      </w:r>
    </w:p>
    <w:p w14:paraId="68E64AC7" w14:textId="79755698" w:rsidR="00486590" w:rsidRDefault="00486590" w:rsidP="005D3C14">
      <w:pPr>
        <w:pStyle w:val="ListParagraph"/>
        <w:numPr>
          <w:ilvl w:val="1"/>
          <w:numId w:val="1"/>
        </w:numPr>
        <w:tabs>
          <w:tab w:val="left" w:pos="3060"/>
        </w:tabs>
        <w:jc w:val="both"/>
      </w:pPr>
      <w:r>
        <w:lastRenderedPageBreak/>
        <w:t>HR Staff</w:t>
      </w:r>
    </w:p>
    <w:p w14:paraId="2587F2EA" w14:textId="5E44D68D" w:rsidR="00486590" w:rsidRDefault="00486590" w:rsidP="005D3C14">
      <w:pPr>
        <w:pStyle w:val="ListParagraph"/>
        <w:tabs>
          <w:tab w:val="left" w:pos="3060"/>
        </w:tabs>
        <w:ind w:left="936"/>
        <w:jc w:val="both"/>
      </w:pPr>
    </w:p>
    <w:p w14:paraId="11E7D816" w14:textId="3A88F982" w:rsidR="00486590" w:rsidRDefault="00486590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 xml:space="preserve">Receive duly accomplished </w:t>
      </w:r>
      <w:ins w:id="5" w:author="Noel Cainglet" w:date="2017-08-16T16:23:00Z">
        <w:r w:rsidR="00811365">
          <w:t>RAF</w:t>
        </w:r>
      </w:ins>
      <w:del w:id="6" w:author="Noel Cainglet" w:date="2017-08-16T16:23:00Z">
        <w:r w:rsidDel="00811365">
          <w:delText>JTF</w:delText>
        </w:r>
      </w:del>
      <w:r>
        <w:t>.</w:t>
      </w:r>
    </w:p>
    <w:p w14:paraId="52374A67" w14:textId="0281A579" w:rsidR="00486590" w:rsidRDefault="00486590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>Notify and discuss with employee the details of transfer.</w:t>
      </w:r>
    </w:p>
    <w:p w14:paraId="42B5C516" w14:textId="0CF9D298" w:rsidR="00D43A08" w:rsidRDefault="00CC279D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>Processes transfer docu</w:t>
      </w:r>
      <w:r w:rsidR="004B5BF0">
        <w:t>mentations and updates the HR</w:t>
      </w:r>
      <w:r w:rsidR="00ED23BD">
        <w:t>IS and employee records on file.</w:t>
      </w:r>
      <w:r w:rsidR="00DB15E3">
        <w:t xml:space="preserve"> </w:t>
      </w:r>
    </w:p>
    <w:p w14:paraId="49E06295" w14:textId="77777777" w:rsidR="00486590" w:rsidRDefault="00486590" w:rsidP="005D3C14">
      <w:pPr>
        <w:pStyle w:val="ListParagraph"/>
        <w:tabs>
          <w:tab w:val="left" w:pos="3060"/>
        </w:tabs>
        <w:ind w:left="1260"/>
        <w:jc w:val="both"/>
      </w:pPr>
    </w:p>
    <w:p w14:paraId="54DEB734" w14:textId="77777777" w:rsidR="00995AEC" w:rsidRDefault="00995AEC" w:rsidP="005D3C14">
      <w:pPr>
        <w:pStyle w:val="ListParagraph"/>
        <w:numPr>
          <w:ilvl w:val="1"/>
          <w:numId w:val="1"/>
        </w:numPr>
        <w:tabs>
          <w:tab w:val="left" w:pos="3060"/>
        </w:tabs>
        <w:jc w:val="both"/>
      </w:pPr>
      <w:r>
        <w:t>HR Manager</w:t>
      </w:r>
    </w:p>
    <w:p w14:paraId="3CD555A2" w14:textId="1234B05E" w:rsidR="008E02D0" w:rsidRDefault="008E02D0" w:rsidP="005D3C14">
      <w:pPr>
        <w:pStyle w:val="ListParagraph"/>
        <w:tabs>
          <w:tab w:val="left" w:pos="3060"/>
        </w:tabs>
        <w:ind w:left="936"/>
        <w:jc w:val="both"/>
      </w:pPr>
    </w:p>
    <w:p w14:paraId="0992332A" w14:textId="4FA94357" w:rsidR="00D929B2" w:rsidRDefault="00D929B2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>Recommend approval of</w:t>
      </w:r>
      <w:ins w:id="7" w:author="Noel Cainglet" w:date="2017-08-16T16:24:00Z">
        <w:r w:rsidR="00165704">
          <w:t xml:space="preserve"> RAF.</w:t>
        </w:r>
      </w:ins>
    </w:p>
    <w:p w14:paraId="19D1EF0A" w14:textId="27A26A7D" w:rsidR="00C93AFB" w:rsidDel="00165704" w:rsidRDefault="00D929B2" w:rsidP="005D3C14">
      <w:pPr>
        <w:pStyle w:val="ListParagraph"/>
        <w:numPr>
          <w:ilvl w:val="0"/>
          <w:numId w:val="36"/>
        </w:numPr>
        <w:tabs>
          <w:tab w:val="left" w:pos="3060"/>
        </w:tabs>
        <w:jc w:val="both"/>
        <w:rPr>
          <w:del w:id="8" w:author="Noel Cainglet" w:date="2017-08-16T16:24:00Z"/>
        </w:rPr>
      </w:pPr>
      <w:del w:id="9" w:author="Noel Cainglet" w:date="2017-08-16T16:24:00Z">
        <w:r w:rsidDel="00165704">
          <w:delText>JTF</w:delText>
        </w:r>
      </w:del>
    </w:p>
    <w:p w14:paraId="02BC2BDF" w14:textId="21092AE9" w:rsidR="00D929B2" w:rsidDel="00165704" w:rsidRDefault="00D929B2" w:rsidP="005D3C14">
      <w:pPr>
        <w:pStyle w:val="ListParagraph"/>
        <w:numPr>
          <w:ilvl w:val="0"/>
          <w:numId w:val="36"/>
        </w:numPr>
        <w:tabs>
          <w:tab w:val="left" w:pos="3060"/>
        </w:tabs>
        <w:jc w:val="both"/>
        <w:rPr>
          <w:del w:id="10" w:author="Noel Cainglet" w:date="2017-08-16T16:24:00Z"/>
        </w:rPr>
      </w:pPr>
      <w:del w:id="11" w:author="Noel Cainglet" w:date="2017-08-16T16:24:00Z">
        <w:r w:rsidDel="00165704">
          <w:delText>RAF</w:delText>
        </w:r>
      </w:del>
    </w:p>
    <w:p w14:paraId="0D3369DA" w14:textId="5603591F" w:rsidR="00CC279D" w:rsidRDefault="00CC279D" w:rsidP="005D3C14">
      <w:pPr>
        <w:pStyle w:val="ListParagraph"/>
        <w:numPr>
          <w:ilvl w:val="2"/>
          <w:numId w:val="1"/>
        </w:numPr>
        <w:jc w:val="both"/>
      </w:pPr>
      <w:r>
        <w:t xml:space="preserve">Approves </w:t>
      </w:r>
      <w:r w:rsidR="00025A08">
        <w:t>transfer clearance form.</w:t>
      </w:r>
    </w:p>
    <w:p w14:paraId="254D85F4" w14:textId="3E8DC732" w:rsidR="00CC279D" w:rsidRDefault="002E623C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>Receives duly approve RAF and processes the promotion.</w:t>
      </w:r>
    </w:p>
    <w:p w14:paraId="601FAA7F" w14:textId="4B848484" w:rsidR="002E623C" w:rsidRDefault="002E623C" w:rsidP="005D3C14">
      <w:pPr>
        <w:pStyle w:val="ListParagraph"/>
        <w:numPr>
          <w:ilvl w:val="2"/>
          <w:numId w:val="1"/>
        </w:numPr>
        <w:tabs>
          <w:tab w:val="left" w:pos="3060"/>
        </w:tabs>
        <w:jc w:val="both"/>
      </w:pPr>
      <w:r>
        <w:t>Notify and discuss promotion with employees.</w:t>
      </w:r>
    </w:p>
    <w:p w14:paraId="27111155" w14:textId="7D2684E3" w:rsidR="004A7A5F" w:rsidRDefault="004A7A5F" w:rsidP="005D3C14">
      <w:pPr>
        <w:tabs>
          <w:tab w:val="left" w:pos="3060"/>
        </w:tabs>
        <w:ind w:left="900"/>
        <w:jc w:val="both"/>
      </w:pPr>
    </w:p>
    <w:p w14:paraId="49C4F4B2" w14:textId="3136171B" w:rsidR="000B0C0C" w:rsidRDefault="000B0C0C" w:rsidP="000B0C0C">
      <w:pPr>
        <w:pStyle w:val="ListParagraph"/>
        <w:numPr>
          <w:ilvl w:val="1"/>
          <w:numId w:val="1"/>
        </w:numPr>
        <w:tabs>
          <w:tab w:val="left" w:pos="3060"/>
        </w:tabs>
        <w:jc w:val="both"/>
      </w:pPr>
      <w:r>
        <w:t>Concerned Vice President</w:t>
      </w:r>
    </w:p>
    <w:p w14:paraId="03212647" w14:textId="32C32996" w:rsidR="000B0C0C" w:rsidRDefault="000B0C0C" w:rsidP="000B0C0C">
      <w:pPr>
        <w:pStyle w:val="ListParagraph"/>
        <w:tabs>
          <w:tab w:val="left" w:pos="3060"/>
        </w:tabs>
        <w:ind w:left="936"/>
        <w:jc w:val="both"/>
      </w:pPr>
    </w:p>
    <w:p w14:paraId="041F1DC3" w14:textId="4E8CA412" w:rsidR="000B0C0C" w:rsidRDefault="000B0C0C" w:rsidP="000B0C0C">
      <w:pPr>
        <w:pStyle w:val="ListParagraph"/>
        <w:tabs>
          <w:tab w:val="left" w:pos="3060"/>
        </w:tabs>
        <w:ind w:left="936"/>
        <w:jc w:val="both"/>
      </w:pPr>
      <w:r>
        <w:t>Notes on the RAF.</w:t>
      </w:r>
    </w:p>
    <w:p w14:paraId="5512A3A4" w14:textId="77777777" w:rsidR="000B0C0C" w:rsidDel="00016723" w:rsidRDefault="000B0C0C" w:rsidP="005D3C14">
      <w:pPr>
        <w:pStyle w:val="ListParagraph"/>
        <w:tabs>
          <w:tab w:val="left" w:pos="3060"/>
        </w:tabs>
        <w:ind w:left="1260"/>
        <w:jc w:val="both"/>
        <w:rPr>
          <w:del w:id="12" w:author="Noel Cainglet" w:date="2017-08-16T16:24:00Z"/>
        </w:rPr>
      </w:pPr>
    </w:p>
    <w:p w14:paraId="502C3FAB" w14:textId="089DD82E" w:rsidR="002859AA" w:rsidDel="00016723" w:rsidRDefault="004A7A5F" w:rsidP="005D3C14">
      <w:pPr>
        <w:pStyle w:val="ListParagraph"/>
        <w:numPr>
          <w:ilvl w:val="1"/>
          <w:numId w:val="1"/>
        </w:numPr>
        <w:tabs>
          <w:tab w:val="left" w:pos="3060"/>
        </w:tabs>
        <w:jc w:val="both"/>
        <w:rPr>
          <w:del w:id="13" w:author="Noel Cainglet" w:date="2017-08-16T16:24:00Z"/>
        </w:rPr>
      </w:pPr>
      <w:del w:id="14" w:author="Noel Cainglet" w:date="2017-08-16T16:24:00Z">
        <w:r w:rsidDel="00016723">
          <w:delText>Vice President</w:delText>
        </w:r>
      </w:del>
    </w:p>
    <w:p w14:paraId="5F5FDE27" w14:textId="2A7B1030" w:rsidR="002859AA" w:rsidDel="00016723" w:rsidRDefault="002859AA" w:rsidP="005D3C14">
      <w:pPr>
        <w:pStyle w:val="ListParagraph"/>
        <w:tabs>
          <w:tab w:val="left" w:pos="3060"/>
        </w:tabs>
        <w:ind w:left="936"/>
        <w:jc w:val="both"/>
        <w:rPr>
          <w:del w:id="15" w:author="Noel Cainglet" w:date="2017-08-16T16:24:00Z"/>
        </w:rPr>
      </w:pPr>
    </w:p>
    <w:p w14:paraId="11024913" w14:textId="0F37B291" w:rsidR="004A7A5F" w:rsidDel="00016723" w:rsidRDefault="004A7A5F" w:rsidP="005D3C14">
      <w:pPr>
        <w:pStyle w:val="ListParagraph"/>
        <w:tabs>
          <w:tab w:val="left" w:pos="3060"/>
        </w:tabs>
        <w:ind w:left="936"/>
        <w:jc w:val="both"/>
        <w:rPr>
          <w:del w:id="16" w:author="Noel Cainglet" w:date="2017-08-16T16:24:00Z"/>
        </w:rPr>
      </w:pPr>
      <w:del w:id="17" w:author="Noel Cainglet" w:date="2017-08-16T16:24:00Z">
        <w:r w:rsidDel="00016723">
          <w:delText>Notes on the JTF.</w:delText>
        </w:r>
      </w:del>
    </w:p>
    <w:p w14:paraId="5DF47B80" w14:textId="77777777" w:rsidR="00995AEC" w:rsidRDefault="00995AEC" w:rsidP="005D3C14">
      <w:pPr>
        <w:tabs>
          <w:tab w:val="left" w:pos="3060"/>
        </w:tabs>
        <w:ind w:left="900"/>
        <w:jc w:val="both"/>
      </w:pPr>
    </w:p>
    <w:p w14:paraId="1B33744F" w14:textId="77777777" w:rsidR="002859AA" w:rsidRDefault="00995AEC" w:rsidP="005D3C14">
      <w:pPr>
        <w:pStyle w:val="ListParagraph"/>
        <w:numPr>
          <w:ilvl w:val="1"/>
          <w:numId w:val="1"/>
        </w:numPr>
        <w:tabs>
          <w:tab w:val="left" w:pos="3060"/>
        </w:tabs>
        <w:jc w:val="both"/>
      </w:pPr>
      <w:r>
        <w:t>President</w:t>
      </w:r>
    </w:p>
    <w:p w14:paraId="3C52116E" w14:textId="77777777" w:rsidR="002859AA" w:rsidRDefault="002859AA" w:rsidP="005D3C14">
      <w:pPr>
        <w:pStyle w:val="ListParagraph"/>
        <w:tabs>
          <w:tab w:val="left" w:pos="3060"/>
        </w:tabs>
        <w:ind w:left="936"/>
        <w:jc w:val="both"/>
      </w:pPr>
    </w:p>
    <w:p w14:paraId="6F66E8BE" w14:textId="4EE21B83" w:rsidR="002859AA" w:rsidDel="00016723" w:rsidRDefault="007C5677" w:rsidP="005D3C14">
      <w:pPr>
        <w:pStyle w:val="ListParagraph"/>
        <w:tabs>
          <w:tab w:val="left" w:pos="3060"/>
        </w:tabs>
        <w:ind w:left="936"/>
        <w:jc w:val="both"/>
        <w:rPr>
          <w:del w:id="18" w:author="Noel Cainglet" w:date="2017-08-16T16:25:00Z"/>
        </w:rPr>
      </w:pPr>
      <w:r>
        <w:t xml:space="preserve">Approves the </w:t>
      </w:r>
      <w:del w:id="19" w:author="Noel Cainglet" w:date="2017-08-16T16:25:00Z">
        <w:r w:rsidR="002859AA" w:rsidDel="00016723">
          <w:delText>following:</w:delText>
        </w:r>
      </w:del>
    </w:p>
    <w:p w14:paraId="41DCE11C" w14:textId="4E037FB5" w:rsidR="002859AA" w:rsidDel="00016723" w:rsidRDefault="002859AA" w:rsidP="005D3C14">
      <w:pPr>
        <w:pStyle w:val="ListParagraph"/>
        <w:numPr>
          <w:ilvl w:val="0"/>
          <w:numId w:val="35"/>
        </w:numPr>
        <w:tabs>
          <w:tab w:val="left" w:pos="3060"/>
        </w:tabs>
        <w:jc w:val="both"/>
        <w:rPr>
          <w:del w:id="20" w:author="Noel Cainglet" w:date="2017-08-16T16:25:00Z"/>
        </w:rPr>
      </w:pPr>
      <w:del w:id="21" w:author="Noel Cainglet" w:date="2017-08-16T16:25:00Z">
        <w:r w:rsidDel="00016723">
          <w:delText>JTF</w:delText>
        </w:r>
      </w:del>
    </w:p>
    <w:p w14:paraId="76929E9D" w14:textId="006E5AC1" w:rsidR="00A65E6F" w:rsidRDefault="002859AA">
      <w:pPr>
        <w:pStyle w:val="ListParagraph"/>
        <w:tabs>
          <w:tab w:val="left" w:pos="3060"/>
        </w:tabs>
        <w:ind w:left="936"/>
        <w:jc w:val="both"/>
        <w:pPrChange w:id="22" w:author="Noel Cainglet" w:date="2017-08-16T16:25:00Z">
          <w:pPr>
            <w:pStyle w:val="ListParagraph"/>
            <w:numPr>
              <w:numId w:val="35"/>
            </w:numPr>
            <w:tabs>
              <w:tab w:val="left" w:pos="3060"/>
            </w:tabs>
            <w:ind w:left="1656" w:hanging="360"/>
            <w:jc w:val="both"/>
          </w:pPr>
        </w:pPrChange>
      </w:pPr>
      <w:del w:id="23" w:author="Noel Cainglet" w:date="2017-08-16T16:25:00Z">
        <w:r w:rsidDel="00016723">
          <w:delText>RAF</w:delText>
        </w:r>
      </w:del>
      <w:ins w:id="24" w:author="Noel Cainglet" w:date="2017-08-16T16:25:00Z">
        <w:r w:rsidR="00016723">
          <w:t>RAF.</w:t>
        </w:r>
      </w:ins>
    </w:p>
    <w:p w14:paraId="62920128" w14:textId="791EA3E0" w:rsidR="005F2A30" w:rsidRDefault="005F2A30" w:rsidP="005D3C14">
      <w:pPr>
        <w:tabs>
          <w:tab w:val="left" w:pos="3060"/>
        </w:tabs>
        <w:jc w:val="both"/>
      </w:pPr>
    </w:p>
    <w:p w14:paraId="097E2058" w14:textId="77777777" w:rsidR="002072F9" w:rsidRPr="00572558" w:rsidRDefault="002072F9" w:rsidP="005D3C14">
      <w:pPr>
        <w:numPr>
          <w:ilvl w:val="0"/>
          <w:numId w:val="1"/>
        </w:numPr>
        <w:rPr>
          <w:u w:val="single"/>
        </w:rPr>
      </w:pPr>
      <w:r w:rsidRPr="00572558">
        <w:rPr>
          <w:u w:val="single"/>
        </w:rPr>
        <w:t>KEY TERMS</w:t>
      </w:r>
    </w:p>
    <w:p w14:paraId="46AB8924" w14:textId="77777777" w:rsidR="002072F9" w:rsidRPr="00AC5DD2" w:rsidRDefault="002072F9" w:rsidP="005D3C14">
      <w:pPr>
        <w:jc w:val="both"/>
      </w:pPr>
    </w:p>
    <w:p w14:paraId="54935C10" w14:textId="032D7B41" w:rsidR="0054156E" w:rsidRDefault="00273C48" w:rsidP="005D3C14">
      <w:pPr>
        <w:numPr>
          <w:ilvl w:val="1"/>
          <w:numId w:val="1"/>
        </w:numPr>
      </w:pPr>
      <w:r w:rsidRPr="00AC5DD2">
        <w:rPr>
          <w:i/>
        </w:rPr>
        <w:t>Demotion</w:t>
      </w:r>
      <w:r w:rsidRPr="00AC5DD2">
        <w:t xml:space="preserve"> – </w:t>
      </w:r>
      <w:r w:rsidR="0054156E">
        <w:t>change in the employment position of lower rank, authority and pay grade.</w:t>
      </w:r>
    </w:p>
    <w:p w14:paraId="0E4440BD" w14:textId="6A203AF1" w:rsidR="00273C48" w:rsidRDefault="00273C48" w:rsidP="005D3C14">
      <w:pPr>
        <w:ind w:left="936"/>
        <w:jc w:val="both"/>
      </w:pPr>
    </w:p>
    <w:p w14:paraId="49CCAABA" w14:textId="6F0354FF" w:rsidR="00BB1069" w:rsidRDefault="00BB1069" w:rsidP="005D3C14">
      <w:pPr>
        <w:pStyle w:val="ListParagraph"/>
        <w:numPr>
          <w:ilvl w:val="1"/>
          <w:numId w:val="1"/>
        </w:numPr>
        <w:tabs>
          <w:tab w:val="left" w:pos="3060"/>
        </w:tabs>
        <w:jc w:val="both"/>
      </w:pPr>
      <w:r w:rsidRPr="00AC5DD2">
        <w:rPr>
          <w:i/>
        </w:rPr>
        <w:t xml:space="preserve">Job Change </w:t>
      </w:r>
      <w:r w:rsidRPr="00AC5DD2">
        <w:t>–</w:t>
      </w:r>
      <w:r w:rsidR="00475565">
        <w:t xml:space="preserve"> </w:t>
      </w:r>
      <w:r w:rsidRPr="00AC5DD2">
        <w:t xml:space="preserve">a revision to an employee's existing job description that does not represent a new position for the employee and is not a promotion. </w:t>
      </w:r>
    </w:p>
    <w:p w14:paraId="306D0C24" w14:textId="77777777" w:rsidR="00E73BA6" w:rsidRPr="00551447" w:rsidRDefault="00E73BA6" w:rsidP="005D3C14">
      <w:pPr>
        <w:ind w:left="936"/>
        <w:jc w:val="both"/>
      </w:pPr>
    </w:p>
    <w:p w14:paraId="7B7F5B12" w14:textId="59438D62" w:rsidR="002072F9" w:rsidRPr="00AC5DD2" w:rsidRDefault="00284366" w:rsidP="005D3C14">
      <w:pPr>
        <w:numPr>
          <w:ilvl w:val="1"/>
          <w:numId w:val="1"/>
        </w:numPr>
      </w:pPr>
      <w:r w:rsidRPr="00AC5DD2">
        <w:rPr>
          <w:i/>
        </w:rPr>
        <w:t>Promotion</w:t>
      </w:r>
      <w:r w:rsidR="002072F9" w:rsidRPr="00AC5DD2">
        <w:rPr>
          <w:i/>
        </w:rPr>
        <w:t xml:space="preserve"> </w:t>
      </w:r>
      <w:r w:rsidR="002072F9" w:rsidRPr="00AC5DD2">
        <w:t>–</w:t>
      </w:r>
      <w:r w:rsidR="00D50E5A">
        <w:t xml:space="preserve"> change in the employment position of higher rank, authority and pay grade.</w:t>
      </w:r>
    </w:p>
    <w:p w14:paraId="4080FF50" w14:textId="37BE69BC" w:rsidR="00F84666" w:rsidRPr="00AC5DD2" w:rsidRDefault="00F84666" w:rsidP="005D3C14">
      <w:pPr>
        <w:ind w:left="936"/>
      </w:pPr>
    </w:p>
    <w:p w14:paraId="3738F9CC" w14:textId="3862664F" w:rsidR="008A67AC" w:rsidRDefault="00BB1069" w:rsidP="005D3C14">
      <w:pPr>
        <w:numPr>
          <w:ilvl w:val="1"/>
          <w:numId w:val="1"/>
        </w:numPr>
        <w:jc w:val="both"/>
      </w:pPr>
      <w:r w:rsidRPr="002607B1">
        <w:rPr>
          <w:i/>
        </w:rPr>
        <w:t>Transfer</w:t>
      </w:r>
      <w:r>
        <w:t xml:space="preserve"> </w:t>
      </w:r>
      <w:r w:rsidRPr="00AC5DD2">
        <w:t xml:space="preserve">– </w:t>
      </w:r>
      <w:r w:rsidR="002607B1">
        <w:t xml:space="preserve">change in the employment position of relatively the same rank, authority and pay grade. </w:t>
      </w:r>
    </w:p>
    <w:p w14:paraId="3439F90A" w14:textId="0D61E4A4" w:rsidR="00624757" w:rsidRDefault="00624757" w:rsidP="005D3C14">
      <w:r>
        <w:br w:type="page"/>
      </w:r>
    </w:p>
    <w:p w14:paraId="6754F442" w14:textId="45644EB1" w:rsidR="008A28FE" w:rsidRPr="00AC5DD2" w:rsidRDefault="003226EA" w:rsidP="005D3C14">
      <w:pPr>
        <w:pStyle w:val="ListParagraph"/>
        <w:numPr>
          <w:ilvl w:val="0"/>
          <w:numId w:val="1"/>
        </w:numPr>
      </w:pPr>
      <w:r w:rsidRPr="00294DD6">
        <w:rPr>
          <w:u w:val="single"/>
        </w:rPr>
        <w:lastRenderedPageBreak/>
        <w:t>POLICIES</w:t>
      </w:r>
    </w:p>
    <w:p w14:paraId="573F80FC" w14:textId="7FF8D110" w:rsidR="004A3EA0" w:rsidRPr="00F73A0E" w:rsidRDefault="004A3EA0" w:rsidP="005D3C14">
      <w:pPr>
        <w:ind w:left="936"/>
        <w:jc w:val="both"/>
      </w:pPr>
    </w:p>
    <w:p w14:paraId="1CC8C8E6" w14:textId="6EBAF787" w:rsidR="00911AAB" w:rsidRDefault="00911AAB" w:rsidP="005D3C14">
      <w:pPr>
        <w:pStyle w:val="ListParagraph"/>
        <w:numPr>
          <w:ilvl w:val="1"/>
          <w:numId w:val="1"/>
        </w:numPr>
        <w:jc w:val="both"/>
      </w:pPr>
      <w:r>
        <w:rPr>
          <w:b/>
        </w:rPr>
        <w:t>Performance Evaluation</w:t>
      </w:r>
    </w:p>
    <w:p w14:paraId="15B6D79A" w14:textId="1135EC88" w:rsidR="00911AAB" w:rsidRPr="00F73A0E" w:rsidRDefault="00911AAB" w:rsidP="005D3C14">
      <w:pPr>
        <w:pStyle w:val="ListParagraph"/>
        <w:ind w:left="936"/>
        <w:jc w:val="both"/>
      </w:pPr>
    </w:p>
    <w:p w14:paraId="5CBFCB90" w14:textId="24BB5D36" w:rsidR="00911AAB" w:rsidRDefault="00330E80" w:rsidP="005D3C14">
      <w:pPr>
        <w:pStyle w:val="ListParagraph"/>
        <w:numPr>
          <w:ilvl w:val="2"/>
          <w:numId w:val="1"/>
        </w:numPr>
        <w:jc w:val="both"/>
      </w:pPr>
      <w:r>
        <w:t>All employees shall be evaluated twice as follows:</w:t>
      </w:r>
    </w:p>
    <w:p w14:paraId="0F805571" w14:textId="0C3C420B" w:rsidR="00330E80" w:rsidRDefault="00330E80" w:rsidP="005D3C14">
      <w:pPr>
        <w:pStyle w:val="ListParagraph"/>
        <w:ind w:left="1260"/>
        <w:jc w:val="both"/>
      </w:pPr>
    </w:p>
    <w:tbl>
      <w:tblPr>
        <w:tblStyle w:val="TableGrid"/>
        <w:tblW w:w="0" w:type="auto"/>
        <w:tblInd w:w="1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9"/>
        <w:gridCol w:w="3383"/>
        <w:gridCol w:w="2248"/>
      </w:tblGrid>
      <w:tr w:rsidR="00AD6368" w14:paraId="0AE45D38" w14:textId="12F7F661" w:rsidTr="009F79E3">
        <w:trPr>
          <w:trHeight w:val="64"/>
        </w:trPr>
        <w:tc>
          <w:tcPr>
            <w:tcW w:w="2469" w:type="dxa"/>
          </w:tcPr>
          <w:p w14:paraId="4D8A70E1" w14:textId="77777777" w:rsidR="00AD6368" w:rsidRDefault="00AD6368" w:rsidP="005D3C14">
            <w:pPr>
              <w:pStyle w:val="ListParagraph"/>
              <w:ind w:left="0"/>
              <w:jc w:val="both"/>
            </w:pPr>
          </w:p>
        </w:tc>
        <w:tc>
          <w:tcPr>
            <w:tcW w:w="5631" w:type="dxa"/>
            <w:gridSpan w:val="2"/>
            <w:tcBorders>
              <w:bottom w:val="single" w:sz="4" w:space="0" w:color="auto"/>
            </w:tcBorders>
          </w:tcPr>
          <w:p w14:paraId="4DB3976B" w14:textId="4D5D8E22" w:rsidR="00AD6368" w:rsidRPr="00AD6368" w:rsidRDefault="00AD6368" w:rsidP="005D3C14">
            <w:pPr>
              <w:pStyle w:val="ListParagraph"/>
              <w:ind w:left="0"/>
              <w:jc w:val="center"/>
              <w:rPr>
                <w:b/>
              </w:rPr>
            </w:pPr>
            <w:r w:rsidRPr="00AD6368">
              <w:rPr>
                <w:b/>
              </w:rPr>
              <w:t>Coverage of Performance Evaluation</w:t>
            </w:r>
          </w:p>
        </w:tc>
      </w:tr>
      <w:tr w:rsidR="007E005B" w14:paraId="6BB71148" w14:textId="7DC4B5D7" w:rsidTr="009F79E3">
        <w:trPr>
          <w:trHeight w:val="64"/>
        </w:trPr>
        <w:tc>
          <w:tcPr>
            <w:tcW w:w="2469" w:type="dxa"/>
            <w:tcBorders>
              <w:bottom w:val="single" w:sz="4" w:space="0" w:color="auto"/>
            </w:tcBorders>
          </w:tcPr>
          <w:p w14:paraId="04977C31" w14:textId="77777777" w:rsidR="009104C0" w:rsidRDefault="009104C0" w:rsidP="005D3C14">
            <w:pPr>
              <w:pStyle w:val="ListParagraph"/>
              <w:ind w:left="0"/>
              <w:jc w:val="both"/>
            </w:pPr>
          </w:p>
        </w:tc>
        <w:tc>
          <w:tcPr>
            <w:tcW w:w="3383" w:type="dxa"/>
            <w:tcBorders>
              <w:bottom w:val="single" w:sz="4" w:space="0" w:color="auto"/>
            </w:tcBorders>
          </w:tcPr>
          <w:p w14:paraId="5E5E88E8" w14:textId="0C0D6798" w:rsidR="009104C0" w:rsidRPr="00965367" w:rsidRDefault="009104C0" w:rsidP="005D3C14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Probationary</w:t>
            </w:r>
          </w:p>
        </w:tc>
        <w:tc>
          <w:tcPr>
            <w:tcW w:w="2248" w:type="dxa"/>
            <w:tcBorders>
              <w:bottom w:val="single" w:sz="4" w:space="0" w:color="auto"/>
            </w:tcBorders>
          </w:tcPr>
          <w:p w14:paraId="7E80EE5D" w14:textId="6691241A" w:rsidR="009104C0" w:rsidRDefault="009104C0" w:rsidP="005D3C14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="00AD6368">
              <w:rPr>
                <w:b/>
              </w:rPr>
              <w:t>ermanent</w:t>
            </w:r>
          </w:p>
        </w:tc>
      </w:tr>
      <w:tr w:rsidR="007E005B" w14:paraId="2D2EA4F8" w14:textId="33457054" w:rsidTr="009F79E3">
        <w:trPr>
          <w:trHeight w:val="198"/>
        </w:trPr>
        <w:tc>
          <w:tcPr>
            <w:tcW w:w="2469" w:type="dxa"/>
            <w:tcBorders>
              <w:top w:val="single" w:sz="4" w:space="0" w:color="auto"/>
            </w:tcBorders>
          </w:tcPr>
          <w:p w14:paraId="0BEDA180" w14:textId="77777777" w:rsidR="00AD6368" w:rsidRDefault="00AD6368" w:rsidP="005D3C14">
            <w:pPr>
              <w:pStyle w:val="ListParagraph"/>
              <w:ind w:left="0"/>
            </w:pPr>
            <w:r>
              <w:t>Initial Evaluation</w:t>
            </w:r>
          </w:p>
          <w:p w14:paraId="691EF1A9" w14:textId="73E0A382" w:rsidR="00762234" w:rsidRDefault="00762234" w:rsidP="005D3C14">
            <w:pPr>
              <w:pStyle w:val="ListParagraph"/>
              <w:ind w:left="0"/>
            </w:pPr>
          </w:p>
        </w:tc>
        <w:tc>
          <w:tcPr>
            <w:tcW w:w="3383" w:type="dxa"/>
            <w:tcBorders>
              <w:top w:val="single" w:sz="4" w:space="0" w:color="auto"/>
            </w:tcBorders>
          </w:tcPr>
          <w:p w14:paraId="5883204A" w14:textId="77777777" w:rsidR="00AD6368" w:rsidRDefault="00AD6368" w:rsidP="005D3C14">
            <w:pPr>
              <w:pStyle w:val="ListParagraph"/>
              <w:ind w:left="0"/>
            </w:pPr>
            <w:r>
              <w:t>First three (3) months of employment</w:t>
            </w:r>
          </w:p>
          <w:p w14:paraId="397A8AE1" w14:textId="77777777" w:rsidR="00AD6368" w:rsidRDefault="00AD6368" w:rsidP="005D3C14">
            <w:pPr>
              <w:pStyle w:val="ListParagraph"/>
              <w:ind w:left="0"/>
            </w:pPr>
          </w:p>
        </w:tc>
        <w:tc>
          <w:tcPr>
            <w:tcW w:w="2248" w:type="dxa"/>
            <w:tcBorders>
              <w:top w:val="single" w:sz="4" w:space="0" w:color="auto"/>
            </w:tcBorders>
          </w:tcPr>
          <w:p w14:paraId="09F31AD0" w14:textId="67C1C6D5" w:rsidR="00AD6368" w:rsidRDefault="00AD6368" w:rsidP="005D3C14">
            <w:pPr>
              <w:pStyle w:val="ListParagraph"/>
              <w:ind w:left="0"/>
            </w:pPr>
            <w:r>
              <w:t>January to June</w:t>
            </w:r>
          </w:p>
        </w:tc>
      </w:tr>
      <w:tr w:rsidR="007E005B" w14:paraId="56B8C20B" w14:textId="4E585E4D" w:rsidTr="009F79E3">
        <w:trPr>
          <w:trHeight w:val="198"/>
        </w:trPr>
        <w:tc>
          <w:tcPr>
            <w:tcW w:w="2469" w:type="dxa"/>
          </w:tcPr>
          <w:p w14:paraId="717B7FA7" w14:textId="77777777" w:rsidR="00AD6368" w:rsidRDefault="00AD6368" w:rsidP="005D3C14">
            <w:pPr>
              <w:pStyle w:val="ListParagraph"/>
              <w:ind w:left="0"/>
            </w:pPr>
            <w:r>
              <w:t>Final Evaluation</w:t>
            </w:r>
          </w:p>
        </w:tc>
        <w:tc>
          <w:tcPr>
            <w:tcW w:w="3383" w:type="dxa"/>
          </w:tcPr>
          <w:p w14:paraId="5DB72950" w14:textId="0031EB3A" w:rsidR="00AD6368" w:rsidRDefault="00AD6368" w:rsidP="005D3C14">
            <w:pPr>
              <w:pStyle w:val="ListParagraph"/>
              <w:ind w:left="0"/>
            </w:pPr>
            <w:r>
              <w:t>Fourth (4</w:t>
            </w:r>
            <w:r w:rsidRPr="00685D41">
              <w:rPr>
                <w:vertAlign w:val="superscript"/>
              </w:rPr>
              <w:t>th</w:t>
            </w:r>
            <w:r>
              <w:t>) to fifth (5</w:t>
            </w:r>
            <w:r w:rsidRPr="00685D41">
              <w:rPr>
                <w:vertAlign w:val="superscript"/>
              </w:rPr>
              <w:t>th</w:t>
            </w:r>
            <w:r>
              <w:t>) month of employment</w:t>
            </w:r>
          </w:p>
        </w:tc>
        <w:tc>
          <w:tcPr>
            <w:tcW w:w="2248" w:type="dxa"/>
          </w:tcPr>
          <w:p w14:paraId="0FF5B59E" w14:textId="77777777" w:rsidR="00AD6368" w:rsidRDefault="00AD6368" w:rsidP="005D3C14">
            <w:pPr>
              <w:pStyle w:val="ListParagraph"/>
              <w:ind w:left="0"/>
            </w:pPr>
            <w:r>
              <w:t>July to December</w:t>
            </w:r>
          </w:p>
          <w:p w14:paraId="2F26876A" w14:textId="77777777" w:rsidR="00AD6368" w:rsidRDefault="00AD6368" w:rsidP="005D3C14">
            <w:pPr>
              <w:pStyle w:val="ListParagraph"/>
              <w:ind w:left="0"/>
            </w:pPr>
          </w:p>
        </w:tc>
      </w:tr>
    </w:tbl>
    <w:p w14:paraId="5D53F899" w14:textId="77777777" w:rsidR="0072098A" w:rsidRDefault="0072098A" w:rsidP="00BA08AE">
      <w:pPr>
        <w:pStyle w:val="ListParagraph"/>
        <w:ind w:left="1260"/>
        <w:jc w:val="both"/>
      </w:pPr>
    </w:p>
    <w:p w14:paraId="2AB8DDBF" w14:textId="790C44FB" w:rsidR="00631E7F" w:rsidRDefault="00114ECB" w:rsidP="005D3C14">
      <w:pPr>
        <w:pStyle w:val="ListParagraph"/>
        <w:numPr>
          <w:ilvl w:val="2"/>
          <w:numId w:val="1"/>
        </w:numPr>
        <w:jc w:val="both"/>
      </w:pPr>
      <w:r>
        <w:t>Th</w:t>
      </w:r>
      <w:r w:rsidR="00BD2992">
        <w:t xml:space="preserve">e hierarchy of evaluation shall </w:t>
      </w:r>
      <w:r>
        <w:t>be as follows:</w:t>
      </w:r>
    </w:p>
    <w:p w14:paraId="7B568E66" w14:textId="1E478E66" w:rsidR="00114ECB" w:rsidRDefault="00114ECB" w:rsidP="005D3C14">
      <w:pPr>
        <w:pStyle w:val="ListParagraph"/>
        <w:ind w:left="1260"/>
        <w:jc w:val="both"/>
      </w:pPr>
    </w:p>
    <w:tbl>
      <w:tblPr>
        <w:tblStyle w:val="TableGrid"/>
        <w:tblW w:w="0" w:type="auto"/>
        <w:tblInd w:w="1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2"/>
        <w:gridCol w:w="4322"/>
      </w:tblGrid>
      <w:tr w:rsidR="00EE43C1" w14:paraId="3FB9EC28" w14:textId="77777777" w:rsidTr="002B16FD">
        <w:trPr>
          <w:trHeight w:val="251"/>
        </w:trPr>
        <w:tc>
          <w:tcPr>
            <w:tcW w:w="0" w:type="auto"/>
            <w:tcBorders>
              <w:bottom w:val="single" w:sz="4" w:space="0" w:color="auto"/>
            </w:tcBorders>
          </w:tcPr>
          <w:p w14:paraId="2BC9A03A" w14:textId="04EC3B3F" w:rsidR="00EE43C1" w:rsidRPr="00EE03E6" w:rsidRDefault="00EE43C1" w:rsidP="005D3C14">
            <w:pPr>
              <w:pStyle w:val="ListParagraph"/>
              <w:ind w:left="0"/>
              <w:jc w:val="center"/>
              <w:rPr>
                <w:b/>
              </w:rPr>
            </w:pPr>
            <w:r w:rsidRPr="00EE03E6">
              <w:rPr>
                <w:b/>
              </w:rPr>
              <w:t>Evaluator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114A2E4" w14:textId="0AB4EAEE" w:rsidR="00EE43C1" w:rsidRPr="00EE03E6" w:rsidRDefault="00EE03E6" w:rsidP="005D3C14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Employee Evaluated</w:t>
            </w:r>
          </w:p>
        </w:tc>
      </w:tr>
      <w:tr w:rsidR="00EE43C1" w14:paraId="15A3FB55" w14:textId="77777777" w:rsidTr="002B16FD">
        <w:trPr>
          <w:trHeight w:val="251"/>
        </w:trPr>
        <w:tc>
          <w:tcPr>
            <w:tcW w:w="0" w:type="auto"/>
            <w:tcBorders>
              <w:top w:val="single" w:sz="4" w:space="0" w:color="auto"/>
            </w:tcBorders>
          </w:tcPr>
          <w:p w14:paraId="5AA58097" w14:textId="63843B9C" w:rsidR="00EE43C1" w:rsidRDefault="007E2C88" w:rsidP="005D3C14">
            <w:pPr>
              <w:pStyle w:val="ListParagraph"/>
              <w:ind w:left="0"/>
              <w:jc w:val="both"/>
            </w:pPr>
            <w:r>
              <w:t xml:space="preserve">President and </w:t>
            </w:r>
            <w:r w:rsidR="00805117">
              <w:t>Senior Vice Presidents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42F454" w14:textId="057FA686" w:rsidR="00EE43C1" w:rsidRDefault="00805117" w:rsidP="005D3C14">
            <w:pPr>
              <w:pStyle w:val="ListParagraph"/>
              <w:ind w:left="0"/>
              <w:jc w:val="both"/>
            </w:pPr>
            <w:r>
              <w:t>Vice Presidents</w:t>
            </w:r>
            <w:r w:rsidR="007E337C">
              <w:t xml:space="preserve"> and Department Managers</w:t>
            </w:r>
          </w:p>
        </w:tc>
      </w:tr>
      <w:tr w:rsidR="00EE43C1" w14:paraId="2FB915A8" w14:textId="77777777" w:rsidTr="002B16FD">
        <w:trPr>
          <w:trHeight w:val="251"/>
        </w:trPr>
        <w:tc>
          <w:tcPr>
            <w:tcW w:w="0" w:type="auto"/>
          </w:tcPr>
          <w:p w14:paraId="4EEDA3ED" w14:textId="42578D67" w:rsidR="00EE43C1" w:rsidRDefault="00EE43C1" w:rsidP="005D3C14">
            <w:pPr>
              <w:pStyle w:val="ListParagraph"/>
              <w:ind w:left="0"/>
              <w:jc w:val="both"/>
            </w:pPr>
            <w:r>
              <w:t>Department Manager</w:t>
            </w:r>
          </w:p>
        </w:tc>
        <w:tc>
          <w:tcPr>
            <w:tcW w:w="0" w:type="auto"/>
          </w:tcPr>
          <w:p w14:paraId="0DB68FD8" w14:textId="33D8828F" w:rsidR="00EE43C1" w:rsidRDefault="00EE43C1" w:rsidP="005D3C14">
            <w:pPr>
              <w:pStyle w:val="ListParagraph"/>
              <w:ind w:left="0"/>
              <w:jc w:val="both"/>
            </w:pPr>
            <w:r>
              <w:t>Department Supervisor</w:t>
            </w:r>
          </w:p>
        </w:tc>
      </w:tr>
      <w:tr w:rsidR="00EE43C1" w14:paraId="1B97418C" w14:textId="77777777" w:rsidTr="002B16FD">
        <w:trPr>
          <w:trHeight w:val="251"/>
        </w:trPr>
        <w:tc>
          <w:tcPr>
            <w:tcW w:w="0" w:type="auto"/>
          </w:tcPr>
          <w:p w14:paraId="6A808CBE" w14:textId="64BFF75D" w:rsidR="00EE43C1" w:rsidRDefault="00EE43C1" w:rsidP="005D3C14">
            <w:pPr>
              <w:pStyle w:val="ListParagraph"/>
              <w:ind w:left="0"/>
              <w:jc w:val="both"/>
            </w:pPr>
            <w:r>
              <w:t>Department Supervisor</w:t>
            </w:r>
          </w:p>
        </w:tc>
        <w:tc>
          <w:tcPr>
            <w:tcW w:w="0" w:type="auto"/>
          </w:tcPr>
          <w:p w14:paraId="60A4567F" w14:textId="296DC4DA" w:rsidR="00EE43C1" w:rsidRDefault="00A6027C" w:rsidP="005D3C14">
            <w:pPr>
              <w:pStyle w:val="ListParagraph"/>
              <w:ind w:left="0"/>
              <w:jc w:val="both"/>
            </w:pPr>
            <w:r>
              <w:t>Rank and file employees</w:t>
            </w:r>
          </w:p>
        </w:tc>
      </w:tr>
    </w:tbl>
    <w:p w14:paraId="2A8AD9DA" w14:textId="77777777" w:rsidR="00AA2A15" w:rsidRDefault="00AA2A15" w:rsidP="005D3C14">
      <w:pPr>
        <w:pStyle w:val="ListParagraph"/>
        <w:ind w:left="1260"/>
        <w:jc w:val="both"/>
      </w:pPr>
    </w:p>
    <w:p w14:paraId="7E28FFCB" w14:textId="01C2916B" w:rsidR="00AA2A15" w:rsidRDefault="00AA2A15" w:rsidP="005D3C14">
      <w:pPr>
        <w:pStyle w:val="ListParagraph"/>
        <w:numPr>
          <w:ilvl w:val="2"/>
          <w:numId w:val="1"/>
        </w:numPr>
        <w:jc w:val="both"/>
      </w:pPr>
      <w:r>
        <w:t xml:space="preserve">The respective department </w:t>
      </w:r>
      <w:r w:rsidR="008E6C00">
        <w:t xml:space="preserve">managers and supervisors </w:t>
      </w:r>
      <w:r>
        <w:t xml:space="preserve">shall be given five (5) days from the last day of the evaluation period to accomplish and </w:t>
      </w:r>
      <w:r w:rsidR="00227102">
        <w:t xml:space="preserve">submit a Performance Evaluation Sheet </w:t>
      </w:r>
      <w:r w:rsidR="001869DD">
        <w:t>(PE</w:t>
      </w:r>
      <w:r w:rsidR="00227102">
        <w:t>S</w:t>
      </w:r>
      <w:r w:rsidR="001869DD">
        <w:t xml:space="preserve">) </w:t>
      </w:r>
      <w:r w:rsidR="007A1252">
        <w:t>and a Recommendation and Action Form</w:t>
      </w:r>
      <w:r w:rsidR="001869DD">
        <w:t xml:space="preserve"> (RAF) </w:t>
      </w:r>
      <w:r w:rsidR="005069D1">
        <w:t xml:space="preserve">to </w:t>
      </w:r>
      <w:r w:rsidR="009A35F1">
        <w:t>the HR Department for review and recommendation for approval</w:t>
      </w:r>
      <w:r w:rsidR="00EC2F9C">
        <w:t xml:space="preserve"> of the President.</w:t>
      </w:r>
    </w:p>
    <w:p w14:paraId="1571C5C5" w14:textId="77777777" w:rsidR="00095C8F" w:rsidRDefault="00095C8F" w:rsidP="009C75E4">
      <w:pPr>
        <w:pStyle w:val="ListParagraph"/>
        <w:ind w:left="1260"/>
        <w:jc w:val="both"/>
      </w:pPr>
    </w:p>
    <w:p w14:paraId="4F4D13F3" w14:textId="112152A1" w:rsidR="005D3C14" w:rsidRDefault="00FC7C88" w:rsidP="005D3C14">
      <w:pPr>
        <w:pStyle w:val="ListParagraph"/>
        <w:numPr>
          <w:ilvl w:val="2"/>
          <w:numId w:val="1"/>
        </w:numPr>
        <w:jc w:val="both"/>
      </w:pPr>
      <w:r>
        <w:t xml:space="preserve">The employee’s final performance </w:t>
      </w:r>
      <w:r w:rsidR="0051329A">
        <w:t xml:space="preserve">evaluation </w:t>
      </w:r>
      <w:r w:rsidR="00880F60">
        <w:t xml:space="preserve">shall determine </w:t>
      </w:r>
      <w:r w:rsidR="00762F24">
        <w:t xml:space="preserve">whether there is a need for </w:t>
      </w:r>
      <w:r w:rsidR="00603FCD">
        <w:t xml:space="preserve">a change in the </w:t>
      </w:r>
      <w:r w:rsidR="00266572">
        <w:t xml:space="preserve">employee’s job status </w:t>
      </w:r>
      <w:r w:rsidR="00FD6903">
        <w:t xml:space="preserve">or not. Moreover, the </w:t>
      </w:r>
      <w:r w:rsidR="00266572">
        <w:t xml:space="preserve">effect </w:t>
      </w:r>
      <w:r w:rsidR="001109ED">
        <w:t>on the</w:t>
      </w:r>
      <w:r>
        <w:t xml:space="preserve"> change</w:t>
      </w:r>
      <w:r w:rsidR="00E87AF1">
        <w:t xml:space="preserve"> </w:t>
      </w:r>
      <w:r w:rsidR="001109ED">
        <w:t>employee’</w:t>
      </w:r>
      <w:r w:rsidR="00773A62">
        <w:t xml:space="preserve">s job rank and </w:t>
      </w:r>
      <w:r w:rsidR="001109ED">
        <w:t xml:space="preserve">pay grade </w:t>
      </w:r>
      <w:r w:rsidR="002A7EF2">
        <w:t>shall be as follows</w:t>
      </w:r>
      <w:r w:rsidR="00DC5EFF">
        <w:t>:</w:t>
      </w:r>
    </w:p>
    <w:p w14:paraId="3A111901" w14:textId="77777777" w:rsidR="00052A06" w:rsidRDefault="00052A06" w:rsidP="00052A06">
      <w:pPr>
        <w:pStyle w:val="ListParagraph"/>
      </w:pP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4585"/>
        <w:gridCol w:w="3577"/>
      </w:tblGrid>
      <w:tr w:rsidR="00D51960" w14:paraId="510FF3A0" w14:textId="77777777" w:rsidTr="00B05C9F">
        <w:tc>
          <w:tcPr>
            <w:tcW w:w="4585" w:type="dxa"/>
            <w:vAlign w:val="bottom"/>
          </w:tcPr>
          <w:p w14:paraId="454BEC83" w14:textId="062D8C31" w:rsidR="00D51960" w:rsidRPr="00D51960" w:rsidRDefault="00642587" w:rsidP="00D519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Employee Movement</w:t>
            </w:r>
          </w:p>
        </w:tc>
        <w:tc>
          <w:tcPr>
            <w:tcW w:w="3577" w:type="dxa"/>
            <w:vAlign w:val="bottom"/>
          </w:tcPr>
          <w:p w14:paraId="0CBD3110" w14:textId="0242A616" w:rsidR="00D51960" w:rsidRPr="00D51960" w:rsidRDefault="00642587" w:rsidP="00D519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Effect on Job Rank and Pay Grade</w:t>
            </w:r>
          </w:p>
        </w:tc>
      </w:tr>
      <w:tr w:rsidR="00D51960" w14:paraId="69744F36" w14:textId="77777777" w:rsidTr="00FF3DDB">
        <w:tc>
          <w:tcPr>
            <w:tcW w:w="4585" w:type="dxa"/>
          </w:tcPr>
          <w:p w14:paraId="6C021F88" w14:textId="2F32DFC8" w:rsidR="00D51960" w:rsidRDefault="00642587" w:rsidP="00052A06">
            <w:pPr>
              <w:pStyle w:val="ListParagraph"/>
              <w:ind w:left="0"/>
              <w:jc w:val="both"/>
            </w:pPr>
            <w:r>
              <w:t>Permanency of probationary employee</w:t>
            </w:r>
          </w:p>
        </w:tc>
        <w:tc>
          <w:tcPr>
            <w:tcW w:w="3577" w:type="dxa"/>
          </w:tcPr>
          <w:p w14:paraId="05D8CB16" w14:textId="77777777" w:rsidR="00D51960" w:rsidRDefault="00642587" w:rsidP="00642587">
            <w:pPr>
              <w:pStyle w:val="ListParagraph"/>
              <w:ind w:left="0"/>
              <w:jc w:val="center"/>
            </w:pPr>
            <w:r>
              <w:t>Higher</w:t>
            </w:r>
          </w:p>
          <w:p w14:paraId="28809F84" w14:textId="4E113987" w:rsidR="004C6EF4" w:rsidRDefault="004C6EF4" w:rsidP="00642587">
            <w:pPr>
              <w:pStyle w:val="ListParagraph"/>
              <w:ind w:left="0"/>
              <w:jc w:val="center"/>
            </w:pPr>
          </w:p>
        </w:tc>
      </w:tr>
      <w:tr w:rsidR="00D51960" w14:paraId="35A8912B" w14:textId="77777777" w:rsidTr="00FF3DDB">
        <w:tc>
          <w:tcPr>
            <w:tcW w:w="4585" w:type="dxa"/>
          </w:tcPr>
          <w:p w14:paraId="1698161A" w14:textId="77777777" w:rsidR="00D51960" w:rsidRDefault="00642587" w:rsidP="00FF0E4B">
            <w:pPr>
              <w:pStyle w:val="ListParagraph"/>
              <w:ind w:left="0"/>
              <w:jc w:val="both"/>
            </w:pPr>
            <w:r>
              <w:t>Lateral transfer</w:t>
            </w:r>
            <w:r w:rsidR="00FF0E4B">
              <w:t xml:space="preserve"> (for consideration to other job position of the same rank</w:t>
            </w:r>
            <w:r>
              <w:t>)</w:t>
            </w:r>
          </w:p>
          <w:p w14:paraId="2E0FB6AA" w14:textId="3D9444A0" w:rsidR="004C6EF4" w:rsidRDefault="004C6EF4" w:rsidP="00FF0E4B">
            <w:pPr>
              <w:pStyle w:val="ListParagraph"/>
              <w:ind w:left="0"/>
              <w:jc w:val="both"/>
            </w:pPr>
          </w:p>
        </w:tc>
        <w:tc>
          <w:tcPr>
            <w:tcW w:w="3577" w:type="dxa"/>
          </w:tcPr>
          <w:p w14:paraId="2BDF6EC0" w14:textId="1433B71F" w:rsidR="00D51960" w:rsidRDefault="00642587" w:rsidP="00642587">
            <w:pPr>
              <w:pStyle w:val="ListParagraph"/>
              <w:ind w:left="0"/>
              <w:jc w:val="center"/>
            </w:pPr>
            <w:r>
              <w:t>No effect</w:t>
            </w:r>
          </w:p>
        </w:tc>
      </w:tr>
      <w:tr w:rsidR="00D51960" w14:paraId="3434A396" w14:textId="77777777" w:rsidTr="00FF3DDB">
        <w:tc>
          <w:tcPr>
            <w:tcW w:w="4585" w:type="dxa"/>
          </w:tcPr>
          <w:p w14:paraId="11244477" w14:textId="77777777" w:rsidR="00D51960" w:rsidRDefault="00642587" w:rsidP="00052A06">
            <w:pPr>
              <w:pStyle w:val="ListParagraph"/>
              <w:ind w:left="0"/>
              <w:jc w:val="both"/>
            </w:pPr>
            <w:r>
              <w:t>Promotion</w:t>
            </w:r>
          </w:p>
          <w:p w14:paraId="1ED5FB29" w14:textId="79C4E223" w:rsidR="004C6EF4" w:rsidRDefault="004C6EF4" w:rsidP="00052A06">
            <w:pPr>
              <w:pStyle w:val="ListParagraph"/>
              <w:ind w:left="0"/>
              <w:jc w:val="both"/>
            </w:pPr>
          </w:p>
        </w:tc>
        <w:tc>
          <w:tcPr>
            <w:tcW w:w="3577" w:type="dxa"/>
          </w:tcPr>
          <w:p w14:paraId="121113E3" w14:textId="28C15261" w:rsidR="00D51960" w:rsidRDefault="005D5B48" w:rsidP="00642587">
            <w:pPr>
              <w:pStyle w:val="ListParagraph"/>
              <w:ind w:left="0"/>
              <w:jc w:val="center"/>
            </w:pPr>
            <w:r>
              <w:t>Higher</w:t>
            </w:r>
          </w:p>
        </w:tc>
      </w:tr>
      <w:tr w:rsidR="00D51960" w14:paraId="107F0AE2" w14:textId="77777777" w:rsidTr="00FF3DDB">
        <w:tc>
          <w:tcPr>
            <w:tcW w:w="4585" w:type="dxa"/>
          </w:tcPr>
          <w:p w14:paraId="5C722B54" w14:textId="77777777" w:rsidR="00D51960" w:rsidRDefault="00642587" w:rsidP="00052A06">
            <w:pPr>
              <w:pStyle w:val="ListParagraph"/>
              <w:ind w:left="0"/>
              <w:jc w:val="both"/>
            </w:pPr>
            <w:r>
              <w:t>Demotion</w:t>
            </w:r>
          </w:p>
          <w:p w14:paraId="62748D34" w14:textId="2407DB3B" w:rsidR="004C6EF4" w:rsidRDefault="004C6EF4" w:rsidP="00052A06">
            <w:pPr>
              <w:pStyle w:val="ListParagraph"/>
              <w:ind w:left="0"/>
              <w:jc w:val="both"/>
            </w:pPr>
          </w:p>
        </w:tc>
        <w:tc>
          <w:tcPr>
            <w:tcW w:w="3577" w:type="dxa"/>
          </w:tcPr>
          <w:p w14:paraId="2C59EA52" w14:textId="1E3FB5ED" w:rsidR="00D51960" w:rsidRDefault="005D5B48" w:rsidP="00642587">
            <w:pPr>
              <w:pStyle w:val="ListParagraph"/>
              <w:ind w:left="0"/>
              <w:jc w:val="center"/>
            </w:pPr>
            <w:r>
              <w:t>Lower</w:t>
            </w:r>
          </w:p>
        </w:tc>
      </w:tr>
    </w:tbl>
    <w:p w14:paraId="2DE8EBB9" w14:textId="5AC9D957" w:rsidR="005D3C14" w:rsidRDefault="005D3C14" w:rsidP="005D3C14">
      <w:pPr>
        <w:pStyle w:val="ListParagraph"/>
        <w:ind w:left="1260"/>
        <w:jc w:val="both"/>
      </w:pPr>
    </w:p>
    <w:p w14:paraId="0BDF0AB9" w14:textId="37B3B176" w:rsidR="00EF1E04" w:rsidRDefault="00CC282F" w:rsidP="00EF1E04">
      <w:pPr>
        <w:pStyle w:val="ListParagraph"/>
        <w:numPr>
          <w:ilvl w:val="2"/>
          <w:numId w:val="1"/>
        </w:numPr>
        <w:jc w:val="both"/>
      </w:pPr>
      <w:r>
        <w:lastRenderedPageBreak/>
        <w:t>The Company</w:t>
      </w:r>
      <w:ins w:id="25" w:author="JGL" w:date="2017-08-16T11:57:00Z">
        <w:r w:rsidR="00EC4AA0">
          <w:t xml:space="preserve"> </w:t>
        </w:r>
      </w:ins>
      <w:del w:id="26" w:author="JGL" w:date="2017-08-16T11:57:00Z">
        <w:r w:rsidDel="00EC4AA0">
          <w:delText xml:space="preserve">, at his discretion, </w:delText>
        </w:r>
      </w:del>
      <w:r>
        <w:t xml:space="preserve">may grant employees an increase in pay grade </w:t>
      </w:r>
      <w:r w:rsidR="00D5013C">
        <w:t xml:space="preserve">on account of his/her length of service to the Company or favorable performance evaluation </w:t>
      </w:r>
      <w:r>
        <w:t xml:space="preserve">even though such </w:t>
      </w:r>
      <w:r w:rsidR="00CE79AD">
        <w:t xml:space="preserve">employee remain at </w:t>
      </w:r>
      <w:r>
        <w:t>his</w:t>
      </w:r>
      <w:r w:rsidR="00CE79AD">
        <w:t xml:space="preserve">/her </w:t>
      </w:r>
      <w:r>
        <w:t>current</w:t>
      </w:r>
      <w:r w:rsidR="00097FCC">
        <w:t xml:space="preserve"> job rank or </w:t>
      </w:r>
      <w:r>
        <w:t>position.</w:t>
      </w:r>
    </w:p>
    <w:p w14:paraId="0CA3B573" w14:textId="58E95E99" w:rsidR="00890FE6" w:rsidRDefault="00890FE6" w:rsidP="00BB319A">
      <w:pPr>
        <w:pStyle w:val="ListParagraph"/>
        <w:numPr>
          <w:ilvl w:val="2"/>
          <w:numId w:val="1"/>
        </w:numPr>
        <w:jc w:val="both"/>
      </w:pPr>
      <w:r>
        <w:t xml:space="preserve">A </w:t>
      </w:r>
      <w:r w:rsidR="00D43B9B">
        <w:t xml:space="preserve">variance analysis for </w:t>
      </w:r>
      <w:r>
        <w:t xml:space="preserve">salary and </w:t>
      </w:r>
      <w:r w:rsidR="00D43B9B">
        <w:t xml:space="preserve">other </w:t>
      </w:r>
      <w:r>
        <w:t>benefit</w:t>
      </w:r>
      <w:r w:rsidR="00D43B9B">
        <w:t xml:space="preserve"> entitlement</w:t>
      </w:r>
      <w:r w:rsidR="004C33D3">
        <w:t xml:space="preserve">s </w:t>
      </w:r>
      <w:r w:rsidR="00D43B9B">
        <w:t>shall be prepared by th</w:t>
      </w:r>
      <w:r w:rsidR="00DC0968">
        <w:t>e H</w:t>
      </w:r>
      <w:r w:rsidR="00875CA6">
        <w:t xml:space="preserve">R Department before approval of any changes in the employment position </w:t>
      </w:r>
      <w:r w:rsidR="00BB319A">
        <w:t>which shall be c</w:t>
      </w:r>
      <w:r w:rsidR="00875CA6">
        <w:t>ommunicated to the concerned employee.</w:t>
      </w:r>
    </w:p>
    <w:p w14:paraId="34ECA64E" w14:textId="566DB994" w:rsidR="00095C8F" w:rsidRDefault="00095C8F" w:rsidP="00095C8F">
      <w:pPr>
        <w:pStyle w:val="ListParagraph"/>
        <w:numPr>
          <w:ilvl w:val="2"/>
          <w:numId w:val="1"/>
        </w:numPr>
        <w:jc w:val="both"/>
      </w:pPr>
      <w:r>
        <w:t>All approved employee movements or changes in job position shall be properly documented and communicated to the concerned employee</w:t>
      </w:r>
      <w:r w:rsidR="0032045F">
        <w:t xml:space="preserve"> through an HR Action Memo.</w:t>
      </w:r>
    </w:p>
    <w:p w14:paraId="638AEB19" w14:textId="77777777" w:rsidR="00095C8F" w:rsidRPr="00A5626F" w:rsidRDefault="00095C8F" w:rsidP="005D3C14">
      <w:pPr>
        <w:pStyle w:val="ListParagraph"/>
        <w:ind w:left="936"/>
        <w:jc w:val="both"/>
      </w:pPr>
    </w:p>
    <w:p w14:paraId="07795AE3" w14:textId="5C76BF2B" w:rsidR="007D7202" w:rsidRDefault="00E701A3" w:rsidP="005D3C14">
      <w:pPr>
        <w:pStyle w:val="ListParagraph"/>
        <w:numPr>
          <w:ilvl w:val="1"/>
          <w:numId w:val="1"/>
        </w:numPr>
        <w:jc w:val="both"/>
      </w:pPr>
      <w:r>
        <w:rPr>
          <w:b/>
        </w:rPr>
        <w:t xml:space="preserve">Permanency </w:t>
      </w:r>
      <w:r w:rsidR="00D25FEC">
        <w:rPr>
          <w:b/>
        </w:rPr>
        <w:t xml:space="preserve">or Termination </w:t>
      </w:r>
      <w:r>
        <w:rPr>
          <w:b/>
        </w:rPr>
        <w:t>of Probationary Employee</w:t>
      </w:r>
      <w:r w:rsidR="00334837">
        <w:rPr>
          <w:b/>
        </w:rPr>
        <w:t>s</w:t>
      </w:r>
    </w:p>
    <w:p w14:paraId="411599BB" w14:textId="77777777" w:rsidR="00C628DC" w:rsidRDefault="00C628DC" w:rsidP="00875CA6">
      <w:pPr>
        <w:pStyle w:val="Default"/>
        <w:jc w:val="both"/>
      </w:pPr>
    </w:p>
    <w:p w14:paraId="4834398D" w14:textId="5C4E08EB" w:rsidR="00E927F9" w:rsidRDefault="00874B9D" w:rsidP="00E927F9">
      <w:pPr>
        <w:pStyle w:val="Default"/>
        <w:numPr>
          <w:ilvl w:val="2"/>
          <w:numId w:val="1"/>
        </w:numPr>
        <w:jc w:val="both"/>
      </w:pPr>
      <w:r>
        <w:t xml:space="preserve">A </w:t>
      </w:r>
      <w:r w:rsidR="00131983">
        <w:t xml:space="preserve">probationary employee </w:t>
      </w:r>
      <w:r>
        <w:t xml:space="preserve">may qualify for permanency, provided, he </w:t>
      </w:r>
      <w:r w:rsidR="00131983">
        <w:t>pass</w:t>
      </w:r>
      <w:r>
        <w:t xml:space="preserve">es the minimum standards </w:t>
      </w:r>
      <w:r w:rsidR="00131983">
        <w:t>of the Company which are as follows:</w:t>
      </w:r>
    </w:p>
    <w:p w14:paraId="514D9583" w14:textId="77777777" w:rsidR="0060684F" w:rsidRDefault="0060684F" w:rsidP="0060684F">
      <w:pPr>
        <w:pStyle w:val="Default"/>
        <w:ind w:left="1260"/>
        <w:jc w:val="both"/>
      </w:pPr>
    </w:p>
    <w:p w14:paraId="77933884" w14:textId="6968322E" w:rsidR="00E927F9" w:rsidRPr="002F34FD" w:rsidRDefault="000F7C5F" w:rsidP="00E927F9">
      <w:pPr>
        <w:pStyle w:val="Default"/>
        <w:numPr>
          <w:ilvl w:val="0"/>
          <w:numId w:val="45"/>
        </w:numPr>
        <w:jc w:val="both"/>
      </w:pPr>
      <w:r w:rsidRPr="00E927F9">
        <w:rPr>
          <w:sz w:val="23"/>
          <w:szCs w:val="23"/>
        </w:rPr>
        <w:t xml:space="preserve">Favorable job performance evaluation by his/her immediate department head </w:t>
      </w:r>
      <w:r w:rsidR="00630E60" w:rsidRPr="00E927F9">
        <w:rPr>
          <w:sz w:val="23"/>
          <w:szCs w:val="23"/>
        </w:rPr>
        <w:t>as supported by a duly accomplished Performance Evaluation Report (PER) and Recommendation and Action Form (RAF)</w:t>
      </w:r>
      <w:r w:rsidR="005E66F6" w:rsidRPr="00E927F9">
        <w:rPr>
          <w:sz w:val="23"/>
          <w:szCs w:val="23"/>
        </w:rPr>
        <w:t>; and</w:t>
      </w:r>
    </w:p>
    <w:p w14:paraId="5D59F270" w14:textId="77777777" w:rsidR="002F34FD" w:rsidRPr="0060684F" w:rsidRDefault="002F34FD" w:rsidP="002F34FD">
      <w:pPr>
        <w:pStyle w:val="Default"/>
        <w:ind w:left="1620"/>
        <w:jc w:val="both"/>
      </w:pPr>
    </w:p>
    <w:p w14:paraId="64F3DAD8" w14:textId="5ED5C55E" w:rsidR="00556664" w:rsidRPr="0060684F" w:rsidRDefault="00AD181C" w:rsidP="00E927F9">
      <w:pPr>
        <w:pStyle w:val="Default"/>
        <w:numPr>
          <w:ilvl w:val="0"/>
          <w:numId w:val="45"/>
        </w:numPr>
        <w:jc w:val="both"/>
      </w:pPr>
      <w:r w:rsidRPr="00E927F9">
        <w:rPr>
          <w:sz w:val="23"/>
          <w:szCs w:val="23"/>
        </w:rPr>
        <w:t xml:space="preserve">Compliance </w:t>
      </w:r>
      <w:r w:rsidR="002F34FD">
        <w:rPr>
          <w:sz w:val="23"/>
          <w:szCs w:val="23"/>
        </w:rPr>
        <w:t xml:space="preserve">or adherence </w:t>
      </w:r>
      <w:r w:rsidR="00556664" w:rsidRPr="00E927F9">
        <w:rPr>
          <w:sz w:val="23"/>
          <w:szCs w:val="23"/>
        </w:rPr>
        <w:t xml:space="preserve">to </w:t>
      </w:r>
      <w:r w:rsidR="007F6FCC">
        <w:rPr>
          <w:sz w:val="23"/>
          <w:szCs w:val="23"/>
        </w:rPr>
        <w:t xml:space="preserve">rules and policies </w:t>
      </w:r>
      <w:r w:rsidR="007B62A9" w:rsidRPr="00E927F9">
        <w:rPr>
          <w:sz w:val="23"/>
          <w:szCs w:val="23"/>
        </w:rPr>
        <w:t>of the Company</w:t>
      </w:r>
      <w:r w:rsidR="00556664" w:rsidRPr="00E927F9">
        <w:rPr>
          <w:sz w:val="23"/>
          <w:szCs w:val="23"/>
        </w:rPr>
        <w:t>.</w:t>
      </w:r>
    </w:p>
    <w:p w14:paraId="290111D8" w14:textId="77777777" w:rsidR="0060684F" w:rsidRDefault="0060684F" w:rsidP="0060684F">
      <w:pPr>
        <w:pStyle w:val="Default"/>
        <w:ind w:left="1980"/>
        <w:jc w:val="both"/>
      </w:pPr>
    </w:p>
    <w:p w14:paraId="0E2EFE52" w14:textId="30C0407F" w:rsidR="00761D86" w:rsidRDefault="00BF0563" w:rsidP="005D3C14">
      <w:pPr>
        <w:pStyle w:val="ListParagraph"/>
        <w:numPr>
          <w:ilvl w:val="2"/>
          <w:numId w:val="1"/>
        </w:numPr>
        <w:jc w:val="both"/>
      </w:pPr>
      <w:r>
        <w:t>For probationary employees who do not qualify for employment permanency with the Company, a</w:t>
      </w:r>
      <w:r w:rsidR="00761D86">
        <w:t xml:space="preserve"> </w:t>
      </w:r>
      <w:r w:rsidR="00C24BB8">
        <w:t xml:space="preserve">notice of termination of probationary employment through an HR Action Memo </w:t>
      </w:r>
      <w:r w:rsidR="00761D86">
        <w:t>shall be sent to the employee on or before the 160</w:t>
      </w:r>
      <w:r w:rsidR="00761D86" w:rsidRPr="00761D86">
        <w:rPr>
          <w:vertAlign w:val="superscript"/>
        </w:rPr>
        <w:t>th</w:t>
      </w:r>
      <w:r w:rsidR="00761D86">
        <w:t xml:space="preserve"> day of his</w:t>
      </w:r>
      <w:r w:rsidR="00B9471E">
        <w:t xml:space="preserve">/her </w:t>
      </w:r>
      <w:r w:rsidR="00761D86">
        <w:t>employment with the Company.</w:t>
      </w:r>
    </w:p>
    <w:p w14:paraId="2C63534B" w14:textId="77777777" w:rsidR="007D7202" w:rsidRPr="00AC5DD2" w:rsidRDefault="007D7202" w:rsidP="005D3C14">
      <w:pPr>
        <w:ind w:left="936"/>
        <w:jc w:val="both"/>
      </w:pPr>
    </w:p>
    <w:p w14:paraId="1BD77B8A" w14:textId="5A6F0A59" w:rsidR="00AC5DD2" w:rsidRPr="00AC5DD2" w:rsidRDefault="00E12864" w:rsidP="005D3C14">
      <w:pPr>
        <w:pStyle w:val="ListParagraph"/>
        <w:numPr>
          <w:ilvl w:val="1"/>
          <w:numId w:val="1"/>
        </w:numPr>
        <w:tabs>
          <w:tab w:val="left" w:pos="4862"/>
        </w:tabs>
        <w:jc w:val="both"/>
      </w:pPr>
      <w:r>
        <w:rPr>
          <w:b/>
        </w:rPr>
        <w:t xml:space="preserve">Lateral </w:t>
      </w:r>
      <w:r w:rsidR="00AC5DD2" w:rsidRPr="00404B5F">
        <w:rPr>
          <w:b/>
        </w:rPr>
        <w:t>Transfer</w:t>
      </w:r>
      <w:r w:rsidR="006A0ACC" w:rsidRPr="00404B5F">
        <w:rPr>
          <w:b/>
        </w:rPr>
        <w:t>s</w:t>
      </w:r>
    </w:p>
    <w:p w14:paraId="2EEE0ABB" w14:textId="77777777" w:rsidR="00AC5DD2" w:rsidRPr="001A7368" w:rsidRDefault="00AC5DD2" w:rsidP="005D3C14">
      <w:pPr>
        <w:pStyle w:val="ListParagraph"/>
        <w:tabs>
          <w:tab w:val="left" w:pos="4862"/>
        </w:tabs>
        <w:ind w:left="936"/>
        <w:jc w:val="both"/>
      </w:pPr>
    </w:p>
    <w:p w14:paraId="78FD923D" w14:textId="0F497B40" w:rsidR="00A76552" w:rsidRDefault="00A76552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 xml:space="preserve">To </w:t>
      </w:r>
      <w:r w:rsidR="00894C7B">
        <w:t xml:space="preserve">qualify as </w:t>
      </w:r>
      <w:r>
        <w:t>transfer, there must be a change in the current position or job descri</w:t>
      </w:r>
      <w:r w:rsidR="000B314E">
        <w:t xml:space="preserve">ption of an employee to another </w:t>
      </w:r>
      <w:r w:rsidR="009327E1">
        <w:t>of the same degree or status of employment</w:t>
      </w:r>
      <w:r w:rsidR="003A115D">
        <w:t xml:space="preserve"> and authority</w:t>
      </w:r>
      <w:r w:rsidR="005C3FFD">
        <w:t xml:space="preserve">. </w:t>
      </w:r>
      <w:r w:rsidR="005B4DC7">
        <w:t>This is categorized into:</w:t>
      </w:r>
    </w:p>
    <w:p w14:paraId="0671269E" w14:textId="2694FFA3" w:rsidR="00BE7DE9" w:rsidRDefault="00BE7DE9" w:rsidP="00BE7DE9">
      <w:pPr>
        <w:pStyle w:val="ListParagraph"/>
        <w:tabs>
          <w:tab w:val="left" w:pos="4862"/>
        </w:tabs>
        <w:ind w:left="1260"/>
        <w:jc w:val="both"/>
      </w:pPr>
    </w:p>
    <w:p w14:paraId="3D1FC56A" w14:textId="686D3248" w:rsidR="008548B6" w:rsidRDefault="008548B6" w:rsidP="008548B6">
      <w:pPr>
        <w:pStyle w:val="ListParagraph"/>
        <w:numPr>
          <w:ilvl w:val="0"/>
          <w:numId w:val="47"/>
        </w:numPr>
        <w:tabs>
          <w:tab w:val="left" w:pos="4862"/>
        </w:tabs>
        <w:jc w:val="both"/>
      </w:pPr>
      <w:r>
        <w:t>Intra-departmental or transfer of position within the same department.</w:t>
      </w:r>
    </w:p>
    <w:p w14:paraId="402EF017" w14:textId="4CB22D1F" w:rsidR="008548B6" w:rsidRDefault="008548B6" w:rsidP="008548B6">
      <w:pPr>
        <w:pStyle w:val="ListParagraph"/>
        <w:numPr>
          <w:ilvl w:val="0"/>
          <w:numId w:val="47"/>
        </w:numPr>
        <w:tabs>
          <w:tab w:val="left" w:pos="4862"/>
        </w:tabs>
        <w:jc w:val="both"/>
      </w:pPr>
      <w:r>
        <w:t xml:space="preserve">Inter-departmental or transfer of position to another </w:t>
      </w:r>
      <w:del w:id="27" w:author="JGL" w:date="2017-08-16T12:04:00Z">
        <w:r w:rsidDel="00EC4AA0">
          <w:delText xml:space="preserve">separate </w:delText>
        </w:r>
      </w:del>
      <w:r>
        <w:t>department.</w:t>
      </w:r>
    </w:p>
    <w:p w14:paraId="52C1C41A" w14:textId="77777777" w:rsidR="008548B6" w:rsidRDefault="008548B6" w:rsidP="008548B6">
      <w:pPr>
        <w:pStyle w:val="ListParagraph"/>
        <w:tabs>
          <w:tab w:val="left" w:pos="4862"/>
        </w:tabs>
        <w:ind w:left="1260"/>
        <w:jc w:val="both"/>
      </w:pPr>
    </w:p>
    <w:p w14:paraId="7BEF5098" w14:textId="63074950" w:rsidR="00103178" w:rsidRDefault="00021403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The follow</w:t>
      </w:r>
      <w:r w:rsidR="00AF131A">
        <w:t>ing does not qualify as transfer for purposes of this process title</w:t>
      </w:r>
      <w:r>
        <w:t>:</w:t>
      </w:r>
    </w:p>
    <w:p w14:paraId="6CF261E3" w14:textId="77777777" w:rsidR="00AC5E5F" w:rsidRDefault="00AC5E5F" w:rsidP="005D3C14">
      <w:pPr>
        <w:pStyle w:val="ListParagraph"/>
        <w:tabs>
          <w:tab w:val="left" w:pos="4862"/>
        </w:tabs>
        <w:ind w:left="1260"/>
        <w:jc w:val="both"/>
      </w:pPr>
    </w:p>
    <w:p w14:paraId="256BEE08" w14:textId="44AD0917" w:rsidR="00103178" w:rsidRDefault="00717A6E" w:rsidP="005D3C14">
      <w:pPr>
        <w:pStyle w:val="ListParagraph"/>
        <w:numPr>
          <w:ilvl w:val="0"/>
          <w:numId w:val="28"/>
        </w:numPr>
        <w:tabs>
          <w:tab w:val="left" w:pos="4862"/>
        </w:tabs>
        <w:jc w:val="both"/>
      </w:pPr>
      <w:r>
        <w:t>Change in work location under the same department and job position.</w:t>
      </w:r>
    </w:p>
    <w:p w14:paraId="42E26798" w14:textId="77777777" w:rsidR="00906AA2" w:rsidRDefault="00944C58" w:rsidP="00906AA2">
      <w:pPr>
        <w:pStyle w:val="ListParagraph"/>
        <w:numPr>
          <w:ilvl w:val="0"/>
          <w:numId w:val="28"/>
        </w:numPr>
        <w:tabs>
          <w:tab w:val="left" w:pos="4862"/>
        </w:tabs>
        <w:jc w:val="both"/>
      </w:pPr>
      <w:r>
        <w:t xml:space="preserve">Revision </w:t>
      </w:r>
      <w:r w:rsidR="00C5339F">
        <w:t xml:space="preserve">or modification </w:t>
      </w:r>
      <w:r w:rsidR="00B44C8C">
        <w:t xml:space="preserve">in </w:t>
      </w:r>
      <w:r w:rsidR="00810F9B">
        <w:t>current job description</w:t>
      </w:r>
      <w:r w:rsidR="00740A3B">
        <w:t xml:space="preserve"> but the same department and job position or designation.</w:t>
      </w:r>
    </w:p>
    <w:p w14:paraId="31FB0E38" w14:textId="77777777" w:rsidR="00906AA2" w:rsidRDefault="00906AA2" w:rsidP="00906AA2">
      <w:pPr>
        <w:pStyle w:val="ListParagraph"/>
        <w:tabs>
          <w:tab w:val="left" w:pos="4862"/>
        </w:tabs>
        <w:ind w:left="1260"/>
        <w:jc w:val="both"/>
      </w:pPr>
    </w:p>
    <w:p w14:paraId="3796E0AF" w14:textId="055F293B" w:rsidR="00770E30" w:rsidRDefault="00770E30" w:rsidP="00906AA2">
      <w:pPr>
        <w:pStyle w:val="ListParagraph"/>
        <w:tabs>
          <w:tab w:val="left" w:pos="4862"/>
        </w:tabs>
        <w:ind w:left="1260"/>
        <w:jc w:val="both"/>
      </w:pPr>
      <w:r>
        <w:t xml:space="preserve">However, </w:t>
      </w:r>
      <w:del w:id="28" w:author="JGL" w:date="2017-08-16T12:04:00Z">
        <w:r w:rsidDel="00EC4AA0">
          <w:delText xml:space="preserve">the </w:delText>
        </w:r>
      </w:del>
      <w:r w:rsidR="00A8409B">
        <w:t xml:space="preserve">such </w:t>
      </w:r>
      <w:r>
        <w:t>shall be prope</w:t>
      </w:r>
      <w:r w:rsidR="00A97100">
        <w:t xml:space="preserve">rly documented and </w:t>
      </w:r>
      <w:r>
        <w:t>addressed to th</w:t>
      </w:r>
      <w:r w:rsidR="0004748D">
        <w:t xml:space="preserve">e HR Department for purposes </w:t>
      </w:r>
      <w:ins w:id="29" w:author="JGL" w:date="2017-08-16T12:04:00Z">
        <w:r w:rsidR="00EC4AA0">
          <w:t xml:space="preserve">of </w:t>
        </w:r>
      </w:ins>
      <w:r>
        <w:t>updating the employee’s master file and other relevant records.</w:t>
      </w:r>
    </w:p>
    <w:p w14:paraId="6DB755FA" w14:textId="384667F7" w:rsidR="00C111FD" w:rsidRDefault="004606FF" w:rsidP="005D3C14">
      <w:pPr>
        <w:pStyle w:val="ListParagraph"/>
        <w:numPr>
          <w:ilvl w:val="2"/>
          <w:numId w:val="1"/>
        </w:numPr>
        <w:jc w:val="both"/>
      </w:pPr>
      <w:r w:rsidRPr="004606FF">
        <w:lastRenderedPageBreak/>
        <w:t>The Company shall encourage transfer as long as this s</w:t>
      </w:r>
      <w:r w:rsidR="004617AB">
        <w:t xml:space="preserve">hall lead to better performance, increase productivity, and promote personnel’s </w:t>
      </w:r>
      <w:r w:rsidRPr="004606FF">
        <w:t>profes</w:t>
      </w:r>
      <w:r w:rsidR="00D40128">
        <w:t xml:space="preserve">sional growth </w:t>
      </w:r>
      <w:r w:rsidRPr="004606FF">
        <w:t>and shall not cause a conflict of interest among parties involved or a weakness in the internal control.</w:t>
      </w:r>
    </w:p>
    <w:p w14:paraId="000F3C36" w14:textId="77777777" w:rsidR="000C0E59" w:rsidRDefault="000C0E59" w:rsidP="000C0E59">
      <w:pPr>
        <w:pStyle w:val="ListParagraph"/>
        <w:ind w:left="1260"/>
        <w:jc w:val="both"/>
      </w:pPr>
    </w:p>
    <w:p w14:paraId="1A3CA57C" w14:textId="1611AB47" w:rsidR="0093454E" w:rsidRDefault="00A5255F" w:rsidP="005D3C14">
      <w:pPr>
        <w:pStyle w:val="ListParagraph"/>
        <w:numPr>
          <w:ilvl w:val="2"/>
          <w:numId w:val="1"/>
        </w:numPr>
        <w:jc w:val="both"/>
      </w:pPr>
      <w:r>
        <w:t>The following are the grounds for transfer:</w:t>
      </w:r>
    </w:p>
    <w:p w14:paraId="3674C7EE" w14:textId="5C92BF37" w:rsidR="00C95930" w:rsidRDefault="00C95930" w:rsidP="005D3C14">
      <w:pPr>
        <w:pStyle w:val="ListParagraph"/>
        <w:tabs>
          <w:tab w:val="left" w:pos="7118"/>
        </w:tabs>
        <w:ind w:left="1260"/>
        <w:jc w:val="both"/>
      </w:pP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2605"/>
        <w:gridCol w:w="5557"/>
      </w:tblGrid>
      <w:tr w:rsidR="00C111FD" w:rsidRPr="00051AF1" w14:paraId="600A5DCB" w14:textId="77777777" w:rsidTr="003A650D">
        <w:trPr>
          <w:tblHeader/>
        </w:trPr>
        <w:tc>
          <w:tcPr>
            <w:tcW w:w="2605" w:type="dxa"/>
          </w:tcPr>
          <w:p w14:paraId="7E3C70D2" w14:textId="3CB4D5EA" w:rsidR="00C111FD" w:rsidRPr="00C111FD" w:rsidRDefault="00C111FD" w:rsidP="005D3C14">
            <w:pPr>
              <w:tabs>
                <w:tab w:val="left" w:pos="4862"/>
              </w:tabs>
              <w:jc w:val="center"/>
              <w:rPr>
                <w:b/>
              </w:rPr>
            </w:pPr>
            <w:r>
              <w:rPr>
                <w:b/>
              </w:rPr>
              <w:t>Grounds</w:t>
            </w:r>
          </w:p>
        </w:tc>
        <w:tc>
          <w:tcPr>
            <w:tcW w:w="5557" w:type="dxa"/>
          </w:tcPr>
          <w:p w14:paraId="6FC12737" w14:textId="788FC518" w:rsidR="00C111FD" w:rsidRPr="00051AF1" w:rsidRDefault="00C111FD" w:rsidP="005D3C14">
            <w:pPr>
              <w:pStyle w:val="ListParagraph"/>
              <w:tabs>
                <w:tab w:val="left" w:pos="4862"/>
              </w:tabs>
              <w:ind w:left="0"/>
              <w:jc w:val="center"/>
            </w:pPr>
            <w:r w:rsidRPr="00C111FD">
              <w:rPr>
                <w:b/>
              </w:rPr>
              <w:t>Description</w:t>
            </w:r>
          </w:p>
        </w:tc>
      </w:tr>
      <w:tr w:rsidR="00D24F84" w:rsidRPr="00051AF1" w14:paraId="5188800A" w14:textId="77777777" w:rsidTr="003A650D">
        <w:tc>
          <w:tcPr>
            <w:tcW w:w="2605" w:type="dxa"/>
          </w:tcPr>
          <w:p w14:paraId="1CEE1EE3" w14:textId="7FD6AC43" w:rsidR="00D24F84" w:rsidRPr="00051AF1" w:rsidRDefault="00D24F84" w:rsidP="005D3C14">
            <w:pPr>
              <w:pStyle w:val="ListParagraph"/>
              <w:numPr>
                <w:ilvl w:val="0"/>
                <w:numId w:val="22"/>
              </w:numPr>
              <w:tabs>
                <w:tab w:val="left" w:pos="4862"/>
              </w:tabs>
            </w:pPr>
            <w:r w:rsidRPr="00051AF1">
              <w:t>New Projects</w:t>
            </w:r>
          </w:p>
        </w:tc>
        <w:tc>
          <w:tcPr>
            <w:tcW w:w="5557" w:type="dxa"/>
          </w:tcPr>
          <w:p w14:paraId="0F69860E" w14:textId="13415E47" w:rsidR="00D24F84" w:rsidRPr="00051AF1" w:rsidRDefault="00D24F84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051AF1">
              <w:t>Management may transfer employees temporarily or permanently especially when the employee’s expertise is needed in the project</w:t>
            </w:r>
            <w:r w:rsidR="00995A46" w:rsidRPr="00051AF1">
              <w:t>.</w:t>
            </w:r>
          </w:p>
          <w:p w14:paraId="7623ABF3" w14:textId="4A2F30A2" w:rsidR="00233CFA" w:rsidRPr="00051AF1" w:rsidRDefault="00233CFA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</w:p>
        </w:tc>
      </w:tr>
      <w:tr w:rsidR="00D24F84" w:rsidRPr="00051AF1" w14:paraId="7C57F357" w14:textId="77777777" w:rsidTr="003A650D">
        <w:tc>
          <w:tcPr>
            <w:tcW w:w="2605" w:type="dxa"/>
          </w:tcPr>
          <w:p w14:paraId="7CA4D5B9" w14:textId="6AF96582" w:rsidR="00D24F84" w:rsidRPr="00051AF1" w:rsidRDefault="00D24F84" w:rsidP="005D3C14">
            <w:pPr>
              <w:pStyle w:val="ListParagraph"/>
              <w:numPr>
                <w:ilvl w:val="0"/>
                <w:numId w:val="22"/>
              </w:numPr>
              <w:tabs>
                <w:tab w:val="left" w:pos="4862"/>
              </w:tabs>
            </w:pPr>
            <w:r w:rsidRPr="00051AF1">
              <w:t>Over/under</w:t>
            </w:r>
            <w:r w:rsidR="00340BF9" w:rsidRPr="00051AF1">
              <w:t xml:space="preserve"> </w:t>
            </w:r>
            <w:r w:rsidRPr="00051AF1">
              <w:t>staffing</w:t>
            </w:r>
          </w:p>
        </w:tc>
        <w:tc>
          <w:tcPr>
            <w:tcW w:w="5557" w:type="dxa"/>
          </w:tcPr>
          <w:p w14:paraId="22024BF7" w14:textId="200BC53C" w:rsidR="00D24F84" w:rsidRPr="00051AF1" w:rsidRDefault="00D24F84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051AF1">
              <w:t>Whenever a department is overstaffed and other departments are understaffed</w:t>
            </w:r>
            <w:r w:rsidR="0046201B" w:rsidRPr="00051AF1">
              <w:t>.</w:t>
            </w:r>
          </w:p>
          <w:p w14:paraId="5AA80F18" w14:textId="33C4DA95" w:rsidR="00233CFA" w:rsidRPr="00051AF1" w:rsidRDefault="00233CFA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</w:p>
        </w:tc>
      </w:tr>
      <w:tr w:rsidR="00D24F84" w:rsidRPr="00051AF1" w14:paraId="36F8D472" w14:textId="77777777" w:rsidTr="003A650D">
        <w:tc>
          <w:tcPr>
            <w:tcW w:w="2605" w:type="dxa"/>
          </w:tcPr>
          <w:p w14:paraId="551F58D3" w14:textId="40BE7CD1" w:rsidR="00D24F84" w:rsidRPr="00051AF1" w:rsidRDefault="0010082F" w:rsidP="005D3C14">
            <w:pPr>
              <w:pStyle w:val="ListParagraph"/>
              <w:numPr>
                <w:ilvl w:val="0"/>
                <w:numId w:val="22"/>
              </w:numPr>
              <w:tabs>
                <w:tab w:val="left" w:pos="4862"/>
              </w:tabs>
            </w:pPr>
            <w:r w:rsidRPr="00051AF1">
              <w:t>Conflict between Employees</w:t>
            </w:r>
          </w:p>
        </w:tc>
        <w:tc>
          <w:tcPr>
            <w:tcW w:w="5557" w:type="dxa"/>
          </w:tcPr>
          <w:p w14:paraId="1C1052A8" w14:textId="77777777" w:rsidR="00D24F84" w:rsidRPr="00051AF1" w:rsidRDefault="0010082F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051AF1">
              <w:t>When actual or potential conflict exist between employees under one department that might result to a weakness in internal controls affecting the performance of one or both employees.</w:t>
            </w:r>
          </w:p>
          <w:p w14:paraId="700A1A4D" w14:textId="77777777" w:rsidR="00233CFA" w:rsidRDefault="00233CFA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</w:p>
          <w:p w14:paraId="2E9F792F" w14:textId="4994E460" w:rsidR="00E92B2A" w:rsidRPr="00051AF1" w:rsidRDefault="00E92B2A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</w:p>
        </w:tc>
      </w:tr>
      <w:tr w:rsidR="00D24F84" w:rsidRPr="00051AF1" w14:paraId="76636E5E" w14:textId="77777777" w:rsidTr="003A650D">
        <w:tc>
          <w:tcPr>
            <w:tcW w:w="2605" w:type="dxa"/>
          </w:tcPr>
          <w:p w14:paraId="02FAE120" w14:textId="35042E69" w:rsidR="00D24F84" w:rsidRPr="00051AF1" w:rsidRDefault="00C913A0" w:rsidP="005D3C14">
            <w:pPr>
              <w:pStyle w:val="ListParagraph"/>
              <w:numPr>
                <w:ilvl w:val="0"/>
                <w:numId w:val="22"/>
              </w:numPr>
              <w:tabs>
                <w:tab w:val="left" w:pos="4862"/>
              </w:tabs>
            </w:pPr>
            <w:r w:rsidRPr="00051AF1">
              <w:t>Familiarity</w:t>
            </w:r>
          </w:p>
        </w:tc>
        <w:tc>
          <w:tcPr>
            <w:tcW w:w="5557" w:type="dxa"/>
          </w:tcPr>
          <w:p w14:paraId="7EE2770A" w14:textId="159164F2" w:rsidR="00D24F84" w:rsidRPr="00051AF1" w:rsidRDefault="00C913A0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051AF1">
              <w:t>Two or more employees under one department became closely related to each other resulting to a conflict of interest or weakness in internal controls that greatly affect performance and morale of one or all of the employees involve</w:t>
            </w:r>
            <w:r w:rsidR="00233CFA" w:rsidRPr="00051AF1">
              <w:t>d</w:t>
            </w:r>
          </w:p>
          <w:p w14:paraId="5730186D" w14:textId="308969DF" w:rsidR="005C1174" w:rsidRDefault="005C1174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</w:p>
          <w:p w14:paraId="6D9B3594" w14:textId="612A5AAE" w:rsidR="005C1174" w:rsidRPr="00051AF1" w:rsidRDefault="005C1174" w:rsidP="005D3C14">
            <w:pPr>
              <w:pStyle w:val="ListParagraph"/>
              <w:tabs>
                <w:tab w:val="left" w:pos="4862"/>
              </w:tabs>
              <w:ind w:left="0"/>
              <w:jc w:val="both"/>
            </w:pPr>
          </w:p>
        </w:tc>
      </w:tr>
      <w:tr w:rsidR="00D24F84" w:rsidRPr="00051AF1" w14:paraId="0F498121" w14:textId="77777777" w:rsidTr="003A650D">
        <w:tc>
          <w:tcPr>
            <w:tcW w:w="2605" w:type="dxa"/>
          </w:tcPr>
          <w:p w14:paraId="5F8E09CD" w14:textId="08AEACDF" w:rsidR="00D24F84" w:rsidRPr="00051AF1" w:rsidRDefault="00C913A0" w:rsidP="005D3C14">
            <w:pPr>
              <w:pStyle w:val="ListParagraph"/>
              <w:numPr>
                <w:ilvl w:val="0"/>
                <w:numId w:val="22"/>
              </w:numPr>
              <w:tabs>
                <w:tab w:val="left" w:pos="4862"/>
              </w:tabs>
            </w:pPr>
            <w:r w:rsidRPr="00051AF1">
              <w:t>Others</w:t>
            </w:r>
          </w:p>
        </w:tc>
        <w:tc>
          <w:tcPr>
            <w:tcW w:w="5557" w:type="dxa"/>
          </w:tcPr>
          <w:p w14:paraId="4B5A3881" w14:textId="549D2718" w:rsidR="00D24F84" w:rsidRDefault="00C913A0" w:rsidP="00F82E85">
            <w:pPr>
              <w:tabs>
                <w:tab w:val="left" w:pos="4862"/>
              </w:tabs>
              <w:jc w:val="both"/>
            </w:pPr>
            <w:r w:rsidRPr="00051AF1">
              <w:t>Other justifiable reasons that management thinks would result to the betterment of the Company and the employee</w:t>
            </w:r>
            <w:r w:rsidR="00984495">
              <w:t xml:space="preserve"> (e.g., employee is found out to be more</w:t>
            </w:r>
            <w:r w:rsidR="004C244A">
              <w:t xml:space="preserve"> efficient and </w:t>
            </w:r>
            <w:r w:rsidR="00984495">
              <w:t>productive if he/she is assigned to other job position as a result of performance evaluation</w:t>
            </w:r>
            <w:r w:rsidR="00D426DF">
              <w:t xml:space="preserve"> and job matching</w:t>
            </w:r>
            <w:r w:rsidR="0065351E">
              <w:t>)</w:t>
            </w:r>
            <w:r w:rsidRPr="00051AF1">
              <w:t>.</w:t>
            </w:r>
          </w:p>
          <w:p w14:paraId="671AEED6" w14:textId="74D2858C" w:rsidR="005C1174" w:rsidRPr="00051AF1" w:rsidRDefault="005C1174" w:rsidP="00F82E85">
            <w:pPr>
              <w:tabs>
                <w:tab w:val="left" w:pos="4862"/>
              </w:tabs>
              <w:jc w:val="both"/>
            </w:pPr>
          </w:p>
        </w:tc>
      </w:tr>
    </w:tbl>
    <w:p w14:paraId="1EA4589B" w14:textId="77777777" w:rsidR="00E92B2A" w:rsidRDefault="00E92B2A" w:rsidP="005D3C14">
      <w:pPr>
        <w:pStyle w:val="ListParagraph"/>
        <w:tabs>
          <w:tab w:val="left" w:pos="4862"/>
        </w:tabs>
        <w:ind w:left="1260"/>
        <w:jc w:val="both"/>
      </w:pPr>
    </w:p>
    <w:p w14:paraId="783B5587" w14:textId="1B77FCE8" w:rsidR="00817A96" w:rsidRDefault="0039214E" w:rsidP="003D4105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There must be a mutual agreement between the concerned department heads</w:t>
      </w:r>
      <w:r w:rsidR="00360842">
        <w:t xml:space="preserve"> which shall be </w:t>
      </w:r>
      <w:r w:rsidR="00B84F46">
        <w:t xml:space="preserve">properly justified and </w:t>
      </w:r>
      <w:r w:rsidR="00A05D70">
        <w:t xml:space="preserve">documented in the </w:t>
      </w:r>
      <w:r w:rsidR="00B74BF0">
        <w:t>RAF</w:t>
      </w:r>
      <w:r w:rsidR="003B2A4D">
        <w:t>.</w:t>
      </w:r>
    </w:p>
    <w:p w14:paraId="512ECEA5" w14:textId="014551C7" w:rsidR="00D30AB0" w:rsidRDefault="00987CBD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The HR Department shall be properly notified before any planned transfer are communicated to the employees.</w:t>
      </w:r>
      <w:r w:rsidR="0094777D">
        <w:t xml:space="preserve"> The HR Manager shall then communicate and discuss with the concerned employee the details of his/her new position (i.e., work location, job description, changes in pay grade, </w:t>
      </w:r>
      <w:r w:rsidR="0094777D" w:rsidRPr="00D30AB0">
        <w:rPr>
          <w:i/>
        </w:rPr>
        <w:t>etc</w:t>
      </w:r>
      <w:r w:rsidR="007001AE">
        <w:t>.)</w:t>
      </w:r>
      <w:r w:rsidR="00B93170">
        <w:t xml:space="preserve"> upon receipt of duly approved </w:t>
      </w:r>
      <w:r w:rsidR="00817A96">
        <w:t>RAF</w:t>
      </w:r>
      <w:r w:rsidR="007001AE">
        <w:t>.</w:t>
      </w:r>
    </w:p>
    <w:p w14:paraId="08DD5552" w14:textId="104CD953" w:rsidR="00560944" w:rsidRDefault="006B78D1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lastRenderedPageBreak/>
        <w:t xml:space="preserve">All transferring </w:t>
      </w:r>
      <w:r w:rsidR="002375DB">
        <w:t>e</w:t>
      </w:r>
      <w:r w:rsidR="00560944">
        <w:t xml:space="preserve">mployees shall secure </w:t>
      </w:r>
      <w:r w:rsidR="002375DB">
        <w:t xml:space="preserve">and accomplish </w:t>
      </w:r>
      <w:r w:rsidR="00560944">
        <w:t>a</w:t>
      </w:r>
      <w:r w:rsidR="005F190D">
        <w:t xml:space="preserve"> clearance form </w:t>
      </w:r>
      <w:r w:rsidR="002375DB">
        <w:t>which shall be check</w:t>
      </w:r>
      <w:r w:rsidR="00AD0C51">
        <w:t xml:space="preserve">ed </w:t>
      </w:r>
      <w:r w:rsidR="002375DB">
        <w:t>and verified by his/her immediate superior a</w:t>
      </w:r>
      <w:r w:rsidR="00925C1D">
        <w:t xml:space="preserve">nd other concerned </w:t>
      </w:r>
      <w:r w:rsidR="002375DB">
        <w:t>de</w:t>
      </w:r>
      <w:r w:rsidR="008C7FBB">
        <w:t>partment heads prior to his/her transfer.</w:t>
      </w:r>
      <w:r w:rsidR="005808F8">
        <w:t xml:space="preserve"> </w:t>
      </w:r>
      <w:r w:rsidR="009A5834">
        <w:t xml:space="preserve">The </w:t>
      </w:r>
      <w:r w:rsidR="00657A92">
        <w:t xml:space="preserve">clearance </w:t>
      </w:r>
      <w:r w:rsidR="0032443A">
        <w:t>shall b</w:t>
      </w:r>
      <w:r w:rsidR="00A86BBA">
        <w:t>e properly checke</w:t>
      </w:r>
      <w:r w:rsidR="000D09C1">
        <w:t xml:space="preserve">d and reviewed to </w:t>
      </w:r>
      <w:r w:rsidR="00A86BBA">
        <w:t>ensure proper turn-over of work and accountabilities.</w:t>
      </w:r>
    </w:p>
    <w:p w14:paraId="79A47217" w14:textId="77777777" w:rsidR="00E85DE7" w:rsidRPr="00E85DE7" w:rsidRDefault="00E85DE7" w:rsidP="00E85DE7">
      <w:pPr>
        <w:pStyle w:val="ListParagraph"/>
        <w:tabs>
          <w:tab w:val="left" w:pos="4862"/>
        </w:tabs>
        <w:ind w:left="936"/>
        <w:jc w:val="both"/>
      </w:pPr>
    </w:p>
    <w:p w14:paraId="0B8F66AE" w14:textId="19D41E8B" w:rsidR="00884A8B" w:rsidRDefault="00D80FCD" w:rsidP="00D27D48">
      <w:pPr>
        <w:pStyle w:val="ListParagraph"/>
        <w:numPr>
          <w:ilvl w:val="1"/>
          <w:numId w:val="1"/>
        </w:numPr>
        <w:tabs>
          <w:tab w:val="left" w:pos="4862"/>
        </w:tabs>
        <w:jc w:val="both"/>
      </w:pPr>
      <w:r w:rsidRPr="00D27D48">
        <w:rPr>
          <w:b/>
        </w:rPr>
        <w:t>Promotions</w:t>
      </w:r>
    </w:p>
    <w:p w14:paraId="009002AB" w14:textId="77777777" w:rsidR="0066653B" w:rsidRPr="00294AFA" w:rsidRDefault="0066653B" w:rsidP="005D3C14">
      <w:pPr>
        <w:pStyle w:val="ListParagraph"/>
        <w:tabs>
          <w:tab w:val="left" w:pos="4862"/>
        </w:tabs>
        <w:ind w:left="1260"/>
        <w:jc w:val="both"/>
      </w:pPr>
    </w:p>
    <w:p w14:paraId="10D5DD9F" w14:textId="1601B63D" w:rsidR="00A07A3C" w:rsidRPr="00D40144" w:rsidRDefault="008F7267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Promotions shall consider both the senior</w:t>
      </w:r>
      <w:r w:rsidR="000F46BE">
        <w:t xml:space="preserve">ity and merit </w:t>
      </w:r>
      <w:r w:rsidR="000F46BE" w:rsidRPr="00D40144">
        <w:t xml:space="preserve">of the employees. </w:t>
      </w:r>
      <w:r w:rsidR="000F46BE" w:rsidRPr="00D14A51">
        <w:rPr>
          <w:i/>
        </w:rPr>
        <w:t>Seniority</w:t>
      </w:r>
      <w:r w:rsidR="000F46BE" w:rsidRPr="00D40144">
        <w:t xml:space="preserve"> refers to the length of service of the employee to the Company</w:t>
      </w:r>
      <w:r w:rsidR="00D14A51">
        <w:t xml:space="preserve"> while </w:t>
      </w:r>
      <w:r w:rsidR="00D14A51" w:rsidRPr="00D14A51">
        <w:rPr>
          <w:i/>
        </w:rPr>
        <w:t>m</w:t>
      </w:r>
      <w:r w:rsidR="000F46BE" w:rsidRPr="00D14A51">
        <w:rPr>
          <w:i/>
        </w:rPr>
        <w:t>erit</w:t>
      </w:r>
      <w:r w:rsidR="000F46BE" w:rsidRPr="00D40144">
        <w:t xml:space="preserve"> </w:t>
      </w:r>
      <w:r w:rsidR="002D02EF" w:rsidRPr="00D40144">
        <w:t xml:space="preserve">refers to the quality, attributes or qualifications </w:t>
      </w:r>
      <w:r w:rsidR="00CD5EFF" w:rsidRPr="00D40144">
        <w:t>of the employee.</w:t>
      </w:r>
    </w:p>
    <w:p w14:paraId="54B81A1C" w14:textId="77777777" w:rsidR="006A0ACC" w:rsidRDefault="00F61ACD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 xml:space="preserve">The HR Department shall devise, developed and implement and effective and efficient job performance evaluation method in </w:t>
      </w:r>
      <w:r w:rsidR="00CD5EFF">
        <w:t>measuring the m</w:t>
      </w:r>
      <w:r w:rsidR="00256F12">
        <w:t>eri</w:t>
      </w:r>
      <w:r>
        <w:t>t of the employee.</w:t>
      </w:r>
    </w:p>
    <w:p w14:paraId="5FD794EE" w14:textId="6255913E" w:rsidR="00420E2E" w:rsidRPr="007E6D58" w:rsidRDefault="002B4F3E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E6D58">
        <w:t>Employees qualified for promotion shall be given priority whenever job vacancies exist. Department Head/Managers may recommend employees under his/her supervision to HR Manager for promotion. In cases when no one among the present employees meets the required professional skill/qualifications needed for the vacant position, outside hiring shall commence.</w:t>
      </w:r>
    </w:p>
    <w:p w14:paraId="152B2F33" w14:textId="77777777" w:rsidR="00237C2A" w:rsidRPr="007E6D58" w:rsidRDefault="00237C2A" w:rsidP="005D3C14">
      <w:pPr>
        <w:pStyle w:val="ListParagraph"/>
        <w:tabs>
          <w:tab w:val="left" w:pos="4862"/>
        </w:tabs>
        <w:ind w:left="936"/>
        <w:jc w:val="both"/>
      </w:pPr>
    </w:p>
    <w:p w14:paraId="615C0060" w14:textId="1A359894" w:rsidR="002D170C" w:rsidRPr="007E6D58" w:rsidRDefault="002D170C" w:rsidP="005D3C14">
      <w:pPr>
        <w:pStyle w:val="ListParagraph"/>
        <w:numPr>
          <w:ilvl w:val="1"/>
          <w:numId w:val="1"/>
        </w:numPr>
        <w:tabs>
          <w:tab w:val="left" w:pos="4862"/>
        </w:tabs>
        <w:jc w:val="both"/>
      </w:pPr>
      <w:r w:rsidRPr="007E6D58">
        <w:rPr>
          <w:b/>
        </w:rPr>
        <w:t>Demotions</w:t>
      </w:r>
    </w:p>
    <w:p w14:paraId="0A136AE6" w14:textId="77777777" w:rsidR="00520493" w:rsidRDefault="00520493" w:rsidP="00520493">
      <w:pPr>
        <w:pStyle w:val="ListParagraph"/>
        <w:ind w:left="1260"/>
        <w:jc w:val="both"/>
      </w:pPr>
    </w:p>
    <w:p w14:paraId="7AE85DB3" w14:textId="737C3351" w:rsidR="00457FCC" w:rsidRDefault="00457FCC" w:rsidP="00C90D84">
      <w:pPr>
        <w:pStyle w:val="ListParagraph"/>
        <w:numPr>
          <w:ilvl w:val="2"/>
          <w:numId w:val="1"/>
        </w:numPr>
        <w:jc w:val="both"/>
      </w:pPr>
      <w:r>
        <w:t>The following are grounds for demotion:</w:t>
      </w:r>
    </w:p>
    <w:p w14:paraId="7EC9A827" w14:textId="074F5C32" w:rsidR="00457FCC" w:rsidRDefault="00457FCC" w:rsidP="00457FCC">
      <w:pPr>
        <w:pStyle w:val="ListParagraph"/>
        <w:ind w:left="1260"/>
        <w:jc w:val="both"/>
      </w:pPr>
    </w:p>
    <w:p w14:paraId="0A90A044" w14:textId="4D3C611C" w:rsidR="00457FCC" w:rsidRDefault="00476F0C" w:rsidP="00476F0C">
      <w:pPr>
        <w:pStyle w:val="ListParagraph"/>
        <w:numPr>
          <w:ilvl w:val="0"/>
          <w:numId w:val="48"/>
        </w:numPr>
        <w:jc w:val="both"/>
      </w:pPr>
      <w:r>
        <w:t>Unsatisfactory job performance evaluation</w:t>
      </w:r>
      <w:r w:rsidR="0097239E">
        <w:t>.</w:t>
      </w:r>
    </w:p>
    <w:p w14:paraId="7504C2B2" w14:textId="40560D9C" w:rsidR="00476F0C" w:rsidRDefault="00476F0C" w:rsidP="00476F0C">
      <w:pPr>
        <w:pStyle w:val="ListParagraph"/>
        <w:numPr>
          <w:ilvl w:val="0"/>
          <w:numId w:val="48"/>
        </w:numPr>
        <w:jc w:val="both"/>
      </w:pPr>
      <w:r>
        <w:t>Serious violation of Company policies and code of conduct</w:t>
      </w:r>
      <w:r w:rsidR="0097239E">
        <w:t>.</w:t>
      </w:r>
    </w:p>
    <w:p w14:paraId="1D31317D" w14:textId="183DBBB3" w:rsidR="00476F0C" w:rsidRDefault="00CF1E7A" w:rsidP="00476F0C">
      <w:pPr>
        <w:pStyle w:val="ListParagraph"/>
        <w:numPr>
          <w:ilvl w:val="0"/>
          <w:numId w:val="48"/>
        </w:numPr>
        <w:jc w:val="both"/>
      </w:pPr>
      <w:r>
        <w:t xml:space="preserve">Other just and reasonable </w:t>
      </w:r>
      <w:r w:rsidR="00AE5895">
        <w:t>causes</w:t>
      </w:r>
      <w:r w:rsidR="0097239E">
        <w:t>.</w:t>
      </w:r>
    </w:p>
    <w:p w14:paraId="725F6366" w14:textId="77777777" w:rsidR="00457FCC" w:rsidRDefault="00457FCC" w:rsidP="00457FCC">
      <w:pPr>
        <w:pStyle w:val="ListParagraph"/>
        <w:ind w:left="1260"/>
        <w:jc w:val="both"/>
      </w:pPr>
    </w:p>
    <w:p w14:paraId="1EED658B" w14:textId="44333785" w:rsidR="00A562BF" w:rsidRDefault="009475C3" w:rsidP="009475C3">
      <w:pPr>
        <w:pStyle w:val="ListParagraph"/>
        <w:numPr>
          <w:ilvl w:val="2"/>
          <w:numId w:val="1"/>
        </w:numPr>
        <w:jc w:val="both"/>
      </w:pPr>
      <w:r>
        <w:t xml:space="preserve">Demotions shall observe due process required by law which means that </w:t>
      </w:r>
      <w:r w:rsidR="00890F44">
        <w:t xml:space="preserve">the </w:t>
      </w:r>
      <w:r>
        <w:t xml:space="preserve">employees </w:t>
      </w:r>
      <w:r w:rsidR="003755A3">
        <w:t xml:space="preserve">shall be given proper </w:t>
      </w:r>
      <w:r w:rsidR="00C53F01">
        <w:t xml:space="preserve">notice, in writing, and a reasonable opportunity to </w:t>
      </w:r>
      <w:r w:rsidR="001F34AA">
        <w:t>be heard and defend himself/herself.</w:t>
      </w:r>
      <w:r w:rsidR="007C31D3">
        <w:t xml:space="preserve"> However, t</w:t>
      </w:r>
      <w:r w:rsidR="00A562BF">
        <w:t>he Company’</w:t>
      </w:r>
      <w:r w:rsidR="002E1444">
        <w:t xml:space="preserve">s </w:t>
      </w:r>
      <w:r w:rsidR="00A562BF">
        <w:t>action for demotion may be neglected and the employ</w:t>
      </w:r>
      <w:r w:rsidR="00B20EDB">
        <w:t xml:space="preserve">ee be given a chance to improve </w:t>
      </w:r>
      <w:r w:rsidR="008C3101">
        <w:t>and prove his/her wort</w:t>
      </w:r>
      <w:r w:rsidR="00B20EDB">
        <w:t>hiness or suitab</w:t>
      </w:r>
      <w:r w:rsidR="004A165A">
        <w:t xml:space="preserve">ility to the current job </w:t>
      </w:r>
      <w:r w:rsidR="00DE47AD">
        <w:t>position</w:t>
      </w:r>
      <w:r w:rsidR="00A562BF">
        <w:t>.</w:t>
      </w:r>
    </w:p>
    <w:p w14:paraId="50E75CE5" w14:textId="1FD88FDE" w:rsidR="004E52CD" w:rsidRDefault="001E342B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D</w:t>
      </w:r>
      <w:r w:rsidR="002439ED">
        <w:t xml:space="preserve">emotions on </w:t>
      </w:r>
      <w:r>
        <w:t>the grounds of discrimination</w:t>
      </w:r>
      <w:r w:rsidR="00D779D4">
        <w:t xml:space="preserve"> shall be unlawful and considered as a serious violation to the Company</w:t>
      </w:r>
      <w:r w:rsidR="002439ED">
        <w:t>.</w:t>
      </w:r>
    </w:p>
    <w:p w14:paraId="6199EE88" w14:textId="3C0E3C15" w:rsidR="00D21E8B" w:rsidRDefault="003467DF" w:rsidP="005D3C14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For employee-initiated demotions, a Letter of Intent shall be submitted by such e</w:t>
      </w:r>
      <w:r w:rsidR="006E1C7A">
        <w:t xml:space="preserve">mployee </w:t>
      </w:r>
      <w:r w:rsidR="00BF7FE7">
        <w:t xml:space="preserve">to </w:t>
      </w:r>
      <w:r w:rsidR="006E1C7A">
        <w:t xml:space="preserve">his/her department head and forwarded to the HR Department for review and evaluation. </w:t>
      </w:r>
      <w:r w:rsidR="00925C7C">
        <w:t xml:space="preserve">The HR Department shall counsel or </w:t>
      </w:r>
      <w:r w:rsidR="006E1C7A">
        <w:t>a</w:t>
      </w:r>
      <w:r w:rsidR="00715DE7">
        <w:t xml:space="preserve">dvise the employee and a salary downgrade analysis </w:t>
      </w:r>
      <w:r w:rsidR="006E1C7A">
        <w:t>an</w:t>
      </w:r>
      <w:r w:rsidR="00715DE7">
        <w:t xml:space="preserve">d other effects of demotion </w:t>
      </w:r>
      <w:r w:rsidR="00FC391A">
        <w:t xml:space="preserve">shall be </w:t>
      </w:r>
      <w:r w:rsidR="00715DE7">
        <w:t xml:space="preserve">properly communicated </w:t>
      </w:r>
      <w:r w:rsidR="00FC391A">
        <w:t>to him</w:t>
      </w:r>
      <w:r w:rsidR="00715DE7">
        <w:t>/her</w:t>
      </w:r>
      <w:r w:rsidR="00FC391A">
        <w:t>.</w:t>
      </w:r>
      <w:r w:rsidR="00B8083A">
        <w:t xml:space="preserve"> If he/she wishes to proceed</w:t>
      </w:r>
      <w:r w:rsidR="006C3071">
        <w:t>, the concern</w:t>
      </w:r>
      <w:r w:rsidR="00E22DD3">
        <w:t xml:space="preserve">ed department head shall fill </w:t>
      </w:r>
      <w:r w:rsidR="006C3071">
        <w:t>out RAF and forwarded to the HR Manager for recommendation of approval to the President.</w:t>
      </w:r>
    </w:p>
    <w:p w14:paraId="1FBCE441" w14:textId="28C62075" w:rsidR="0097750C" w:rsidRDefault="0097750C" w:rsidP="00520493">
      <w:pPr>
        <w:pStyle w:val="ListParagraph"/>
        <w:tabs>
          <w:tab w:val="left" w:pos="4862"/>
        </w:tabs>
        <w:ind w:left="936"/>
        <w:jc w:val="both"/>
      </w:pPr>
      <w:r>
        <w:br w:type="page"/>
      </w:r>
    </w:p>
    <w:p w14:paraId="42C77D4D" w14:textId="4C2AC463" w:rsidR="00546002" w:rsidRPr="00546002" w:rsidRDefault="00546002" w:rsidP="005D3C14">
      <w:pPr>
        <w:pStyle w:val="ListParagraph"/>
        <w:numPr>
          <w:ilvl w:val="1"/>
          <w:numId w:val="1"/>
        </w:numPr>
        <w:tabs>
          <w:tab w:val="left" w:pos="4862"/>
        </w:tabs>
        <w:jc w:val="both"/>
      </w:pPr>
      <w:r>
        <w:rPr>
          <w:b/>
        </w:rPr>
        <w:lastRenderedPageBreak/>
        <w:t>Intercompany Transfers</w:t>
      </w:r>
    </w:p>
    <w:p w14:paraId="4A04C22C" w14:textId="5ACF675E" w:rsidR="00546002" w:rsidRDefault="00546002" w:rsidP="005D3C14">
      <w:pPr>
        <w:pStyle w:val="ListParagraph"/>
        <w:tabs>
          <w:tab w:val="left" w:pos="4862"/>
        </w:tabs>
        <w:ind w:left="936"/>
        <w:jc w:val="both"/>
        <w:rPr>
          <w:b/>
        </w:rPr>
      </w:pPr>
    </w:p>
    <w:p w14:paraId="43B0BF86" w14:textId="760D4249" w:rsidR="00E85DE7" w:rsidRDefault="00FB27BD" w:rsidP="00FD3BAF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I</w:t>
      </w:r>
      <w:r w:rsidR="00CE5438">
        <w:t>ntercompany transfers of employees</w:t>
      </w:r>
      <w:r w:rsidR="006C7FFB">
        <w:t xml:space="preserve"> </w:t>
      </w:r>
      <w:r w:rsidR="00CE5438">
        <w:t>shall follow the policies</w:t>
      </w:r>
      <w:r w:rsidR="00AF343E">
        <w:t xml:space="preserve"> and procedures </w:t>
      </w:r>
      <w:r w:rsidR="00CE5438">
        <w:t xml:space="preserve">on </w:t>
      </w:r>
      <w:r w:rsidR="00FD3BAF">
        <w:t>r</w:t>
      </w:r>
      <w:r w:rsidR="00CE5438">
        <w:t xml:space="preserve">esignations </w:t>
      </w:r>
      <w:r w:rsidR="00FD3BAF">
        <w:t xml:space="preserve">and separation pay entitlement </w:t>
      </w:r>
      <w:r w:rsidR="00CE5438">
        <w:t>under the process title</w:t>
      </w:r>
      <w:del w:id="30" w:author="JGL" w:date="2017-08-16T12:06:00Z">
        <w:r w:rsidR="00CE5438" w:rsidDel="00F21B9A">
          <w:delText xml:space="preserve"> </w:delText>
        </w:r>
        <w:r w:rsidR="00CE5438" w:rsidRPr="00F21B9A" w:rsidDel="00F21B9A">
          <w:rPr>
            <w:i/>
            <w:rPrChange w:id="31" w:author="JGL" w:date="2017-08-16T12:06:00Z">
              <w:rPr/>
            </w:rPrChange>
          </w:rPr>
          <w:delText>for</w:delText>
        </w:r>
      </w:del>
      <w:r w:rsidR="00CE5438" w:rsidRPr="00F21B9A">
        <w:rPr>
          <w:i/>
          <w:rPrChange w:id="32" w:author="JGL" w:date="2017-08-16T12:06:00Z">
            <w:rPr/>
          </w:rPrChange>
        </w:rPr>
        <w:t xml:space="preserve"> </w:t>
      </w:r>
      <w:ins w:id="33" w:author="Noel M. Cainglet" w:date="2017-10-18T09:35:00Z">
        <w:r w:rsidR="000407E8">
          <w:rPr>
            <w:i/>
          </w:rPr>
          <w:t>“</w:t>
        </w:r>
      </w:ins>
      <w:r w:rsidR="00CE5438" w:rsidRPr="00F21B9A">
        <w:rPr>
          <w:i/>
          <w:rPrChange w:id="34" w:author="JGL" w:date="2017-08-16T12:06:00Z">
            <w:rPr/>
          </w:rPrChange>
        </w:rPr>
        <w:t>Resignations</w:t>
      </w:r>
      <w:r w:rsidR="00CD5C6C" w:rsidRPr="00F21B9A">
        <w:rPr>
          <w:i/>
          <w:rPrChange w:id="35" w:author="JGL" w:date="2017-08-16T12:06:00Z">
            <w:rPr/>
          </w:rPrChange>
        </w:rPr>
        <w:t xml:space="preserve"> and Terminations</w:t>
      </w:r>
      <w:ins w:id="36" w:author="Noel M. Cainglet" w:date="2017-10-18T09:36:00Z">
        <w:r w:rsidR="000407E8">
          <w:rPr>
            <w:i/>
          </w:rPr>
          <w:t>”</w:t>
        </w:r>
      </w:ins>
      <w:r w:rsidR="00B20FB0">
        <w:t>.</w:t>
      </w:r>
    </w:p>
    <w:p w14:paraId="3C7F84F4" w14:textId="52D9D494" w:rsidR="00B20FB0" w:rsidRDefault="00B20FB0" w:rsidP="00FD3BAF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>
        <w:t>Employees performing shared services</w:t>
      </w:r>
      <w:r w:rsidR="008B55A7">
        <w:t xml:space="preserve"> function assigned to other related c</w:t>
      </w:r>
      <w:r w:rsidR="00A75618">
        <w:t xml:space="preserve">ompanies </w:t>
      </w:r>
      <w:r w:rsidR="00706BFE">
        <w:t>shall remain in the Company’s employ and shall not be required to comply with the policies and procedures for resignations</w:t>
      </w:r>
      <w:ins w:id="37" w:author="JGL" w:date="2017-08-16T12:07:00Z">
        <w:r w:rsidR="00F21B9A">
          <w:t xml:space="preserve"> and terminations</w:t>
        </w:r>
      </w:ins>
      <w:r w:rsidR="00706BFE">
        <w:t>.</w:t>
      </w:r>
    </w:p>
    <w:p w14:paraId="00061794" w14:textId="52656AE3" w:rsidR="006901EA" w:rsidRDefault="006901EA" w:rsidP="005D3C14">
      <w:pPr>
        <w:pStyle w:val="ListParagraph"/>
        <w:tabs>
          <w:tab w:val="left" w:pos="4862"/>
        </w:tabs>
        <w:ind w:left="1260"/>
        <w:jc w:val="both"/>
      </w:pPr>
    </w:p>
    <w:p w14:paraId="69DFA3FE" w14:textId="13C0E933" w:rsidR="00C00093" w:rsidRDefault="00C00093" w:rsidP="005D3C14">
      <w:pPr>
        <w:tabs>
          <w:tab w:val="left" w:pos="4862"/>
        </w:tabs>
        <w:ind w:left="1260"/>
        <w:jc w:val="both"/>
      </w:pPr>
    </w:p>
    <w:p w14:paraId="6A9ABC0A" w14:textId="231D5C06" w:rsidR="00957C77" w:rsidRPr="00AC5DD2" w:rsidRDefault="003226EA" w:rsidP="005D3C14">
      <w:pPr>
        <w:pStyle w:val="ListParagraph"/>
        <w:numPr>
          <w:ilvl w:val="0"/>
          <w:numId w:val="1"/>
        </w:numPr>
        <w:tabs>
          <w:tab w:val="left" w:pos="4862"/>
        </w:tabs>
        <w:jc w:val="both"/>
        <w:rPr>
          <w:u w:val="single"/>
        </w:rPr>
      </w:pPr>
      <w:r w:rsidRPr="00AC5DD2">
        <w:rPr>
          <w:u w:val="single"/>
        </w:rPr>
        <w:t>PROCEDURES</w:t>
      </w:r>
    </w:p>
    <w:p w14:paraId="7FC7C782" w14:textId="376E50C4" w:rsidR="00FE6762" w:rsidRDefault="00FE6762" w:rsidP="005D3C14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8A44B0" w:rsidRPr="00AC5DD2" w14:paraId="56EECFA6" w14:textId="77777777" w:rsidTr="00BA4374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2361753E" w14:textId="77777777" w:rsidR="008A44B0" w:rsidRPr="00AC5DD2" w:rsidRDefault="008A44B0" w:rsidP="00BA4374">
            <w:pPr>
              <w:tabs>
                <w:tab w:val="left" w:pos="3735"/>
                <w:tab w:val="center" w:pos="4590"/>
              </w:tabs>
              <w:rPr>
                <w:sz w:val="16"/>
                <w:szCs w:val="16"/>
              </w:rPr>
            </w:pPr>
          </w:p>
          <w:p w14:paraId="6CDB81FE" w14:textId="5E16D349" w:rsidR="008A44B0" w:rsidRPr="00AC5DD2" w:rsidRDefault="00486F5F" w:rsidP="00BA4374">
            <w:pPr>
              <w:tabs>
                <w:tab w:val="left" w:pos="3735"/>
                <w:tab w:val="center" w:pos="4590"/>
              </w:tabs>
              <w:jc w:val="center"/>
            </w:pPr>
            <w:r>
              <w:t xml:space="preserve">Permanency or Termination of Probationary </w:t>
            </w:r>
            <w:r w:rsidR="008A44B0">
              <w:t>Employment</w:t>
            </w:r>
          </w:p>
          <w:p w14:paraId="3C16EF80" w14:textId="77777777" w:rsidR="008A44B0" w:rsidRPr="00AC5DD2" w:rsidRDefault="008A44B0" w:rsidP="00BA4374">
            <w:pPr>
              <w:tabs>
                <w:tab w:val="left" w:pos="3735"/>
              </w:tabs>
              <w:rPr>
                <w:sz w:val="16"/>
                <w:szCs w:val="16"/>
              </w:rPr>
            </w:pPr>
            <w:r w:rsidRPr="00AC5DD2">
              <w:rPr>
                <w:sz w:val="16"/>
                <w:szCs w:val="16"/>
              </w:rPr>
              <w:t xml:space="preserve"> </w:t>
            </w:r>
            <w:r w:rsidRPr="00AC5DD2">
              <w:rPr>
                <w:sz w:val="16"/>
                <w:szCs w:val="16"/>
              </w:rPr>
              <w:tab/>
            </w:r>
          </w:p>
        </w:tc>
      </w:tr>
      <w:tr w:rsidR="008A44B0" w:rsidRPr="00AC5DD2" w14:paraId="7C710E6D" w14:textId="77777777" w:rsidTr="00BA4374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22A0FE74" w14:textId="77777777" w:rsidR="008A44B0" w:rsidRPr="00AC5DD2" w:rsidRDefault="008A44B0" w:rsidP="00BA4374">
            <w:pPr>
              <w:jc w:val="center"/>
            </w:pPr>
            <w:r w:rsidRPr="00AC5DD2">
              <w:t>Step No.</w:t>
            </w:r>
          </w:p>
        </w:tc>
        <w:tc>
          <w:tcPr>
            <w:tcW w:w="5427" w:type="dxa"/>
            <w:vAlign w:val="bottom"/>
          </w:tcPr>
          <w:p w14:paraId="154E783E" w14:textId="77777777" w:rsidR="008A44B0" w:rsidRPr="00AC5DD2" w:rsidRDefault="008A44B0" w:rsidP="00BA4374">
            <w:pPr>
              <w:jc w:val="center"/>
            </w:pPr>
            <w:r w:rsidRPr="00AC5DD2">
              <w:t>Activity</w:t>
            </w:r>
          </w:p>
        </w:tc>
        <w:tc>
          <w:tcPr>
            <w:tcW w:w="1620" w:type="dxa"/>
            <w:vAlign w:val="bottom"/>
          </w:tcPr>
          <w:p w14:paraId="7E679CAA" w14:textId="77777777" w:rsidR="008A44B0" w:rsidRPr="00AC5DD2" w:rsidRDefault="008A44B0" w:rsidP="00BA4374">
            <w:pPr>
              <w:jc w:val="center"/>
            </w:pPr>
            <w:r w:rsidRPr="00AC5DD2">
              <w:t>Personnel</w:t>
            </w:r>
          </w:p>
          <w:p w14:paraId="67F22429" w14:textId="77777777" w:rsidR="008A44B0" w:rsidRPr="00AC5DD2" w:rsidRDefault="008A44B0" w:rsidP="00BA4374">
            <w:pPr>
              <w:jc w:val="center"/>
            </w:pPr>
            <w:r w:rsidRPr="00AC5DD2">
              <w:t>Involved</w:t>
            </w:r>
          </w:p>
        </w:tc>
        <w:tc>
          <w:tcPr>
            <w:tcW w:w="1674" w:type="dxa"/>
            <w:vAlign w:val="bottom"/>
          </w:tcPr>
          <w:p w14:paraId="4F622338" w14:textId="77777777" w:rsidR="008A44B0" w:rsidRPr="00AC5DD2" w:rsidRDefault="008A44B0" w:rsidP="00BA4374">
            <w:pPr>
              <w:jc w:val="center"/>
            </w:pPr>
            <w:r w:rsidRPr="00AC5DD2">
              <w:t>Business</w:t>
            </w:r>
          </w:p>
          <w:p w14:paraId="02EDEB85" w14:textId="77777777" w:rsidR="008A44B0" w:rsidRPr="00AC5DD2" w:rsidRDefault="008A44B0" w:rsidP="00BA4374">
            <w:pPr>
              <w:jc w:val="center"/>
            </w:pPr>
            <w:r w:rsidRPr="00AC5DD2">
              <w:t>Forms</w:t>
            </w:r>
          </w:p>
        </w:tc>
      </w:tr>
      <w:tr w:rsidR="008A44B0" w:rsidRPr="00AC5DD2" w14:paraId="3BA93073" w14:textId="77777777" w:rsidTr="00BA4374">
        <w:trPr>
          <w:trHeight w:val="307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184365E3" w14:textId="77777777" w:rsidR="008A44B0" w:rsidRPr="00AC5DD2" w:rsidRDefault="008A44B0" w:rsidP="00BA4374">
            <w:pPr>
              <w:jc w:val="center"/>
            </w:pPr>
            <w:r w:rsidRPr="00AC5DD2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402BF714" w14:textId="229AC877" w:rsidR="008A44B0" w:rsidRDefault="003A5F80" w:rsidP="00BA4374">
            <w:r>
              <w:t xml:space="preserve">Evaluate job performance and adherence to Company Policies and </w:t>
            </w:r>
            <w:r w:rsidR="00B74990">
              <w:t>Procedures for</w:t>
            </w:r>
            <w:r>
              <w:t xml:space="preserve"> the first three (3) months of </w:t>
            </w:r>
            <w:r w:rsidR="00FA6400">
              <w:t xml:space="preserve">probationary </w:t>
            </w:r>
            <w:r>
              <w:t>employment.</w:t>
            </w:r>
          </w:p>
          <w:p w14:paraId="1412941B" w14:textId="2878DFBC" w:rsidR="003A5F80" w:rsidRPr="00AC5DD2" w:rsidRDefault="003A5F80" w:rsidP="00BA4374"/>
        </w:tc>
        <w:tc>
          <w:tcPr>
            <w:tcW w:w="1620" w:type="dxa"/>
            <w:tcBorders>
              <w:bottom w:val="single" w:sz="4" w:space="0" w:color="auto"/>
            </w:tcBorders>
          </w:tcPr>
          <w:p w14:paraId="55B9F2A7" w14:textId="78AB660B" w:rsidR="008A44B0" w:rsidRPr="00AC5DD2" w:rsidRDefault="00EC41C3" w:rsidP="00BA4374">
            <w:pPr>
              <w:jc w:val="center"/>
            </w:pPr>
            <w:r>
              <w:t>Concerned Department Head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599EC99B" w14:textId="77777777" w:rsidR="008A44B0" w:rsidRPr="00AC5DD2" w:rsidRDefault="008A44B0" w:rsidP="00BA4374"/>
        </w:tc>
      </w:tr>
      <w:tr w:rsidR="008A44B0" w:rsidRPr="00AC5DD2" w14:paraId="647240E1" w14:textId="77777777" w:rsidTr="0022776B">
        <w:trPr>
          <w:trHeight w:val="161"/>
          <w:jc w:val="center"/>
        </w:trPr>
        <w:tc>
          <w:tcPr>
            <w:tcW w:w="676" w:type="dxa"/>
          </w:tcPr>
          <w:p w14:paraId="64B49041" w14:textId="77777777" w:rsidR="008A44B0" w:rsidRPr="00AC5DD2" w:rsidRDefault="008A44B0" w:rsidP="00BA4374">
            <w:pPr>
              <w:jc w:val="center"/>
            </w:pPr>
            <w:r w:rsidRPr="00AC5DD2">
              <w:t>2</w:t>
            </w:r>
          </w:p>
        </w:tc>
        <w:tc>
          <w:tcPr>
            <w:tcW w:w="5427" w:type="dxa"/>
          </w:tcPr>
          <w:p w14:paraId="735CBA05" w14:textId="397937D5" w:rsidR="00E462DE" w:rsidRDefault="00B74990" w:rsidP="00BA4374">
            <w:pPr>
              <w:tabs>
                <w:tab w:val="left" w:pos="1196"/>
              </w:tabs>
            </w:pPr>
            <w:r>
              <w:t>Prepare</w:t>
            </w:r>
            <w:r w:rsidR="002325B3">
              <w:t xml:space="preserve"> </w:t>
            </w:r>
            <w:r w:rsidR="00201196">
              <w:t xml:space="preserve">first </w:t>
            </w:r>
            <w:r>
              <w:t xml:space="preserve">Performance </w:t>
            </w:r>
            <w:r w:rsidR="00E462DE">
              <w:t>Evaluation Sheet (PES).</w:t>
            </w:r>
          </w:p>
          <w:p w14:paraId="79724CF4" w14:textId="42D18644" w:rsidR="00B74990" w:rsidRPr="00AC5DD2" w:rsidRDefault="00B74990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36B6ABEE" w14:textId="70D19EDE" w:rsidR="008A44B0" w:rsidRDefault="00166387" w:rsidP="00BA4374">
            <w:pPr>
              <w:jc w:val="center"/>
            </w:pPr>
            <w:r>
              <w:t>Concerned Department Head</w:t>
            </w:r>
          </w:p>
          <w:p w14:paraId="49E95AE3" w14:textId="1441ADD6" w:rsidR="00166387" w:rsidRPr="00AC5DD2" w:rsidRDefault="00166387" w:rsidP="00BA4374">
            <w:pPr>
              <w:jc w:val="center"/>
            </w:pPr>
          </w:p>
        </w:tc>
        <w:tc>
          <w:tcPr>
            <w:tcW w:w="1674" w:type="dxa"/>
          </w:tcPr>
          <w:p w14:paraId="185087B1" w14:textId="3CFEEF19" w:rsidR="002C6435" w:rsidRPr="00AC5DD2" w:rsidRDefault="00306A88" w:rsidP="00306A88">
            <w:pPr>
              <w:jc w:val="center"/>
            </w:pPr>
            <w:r>
              <w:t>Duly</w:t>
            </w:r>
            <w:r w:rsidR="00044A41">
              <w:t xml:space="preserve"> filled-out initial </w:t>
            </w:r>
            <w:r>
              <w:t>PES</w:t>
            </w:r>
          </w:p>
        </w:tc>
      </w:tr>
      <w:tr w:rsidR="0022776B" w:rsidRPr="00AC5DD2" w14:paraId="24A0AF34" w14:textId="77777777" w:rsidTr="0022776B">
        <w:trPr>
          <w:trHeight w:val="161"/>
          <w:jc w:val="center"/>
        </w:trPr>
        <w:tc>
          <w:tcPr>
            <w:tcW w:w="676" w:type="dxa"/>
          </w:tcPr>
          <w:p w14:paraId="33DEF62F" w14:textId="14B902A8" w:rsidR="0022776B" w:rsidRPr="00AC5DD2" w:rsidRDefault="005C7854" w:rsidP="00BA4374">
            <w:pPr>
              <w:jc w:val="center"/>
            </w:pPr>
            <w:r>
              <w:t>3</w:t>
            </w:r>
          </w:p>
        </w:tc>
        <w:tc>
          <w:tcPr>
            <w:tcW w:w="5427" w:type="dxa"/>
          </w:tcPr>
          <w:p w14:paraId="6AEBE0A0" w14:textId="77777777" w:rsidR="0022776B" w:rsidDel="00917351" w:rsidRDefault="00E462DE" w:rsidP="00BA4374">
            <w:pPr>
              <w:tabs>
                <w:tab w:val="left" w:pos="1196"/>
              </w:tabs>
              <w:rPr>
                <w:del w:id="38" w:author="Noel M. Cainglet" w:date="2017-10-16T15:09:00Z"/>
              </w:rPr>
            </w:pPr>
            <w:r>
              <w:t>Set up close meeting and discuss results of performance evaluation with probationary employee.</w:t>
            </w:r>
          </w:p>
          <w:p w14:paraId="0B9738F4" w14:textId="52C760F2" w:rsidR="00E462DE" w:rsidRPr="00AC5DD2" w:rsidRDefault="00E462DE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1C28EC24" w14:textId="77777777" w:rsidR="00166387" w:rsidRDefault="00166387" w:rsidP="00166387">
            <w:pPr>
              <w:jc w:val="center"/>
            </w:pPr>
            <w:r>
              <w:t>Concerned Department Head</w:t>
            </w:r>
          </w:p>
          <w:p w14:paraId="43708DE1" w14:textId="77777777" w:rsidR="0022776B" w:rsidRPr="00AC5DD2" w:rsidRDefault="0022776B" w:rsidP="00BA4374">
            <w:pPr>
              <w:jc w:val="center"/>
            </w:pPr>
          </w:p>
        </w:tc>
        <w:tc>
          <w:tcPr>
            <w:tcW w:w="1674" w:type="dxa"/>
          </w:tcPr>
          <w:p w14:paraId="4FFFD524" w14:textId="3C42F75D" w:rsidR="0022776B" w:rsidRPr="00AC5DD2" w:rsidRDefault="0022776B" w:rsidP="008313AA">
            <w:pPr>
              <w:jc w:val="center"/>
            </w:pPr>
          </w:p>
        </w:tc>
      </w:tr>
      <w:tr w:rsidR="0022776B" w:rsidRPr="00AC5DD2" w14:paraId="48F681D0" w14:textId="77777777" w:rsidTr="0022776B">
        <w:trPr>
          <w:trHeight w:val="161"/>
          <w:jc w:val="center"/>
        </w:trPr>
        <w:tc>
          <w:tcPr>
            <w:tcW w:w="676" w:type="dxa"/>
          </w:tcPr>
          <w:p w14:paraId="43F15AEF" w14:textId="317347C9" w:rsidR="0022776B" w:rsidRPr="00AC5DD2" w:rsidRDefault="005C7854" w:rsidP="00BA4374">
            <w:pPr>
              <w:jc w:val="center"/>
            </w:pPr>
            <w:r>
              <w:t>4</w:t>
            </w:r>
          </w:p>
        </w:tc>
        <w:tc>
          <w:tcPr>
            <w:tcW w:w="5427" w:type="dxa"/>
          </w:tcPr>
          <w:p w14:paraId="73569743" w14:textId="788BAF7C" w:rsidR="0022776B" w:rsidRDefault="00DA4A7C" w:rsidP="00BA4374">
            <w:pPr>
              <w:tabs>
                <w:tab w:val="left" w:pos="1196"/>
              </w:tabs>
            </w:pPr>
            <w:r>
              <w:t xml:space="preserve">Acknowledged </w:t>
            </w:r>
            <w:r w:rsidR="00763346">
              <w:t>PES.</w:t>
            </w:r>
          </w:p>
          <w:p w14:paraId="1D3A5F37" w14:textId="2267633B" w:rsidR="00763346" w:rsidRPr="00AC5DD2" w:rsidRDefault="00763346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6C34E240" w14:textId="77777777" w:rsidR="0022776B" w:rsidRDefault="00166387" w:rsidP="00BA4374">
            <w:pPr>
              <w:jc w:val="center"/>
            </w:pPr>
            <w:r>
              <w:t>Probationary Employee</w:t>
            </w:r>
          </w:p>
          <w:p w14:paraId="63637308" w14:textId="42B671B4" w:rsidR="00166387" w:rsidRPr="00AC5DD2" w:rsidRDefault="00166387" w:rsidP="00BA4374">
            <w:pPr>
              <w:jc w:val="center"/>
            </w:pPr>
          </w:p>
        </w:tc>
        <w:tc>
          <w:tcPr>
            <w:tcW w:w="1674" w:type="dxa"/>
          </w:tcPr>
          <w:p w14:paraId="730A5C9E" w14:textId="35376A33" w:rsidR="0022776B" w:rsidRDefault="008313AA" w:rsidP="008313AA">
            <w:pPr>
              <w:jc w:val="center"/>
            </w:pPr>
            <w:r>
              <w:t>D</w:t>
            </w:r>
            <w:r w:rsidR="00044A41">
              <w:t xml:space="preserve">uly filled-out and acknowledge initial </w:t>
            </w:r>
            <w:r>
              <w:t>PES</w:t>
            </w:r>
          </w:p>
          <w:p w14:paraId="7940E0A1" w14:textId="07F23C92" w:rsidR="008313AA" w:rsidRPr="00AC5DD2" w:rsidRDefault="008313AA" w:rsidP="008313AA">
            <w:pPr>
              <w:jc w:val="center"/>
            </w:pPr>
          </w:p>
        </w:tc>
      </w:tr>
      <w:tr w:rsidR="0022776B" w:rsidRPr="00AC5DD2" w14:paraId="4D9FDBB7" w14:textId="77777777" w:rsidTr="0022776B">
        <w:trPr>
          <w:trHeight w:val="161"/>
          <w:jc w:val="center"/>
        </w:trPr>
        <w:tc>
          <w:tcPr>
            <w:tcW w:w="676" w:type="dxa"/>
          </w:tcPr>
          <w:p w14:paraId="4497C930" w14:textId="5D3F6024" w:rsidR="0022776B" w:rsidRPr="00AC5DD2" w:rsidRDefault="005C7854" w:rsidP="00BA4374">
            <w:pPr>
              <w:jc w:val="center"/>
            </w:pPr>
            <w:r>
              <w:t>5</w:t>
            </w:r>
          </w:p>
        </w:tc>
        <w:tc>
          <w:tcPr>
            <w:tcW w:w="5427" w:type="dxa"/>
          </w:tcPr>
          <w:p w14:paraId="3C91CA3C" w14:textId="72D30293" w:rsidR="0022776B" w:rsidRDefault="00013B21" w:rsidP="00BA4374">
            <w:pPr>
              <w:tabs>
                <w:tab w:val="left" w:pos="1196"/>
              </w:tabs>
            </w:pPr>
            <w:r>
              <w:t>Forward</w:t>
            </w:r>
            <w:r w:rsidR="00DD2C50">
              <w:t xml:space="preserve"> duly accomplished </w:t>
            </w:r>
            <w:r>
              <w:t>PES to HR Department.</w:t>
            </w:r>
          </w:p>
          <w:p w14:paraId="0E0E1E97" w14:textId="77922491" w:rsidR="00013B21" w:rsidRPr="00AC5DD2" w:rsidRDefault="00013B21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4BD5CDBF" w14:textId="74E3CA87" w:rsidR="0022776B" w:rsidRDefault="0074561B" w:rsidP="00BA4374">
            <w:pPr>
              <w:jc w:val="center"/>
            </w:pPr>
            <w:r>
              <w:t>Concerned Department Head</w:t>
            </w:r>
          </w:p>
          <w:p w14:paraId="4EB84CC3" w14:textId="26C0C1C1" w:rsidR="0074561B" w:rsidRPr="00AC5DD2" w:rsidRDefault="0074561B" w:rsidP="00BA4374">
            <w:pPr>
              <w:jc w:val="center"/>
            </w:pPr>
          </w:p>
        </w:tc>
        <w:tc>
          <w:tcPr>
            <w:tcW w:w="1674" w:type="dxa"/>
          </w:tcPr>
          <w:p w14:paraId="0F65C0BD" w14:textId="735BF33F" w:rsidR="0022776B" w:rsidRPr="00AC5DD2" w:rsidRDefault="0022776B" w:rsidP="00FC3A09">
            <w:pPr>
              <w:jc w:val="center"/>
            </w:pPr>
          </w:p>
        </w:tc>
      </w:tr>
      <w:tr w:rsidR="0022776B" w:rsidRPr="00AC5DD2" w14:paraId="119D5C77" w14:textId="77777777" w:rsidTr="0022776B">
        <w:trPr>
          <w:trHeight w:val="161"/>
          <w:jc w:val="center"/>
        </w:trPr>
        <w:tc>
          <w:tcPr>
            <w:tcW w:w="676" w:type="dxa"/>
          </w:tcPr>
          <w:p w14:paraId="08BCD925" w14:textId="2E698FD7" w:rsidR="0022776B" w:rsidRPr="00AC5DD2" w:rsidRDefault="005C7854" w:rsidP="00BA4374">
            <w:pPr>
              <w:jc w:val="center"/>
            </w:pPr>
            <w:r>
              <w:t>6</w:t>
            </w:r>
          </w:p>
        </w:tc>
        <w:tc>
          <w:tcPr>
            <w:tcW w:w="5427" w:type="dxa"/>
          </w:tcPr>
          <w:p w14:paraId="60581437" w14:textId="6ED55B79" w:rsidR="0022776B" w:rsidRDefault="00013B21" w:rsidP="00BA4374">
            <w:pPr>
              <w:tabs>
                <w:tab w:val="left" w:pos="1196"/>
              </w:tabs>
            </w:pPr>
            <w:r>
              <w:t xml:space="preserve">Receive duly </w:t>
            </w:r>
            <w:r w:rsidR="00C23598">
              <w:t xml:space="preserve">accomplished </w:t>
            </w:r>
            <w:r>
              <w:t>PES</w:t>
            </w:r>
            <w:r w:rsidR="00D44C70">
              <w:t xml:space="preserve"> and file.</w:t>
            </w:r>
          </w:p>
          <w:p w14:paraId="4FE315DD" w14:textId="3333ABF1" w:rsidR="00D44C70" w:rsidRPr="00AC5DD2" w:rsidRDefault="00D44C70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55CAACAE" w14:textId="3CC86D44" w:rsidR="0022776B" w:rsidRPr="00AC5DD2" w:rsidRDefault="0074561B" w:rsidP="00BA4374">
            <w:pPr>
              <w:jc w:val="center"/>
            </w:pPr>
            <w:r>
              <w:t>HR Staff</w:t>
            </w:r>
          </w:p>
        </w:tc>
        <w:tc>
          <w:tcPr>
            <w:tcW w:w="1674" w:type="dxa"/>
          </w:tcPr>
          <w:p w14:paraId="5B4F708B" w14:textId="77777777" w:rsidR="0022776B" w:rsidRPr="00AC5DD2" w:rsidRDefault="0022776B" w:rsidP="00BA4374"/>
        </w:tc>
      </w:tr>
      <w:tr w:rsidR="0022776B" w:rsidRPr="00AC5DD2" w14:paraId="1FCAE9F7" w14:textId="77777777" w:rsidTr="0022776B">
        <w:trPr>
          <w:trHeight w:val="161"/>
          <w:jc w:val="center"/>
        </w:trPr>
        <w:tc>
          <w:tcPr>
            <w:tcW w:w="676" w:type="dxa"/>
          </w:tcPr>
          <w:p w14:paraId="5CF0FE25" w14:textId="6DF354B7" w:rsidR="0022776B" w:rsidRPr="00AC5DD2" w:rsidRDefault="005C7854" w:rsidP="00BA4374">
            <w:pPr>
              <w:jc w:val="center"/>
            </w:pPr>
            <w:r>
              <w:t>7</w:t>
            </w:r>
          </w:p>
        </w:tc>
        <w:tc>
          <w:tcPr>
            <w:tcW w:w="5427" w:type="dxa"/>
          </w:tcPr>
          <w:p w14:paraId="75999E51" w14:textId="77777777" w:rsidR="0022776B" w:rsidRDefault="00001DAF" w:rsidP="00BA4374">
            <w:pPr>
              <w:tabs>
                <w:tab w:val="left" w:pos="1196"/>
              </w:tabs>
            </w:pPr>
            <w:r>
              <w:t>Re-evaluate job performance and adherence to Company Policies and Procedures for the fourth and fifth month of probationary employment.</w:t>
            </w:r>
          </w:p>
          <w:p w14:paraId="2452C522" w14:textId="4D73FC0F" w:rsidR="00001DAF" w:rsidRPr="00AC5DD2" w:rsidRDefault="00001DAF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16616E37" w14:textId="3C09F08F" w:rsidR="0022776B" w:rsidRPr="00AC5DD2" w:rsidRDefault="0074561B" w:rsidP="00BA4374">
            <w:pPr>
              <w:jc w:val="center"/>
            </w:pPr>
            <w:r>
              <w:t>Concerned Department Head</w:t>
            </w:r>
          </w:p>
        </w:tc>
        <w:tc>
          <w:tcPr>
            <w:tcW w:w="1674" w:type="dxa"/>
          </w:tcPr>
          <w:p w14:paraId="32CDE4AF" w14:textId="77777777" w:rsidR="0022776B" w:rsidRPr="00AC5DD2" w:rsidRDefault="0022776B" w:rsidP="00BA4374"/>
        </w:tc>
      </w:tr>
      <w:tr w:rsidR="0022776B" w:rsidRPr="00AC5DD2" w14:paraId="1FF63D3B" w14:textId="77777777" w:rsidTr="0022776B">
        <w:trPr>
          <w:trHeight w:val="161"/>
          <w:jc w:val="center"/>
        </w:trPr>
        <w:tc>
          <w:tcPr>
            <w:tcW w:w="676" w:type="dxa"/>
          </w:tcPr>
          <w:p w14:paraId="5C1D2548" w14:textId="6358E807" w:rsidR="0022776B" w:rsidRPr="00AC5DD2" w:rsidRDefault="005C7854" w:rsidP="00BA4374">
            <w:pPr>
              <w:jc w:val="center"/>
            </w:pPr>
            <w:r>
              <w:lastRenderedPageBreak/>
              <w:t>8</w:t>
            </w:r>
          </w:p>
        </w:tc>
        <w:tc>
          <w:tcPr>
            <w:tcW w:w="5427" w:type="dxa"/>
          </w:tcPr>
          <w:p w14:paraId="4562CC7B" w14:textId="2C3EB189" w:rsidR="00AE44AA" w:rsidRDefault="007D624F" w:rsidP="00BA4374">
            <w:pPr>
              <w:tabs>
                <w:tab w:val="left" w:pos="1196"/>
              </w:tabs>
            </w:pPr>
            <w:r>
              <w:t>Prepare final PES and Recomm</w:t>
            </w:r>
            <w:r w:rsidR="006855F3">
              <w:t>endation and Action F</w:t>
            </w:r>
            <w:r w:rsidR="00786B93">
              <w:t>orm (RAF).</w:t>
            </w:r>
          </w:p>
          <w:p w14:paraId="652C32BD" w14:textId="038AC590" w:rsidR="007D624F" w:rsidRPr="00AC5DD2" w:rsidRDefault="007D624F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27A77087" w14:textId="77777777" w:rsidR="0022776B" w:rsidRDefault="00AD1833" w:rsidP="00BA4374">
            <w:pPr>
              <w:jc w:val="center"/>
            </w:pPr>
            <w:r>
              <w:t>Concerned Department Head</w:t>
            </w:r>
          </w:p>
          <w:p w14:paraId="6BA378F7" w14:textId="320291FD" w:rsidR="00AD1833" w:rsidRPr="00AC5DD2" w:rsidRDefault="00AD1833" w:rsidP="00BA4374">
            <w:pPr>
              <w:jc w:val="center"/>
            </w:pPr>
          </w:p>
        </w:tc>
        <w:tc>
          <w:tcPr>
            <w:tcW w:w="1674" w:type="dxa"/>
          </w:tcPr>
          <w:p w14:paraId="796482AE" w14:textId="414C0F61" w:rsidR="0022776B" w:rsidRPr="00AC5DD2" w:rsidRDefault="00044A41" w:rsidP="00044A41">
            <w:pPr>
              <w:jc w:val="center"/>
            </w:pPr>
            <w:r>
              <w:t>Duly filled-out final PES and RAF</w:t>
            </w:r>
          </w:p>
        </w:tc>
      </w:tr>
      <w:tr w:rsidR="0022776B" w:rsidRPr="00AC5DD2" w14:paraId="016A30FD" w14:textId="77777777" w:rsidTr="0022776B">
        <w:trPr>
          <w:trHeight w:val="161"/>
          <w:jc w:val="center"/>
        </w:trPr>
        <w:tc>
          <w:tcPr>
            <w:tcW w:w="676" w:type="dxa"/>
          </w:tcPr>
          <w:p w14:paraId="55416B21" w14:textId="1E74237D" w:rsidR="0022776B" w:rsidRPr="00AC5DD2" w:rsidRDefault="005C7854" w:rsidP="00BA4374">
            <w:pPr>
              <w:jc w:val="center"/>
            </w:pPr>
            <w:r>
              <w:t>9</w:t>
            </w:r>
          </w:p>
        </w:tc>
        <w:tc>
          <w:tcPr>
            <w:tcW w:w="5427" w:type="dxa"/>
          </w:tcPr>
          <w:p w14:paraId="7E7C0BA8" w14:textId="77777777" w:rsidR="0022776B" w:rsidRDefault="006855F3" w:rsidP="00BA4374">
            <w:pPr>
              <w:tabs>
                <w:tab w:val="left" w:pos="1196"/>
              </w:tabs>
            </w:pPr>
            <w:r>
              <w:t>Forward final PES and RAF to HR Staff.</w:t>
            </w:r>
          </w:p>
          <w:p w14:paraId="49B7BC49" w14:textId="34035260" w:rsidR="006855F3" w:rsidRPr="00AC5DD2" w:rsidRDefault="006855F3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23919F9A" w14:textId="1708D63E" w:rsidR="00653466" w:rsidRDefault="00653466" w:rsidP="0094364C">
            <w:pPr>
              <w:jc w:val="center"/>
            </w:pPr>
            <w:r>
              <w:t>Concerned Department Head</w:t>
            </w:r>
          </w:p>
          <w:p w14:paraId="490FCCEF" w14:textId="77777777" w:rsidR="0094364C" w:rsidRDefault="0094364C" w:rsidP="0094364C">
            <w:pPr>
              <w:jc w:val="center"/>
            </w:pPr>
          </w:p>
          <w:p w14:paraId="28BF1A8E" w14:textId="5EBA13AC" w:rsidR="00653466" w:rsidRPr="00AC5DD2" w:rsidRDefault="00653466" w:rsidP="00BA4374">
            <w:pPr>
              <w:jc w:val="center"/>
            </w:pPr>
          </w:p>
        </w:tc>
        <w:tc>
          <w:tcPr>
            <w:tcW w:w="1674" w:type="dxa"/>
          </w:tcPr>
          <w:p w14:paraId="466A91DA" w14:textId="77777777" w:rsidR="0022776B" w:rsidRPr="00AC5DD2" w:rsidRDefault="0022776B" w:rsidP="0094364C">
            <w:pPr>
              <w:jc w:val="center"/>
            </w:pPr>
          </w:p>
        </w:tc>
      </w:tr>
      <w:tr w:rsidR="0022776B" w:rsidRPr="00AC5DD2" w14:paraId="670683EA" w14:textId="77777777" w:rsidTr="0022776B">
        <w:trPr>
          <w:trHeight w:val="161"/>
          <w:jc w:val="center"/>
        </w:trPr>
        <w:tc>
          <w:tcPr>
            <w:tcW w:w="676" w:type="dxa"/>
          </w:tcPr>
          <w:p w14:paraId="61E616C0" w14:textId="11211CC9" w:rsidR="0022776B" w:rsidRPr="00AC5DD2" w:rsidRDefault="005C7854" w:rsidP="00BA4374">
            <w:pPr>
              <w:jc w:val="center"/>
            </w:pPr>
            <w:r>
              <w:t>10</w:t>
            </w:r>
          </w:p>
        </w:tc>
        <w:tc>
          <w:tcPr>
            <w:tcW w:w="5427" w:type="dxa"/>
          </w:tcPr>
          <w:p w14:paraId="4CAD6E25" w14:textId="77777777" w:rsidR="0022776B" w:rsidRDefault="005A3F11" w:rsidP="00BA4374">
            <w:pPr>
              <w:tabs>
                <w:tab w:val="left" w:pos="1196"/>
              </w:tabs>
            </w:pPr>
            <w:r>
              <w:t>Receive duly accomplished final PES and RAF and forward the same to HR Manager for review and recommendation for approval.</w:t>
            </w:r>
          </w:p>
          <w:p w14:paraId="5303B079" w14:textId="5A641604" w:rsidR="005A3F11" w:rsidRPr="00AC5DD2" w:rsidRDefault="005A3F11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4F95E667" w14:textId="6DF055C0" w:rsidR="0022776B" w:rsidRPr="00AC5DD2" w:rsidRDefault="00653466" w:rsidP="00BA4374">
            <w:pPr>
              <w:jc w:val="center"/>
            </w:pPr>
            <w:r>
              <w:t>HR Staff</w:t>
            </w:r>
          </w:p>
        </w:tc>
        <w:tc>
          <w:tcPr>
            <w:tcW w:w="1674" w:type="dxa"/>
          </w:tcPr>
          <w:p w14:paraId="44B4CC18" w14:textId="77777777" w:rsidR="0022776B" w:rsidRPr="00AC5DD2" w:rsidRDefault="0022776B" w:rsidP="00D749C6">
            <w:pPr>
              <w:jc w:val="center"/>
            </w:pPr>
          </w:p>
        </w:tc>
      </w:tr>
      <w:tr w:rsidR="0022776B" w:rsidRPr="00AC5DD2" w14:paraId="08DE4092" w14:textId="77777777" w:rsidTr="0022776B">
        <w:trPr>
          <w:trHeight w:val="161"/>
          <w:jc w:val="center"/>
        </w:trPr>
        <w:tc>
          <w:tcPr>
            <w:tcW w:w="676" w:type="dxa"/>
          </w:tcPr>
          <w:p w14:paraId="7FFFA7FB" w14:textId="551C0DB0" w:rsidR="0022776B" w:rsidRPr="00AC5DD2" w:rsidRDefault="005C7854" w:rsidP="00BA4374">
            <w:pPr>
              <w:jc w:val="center"/>
            </w:pPr>
            <w:r>
              <w:t>11</w:t>
            </w:r>
          </w:p>
        </w:tc>
        <w:tc>
          <w:tcPr>
            <w:tcW w:w="5427" w:type="dxa"/>
          </w:tcPr>
          <w:p w14:paraId="4FC27237" w14:textId="0EAC92C4" w:rsidR="0022776B" w:rsidRDefault="003B15F5" w:rsidP="00BA4374">
            <w:pPr>
              <w:tabs>
                <w:tab w:val="left" w:pos="1196"/>
              </w:tabs>
            </w:pPr>
            <w:r>
              <w:t>Review final PES and r</w:t>
            </w:r>
            <w:r w:rsidR="00E459A4">
              <w:t>ecommend approval of RAF.</w:t>
            </w:r>
          </w:p>
          <w:p w14:paraId="0DDC51AE" w14:textId="16DDA2FD" w:rsidR="00E459A4" w:rsidRPr="00AC5DD2" w:rsidRDefault="00E459A4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58363FAD" w14:textId="638CD291" w:rsidR="0022776B" w:rsidRPr="00AC5DD2" w:rsidRDefault="00653466" w:rsidP="00BA4374">
            <w:pPr>
              <w:jc w:val="center"/>
            </w:pPr>
            <w:r>
              <w:t>HR Manager</w:t>
            </w:r>
          </w:p>
        </w:tc>
        <w:tc>
          <w:tcPr>
            <w:tcW w:w="1674" w:type="dxa"/>
          </w:tcPr>
          <w:p w14:paraId="470E6DDB" w14:textId="163B1F7D" w:rsidR="0022776B" w:rsidRDefault="005D5B28" w:rsidP="00D749C6">
            <w:pPr>
              <w:jc w:val="center"/>
            </w:pPr>
            <w:r>
              <w:t>Duly filled-out and recommended for approval RAF</w:t>
            </w:r>
          </w:p>
          <w:p w14:paraId="3435A3EB" w14:textId="34AC0A28" w:rsidR="005D5B28" w:rsidRPr="00AC5DD2" w:rsidRDefault="005D5B28" w:rsidP="00D749C6">
            <w:pPr>
              <w:jc w:val="center"/>
            </w:pPr>
          </w:p>
        </w:tc>
      </w:tr>
      <w:tr w:rsidR="0022776B" w:rsidRPr="00AC5DD2" w14:paraId="4221CE8A" w14:textId="77777777" w:rsidTr="0022776B">
        <w:trPr>
          <w:trHeight w:val="161"/>
          <w:jc w:val="center"/>
        </w:trPr>
        <w:tc>
          <w:tcPr>
            <w:tcW w:w="676" w:type="dxa"/>
          </w:tcPr>
          <w:p w14:paraId="515FDE7B" w14:textId="501AA80B" w:rsidR="0022776B" w:rsidRPr="00AC5DD2" w:rsidRDefault="005C7854" w:rsidP="00BA4374">
            <w:pPr>
              <w:jc w:val="center"/>
            </w:pPr>
            <w:r>
              <w:t>12</w:t>
            </w:r>
          </w:p>
        </w:tc>
        <w:tc>
          <w:tcPr>
            <w:tcW w:w="5427" w:type="dxa"/>
          </w:tcPr>
          <w:p w14:paraId="53D0308A" w14:textId="77777777" w:rsidR="0022776B" w:rsidRDefault="001A5DDA" w:rsidP="00BA4374">
            <w:pPr>
              <w:tabs>
                <w:tab w:val="left" w:pos="1196"/>
              </w:tabs>
            </w:pPr>
            <w:r>
              <w:t>Approves RAF.</w:t>
            </w:r>
          </w:p>
          <w:p w14:paraId="50791D81" w14:textId="77777777" w:rsidR="001A5DDA" w:rsidRDefault="001A5DDA" w:rsidP="00BA4374">
            <w:pPr>
              <w:tabs>
                <w:tab w:val="left" w:pos="1196"/>
              </w:tabs>
            </w:pPr>
          </w:p>
          <w:p w14:paraId="1D78EA80" w14:textId="77777777" w:rsidR="00590BA9" w:rsidRDefault="00590BA9" w:rsidP="00590BA9">
            <w:pPr>
              <w:tabs>
                <w:tab w:val="left" w:pos="1196"/>
              </w:tabs>
            </w:pPr>
            <w:r>
              <w:t>The probationary employee may either be:</w:t>
            </w:r>
          </w:p>
          <w:p w14:paraId="6F7287C4" w14:textId="77777777" w:rsidR="00195C66" w:rsidRDefault="00590BA9" w:rsidP="00590BA9">
            <w:pPr>
              <w:pStyle w:val="ListParagraph"/>
              <w:numPr>
                <w:ilvl w:val="0"/>
                <w:numId w:val="43"/>
              </w:numPr>
              <w:tabs>
                <w:tab w:val="left" w:pos="1196"/>
              </w:tabs>
            </w:pPr>
            <w:r>
              <w:t>promoted as permanent employee to the Company; or</w:t>
            </w:r>
          </w:p>
          <w:p w14:paraId="596CC9DF" w14:textId="77777777" w:rsidR="00590BA9" w:rsidRDefault="000143BD" w:rsidP="00590BA9">
            <w:pPr>
              <w:pStyle w:val="ListParagraph"/>
              <w:numPr>
                <w:ilvl w:val="0"/>
                <w:numId w:val="43"/>
              </w:numPr>
              <w:tabs>
                <w:tab w:val="left" w:pos="1196"/>
              </w:tabs>
            </w:pPr>
            <w:r>
              <w:t>terminated</w:t>
            </w:r>
            <w:r w:rsidR="005113D9">
              <w:t xml:space="preserve"> if he/she does not qualify with the minimum standards for employment permanency with the Company.</w:t>
            </w:r>
          </w:p>
          <w:p w14:paraId="65E6EC6C" w14:textId="1FA00858" w:rsidR="005113D9" w:rsidRPr="00AC5DD2" w:rsidRDefault="005113D9" w:rsidP="00D967E4">
            <w:pPr>
              <w:pStyle w:val="ListParagraph"/>
              <w:tabs>
                <w:tab w:val="left" w:pos="1196"/>
              </w:tabs>
              <w:ind w:left="540"/>
            </w:pPr>
          </w:p>
        </w:tc>
        <w:tc>
          <w:tcPr>
            <w:tcW w:w="1620" w:type="dxa"/>
          </w:tcPr>
          <w:p w14:paraId="6708DFF8" w14:textId="0C32B6BD" w:rsidR="0022776B" w:rsidRPr="00AC5DD2" w:rsidRDefault="00F30588" w:rsidP="00BA4374">
            <w:pPr>
              <w:jc w:val="center"/>
            </w:pPr>
            <w:r>
              <w:t>President</w:t>
            </w:r>
          </w:p>
        </w:tc>
        <w:tc>
          <w:tcPr>
            <w:tcW w:w="1674" w:type="dxa"/>
          </w:tcPr>
          <w:p w14:paraId="5A852D25" w14:textId="04CB728C" w:rsidR="0022776B" w:rsidRPr="00AC5DD2" w:rsidRDefault="00945DBF" w:rsidP="00945DBF">
            <w:pPr>
              <w:jc w:val="center"/>
            </w:pPr>
            <w:r>
              <w:t>Duly filled-out, recommended for approval and approved RAF</w:t>
            </w:r>
          </w:p>
        </w:tc>
      </w:tr>
      <w:tr w:rsidR="0022776B" w:rsidRPr="00AC5DD2" w14:paraId="59F4B45B" w14:textId="77777777" w:rsidTr="0022776B">
        <w:trPr>
          <w:trHeight w:val="161"/>
          <w:jc w:val="center"/>
        </w:trPr>
        <w:tc>
          <w:tcPr>
            <w:tcW w:w="676" w:type="dxa"/>
          </w:tcPr>
          <w:p w14:paraId="25FD65C4" w14:textId="7F426AF8" w:rsidR="0022776B" w:rsidRPr="00AC5DD2" w:rsidRDefault="005C7854" w:rsidP="00BA4374">
            <w:pPr>
              <w:jc w:val="center"/>
            </w:pPr>
            <w:r>
              <w:t>13</w:t>
            </w:r>
          </w:p>
        </w:tc>
        <w:tc>
          <w:tcPr>
            <w:tcW w:w="5427" w:type="dxa"/>
          </w:tcPr>
          <w:p w14:paraId="20EC3CFF" w14:textId="77777777" w:rsidR="0022776B" w:rsidRDefault="006A3044" w:rsidP="00BA4374">
            <w:pPr>
              <w:tabs>
                <w:tab w:val="left" w:pos="1196"/>
              </w:tabs>
            </w:pPr>
            <w:r>
              <w:t>Prepare HR Action Memo addressed to the probationary employee and set-up close meeting with the HR Manager and the employee.</w:t>
            </w:r>
          </w:p>
          <w:p w14:paraId="4EC2F23A" w14:textId="77777777" w:rsidR="006A3044" w:rsidRDefault="006A3044" w:rsidP="00BA4374">
            <w:pPr>
              <w:tabs>
                <w:tab w:val="left" w:pos="1196"/>
              </w:tabs>
            </w:pPr>
          </w:p>
          <w:p w14:paraId="00B5B9FE" w14:textId="77777777" w:rsidR="00F40EA7" w:rsidRDefault="00F40EA7" w:rsidP="00BA4374">
            <w:pPr>
              <w:tabs>
                <w:tab w:val="left" w:pos="1196"/>
              </w:tabs>
            </w:pPr>
            <w:r>
              <w:t>If the result of the performance evaluation is unfavorable and the probationary employment is to be terminated, the HR Department shall sent a notice of termination probationary employment through an HR Action Memo form on or before the 160</w:t>
            </w:r>
            <w:r w:rsidRPr="00F40EA7">
              <w:rPr>
                <w:vertAlign w:val="superscript"/>
              </w:rPr>
              <w:t>th</w:t>
            </w:r>
            <w:r>
              <w:t xml:space="preserve"> day of his/her employment with the Company.</w:t>
            </w:r>
          </w:p>
          <w:p w14:paraId="0535DDAF" w14:textId="0BDB8CD0" w:rsidR="00F40EA7" w:rsidRPr="00AC5DD2" w:rsidRDefault="00F40EA7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7E862F01" w14:textId="2090879F" w:rsidR="0022776B" w:rsidRPr="00AC5DD2" w:rsidRDefault="00B97F79" w:rsidP="00BA4374">
            <w:pPr>
              <w:jc w:val="center"/>
            </w:pPr>
            <w:r>
              <w:t>H</w:t>
            </w:r>
            <w:r w:rsidR="00636CA2">
              <w:t xml:space="preserve">R </w:t>
            </w:r>
            <w:r>
              <w:t>Staff</w:t>
            </w:r>
          </w:p>
        </w:tc>
        <w:tc>
          <w:tcPr>
            <w:tcW w:w="1674" w:type="dxa"/>
          </w:tcPr>
          <w:p w14:paraId="7CC62E8C" w14:textId="752C016E" w:rsidR="0022776B" w:rsidRPr="00AC5DD2" w:rsidRDefault="00734AF2" w:rsidP="00734AF2">
            <w:pPr>
              <w:jc w:val="center"/>
            </w:pPr>
            <w:r>
              <w:t>Duly filled-out HR Action Memo</w:t>
            </w:r>
          </w:p>
        </w:tc>
      </w:tr>
      <w:tr w:rsidR="0022776B" w:rsidRPr="00AC5DD2" w14:paraId="3FCDCD15" w14:textId="77777777" w:rsidTr="003C25BD">
        <w:trPr>
          <w:trHeight w:val="161"/>
          <w:jc w:val="center"/>
        </w:trPr>
        <w:tc>
          <w:tcPr>
            <w:tcW w:w="676" w:type="dxa"/>
          </w:tcPr>
          <w:p w14:paraId="338430E8" w14:textId="049C3998" w:rsidR="0022776B" w:rsidRPr="00AC5DD2" w:rsidRDefault="005C7854" w:rsidP="00BA4374">
            <w:pPr>
              <w:jc w:val="center"/>
            </w:pPr>
            <w:r>
              <w:lastRenderedPageBreak/>
              <w:t>14</w:t>
            </w:r>
          </w:p>
        </w:tc>
        <w:tc>
          <w:tcPr>
            <w:tcW w:w="5427" w:type="dxa"/>
          </w:tcPr>
          <w:p w14:paraId="52515B34" w14:textId="54F6D5D4" w:rsidR="0022776B" w:rsidRDefault="00F12689" w:rsidP="00BA4374">
            <w:pPr>
              <w:tabs>
                <w:tab w:val="left" w:pos="1196"/>
              </w:tabs>
            </w:pPr>
            <w:r>
              <w:t xml:space="preserve">Receive </w:t>
            </w:r>
            <w:r w:rsidR="00924142">
              <w:t xml:space="preserve">and </w:t>
            </w:r>
            <w:r w:rsidR="00F75DF3">
              <w:t xml:space="preserve">acknowledged HR Action Memo and final </w:t>
            </w:r>
            <w:r w:rsidR="00924142">
              <w:t>PES.</w:t>
            </w:r>
          </w:p>
          <w:p w14:paraId="71550367" w14:textId="07F16236" w:rsidR="00F12689" w:rsidRPr="00AC5DD2" w:rsidRDefault="00F12689" w:rsidP="00BA437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663892D7" w14:textId="77777777" w:rsidR="0022776B" w:rsidRDefault="009D1E23" w:rsidP="00BA4374">
            <w:pPr>
              <w:jc w:val="center"/>
            </w:pPr>
            <w:r>
              <w:t>Probationary Employee</w:t>
            </w:r>
          </w:p>
          <w:p w14:paraId="65707F6D" w14:textId="144CED4E" w:rsidR="009D1E23" w:rsidRPr="00AC5DD2" w:rsidRDefault="009D1E23" w:rsidP="00BA4374">
            <w:pPr>
              <w:jc w:val="center"/>
            </w:pPr>
          </w:p>
        </w:tc>
        <w:tc>
          <w:tcPr>
            <w:tcW w:w="1674" w:type="dxa"/>
          </w:tcPr>
          <w:p w14:paraId="7F462EB7" w14:textId="77777777" w:rsidR="0022776B" w:rsidRDefault="00E164A5" w:rsidP="00734AF2">
            <w:pPr>
              <w:jc w:val="center"/>
            </w:pPr>
            <w:r>
              <w:t>Duly filled-out and acknowledged HR Action Memo</w:t>
            </w:r>
          </w:p>
          <w:p w14:paraId="7F40A1A8" w14:textId="77777777" w:rsidR="00E164A5" w:rsidRDefault="00E164A5" w:rsidP="00734AF2">
            <w:pPr>
              <w:jc w:val="center"/>
            </w:pPr>
          </w:p>
          <w:p w14:paraId="19E3A65F" w14:textId="77777777" w:rsidR="00E164A5" w:rsidRDefault="00E164A5" w:rsidP="00734AF2">
            <w:pPr>
              <w:jc w:val="center"/>
            </w:pPr>
          </w:p>
          <w:p w14:paraId="27D55FED" w14:textId="61D3EACD" w:rsidR="00E164A5" w:rsidRPr="00AC5DD2" w:rsidRDefault="00E164A5" w:rsidP="00734AF2">
            <w:pPr>
              <w:jc w:val="center"/>
            </w:pPr>
          </w:p>
        </w:tc>
      </w:tr>
      <w:tr w:rsidR="003C25BD" w:rsidRPr="00AC5DD2" w14:paraId="4182C1D4" w14:textId="77777777" w:rsidTr="003C25BD">
        <w:trPr>
          <w:trHeight w:val="161"/>
          <w:jc w:val="center"/>
        </w:trPr>
        <w:tc>
          <w:tcPr>
            <w:tcW w:w="676" w:type="dxa"/>
          </w:tcPr>
          <w:p w14:paraId="796A4D9E" w14:textId="54E33753" w:rsidR="003C25BD" w:rsidRDefault="000B7363" w:rsidP="00BA4374">
            <w:pPr>
              <w:jc w:val="center"/>
            </w:pPr>
            <w:r>
              <w:t>15</w:t>
            </w:r>
          </w:p>
        </w:tc>
        <w:tc>
          <w:tcPr>
            <w:tcW w:w="5427" w:type="dxa"/>
          </w:tcPr>
          <w:p w14:paraId="16ACF5A2" w14:textId="77777777" w:rsidR="003C25BD" w:rsidRDefault="00A40E9F" w:rsidP="00BA4374">
            <w:pPr>
              <w:tabs>
                <w:tab w:val="left" w:pos="1196"/>
              </w:tabs>
            </w:pPr>
            <w:r>
              <w:t>To employment permanency or termination.</w:t>
            </w:r>
          </w:p>
          <w:p w14:paraId="642216EC" w14:textId="77777777" w:rsidR="00A40E9F" w:rsidRDefault="00A40E9F" w:rsidP="00BA4374">
            <w:pPr>
              <w:tabs>
                <w:tab w:val="left" w:pos="1196"/>
              </w:tabs>
            </w:pPr>
          </w:p>
          <w:p w14:paraId="5671A430" w14:textId="77777777" w:rsidR="008727A0" w:rsidRDefault="008727A0" w:rsidP="008727A0">
            <w:pPr>
              <w:tabs>
                <w:tab w:val="left" w:pos="1196"/>
              </w:tabs>
            </w:pPr>
            <w:r>
              <w:t>For termination of probationary employment, the employee shall return and settle any accountabilities incurred with the Company and shall secure an exit clearance form prior to actual termination.</w:t>
            </w:r>
          </w:p>
          <w:p w14:paraId="7E309570" w14:textId="619CC655" w:rsidR="001520E2" w:rsidRPr="00AC5DD2" w:rsidRDefault="001520E2" w:rsidP="008727A0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28E1F162" w14:textId="556097F7" w:rsidR="003C25BD" w:rsidRPr="00AC5DD2" w:rsidRDefault="00497DE4" w:rsidP="00BA4374">
            <w:pPr>
              <w:jc w:val="center"/>
            </w:pPr>
            <w:r>
              <w:t>Probationary Employee</w:t>
            </w:r>
          </w:p>
        </w:tc>
        <w:tc>
          <w:tcPr>
            <w:tcW w:w="1674" w:type="dxa"/>
          </w:tcPr>
          <w:p w14:paraId="7EF614A4" w14:textId="77777777" w:rsidR="003C25BD" w:rsidRPr="00AC5DD2" w:rsidRDefault="003C25BD" w:rsidP="00734AF2">
            <w:pPr>
              <w:jc w:val="center"/>
            </w:pPr>
          </w:p>
        </w:tc>
      </w:tr>
    </w:tbl>
    <w:p w14:paraId="1E1D4765" w14:textId="77777777" w:rsidR="008A44B0" w:rsidRDefault="008A44B0" w:rsidP="005D3C14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AC5DD2" w:rsidRPr="00AC5DD2" w14:paraId="650848A0" w14:textId="77777777" w:rsidTr="00D82C06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2933F574" w14:textId="77777777" w:rsidR="001F7B58" w:rsidRPr="00AC5DD2" w:rsidRDefault="001F7B58" w:rsidP="005D3C14">
            <w:pPr>
              <w:tabs>
                <w:tab w:val="left" w:pos="3735"/>
                <w:tab w:val="center" w:pos="4590"/>
              </w:tabs>
              <w:rPr>
                <w:sz w:val="16"/>
                <w:szCs w:val="16"/>
              </w:rPr>
            </w:pPr>
          </w:p>
          <w:p w14:paraId="495C2F7E" w14:textId="04E85297" w:rsidR="001F7B58" w:rsidRPr="00AC5DD2" w:rsidRDefault="00FB2835" w:rsidP="005D3C14">
            <w:pPr>
              <w:tabs>
                <w:tab w:val="left" w:pos="3735"/>
                <w:tab w:val="center" w:pos="4590"/>
              </w:tabs>
              <w:jc w:val="center"/>
            </w:pPr>
            <w:r>
              <w:t xml:space="preserve">Lateral </w:t>
            </w:r>
            <w:r w:rsidR="00465787" w:rsidRPr="00AC5DD2">
              <w:t>Transfers</w:t>
            </w:r>
          </w:p>
          <w:p w14:paraId="7096D222" w14:textId="59439F53" w:rsidR="001F7B58" w:rsidRPr="00AC5DD2" w:rsidRDefault="00755D9C" w:rsidP="005D3C14">
            <w:pPr>
              <w:tabs>
                <w:tab w:val="left" w:pos="3735"/>
              </w:tabs>
              <w:rPr>
                <w:sz w:val="16"/>
                <w:szCs w:val="16"/>
              </w:rPr>
            </w:pPr>
            <w:r w:rsidRPr="00AC5DD2">
              <w:rPr>
                <w:sz w:val="16"/>
                <w:szCs w:val="16"/>
              </w:rPr>
              <w:t xml:space="preserve"> </w:t>
            </w:r>
            <w:r w:rsidR="00B36419" w:rsidRPr="00AC5DD2">
              <w:rPr>
                <w:sz w:val="16"/>
                <w:szCs w:val="16"/>
              </w:rPr>
              <w:tab/>
            </w:r>
          </w:p>
        </w:tc>
      </w:tr>
      <w:tr w:rsidR="00AC5DD2" w:rsidRPr="00AC5DD2" w14:paraId="46F1FDB0" w14:textId="77777777" w:rsidTr="00D82C06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09D72015" w14:textId="77777777" w:rsidR="001F7B58" w:rsidRPr="00AC5DD2" w:rsidRDefault="001F7B58" w:rsidP="005D3C14">
            <w:pPr>
              <w:jc w:val="center"/>
            </w:pPr>
            <w:r w:rsidRPr="00AC5DD2">
              <w:t>Step No.</w:t>
            </w:r>
          </w:p>
        </w:tc>
        <w:tc>
          <w:tcPr>
            <w:tcW w:w="5427" w:type="dxa"/>
            <w:vAlign w:val="bottom"/>
          </w:tcPr>
          <w:p w14:paraId="1CF68612" w14:textId="77777777" w:rsidR="001F7B58" w:rsidRPr="00AC5DD2" w:rsidRDefault="001F7B58" w:rsidP="005D3C14">
            <w:pPr>
              <w:jc w:val="center"/>
            </w:pPr>
            <w:r w:rsidRPr="00AC5DD2">
              <w:t>Activity</w:t>
            </w:r>
          </w:p>
        </w:tc>
        <w:tc>
          <w:tcPr>
            <w:tcW w:w="1620" w:type="dxa"/>
            <w:vAlign w:val="bottom"/>
          </w:tcPr>
          <w:p w14:paraId="38821C1C" w14:textId="77777777" w:rsidR="001F7B58" w:rsidRPr="00AC5DD2" w:rsidRDefault="001F7B58" w:rsidP="005D3C14">
            <w:pPr>
              <w:jc w:val="center"/>
            </w:pPr>
            <w:r w:rsidRPr="00AC5DD2">
              <w:t>Personnel</w:t>
            </w:r>
          </w:p>
          <w:p w14:paraId="727D2128" w14:textId="77777777" w:rsidR="001F7B58" w:rsidRPr="00AC5DD2" w:rsidRDefault="001F7B58" w:rsidP="005D3C14">
            <w:pPr>
              <w:jc w:val="center"/>
            </w:pPr>
            <w:r w:rsidRPr="00AC5DD2">
              <w:t>Involved</w:t>
            </w:r>
          </w:p>
        </w:tc>
        <w:tc>
          <w:tcPr>
            <w:tcW w:w="1674" w:type="dxa"/>
            <w:vAlign w:val="bottom"/>
          </w:tcPr>
          <w:p w14:paraId="456DE435" w14:textId="77777777" w:rsidR="001F7B58" w:rsidRPr="00AC5DD2" w:rsidRDefault="001F7B58" w:rsidP="005D3C14">
            <w:pPr>
              <w:jc w:val="center"/>
            </w:pPr>
            <w:r w:rsidRPr="00AC5DD2">
              <w:t>Business</w:t>
            </w:r>
          </w:p>
          <w:p w14:paraId="23D895A7" w14:textId="77777777" w:rsidR="001F7B58" w:rsidRPr="00AC5DD2" w:rsidRDefault="001F7B58" w:rsidP="005D3C14">
            <w:pPr>
              <w:jc w:val="center"/>
            </w:pPr>
            <w:r w:rsidRPr="00AC5DD2">
              <w:t>Forms</w:t>
            </w:r>
          </w:p>
        </w:tc>
      </w:tr>
      <w:tr w:rsidR="00AC5DD2" w:rsidRPr="00AC5DD2" w14:paraId="799FFB3D" w14:textId="77777777" w:rsidTr="009E32CD">
        <w:trPr>
          <w:trHeight w:val="307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4C9E107E" w14:textId="77777777" w:rsidR="001F7B58" w:rsidRPr="00AC5DD2" w:rsidRDefault="001F7B58" w:rsidP="005D3C14">
            <w:pPr>
              <w:jc w:val="center"/>
            </w:pPr>
            <w:r w:rsidRPr="00AC5DD2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20B994C2" w14:textId="77777777" w:rsidR="00397270" w:rsidRDefault="00397270" w:rsidP="005D3C14">
            <w:pPr>
              <w:rPr>
                <w:ins w:id="39" w:author="Noel M. Cainglet" w:date="2017-10-16T15:10:00Z"/>
              </w:rPr>
            </w:pPr>
            <w:ins w:id="40" w:author="Noel M. Cainglet" w:date="2017-10-16T15:10:00Z">
              <w:r>
                <w:t>Identify organizational need for transfer of employees.</w:t>
              </w:r>
            </w:ins>
          </w:p>
          <w:p w14:paraId="7D8207BD" w14:textId="3252775A" w:rsidR="00A70689" w:rsidDel="00FF004F" w:rsidRDefault="00544B24" w:rsidP="005D3C14">
            <w:pPr>
              <w:rPr>
                <w:del w:id="41" w:author="Noel M. Cainglet" w:date="2017-10-16T15:10:00Z"/>
              </w:rPr>
            </w:pPr>
            <w:del w:id="42" w:author="Noel M. Cainglet" w:date="2017-10-16T15:10:00Z">
              <w:r w:rsidDel="00FF004F">
                <w:delText>Facilitates preliminary talk between concerned department heads together with the HR Manager.</w:delText>
              </w:r>
            </w:del>
          </w:p>
          <w:p w14:paraId="5BCEEB56" w14:textId="22FA7766" w:rsidR="00544B24" w:rsidDel="00FF004F" w:rsidRDefault="00544B24" w:rsidP="005D3C14">
            <w:pPr>
              <w:rPr>
                <w:del w:id="43" w:author="Noel M. Cainglet" w:date="2017-10-16T15:10:00Z"/>
              </w:rPr>
            </w:pPr>
          </w:p>
          <w:p w14:paraId="4704712D" w14:textId="53B7ABBA" w:rsidR="00544B24" w:rsidDel="00FF004F" w:rsidRDefault="00544B24" w:rsidP="005D3C14">
            <w:pPr>
              <w:rPr>
                <w:del w:id="44" w:author="Noel M. Cainglet" w:date="2017-10-16T15:10:00Z"/>
              </w:rPr>
            </w:pPr>
            <w:del w:id="45" w:author="Noel M. Cainglet" w:date="2017-10-16T15:10:00Z">
              <w:r w:rsidDel="00FF004F">
                <w:delText>The concerned Vice President or Senior VP or the President may participate in the meeting.</w:delText>
              </w:r>
            </w:del>
          </w:p>
          <w:p w14:paraId="314993D8" w14:textId="6462B30A" w:rsidR="00544B24" w:rsidRPr="00AC5DD2" w:rsidRDefault="00544B24" w:rsidP="005D3C14"/>
        </w:tc>
        <w:tc>
          <w:tcPr>
            <w:tcW w:w="1620" w:type="dxa"/>
            <w:tcBorders>
              <w:bottom w:val="single" w:sz="4" w:space="0" w:color="auto"/>
            </w:tcBorders>
          </w:tcPr>
          <w:p w14:paraId="59B045C4" w14:textId="038E0E88" w:rsidR="00EE01F0" w:rsidDel="00FF004F" w:rsidRDefault="004D5720" w:rsidP="005D3C14">
            <w:pPr>
              <w:jc w:val="center"/>
              <w:rPr>
                <w:del w:id="46" w:author="Noel M. Cainglet" w:date="2017-10-16T15:10:00Z"/>
              </w:rPr>
            </w:pPr>
            <w:del w:id="47" w:author="Noel M. Cainglet" w:date="2017-10-16T15:10:00Z">
              <w:r w:rsidDel="00FF004F">
                <w:delText>Department Head/</w:delText>
              </w:r>
            </w:del>
          </w:p>
          <w:p w14:paraId="6EB99DF5" w14:textId="6967D113" w:rsidR="004D5720" w:rsidRPr="00AC5DD2" w:rsidRDefault="004D5720" w:rsidP="005D3C14">
            <w:pPr>
              <w:jc w:val="center"/>
            </w:pPr>
            <w:del w:id="48" w:author="Noel M. Cainglet" w:date="2017-10-16T15:10:00Z">
              <w:r w:rsidDel="00FF004F">
                <w:delText>Manager</w:delText>
              </w:r>
            </w:del>
            <w:ins w:id="49" w:author="Noel M. Cainglet" w:date="2017-10-16T15:21:00Z">
              <w:r w:rsidR="001A5A7F">
                <w:t>Department Head</w:t>
              </w:r>
            </w:ins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61EDC4B3" w14:textId="47BFE010" w:rsidR="001F7B58" w:rsidRPr="00AC5DD2" w:rsidRDefault="001F7B58" w:rsidP="005D3C14"/>
        </w:tc>
      </w:tr>
      <w:tr w:rsidR="00AC5DD2" w:rsidRPr="00AC5DD2" w14:paraId="78444307" w14:textId="77777777" w:rsidTr="009E32CD">
        <w:trPr>
          <w:trHeight w:val="161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097648CD" w14:textId="77777777" w:rsidR="001F7B58" w:rsidRPr="00AC5DD2" w:rsidRDefault="001F7B58" w:rsidP="005D3C14">
            <w:pPr>
              <w:jc w:val="center"/>
            </w:pPr>
            <w:r w:rsidRPr="00AC5DD2">
              <w:t>2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680EF350" w14:textId="77777777" w:rsidR="00397270" w:rsidRDefault="00397270" w:rsidP="005D3C14">
            <w:pPr>
              <w:tabs>
                <w:tab w:val="left" w:pos="1196"/>
              </w:tabs>
              <w:rPr>
                <w:ins w:id="50" w:author="Noel M. Cainglet" w:date="2017-10-16T15:10:00Z"/>
              </w:rPr>
            </w:pPr>
            <w:ins w:id="51" w:author="Noel M. Cainglet" w:date="2017-10-16T15:10:00Z">
              <w:r>
                <w:t>Facilitates preliminary talk between concerned department heads particularly the HR Manager.</w:t>
              </w:r>
            </w:ins>
          </w:p>
          <w:p w14:paraId="1FA7D226" w14:textId="77777777" w:rsidR="0080289A" w:rsidRDefault="0080289A" w:rsidP="005D3C14">
            <w:pPr>
              <w:tabs>
                <w:tab w:val="left" w:pos="1196"/>
              </w:tabs>
              <w:rPr>
                <w:ins w:id="52" w:author="Noel M. Cainglet" w:date="2017-10-16T15:11:00Z"/>
              </w:rPr>
            </w:pPr>
          </w:p>
          <w:p w14:paraId="6B3CDF66" w14:textId="3C79D9A2" w:rsidR="0080289A" w:rsidRDefault="0080289A" w:rsidP="005D3C14">
            <w:pPr>
              <w:tabs>
                <w:tab w:val="left" w:pos="1196"/>
              </w:tabs>
              <w:rPr>
                <w:ins w:id="53" w:author="Noel M. Cainglet" w:date="2017-10-16T15:11:00Z"/>
              </w:rPr>
            </w:pPr>
            <w:ins w:id="54" w:author="Noel M. Cainglet" w:date="2017-10-16T15:12:00Z">
              <w:r>
                <w:t>The concerned Vice President, Senior VP or President may participate in the meeting.</w:t>
              </w:r>
            </w:ins>
          </w:p>
          <w:p w14:paraId="5DF6A72B" w14:textId="2B90C0B0" w:rsidR="00A70689" w:rsidDel="00FF004F" w:rsidRDefault="00961203" w:rsidP="005D3C14">
            <w:pPr>
              <w:tabs>
                <w:tab w:val="left" w:pos="1196"/>
              </w:tabs>
              <w:rPr>
                <w:del w:id="55" w:author="Noel M. Cainglet" w:date="2017-10-16T15:10:00Z"/>
              </w:rPr>
            </w:pPr>
            <w:del w:id="56" w:author="Noel M. Cainglet" w:date="2017-10-16T15:10:00Z">
              <w:r w:rsidDel="00FF004F">
                <w:delText>Prepare Job Transfer Form</w:delText>
              </w:r>
            </w:del>
            <w:ins w:id="57" w:author="Noel Cainglet" w:date="2017-08-16T16:25:00Z">
              <w:del w:id="58" w:author="Noel M. Cainglet" w:date="2017-10-16T15:10:00Z">
                <w:r w:rsidR="00E6117A" w:rsidDel="00FF004F">
                  <w:delText>Recommendation and Action Form</w:delText>
                </w:r>
              </w:del>
            </w:ins>
            <w:del w:id="59" w:author="Noel M. Cainglet" w:date="2017-10-16T15:10:00Z">
              <w:r w:rsidDel="00FF004F">
                <w:delText xml:space="preserve"> (JTF</w:delText>
              </w:r>
            </w:del>
            <w:ins w:id="60" w:author="Noel Cainglet" w:date="2017-08-16T16:25:00Z">
              <w:del w:id="61" w:author="Noel M. Cainglet" w:date="2017-10-16T15:10:00Z">
                <w:r w:rsidR="00E6117A" w:rsidDel="00FF004F">
                  <w:delText>RAF</w:delText>
                </w:r>
              </w:del>
            </w:ins>
            <w:del w:id="62" w:author="Noel M. Cainglet" w:date="2017-10-16T15:10:00Z">
              <w:r w:rsidDel="00FF004F">
                <w:delText>) signed b</w:delText>
              </w:r>
              <w:r w:rsidR="005D029D" w:rsidDel="00FF004F">
                <w:delText>y the concerned department head and notify concerned employees of management planned transfer.</w:delText>
              </w:r>
            </w:del>
          </w:p>
          <w:p w14:paraId="17960B08" w14:textId="0B0484D7" w:rsidR="00961203" w:rsidDel="00FF004F" w:rsidRDefault="00961203" w:rsidP="005D3C14">
            <w:pPr>
              <w:tabs>
                <w:tab w:val="left" w:pos="1196"/>
              </w:tabs>
              <w:rPr>
                <w:del w:id="63" w:author="Noel M. Cainglet" w:date="2017-10-16T15:10:00Z"/>
              </w:rPr>
            </w:pPr>
          </w:p>
          <w:p w14:paraId="45C63017" w14:textId="1D5BE88B" w:rsidR="00AD23D0" w:rsidDel="00FF004F" w:rsidRDefault="00AD23D0" w:rsidP="005D3C14">
            <w:pPr>
              <w:tabs>
                <w:tab w:val="left" w:pos="1196"/>
              </w:tabs>
              <w:rPr>
                <w:del w:id="64" w:author="Noel M. Cainglet" w:date="2017-10-16T15:10:00Z"/>
              </w:rPr>
            </w:pPr>
            <w:del w:id="65" w:author="Noel M. Cainglet" w:date="2017-10-16T15:10:00Z">
              <w:r w:rsidDel="00FF004F">
                <w:delText>If there is no mutual agreement between the concerned department heads regarding the planned transfer, Management should decide to seek for an alternative actions.</w:delText>
              </w:r>
            </w:del>
          </w:p>
          <w:p w14:paraId="4C1667BF" w14:textId="69F4EDA4" w:rsidR="00AD23D0" w:rsidDel="00FF004F" w:rsidRDefault="00AD23D0" w:rsidP="005D3C14">
            <w:pPr>
              <w:tabs>
                <w:tab w:val="left" w:pos="1196"/>
              </w:tabs>
              <w:rPr>
                <w:del w:id="66" w:author="Noel M. Cainglet" w:date="2017-10-16T15:10:00Z"/>
              </w:rPr>
            </w:pPr>
          </w:p>
          <w:p w14:paraId="5CE16B45" w14:textId="744DA1EA" w:rsidR="0006014A" w:rsidDel="00FF004F" w:rsidRDefault="0006014A" w:rsidP="005D3C14">
            <w:pPr>
              <w:tabs>
                <w:tab w:val="left" w:pos="1196"/>
              </w:tabs>
              <w:rPr>
                <w:del w:id="67" w:author="Noel M. Cainglet" w:date="2017-10-16T15:10:00Z"/>
              </w:rPr>
            </w:pPr>
          </w:p>
          <w:p w14:paraId="5341146F" w14:textId="61497914" w:rsidR="0006014A" w:rsidDel="00FF004F" w:rsidRDefault="0006014A" w:rsidP="005D3C14">
            <w:pPr>
              <w:tabs>
                <w:tab w:val="left" w:pos="1196"/>
              </w:tabs>
              <w:rPr>
                <w:del w:id="68" w:author="Noel M. Cainglet" w:date="2017-10-16T15:10:00Z"/>
              </w:rPr>
            </w:pPr>
          </w:p>
          <w:p w14:paraId="65E8170D" w14:textId="7BF327B7" w:rsidR="0006014A" w:rsidRPr="00AC5DD2" w:rsidRDefault="0006014A" w:rsidP="005D3C14">
            <w:pPr>
              <w:tabs>
                <w:tab w:val="left" w:pos="1196"/>
              </w:tabs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54C4470A" w14:textId="006B2CE5" w:rsidR="004D5720" w:rsidDel="00FF004F" w:rsidRDefault="001A5A7F" w:rsidP="005D3C14">
            <w:pPr>
              <w:jc w:val="center"/>
              <w:rPr>
                <w:del w:id="69" w:author="Noel M. Cainglet" w:date="2017-10-16T15:10:00Z"/>
              </w:rPr>
            </w:pPr>
            <w:ins w:id="70" w:author="Noel M. Cainglet" w:date="2017-10-16T15:21:00Z">
              <w:r>
                <w:t>Department Head</w:t>
              </w:r>
            </w:ins>
            <w:del w:id="71" w:author="Noel M. Cainglet" w:date="2017-10-16T15:10:00Z">
              <w:r w:rsidR="004D5720" w:rsidDel="00FF004F">
                <w:delText>Department Head/</w:delText>
              </w:r>
            </w:del>
          </w:p>
          <w:p w14:paraId="13C92B9C" w14:textId="68B25963" w:rsidR="004D5720" w:rsidRPr="00AC5DD2" w:rsidRDefault="004D5720" w:rsidP="005D3C14">
            <w:pPr>
              <w:jc w:val="center"/>
            </w:pPr>
            <w:del w:id="72" w:author="Noel M. Cainglet" w:date="2017-10-16T15:10:00Z">
              <w:r w:rsidDel="00FF004F">
                <w:delText>Manager</w:delText>
              </w:r>
            </w:del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279ACA01" w14:textId="7F669007" w:rsidR="001F7B58" w:rsidRPr="00AC5DD2" w:rsidRDefault="004C13E3" w:rsidP="005D3C14">
            <w:del w:id="73" w:author="Noel M. Cainglet" w:date="2017-10-16T15:10:00Z">
              <w:r w:rsidDel="00FF004F">
                <w:delText xml:space="preserve">Duly filled-out </w:delText>
              </w:r>
            </w:del>
            <w:ins w:id="74" w:author="Noel Cainglet" w:date="2017-08-16T16:25:00Z">
              <w:del w:id="75" w:author="Noel M. Cainglet" w:date="2017-10-16T15:10:00Z">
                <w:r w:rsidR="00E6117A" w:rsidDel="00FF004F">
                  <w:delText>RAF</w:delText>
                </w:r>
              </w:del>
            </w:ins>
            <w:del w:id="76" w:author="Noel M. Cainglet" w:date="2017-10-16T15:10:00Z">
              <w:r w:rsidDel="00FF004F">
                <w:delText>JTF</w:delText>
              </w:r>
            </w:del>
          </w:p>
        </w:tc>
      </w:tr>
      <w:tr w:rsidR="00D900AA" w:rsidRPr="00AC5DD2" w14:paraId="1E36276E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EA0BC" w14:textId="6A911771" w:rsidR="00D900AA" w:rsidRPr="00AC5DD2" w:rsidRDefault="00D900AA" w:rsidP="005D3C14">
            <w:pPr>
              <w:jc w:val="center"/>
            </w:pPr>
            <w:r>
              <w:t>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1A4C0" w14:textId="77777777" w:rsidR="00397270" w:rsidRDefault="00397270" w:rsidP="005D3C14">
            <w:pPr>
              <w:rPr>
                <w:ins w:id="77" w:author="Noel M. Cainglet" w:date="2017-10-16T15:11:00Z"/>
              </w:rPr>
            </w:pPr>
            <w:ins w:id="78" w:author="Noel M. Cainglet" w:date="2017-10-16T15:11:00Z">
              <w:r>
                <w:t>Identify candidates for transfer.</w:t>
              </w:r>
            </w:ins>
          </w:p>
          <w:p w14:paraId="46438724" w14:textId="4BD5DDFA" w:rsidR="00D87E39" w:rsidDel="00FF004F" w:rsidRDefault="001F6ABC" w:rsidP="005D3C14">
            <w:pPr>
              <w:rPr>
                <w:del w:id="79" w:author="Noel M. Cainglet" w:date="2017-10-16T15:10:00Z"/>
              </w:rPr>
            </w:pPr>
            <w:del w:id="80" w:author="Noel M. Cainglet" w:date="2017-10-16T15:10:00Z">
              <w:r w:rsidDel="00FF004F">
                <w:delText xml:space="preserve">Recommend approval of </w:delText>
              </w:r>
            </w:del>
            <w:ins w:id="81" w:author="Noel Cainglet" w:date="2017-08-16T16:26:00Z">
              <w:del w:id="82" w:author="Noel M. Cainglet" w:date="2017-10-16T15:10:00Z">
                <w:r w:rsidR="006B3A23" w:rsidDel="00FF004F">
                  <w:delText>RAF</w:delText>
                </w:r>
              </w:del>
            </w:ins>
            <w:del w:id="83" w:author="Noel M. Cainglet" w:date="2017-10-16T15:10:00Z">
              <w:r w:rsidDel="00FF004F">
                <w:delText>JTF.</w:delText>
              </w:r>
            </w:del>
          </w:p>
          <w:p w14:paraId="55593FAF" w14:textId="267B5AB0" w:rsidR="001F6ABC" w:rsidRDefault="001F6ABC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840A2" w14:textId="77777777" w:rsidR="001A5A7F" w:rsidRDefault="001A5A7F" w:rsidP="005D3C14">
            <w:pPr>
              <w:jc w:val="center"/>
              <w:rPr>
                <w:ins w:id="84" w:author="Noel M. Cainglet" w:date="2017-10-16T15:21:00Z"/>
              </w:rPr>
            </w:pPr>
            <w:ins w:id="85" w:author="Noel M. Cainglet" w:date="2017-10-16T15:21:00Z">
              <w:r>
                <w:t>Department Head</w:t>
              </w:r>
            </w:ins>
          </w:p>
          <w:p w14:paraId="5BED1249" w14:textId="2412FD33" w:rsidR="000D3420" w:rsidRDefault="004D5720" w:rsidP="005D3C14">
            <w:pPr>
              <w:jc w:val="center"/>
            </w:pPr>
            <w:del w:id="86" w:author="Noel M. Cainglet" w:date="2017-10-16T15:10:00Z">
              <w:r w:rsidDel="00FF004F">
                <w:delText>HR Manager</w:delText>
              </w:r>
            </w:del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DEEB" w14:textId="73E4ED88" w:rsidR="00D900AA" w:rsidDel="00FF004F" w:rsidRDefault="004C13E3" w:rsidP="005D3C14">
            <w:pPr>
              <w:rPr>
                <w:del w:id="87" w:author="Noel M. Cainglet" w:date="2017-10-16T15:10:00Z"/>
              </w:rPr>
            </w:pPr>
            <w:del w:id="88" w:author="Noel M. Cainglet" w:date="2017-10-16T15:10:00Z">
              <w:r w:rsidDel="00FF004F">
                <w:delText>Duly filled-out and recommended for approval JTF</w:delText>
              </w:r>
            </w:del>
            <w:ins w:id="89" w:author="Noel Cainglet" w:date="2017-08-16T16:26:00Z">
              <w:del w:id="90" w:author="Noel M. Cainglet" w:date="2017-10-16T15:10:00Z">
                <w:r w:rsidR="006B3A23" w:rsidDel="00FF004F">
                  <w:delText>RAF</w:delText>
                </w:r>
              </w:del>
            </w:ins>
          </w:p>
          <w:p w14:paraId="30E36212" w14:textId="7E211276" w:rsidR="004C13E3" w:rsidRPr="00AC5DD2" w:rsidRDefault="004C13E3" w:rsidP="005D3C14"/>
        </w:tc>
      </w:tr>
      <w:tr w:rsidR="00AC5DD2" w:rsidRPr="00AC5DD2" w14:paraId="7E249E02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6C5C" w14:textId="61F98A8D" w:rsidR="001F7B58" w:rsidRPr="00AC5DD2" w:rsidRDefault="00D900AA" w:rsidP="005D3C14">
            <w:pPr>
              <w:jc w:val="center"/>
            </w:pPr>
            <w:r>
              <w:t>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D036D" w14:textId="06FB3AE8" w:rsidR="004029D5" w:rsidRDefault="00500077" w:rsidP="005D3C14">
            <w:pPr>
              <w:rPr>
                <w:ins w:id="91" w:author="Noel M. Cainglet" w:date="2017-10-16T15:21:00Z"/>
              </w:rPr>
            </w:pPr>
            <w:ins w:id="92" w:author="Noel M. Cainglet" w:date="2017-10-16T15:12:00Z">
              <w:r>
                <w:t>Prepare Recommendation and Action Form (RAF) signed by the concerned department head and notify concerned employees of management planned transfer.</w:t>
              </w:r>
            </w:ins>
          </w:p>
          <w:p w14:paraId="6F0F9B83" w14:textId="77777777" w:rsidR="005E19C3" w:rsidRDefault="005E19C3" w:rsidP="005D3C14">
            <w:pPr>
              <w:rPr>
                <w:ins w:id="93" w:author="Noel M. Cainglet" w:date="2017-10-16T15:12:00Z"/>
              </w:rPr>
            </w:pPr>
          </w:p>
          <w:p w14:paraId="38A6E950" w14:textId="77777777" w:rsidR="00953B76" w:rsidRDefault="00AC67E3" w:rsidP="005D3C14">
            <w:pPr>
              <w:rPr>
                <w:ins w:id="94" w:author="Noel M. Cainglet" w:date="2017-10-16T15:13:00Z"/>
              </w:rPr>
            </w:pPr>
            <w:ins w:id="95" w:author="Noel M. Cainglet" w:date="2017-10-16T15:12:00Z">
              <w:r>
                <w:lastRenderedPageBreak/>
                <w:t>If there is no mutual agreement between the concerned department heads regarding the planned transfer, Management should decide to seek for an alternative actions.</w:t>
              </w:r>
            </w:ins>
          </w:p>
          <w:p w14:paraId="56C82C00" w14:textId="45CBDB3F" w:rsidR="00A70689" w:rsidDel="00FF004F" w:rsidRDefault="001F6ABC" w:rsidP="005D3C14">
            <w:pPr>
              <w:rPr>
                <w:del w:id="96" w:author="Noel M. Cainglet" w:date="2017-10-16T15:10:00Z"/>
              </w:rPr>
            </w:pPr>
            <w:del w:id="97" w:author="Noel M. Cainglet" w:date="2017-10-16T15:10:00Z">
              <w:r w:rsidDel="00FF004F">
                <w:delText xml:space="preserve">Note the </w:delText>
              </w:r>
            </w:del>
            <w:ins w:id="98" w:author="Noel Cainglet" w:date="2017-08-16T16:26:00Z">
              <w:del w:id="99" w:author="Noel M. Cainglet" w:date="2017-10-16T15:10:00Z">
                <w:r w:rsidR="00F621D3" w:rsidDel="00FF004F">
                  <w:delText>RAF</w:delText>
                </w:r>
              </w:del>
            </w:ins>
            <w:del w:id="100" w:author="Noel M. Cainglet" w:date="2017-10-16T15:10:00Z">
              <w:r w:rsidDel="00FF004F">
                <w:delText>JTF.</w:delText>
              </w:r>
            </w:del>
          </w:p>
          <w:p w14:paraId="211B3215" w14:textId="21AF0675" w:rsidR="001F6ABC" w:rsidRPr="00AC5DD2" w:rsidRDefault="001F6ABC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40740" w14:textId="50D1C00E" w:rsidR="001F7B58" w:rsidDel="00FF004F" w:rsidRDefault="001A5A7F" w:rsidP="005D3C14">
            <w:pPr>
              <w:jc w:val="center"/>
              <w:rPr>
                <w:del w:id="101" w:author="Noel M. Cainglet" w:date="2017-10-16T15:10:00Z"/>
              </w:rPr>
            </w:pPr>
            <w:ins w:id="102" w:author="Noel M. Cainglet" w:date="2017-10-16T15:21:00Z">
              <w:r>
                <w:lastRenderedPageBreak/>
                <w:t>Department Head</w:t>
              </w:r>
            </w:ins>
            <w:del w:id="103" w:author="Noel M. Cainglet" w:date="2017-10-16T15:10:00Z">
              <w:r w:rsidR="004D5720" w:rsidDel="00FF004F">
                <w:delText>Concerned Vice President</w:delText>
              </w:r>
            </w:del>
          </w:p>
          <w:p w14:paraId="2B5D214D" w14:textId="19C605F3" w:rsidR="004D5720" w:rsidRPr="00AC5DD2" w:rsidRDefault="004D5720" w:rsidP="005D3C14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125C6" w14:textId="17CED1BA" w:rsidR="004C13E3" w:rsidDel="00FF004F" w:rsidRDefault="00506DBA" w:rsidP="005D3C14">
            <w:pPr>
              <w:rPr>
                <w:del w:id="104" w:author="Noel M. Cainglet" w:date="2017-10-16T15:10:00Z"/>
              </w:rPr>
            </w:pPr>
            <w:ins w:id="105" w:author="Noel M. Cainglet" w:date="2017-10-16T15:24:00Z">
              <w:r>
                <w:t>Duly filled-out RAF</w:t>
              </w:r>
            </w:ins>
            <w:del w:id="106" w:author="Noel M. Cainglet" w:date="2017-10-16T15:10:00Z">
              <w:r w:rsidR="004C13E3" w:rsidDel="00FF004F">
                <w:delText>Duly filled-out, recommended for approval, and noted JTF</w:delText>
              </w:r>
            </w:del>
            <w:ins w:id="107" w:author="Noel Cainglet" w:date="2017-08-16T16:26:00Z">
              <w:del w:id="108" w:author="Noel M. Cainglet" w:date="2017-10-16T15:10:00Z">
                <w:r w:rsidR="00157788" w:rsidDel="00FF004F">
                  <w:delText>RAF</w:delText>
                </w:r>
              </w:del>
            </w:ins>
          </w:p>
          <w:p w14:paraId="2ED3605D" w14:textId="6EA29D7B" w:rsidR="0068534C" w:rsidRPr="00AC5DD2" w:rsidRDefault="0068534C" w:rsidP="005D3C14"/>
        </w:tc>
      </w:tr>
      <w:tr w:rsidR="00AC5DD2" w:rsidRPr="00AC5DD2" w14:paraId="686A184C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A4D7" w14:textId="0E96CB72" w:rsidR="001F7B58" w:rsidRPr="00AC5DD2" w:rsidRDefault="00D900AA" w:rsidP="005D3C14">
            <w:pPr>
              <w:jc w:val="center"/>
            </w:pPr>
            <w:r>
              <w:t>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EB282" w14:textId="77777777" w:rsidR="006A1F9D" w:rsidRDefault="006A1F9D" w:rsidP="005D3C14">
            <w:pPr>
              <w:rPr>
                <w:ins w:id="109" w:author="Noel M. Cainglet" w:date="2017-10-16T15:14:00Z"/>
              </w:rPr>
            </w:pPr>
            <w:ins w:id="110" w:author="Noel M. Cainglet" w:date="2017-10-16T15:14:00Z">
              <w:r>
                <w:t>Receive duly filled-out RAF.</w:t>
              </w:r>
            </w:ins>
          </w:p>
          <w:p w14:paraId="3970880E" w14:textId="0F8840E8" w:rsidR="00A70689" w:rsidDel="00FF004F" w:rsidRDefault="001F6ABC" w:rsidP="005D3C14">
            <w:pPr>
              <w:rPr>
                <w:del w:id="111" w:author="Noel M. Cainglet" w:date="2017-10-16T15:10:00Z"/>
              </w:rPr>
            </w:pPr>
            <w:del w:id="112" w:author="Noel M. Cainglet" w:date="2017-10-16T15:10:00Z">
              <w:r w:rsidDel="00FF004F">
                <w:delText>Approve JTF</w:delText>
              </w:r>
            </w:del>
            <w:ins w:id="113" w:author="Noel Cainglet" w:date="2017-08-16T16:26:00Z">
              <w:del w:id="114" w:author="Noel M. Cainglet" w:date="2017-10-16T15:10:00Z">
                <w:r w:rsidR="002B60BA" w:rsidDel="00FF004F">
                  <w:delText>RAF</w:delText>
                </w:r>
              </w:del>
            </w:ins>
            <w:del w:id="115" w:author="Noel M. Cainglet" w:date="2017-10-16T15:10:00Z">
              <w:r w:rsidDel="00FF004F">
                <w:delText>.</w:delText>
              </w:r>
            </w:del>
          </w:p>
          <w:p w14:paraId="4117DC2B" w14:textId="7DDCD359" w:rsidR="001F6ABC" w:rsidRPr="00AC5DD2" w:rsidRDefault="001F6ABC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2E05" w14:textId="690D13E4" w:rsidR="0029656A" w:rsidRPr="00AC5DD2" w:rsidRDefault="00F83BEE" w:rsidP="005D3C14">
            <w:pPr>
              <w:jc w:val="center"/>
            </w:pPr>
            <w:ins w:id="116" w:author="Noel M. Cainglet" w:date="2017-10-16T15:22:00Z">
              <w:r>
                <w:t>HR Staff</w:t>
              </w:r>
            </w:ins>
            <w:del w:id="117" w:author="Noel M. Cainglet" w:date="2017-10-16T15:10:00Z">
              <w:r w:rsidR="004D5720" w:rsidDel="00FF004F">
                <w:delText>President</w:delText>
              </w:r>
            </w:del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1DFB" w14:textId="77777777" w:rsidR="00506DBA" w:rsidRDefault="00506DBA" w:rsidP="005D3C14">
            <w:pPr>
              <w:rPr>
                <w:ins w:id="118" w:author="Noel M. Cainglet" w:date="2017-10-16T15:25:00Z"/>
              </w:rPr>
            </w:pPr>
            <w:ins w:id="119" w:author="Noel M. Cainglet" w:date="2017-10-16T15:25:00Z">
              <w:r>
                <w:t>Duly filled-out RAF</w:t>
              </w:r>
            </w:ins>
          </w:p>
          <w:p w14:paraId="6ADAD7DE" w14:textId="2B474948" w:rsidR="004C13E3" w:rsidDel="00FF004F" w:rsidRDefault="004C13E3" w:rsidP="005D3C14">
            <w:pPr>
              <w:rPr>
                <w:del w:id="120" w:author="Noel M. Cainglet" w:date="2017-10-16T15:10:00Z"/>
              </w:rPr>
            </w:pPr>
            <w:del w:id="121" w:author="Noel M. Cainglet" w:date="2017-10-16T15:10:00Z">
              <w:r w:rsidDel="00FF004F">
                <w:delText>Duly filled-out, recommended for approval, noted and approved JTF</w:delText>
              </w:r>
            </w:del>
            <w:ins w:id="122" w:author="Noel Cainglet" w:date="2017-08-16T16:27:00Z">
              <w:del w:id="123" w:author="Noel M. Cainglet" w:date="2017-10-16T15:10:00Z">
                <w:r w:rsidR="00157788" w:rsidDel="00FF004F">
                  <w:delText>RAF</w:delText>
                </w:r>
              </w:del>
            </w:ins>
          </w:p>
          <w:p w14:paraId="01C0E5BF" w14:textId="69414C58" w:rsidR="00AB5D59" w:rsidDel="00FF004F" w:rsidRDefault="00AB5D59" w:rsidP="005D3C14">
            <w:pPr>
              <w:rPr>
                <w:del w:id="124" w:author="Noel M. Cainglet" w:date="2017-10-16T15:10:00Z"/>
              </w:rPr>
            </w:pPr>
          </w:p>
          <w:p w14:paraId="0500AB91" w14:textId="091AC249" w:rsidR="00AB5D59" w:rsidDel="00FF004F" w:rsidRDefault="00AB5D59" w:rsidP="005D3C14">
            <w:pPr>
              <w:rPr>
                <w:del w:id="125" w:author="Noel M. Cainglet" w:date="2017-10-16T15:10:00Z"/>
              </w:rPr>
            </w:pPr>
          </w:p>
          <w:p w14:paraId="70E717CB" w14:textId="629C16BA" w:rsidR="00AB5D59" w:rsidDel="00FF004F" w:rsidRDefault="00AB5D59" w:rsidP="005D3C14">
            <w:pPr>
              <w:rPr>
                <w:del w:id="126" w:author="Noel M. Cainglet" w:date="2017-10-16T15:10:00Z"/>
              </w:rPr>
            </w:pPr>
          </w:p>
          <w:p w14:paraId="2A004BD6" w14:textId="5C37C65D" w:rsidR="00124A3F" w:rsidRPr="00AC5DD2" w:rsidRDefault="00124A3F" w:rsidP="005D3C14"/>
        </w:tc>
      </w:tr>
      <w:tr w:rsidR="00AC5DD2" w:rsidRPr="00AC5DD2" w14:paraId="2C6C1B1C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075B" w14:textId="2DACDB75" w:rsidR="001F7B58" w:rsidRPr="00AC5DD2" w:rsidRDefault="00D900AA" w:rsidP="005D3C14">
            <w:pPr>
              <w:jc w:val="center"/>
            </w:pPr>
            <w:r>
              <w:t>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1806" w14:textId="77777777" w:rsidR="006A1F9D" w:rsidRDefault="006A1F9D" w:rsidP="005D3C14">
            <w:pPr>
              <w:rPr>
                <w:ins w:id="127" w:author="Noel M. Cainglet" w:date="2017-10-16T15:14:00Z"/>
              </w:rPr>
            </w:pPr>
            <w:ins w:id="128" w:author="Noel M. Cainglet" w:date="2017-10-16T15:14:00Z">
              <w:r>
                <w:t>Prepare variance analysis for salary and other benefit entitlements.</w:t>
              </w:r>
            </w:ins>
          </w:p>
          <w:p w14:paraId="07FFE7AB" w14:textId="0737A943" w:rsidR="004F070F" w:rsidDel="00FF004F" w:rsidRDefault="004D5720" w:rsidP="005D3C14">
            <w:pPr>
              <w:rPr>
                <w:del w:id="129" w:author="Noel M. Cainglet" w:date="2017-10-16T15:10:00Z"/>
              </w:rPr>
            </w:pPr>
            <w:del w:id="130" w:author="Noel M. Cainglet" w:date="2017-10-16T15:10:00Z">
              <w:r w:rsidDel="00FF004F">
                <w:delText xml:space="preserve">Receive duly accomplished </w:delText>
              </w:r>
            </w:del>
            <w:ins w:id="131" w:author="Noel Cainglet" w:date="2017-08-16T16:27:00Z">
              <w:del w:id="132" w:author="Noel M. Cainglet" w:date="2017-10-16T15:10:00Z">
                <w:r w:rsidR="00121DD1" w:rsidDel="00FF004F">
                  <w:delText>RAF</w:delText>
                </w:r>
              </w:del>
            </w:ins>
            <w:del w:id="133" w:author="Noel M. Cainglet" w:date="2017-10-16T15:10:00Z">
              <w:r w:rsidDel="00FF004F">
                <w:delText>JTF.</w:delText>
              </w:r>
            </w:del>
          </w:p>
          <w:p w14:paraId="41970709" w14:textId="742E2B22" w:rsidR="004D5720" w:rsidRPr="00AC5DD2" w:rsidRDefault="004D5720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BF4E" w14:textId="73D516C2" w:rsidR="00124A3F" w:rsidRPr="00AC5DD2" w:rsidRDefault="00F83BEE" w:rsidP="005D3C14">
            <w:pPr>
              <w:jc w:val="center"/>
            </w:pPr>
            <w:ins w:id="134" w:author="Noel M. Cainglet" w:date="2017-10-16T15:22:00Z">
              <w:r>
                <w:t>HR Staff</w:t>
              </w:r>
            </w:ins>
            <w:del w:id="135" w:author="Noel M. Cainglet" w:date="2017-10-16T15:10:00Z">
              <w:r w:rsidR="004D5720" w:rsidDel="00FF004F">
                <w:delText>HR Staff</w:delText>
              </w:r>
            </w:del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907C6" w14:textId="3DEA553B" w:rsidR="00652982" w:rsidRPr="00AC5DD2" w:rsidRDefault="00652982" w:rsidP="005D3C14"/>
        </w:tc>
      </w:tr>
      <w:tr w:rsidR="00AC5DD2" w:rsidRPr="00AC5DD2" w14:paraId="5B8C30AB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8D564" w14:textId="6A201244" w:rsidR="001F7B58" w:rsidRPr="00AC5DD2" w:rsidRDefault="00D900AA" w:rsidP="005D3C14">
            <w:pPr>
              <w:jc w:val="center"/>
            </w:pPr>
            <w:r>
              <w:t>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59396" w14:textId="77777777" w:rsidR="006A1F9D" w:rsidRDefault="006A1F9D" w:rsidP="005D3C14">
            <w:pPr>
              <w:rPr>
                <w:ins w:id="136" w:author="Noel M. Cainglet" w:date="2017-10-16T15:14:00Z"/>
              </w:rPr>
            </w:pPr>
            <w:ins w:id="137" w:author="Noel M. Cainglet" w:date="2017-10-16T15:14:00Z">
              <w:r>
                <w:t>Prepare HR Action Memo.</w:t>
              </w:r>
            </w:ins>
          </w:p>
          <w:p w14:paraId="1AD0B9FE" w14:textId="370282ED" w:rsidR="00262DDA" w:rsidDel="00FF004F" w:rsidRDefault="004D5720" w:rsidP="005D3C14">
            <w:pPr>
              <w:rPr>
                <w:del w:id="138" w:author="Noel M. Cainglet" w:date="2017-10-16T15:10:00Z"/>
              </w:rPr>
            </w:pPr>
            <w:del w:id="139" w:author="Noel M. Cainglet" w:date="2017-10-16T15:10:00Z">
              <w:r w:rsidDel="00FF004F">
                <w:delText>Notify and discuss with employee details of the transfer.</w:delText>
              </w:r>
            </w:del>
          </w:p>
          <w:p w14:paraId="76E5B36D" w14:textId="56FD36EA" w:rsidR="004D5720" w:rsidRPr="00AC5DD2" w:rsidRDefault="004D5720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5B73" w14:textId="45045851" w:rsidR="003846C8" w:rsidRPr="00AC5DD2" w:rsidRDefault="00F83BEE" w:rsidP="005D3C14">
            <w:pPr>
              <w:jc w:val="center"/>
            </w:pPr>
            <w:ins w:id="140" w:author="Noel M. Cainglet" w:date="2017-10-16T15:22:00Z">
              <w:r>
                <w:t>HR Staff</w:t>
              </w:r>
            </w:ins>
            <w:del w:id="141" w:author="Noel M. Cainglet" w:date="2017-10-16T15:10:00Z">
              <w:r w:rsidR="004D5720" w:rsidDel="00FF004F">
                <w:delText>HR Staff</w:delText>
              </w:r>
            </w:del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FE127" w14:textId="7E485414" w:rsidR="001F7B58" w:rsidRDefault="00506DBA" w:rsidP="005D3C14">
            <w:pPr>
              <w:rPr>
                <w:ins w:id="142" w:author="Noel M. Cainglet" w:date="2017-10-16T15:25:00Z"/>
              </w:rPr>
            </w:pPr>
            <w:ins w:id="143" w:author="Noel M. Cainglet" w:date="2017-10-16T15:25:00Z">
              <w:r>
                <w:t>Duly filled-</w:t>
              </w:r>
              <w:r w:rsidR="006852EA">
                <w:t>out HR Action M</w:t>
              </w:r>
              <w:r>
                <w:t>emo</w:t>
              </w:r>
            </w:ins>
          </w:p>
          <w:p w14:paraId="4BBE388C" w14:textId="59EEFF95" w:rsidR="00506DBA" w:rsidRPr="00AC5DD2" w:rsidRDefault="00506DBA" w:rsidP="005D3C14"/>
        </w:tc>
      </w:tr>
      <w:tr w:rsidR="00AC5DD2" w:rsidRPr="00AC5DD2" w14:paraId="591F9DE9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F9D9" w14:textId="1819CDA1" w:rsidR="001F7B58" w:rsidRPr="00AC5DD2" w:rsidRDefault="00D900AA" w:rsidP="005D3C14">
            <w:pPr>
              <w:jc w:val="center"/>
            </w:pPr>
            <w:r>
              <w:t>8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E384E" w14:textId="77777777" w:rsidR="006A1F9D" w:rsidRDefault="006A1F9D" w:rsidP="005D3C14">
            <w:pPr>
              <w:rPr>
                <w:ins w:id="144" w:author="Noel M. Cainglet" w:date="2017-10-16T15:14:00Z"/>
              </w:rPr>
            </w:pPr>
            <w:ins w:id="145" w:author="Noel M. Cainglet" w:date="2017-10-16T15:14:00Z">
              <w:r>
                <w:t>Forward HR Action Memo, RAF and variance analysis to HR Manager.</w:t>
              </w:r>
            </w:ins>
          </w:p>
          <w:p w14:paraId="785301B0" w14:textId="7421A971" w:rsidR="00177BFB" w:rsidDel="00FF004F" w:rsidRDefault="004D5720" w:rsidP="005D3C14">
            <w:pPr>
              <w:rPr>
                <w:del w:id="146" w:author="Noel M. Cainglet" w:date="2017-10-16T15:10:00Z"/>
              </w:rPr>
            </w:pPr>
            <w:del w:id="147" w:author="Noel M. Cainglet" w:date="2017-10-16T15:10:00Z">
              <w:r w:rsidDel="00FF004F">
                <w:delText>Secure and accomplish clearance certificate.</w:delText>
              </w:r>
            </w:del>
          </w:p>
          <w:p w14:paraId="0D2B8DD9" w14:textId="7E1C51BD" w:rsidR="004D5720" w:rsidRPr="00AC5DD2" w:rsidRDefault="004D5720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F025" w14:textId="0F10D1BC" w:rsidR="0063149B" w:rsidDel="00FF004F" w:rsidRDefault="00F83BEE" w:rsidP="005D3C14">
            <w:pPr>
              <w:jc w:val="center"/>
              <w:rPr>
                <w:del w:id="148" w:author="Noel M. Cainglet" w:date="2017-10-16T15:10:00Z"/>
              </w:rPr>
            </w:pPr>
            <w:ins w:id="149" w:author="Noel M. Cainglet" w:date="2017-10-16T15:22:00Z">
              <w:r>
                <w:t>HR Staff</w:t>
              </w:r>
            </w:ins>
            <w:del w:id="150" w:author="Noel M. Cainglet" w:date="2017-10-16T15:10:00Z">
              <w:r w:rsidR="004D5720" w:rsidDel="00FF004F">
                <w:delText>Concerned Employee</w:delText>
              </w:r>
            </w:del>
          </w:p>
          <w:p w14:paraId="5AED6864" w14:textId="31B1AE96" w:rsidR="004D5720" w:rsidRPr="00AC5DD2" w:rsidRDefault="004D5720" w:rsidP="005D3C14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3B733" w14:textId="77777777" w:rsidR="0010096C" w:rsidRDefault="006852EA" w:rsidP="005D3C14">
            <w:pPr>
              <w:rPr>
                <w:ins w:id="151" w:author="Noel M. Cainglet" w:date="2017-10-16T15:25:00Z"/>
              </w:rPr>
            </w:pPr>
            <w:ins w:id="152" w:author="Noel M. Cainglet" w:date="2017-10-16T15:25:00Z">
              <w:r>
                <w:t>Duly filled-out HR Action Memo and RAF</w:t>
              </w:r>
            </w:ins>
          </w:p>
          <w:p w14:paraId="60CAA4C2" w14:textId="057CEA43" w:rsidR="006852EA" w:rsidRPr="00AC5DD2" w:rsidRDefault="006852EA" w:rsidP="005D3C14"/>
        </w:tc>
      </w:tr>
      <w:tr w:rsidR="00AC5DD2" w:rsidRPr="00AC5DD2" w14:paraId="1741DD2B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9E204" w14:textId="64CC0B1E" w:rsidR="001F7B58" w:rsidRPr="00AC5DD2" w:rsidRDefault="00D900AA" w:rsidP="005D3C14">
            <w:pPr>
              <w:jc w:val="center"/>
            </w:pPr>
            <w:r>
              <w:t>9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0290" w14:textId="77777777" w:rsidR="006A1F9D" w:rsidRDefault="006A1F9D" w:rsidP="005D3C14">
            <w:pPr>
              <w:rPr>
                <w:ins w:id="153" w:author="Noel M. Cainglet" w:date="2017-10-16T15:15:00Z"/>
              </w:rPr>
            </w:pPr>
            <w:ins w:id="154" w:author="Noel M. Cainglet" w:date="2017-10-16T15:15:00Z">
              <w:r>
                <w:t>Recommend approval of HR Action Memo and RAF.</w:t>
              </w:r>
            </w:ins>
          </w:p>
          <w:p w14:paraId="2197F339" w14:textId="3C8F514E" w:rsidR="00177BFB" w:rsidDel="00FF004F" w:rsidRDefault="004D5720" w:rsidP="005D3C14">
            <w:pPr>
              <w:rPr>
                <w:del w:id="155" w:author="Noel M. Cainglet" w:date="2017-10-16T15:10:00Z"/>
              </w:rPr>
            </w:pPr>
            <w:del w:id="156" w:author="Noel M. Cainglet" w:date="2017-10-16T15:10:00Z">
              <w:r w:rsidDel="00FF004F">
                <w:delText>Check and verify clearance and ensure proper turn-over of work.</w:delText>
              </w:r>
            </w:del>
          </w:p>
          <w:p w14:paraId="558CC546" w14:textId="0EE0ACD6" w:rsidR="004D5720" w:rsidRPr="00AC5DD2" w:rsidRDefault="004D5720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5C586" w14:textId="2CEB25DF" w:rsidR="004D5720" w:rsidDel="00FF004F" w:rsidRDefault="00F83BEE" w:rsidP="005D3C14">
            <w:pPr>
              <w:jc w:val="center"/>
              <w:rPr>
                <w:del w:id="157" w:author="Noel M. Cainglet" w:date="2017-10-16T15:10:00Z"/>
              </w:rPr>
            </w:pPr>
            <w:ins w:id="158" w:author="Noel M. Cainglet" w:date="2017-10-16T15:22:00Z">
              <w:r>
                <w:t>HR Manager</w:t>
              </w:r>
            </w:ins>
            <w:del w:id="159" w:author="Noel M. Cainglet" w:date="2017-10-16T15:10:00Z">
              <w:r w:rsidR="004D5720" w:rsidDel="00FF004F">
                <w:delText>Department Head/</w:delText>
              </w:r>
            </w:del>
          </w:p>
          <w:p w14:paraId="318DEC21" w14:textId="68EEF465" w:rsidR="004F0938" w:rsidDel="00FF004F" w:rsidRDefault="004D5720" w:rsidP="005D3C14">
            <w:pPr>
              <w:jc w:val="center"/>
              <w:rPr>
                <w:del w:id="160" w:author="Noel M. Cainglet" w:date="2017-10-16T15:10:00Z"/>
              </w:rPr>
            </w:pPr>
            <w:del w:id="161" w:author="Noel M. Cainglet" w:date="2017-10-16T15:10:00Z">
              <w:r w:rsidDel="00FF004F">
                <w:delText>Manager</w:delText>
              </w:r>
            </w:del>
          </w:p>
          <w:p w14:paraId="7F482F48" w14:textId="3222B271" w:rsidR="004D5720" w:rsidDel="00FF004F" w:rsidRDefault="004D5720" w:rsidP="005D3C14">
            <w:pPr>
              <w:jc w:val="center"/>
              <w:rPr>
                <w:del w:id="162" w:author="Noel M. Cainglet" w:date="2017-10-16T15:10:00Z"/>
              </w:rPr>
            </w:pPr>
          </w:p>
          <w:p w14:paraId="1478F695" w14:textId="01DCE8CE" w:rsidR="004D5720" w:rsidRPr="00AC5DD2" w:rsidRDefault="004D5720" w:rsidP="005D3C14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D40E9" w14:textId="7D68F27A" w:rsidR="00EE3C78" w:rsidRDefault="00EE3C78" w:rsidP="00EE3C78">
            <w:pPr>
              <w:rPr>
                <w:ins w:id="163" w:author="Noel M. Cainglet" w:date="2017-10-16T15:26:00Z"/>
              </w:rPr>
            </w:pPr>
            <w:ins w:id="164" w:author="Noel M. Cainglet" w:date="2017-10-16T15:26:00Z">
              <w:r>
                <w:t>Duly filled-out HR Action Memo, RAF and recommended for approval</w:t>
              </w:r>
            </w:ins>
          </w:p>
          <w:p w14:paraId="7F987809" w14:textId="675FAE00" w:rsidR="00262DDA" w:rsidRPr="00AC5DD2" w:rsidRDefault="00262DDA" w:rsidP="005D3C14"/>
        </w:tc>
      </w:tr>
      <w:tr w:rsidR="007B6CB4" w:rsidRPr="00AC5DD2" w14:paraId="29D9132E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623EA" w14:textId="22DB2232" w:rsidR="007B6CB4" w:rsidRPr="00AC5DD2" w:rsidRDefault="00D900AA" w:rsidP="005D3C14">
            <w:pPr>
              <w:jc w:val="center"/>
            </w:pPr>
            <w:r>
              <w:t>10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CC8B" w14:textId="77777777" w:rsidR="006A1F9D" w:rsidRDefault="006A1F9D" w:rsidP="005D3C14">
            <w:pPr>
              <w:rPr>
                <w:ins w:id="165" w:author="Noel M. Cainglet" w:date="2017-10-16T15:15:00Z"/>
              </w:rPr>
            </w:pPr>
            <w:ins w:id="166" w:author="Noel M. Cainglet" w:date="2017-10-16T15:15:00Z">
              <w:r>
                <w:t>Note on the HR Action Memo and RAF.</w:t>
              </w:r>
            </w:ins>
          </w:p>
          <w:p w14:paraId="14329B29" w14:textId="0BD4C2AB" w:rsidR="0074575F" w:rsidDel="00FF004F" w:rsidRDefault="004D5720" w:rsidP="005D3C14">
            <w:pPr>
              <w:rPr>
                <w:del w:id="167" w:author="Noel M. Cainglet" w:date="2017-10-16T15:10:00Z"/>
              </w:rPr>
            </w:pPr>
            <w:del w:id="168" w:author="Noel M. Cainglet" w:date="2017-10-16T15:10:00Z">
              <w:r w:rsidDel="00FF004F">
                <w:delText>Approve clearance.</w:delText>
              </w:r>
            </w:del>
          </w:p>
          <w:p w14:paraId="251B13A6" w14:textId="2EB7AF20" w:rsidR="004D5720" w:rsidDel="00FF004F" w:rsidRDefault="004D5720" w:rsidP="005D3C14">
            <w:pPr>
              <w:rPr>
                <w:del w:id="169" w:author="Noel M. Cainglet" w:date="2017-10-16T15:10:00Z"/>
              </w:rPr>
            </w:pPr>
          </w:p>
          <w:p w14:paraId="7FAC9E52" w14:textId="35AC19B6" w:rsidR="0088555D" w:rsidRPr="00AC5DD2" w:rsidRDefault="0088555D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286C9" w14:textId="77777777" w:rsidR="00F83BEE" w:rsidRDefault="00F83BEE" w:rsidP="005D3C14">
            <w:pPr>
              <w:jc w:val="center"/>
              <w:rPr>
                <w:ins w:id="170" w:author="Noel M. Cainglet" w:date="2017-10-16T15:22:00Z"/>
              </w:rPr>
            </w:pPr>
            <w:ins w:id="171" w:author="Noel M. Cainglet" w:date="2017-10-16T15:22:00Z">
              <w:r>
                <w:t>Vice President</w:t>
              </w:r>
            </w:ins>
          </w:p>
          <w:p w14:paraId="1C42B996" w14:textId="24738E9B" w:rsidR="007B6CB4" w:rsidRPr="00AC5DD2" w:rsidRDefault="004D5720" w:rsidP="005D3C14">
            <w:pPr>
              <w:jc w:val="center"/>
            </w:pPr>
            <w:del w:id="172" w:author="Noel M. Cainglet" w:date="2017-10-16T15:10:00Z">
              <w:r w:rsidDel="00FF004F">
                <w:delText>HR Manager</w:delText>
              </w:r>
            </w:del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591F0" w14:textId="77777777" w:rsidR="00CA2D8C" w:rsidRDefault="00EE3C78" w:rsidP="005D3C14">
            <w:pPr>
              <w:rPr>
                <w:ins w:id="173" w:author="Noel M. Cainglet" w:date="2017-10-16T15:27:00Z"/>
              </w:rPr>
            </w:pPr>
            <w:ins w:id="174" w:author="Noel M. Cainglet" w:date="2017-10-16T15:27:00Z">
              <w:r>
                <w:t>Duly filled-out HR Action Memo, RAF, recommended for approval.</w:t>
              </w:r>
            </w:ins>
          </w:p>
          <w:p w14:paraId="46D66477" w14:textId="2A3EC2D8" w:rsidR="00EE3C78" w:rsidRPr="00AC5DD2" w:rsidRDefault="00EE3C78" w:rsidP="005D3C14"/>
        </w:tc>
      </w:tr>
      <w:tr w:rsidR="0074575F" w:rsidRPr="00AC5DD2" w14:paraId="58461C21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7019F" w14:textId="7134F3A7" w:rsidR="0074575F" w:rsidRPr="00AC5DD2" w:rsidRDefault="00D900AA" w:rsidP="005D3C14">
            <w:pPr>
              <w:jc w:val="center"/>
            </w:pPr>
            <w:r>
              <w:t>11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CCC8F" w14:textId="77777777" w:rsidR="006A1F9D" w:rsidRDefault="006A1F9D" w:rsidP="005D3C14">
            <w:pPr>
              <w:rPr>
                <w:ins w:id="175" w:author="Noel M. Cainglet" w:date="2017-10-16T15:15:00Z"/>
              </w:rPr>
            </w:pPr>
            <w:ins w:id="176" w:author="Noel M. Cainglet" w:date="2017-10-16T15:15:00Z">
              <w:r>
                <w:t>Approve HR Action Memo and RAF.</w:t>
              </w:r>
            </w:ins>
          </w:p>
          <w:p w14:paraId="482DE7E5" w14:textId="622E22E0" w:rsidR="00EE01F0" w:rsidDel="00FF004F" w:rsidRDefault="004D5720" w:rsidP="005D3C14">
            <w:pPr>
              <w:rPr>
                <w:del w:id="177" w:author="Noel M. Cainglet" w:date="2017-10-16T15:10:00Z"/>
              </w:rPr>
            </w:pPr>
            <w:del w:id="178" w:author="Noel M. Cainglet" w:date="2017-10-16T15:10:00Z">
              <w:r w:rsidDel="00FF004F">
                <w:delText>Processes transfer.</w:delText>
              </w:r>
            </w:del>
          </w:p>
          <w:p w14:paraId="0087D38B" w14:textId="25E3C8FC" w:rsidR="004D5720" w:rsidDel="00FF004F" w:rsidRDefault="004D5720" w:rsidP="005D3C14">
            <w:pPr>
              <w:rPr>
                <w:del w:id="179" w:author="Noel M. Cainglet" w:date="2017-10-16T15:10:00Z"/>
              </w:rPr>
            </w:pPr>
          </w:p>
          <w:p w14:paraId="069F32B0" w14:textId="2166C2FC" w:rsidR="004D5720" w:rsidDel="00FF004F" w:rsidRDefault="004D5720" w:rsidP="005D3C14">
            <w:pPr>
              <w:rPr>
                <w:del w:id="180" w:author="Noel M. Cainglet" w:date="2017-10-16T15:10:00Z"/>
              </w:rPr>
            </w:pPr>
            <w:del w:id="181" w:author="Noel M. Cainglet" w:date="2017-10-16T15:10:00Z">
              <w:r w:rsidDel="00FF004F">
                <w:delText>File transfer documents and update HRIS.</w:delText>
              </w:r>
            </w:del>
          </w:p>
          <w:p w14:paraId="20660309" w14:textId="59CF910E" w:rsidR="0088555D" w:rsidRDefault="0088555D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F34AF" w14:textId="261A77B6" w:rsidR="0074575F" w:rsidRPr="00AC5DD2" w:rsidRDefault="00F83BEE" w:rsidP="005D3C14">
            <w:pPr>
              <w:jc w:val="center"/>
            </w:pPr>
            <w:ins w:id="182" w:author="Noel M. Cainglet" w:date="2017-10-16T15:22:00Z">
              <w:r>
                <w:t>President</w:t>
              </w:r>
            </w:ins>
            <w:del w:id="183" w:author="Noel M. Cainglet" w:date="2017-10-16T15:10:00Z">
              <w:r w:rsidR="004D5720" w:rsidDel="00FF004F">
                <w:delText>HR Staff</w:delText>
              </w:r>
            </w:del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4CAD6" w14:textId="1ED7729F" w:rsidR="00EE3C78" w:rsidRPr="00AC5DD2" w:rsidRDefault="00EE3C78" w:rsidP="005D3C14">
            <w:ins w:id="184" w:author="Noel M. Cainglet" w:date="2017-10-16T15:27:00Z">
              <w:r>
                <w:t>Duly accomplished HR Action Memo and RAF</w:t>
              </w:r>
            </w:ins>
          </w:p>
        </w:tc>
      </w:tr>
      <w:tr w:rsidR="004D5720" w:rsidRPr="00AC5DD2" w14:paraId="6692FB90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0ECCA" w14:textId="515F1D1E" w:rsidR="004D5720" w:rsidRDefault="007546D7" w:rsidP="005D3C14">
            <w:pPr>
              <w:jc w:val="center"/>
            </w:pPr>
            <w:r>
              <w:lastRenderedPageBreak/>
              <w:t>12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08FC5" w14:textId="7DDA9FE3" w:rsidR="006A1F9D" w:rsidRDefault="006A1F9D" w:rsidP="005D3C14">
            <w:pPr>
              <w:rPr>
                <w:ins w:id="185" w:author="Noel M. Cainglet" w:date="2017-10-16T15:15:00Z"/>
              </w:rPr>
            </w:pPr>
            <w:ins w:id="186" w:author="Noel M. Cainglet" w:date="2017-10-16T15:15:00Z">
              <w:r>
                <w:t>Receive duly accomplished HR Action Memo and RAF</w:t>
              </w:r>
            </w:ins>
            <w:ins w:id="187" w:author="Noel M. Cainglet" w:date="2017-10-16T15:16:00Z">
              <w:r>
                <w:t>.</w:t>
              </w:r>
            </w:ins>
          </w:p>
          <w:p w14:paraId="7235FCD4" w14:textId="6C616FF2" w:rsidR="004D5720" w:rsidDel="00FF004F" w:rsidRDefault="004D5720" w:rsidP="005D3C14">
            <w:pPr>
              <w:rPr>
                <w:del w:id="188" w:author="Noel M. Cainglet" w:date="2017-10-16T15:10:00Z"/>
              </w:rPr>
            </w:pPr>
            <w:del w:id="189" w:author="Noel M. Cainglet" w:date="2017-10-16T15:10:00Z">
              <w:r w:rsidDel="00FF004F">
                <w:delText>Inform new department head and date of start of work.</w:delText>
              </w:r>
            </w:del>
          </w:p>
          <w:p w14:paraId="2628ECE8" w14:textId="64D22B78" w:rsidR="004D5720" w:rsidRDefault="004D5720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54CDD" w14:textId="7A5EFD07" w:rsidR="004D5720" w:rsidRPr="00AC5DD2" w:rsidRDefault="008D5DB7" w:rsidP="005D3C14">
            <w:pPr>
              <w:jc w:val="center"/>
            </w:pPr>
            <w:ins w:id="190" w:author="Noel M. Cainglet" w:date="2017-10-16T15:22:00Z">
              <w:r>
                <w:t>HR Staff</w:t>
              </w:r>
            </w:ins>
            <w:del w:id="191" w:author="Noel M. Cainglet" w:date="2017-10-16T15:10:00Z">
              <w:r w:rsidR="004D5720" w:rsidDel="00FF004F">
                <w:delText>HR Staff</w:delText>
              </w:r>
            </w:del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DA3E5" w14:textId="77777777" w:rsidR="004D5720" w:rsidRDefault="00045418" w:rsidP="005D3C14">
            <w:pPr>
              <w:rPr>
                <w:ins w:id="192" w:author="Noel M. Cainglet" w:date="2017-10-16T15:27:00Z"/>
              </w:rPr>
            </w:pPr>
            <w:ins w:id="193" w:author="Noel M. Cainglet" w:date="2017-10-16T15:27:00Z">
              <w:r>
                <w:t>Duly accomplished HR Action Memo and RAF</w:t>
              </w:r>
            </w:ins>
          </w:p>
          <w:p w14:paraId="4B325FD3" w14:textId="4F92DE79" w:rsidR="00045418" w:rsidRPr="00AC5DD2" w:rsidRDefault="00045418" w:rsidP="005D3C14"/>
        </w:tc>
      </w:tr>
      <w:tr w:rsidR="004D5720" w:rsidRPr="00AC5DD2" w14:paraId="483DF0A9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6390" w14:textId="2E74B693" w:rsidR="004D5720" w:rsidRDefault="007546D7" w:rsidP="005D3C14">
            <w:pPr>
              <w:jc w:val="center"/>
            </w:pPr>
            <w:r>
              <w:t>13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5C134" w14:textId="77777777" w:rsidR="006A1F9D" w:rsidRDefault="006A1F9D" w:rsidP="005D3C14">
            <w:pPr>
              <w:rPr>
                <w:ins w:id="194" w:author="Noel M. Cainglet" w:date="2017-10-16T15:16:00Z"/>
              </w:rPr>
            </w:pPr>
            <w:ins w:id="195" w:author="Noel M. Cainglet" w:date="2017-10-16T15:16:00Z">
              <w:r>
                <w:t>Generate/update employee master list.</w:t>
              </w:r>
            </w:ins>
          </w:p>
          <w:p w14:paraId="57222AD9" w14:textId="29FFFFD1" w:rsidR="004D5720" w:rsidDel="00FF004F" w:rsidRDefault="004D5720" w:rsidP="005D3C14">
            <w:pPr>
              <w:rPr>
                <w:del w:id="196" w:author="Noel M. Cainglet" w:date="2017-10-16T15:10:00Z"/>
              </w:rPr>
            </w:pPr>
            <w:del w:id="197" w:author="Noel M. Cainglet" w:date="2017-10-16T15:10:00Z">
              <w:r w:rsidDel="00FF004F">
                <w:delText>Report to new department head.</w:delText>
              </w:r>
            </w:del>
          </w:p>
          <w:p w14:paraId="4918781C" w14:textId="703E7DF5" w:rsidR="004D5720" w:rsidRDefault="004D5720" w:rsidP="005D3C14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D3AE" w14:textId="79592526" w:rsidR="004D5720" w:rsidDel="00FF004F" w:rsidRDefault="008D5DB7" w:rsidP="005D3C14">
            <w:pPr>
              <w:jc w:val="center"/>
              <w:rPr>
                <w:del w:id="198" w:author="Noel M. Cainglet" w:date="2017-10-16T15:10:00Z"/>
              </w:rPr>
            </w:pPr>
            <w:ins w:id="199" w:author="Noel M. Cainglet" w:date="2017-10-16T15:22:00Z">
              <w:r>
                <w:t>HR Staff</w:t>
              </w:r>
            </w:ins>
            <w:del w:id="200" w:author="Noel M. Cainglet" w:date="2017-10-16T15:10:00Z">
              <w:r w:rsidR="007546D7" w:rsidDel="00FF004F">
                <w:delText>Concerned Employee</w:delText>
              </w:r>
            </w:del>
          </w:p>
          <w:p w14:paraId="4AC49A1F" w14:textId="5F5F0C43" w:rsidR="007546D7" w:rsidRPr="00AC5DD2" w:rsidRDefault="007546D7" w:rsidP="005D3C14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969D4" w14:textId="77777777" w:rsidR="004D5720" w:rsidRPr="00AC5DD2" w:rsidRDefault="004D5720" w:rsidP="005D3C14"/>
        </w:tc>
      </w:tr>
      <w:tr w:rsidR="006A1F9D" w:rsidRPr="00AC5DD2" w14:paraId="2B05E109" w14:textId="77777777" w:rsidTr="009E32CD">
        <w:trPr>
          <w:trHeight w:val="77"/>
          <w:jc w:val="center"/>
          <w:ins w:id="201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5E360" w14:textId="05855AAC" w:rsidR="006A1F9D" w:rsidRDefault="006A1F9D" w:rsidP="005D3C14">
            <w:pPr>
              <w:jc w:val="center"/>
              <w:rPr>
                <w:ins w:id="202" w:author="Noel M. Cainglet" w:date="2017-10-16T15:14:00Z"/>
              </w:rPr>
            </w:pPr>
            <w:ins w:id="203" w:author="Noel M. Cainglet" w:date="2017-10-16T15:16:00Z">
              <w:r>
                <w:t>14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D9211" w14:textId="77777777" w:rsidR="006A1F9D" w:rsidRDefault="006A1F9D" w:rsidP="005D3C14">
            <w:pPr>
              <w:rPr>
                <w:ins w:id="204" w:author="Noel M. Cainglet" w:date="2017-10-16T15:16:00Z"/>
              </w:rPr>
            </w:pPr>
            <w:ins w:id="205" w:author="Noel M. Cainglet" w:date="2017-10-16T15:16:00Z">
              <w:r>
                <w:t>Notify and discuss with employee details of the transfer.</w:t>
              </w:r>
            </w:ins>
          </w:p>
          <w:p w14:paraId="18409A2B" w14:textId="3AE9F80B" w:rsidR="006A1F9D" w:rsidDel="00FF004F" w:rsidRDefault="006A1F9D" w:rsidP="005D3C14">
            <w:pPr>
              <w:rPr>
                <w:ins w:id="206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71142" w14:textId="036459CE" w:rsidR="006A1F9D" w:rsidDel="00FF004F" w:rsidRDefault="008D5DB7" w:rsidP="005D3C14">
            <w:pPr>
              <w:jc w:val="center"/>
              <w:rPr>
                <w:ins w:id="207" w:author="Noel M. Cainglet" w:date="2017-10-16T15:14:00Z"/>
              </w:rPr>
            </w:pPr>
            <w:ins w:id="208" w:author="Noel M. Cainglet" w:date="2017-10-16T15:22:00Z">
              <w:r>
                <w:t>HR Staff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DB5D7" w14:textId="77777777" w:rsidR="006A1F9D" w:rsidRPr="00AC5DD2" w:rsidRDefault="006A1F9D" w:rsidP="005D3C14">
            <w:pPr>
              <w:rPr>
                <w:ins w:id="209" w:author="Noel M. Cainglet" w:date="2017-10-16T15:14:00Z"/>
              </w:rPr>
            </w:pPr>
          </w:p>
        </w:tc>
      </w:tr>
      <w:tr w:rsidR="006A1F9D" w:rsidRPr="00AC5DD2" w14:paraId="6C5FD0E9" w14:textId="77777777" w:rsidTr="009E32CD">
        <w:trPr>
          <w:trHeight w:val="77"/>
          <w:jc w:val="center"/>
          <w:ins w:id="210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6D2BD" w14:textId="2299485D" w:rsidR="006A1F9D" w:rsidRDefault="00152477" w:rsidP="005D3C14">
            <w:pPr>
              <w:jc w:val="center"/>
              <w:rPr>
                <w:ins w:id="211" w:author="Noel M. Cainglet" w:date="2017-10-16T15:14:00Z"/>
              </w:rPr>
            </w:pPr>
            <w:ins w:id="212" w:author="Noel M. Cainglet" w:date="2017-10-16T15:17:00Z">
              <w:r>
                <w:t>15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B27CB" w14:textId="77777777" w:rsidR="006A1F9D" w:rsidRDefault="00152477" w:rsidP="005D3C14">
            <w:pPr>
              <w:rPr>
                <w:ins w:id="213" w:author="Noel M. Cainglet" w:date="2017-10-16T15:16:00Z"/>
              </w:rPr>
            </w:pPr>
            <w:ins w:id="214" w:author="Noel M. Cainglet" w:date="2017-10-16T15:16:00Z">
              <w:r>
                <w:t>Secure and accomplish Transfer Clearance Form (TCF)</w:t>
              </w:r>
            </w:ins>
          </w:p>
          <w:p w14:paraId="041F668B" w14:textId="4EB2D466" w:rsidR="00152477" w:rsidDel="00FF004F" w:rsidRDefault="00152477" w:rsidP="005D3C14">
            <w:pPr>
              <w:rPr>
                <w:ins w:id="215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D99B8" w14:textId="3A99CD28" w:rsidR="006A1F9D" w:rsidDel="00FF004F" w:rsidRDefault="008D5DB7" w:rsidP="005D3C14">
            <w:pPr>
              <w:jc w:val="center"/>
              <w:rPr>
                <w:ins w:id="216" w:author="Noel M. Cainglet" w:date="2017-10-16T15:14:00Z"/>
              </w:rPr>
            </w:pPr>
            <w:ins w:id="217" w:author="Noel M. Cainglet" w:date="2017-10-16T15:22:00Z">
              <w:r>
                <w:t>Employee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EFCA9" w14:textId="77777777" w:rsidR="006A1F9D" w:rsidRPr="00AC5DD2" w:rsidRDefault="006A1F9D" w:rsidP="005D3C14">
            <w:pPr>
              <w:rPr>
                <w:ins w:id="218" w:author="Noel M. Cainglet" w:date="2017-10-16T15:14:00Z"/>
              </w:rPr>
            </w:pPr>
          </w:p>
        </w:tc>
      </w:tr>
      <w:tr w:rsidR="006A1F9D" w:rsidRPr="00AC5DD2" w14:paraId="08F23F90" w14:textId="77777777" w:rsidTr="009E32CD">
        <w:trPr>
          <w:trHeight w:val="77"/>
          <w:jc w:val="center"/>
          <w:ins w:id="219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E5BAE" w14:textId="12746D0E" w:rsidR="006A1F9D" w:rsidRDefault="00152477" w:rsidP="005D3C14">
            <w:pPr>
              <w:jc w:val="center"/>
              <w:rPr>
                <w:ins w:id="220" w:author="Noel M. Cainglet" w:date="2017-10-16T15:14:00Z"/>
              </w:rPr>
            </w:pPr>
            <w:ins w:id="221" w:author="Noel M. Cainglet" w:date="2017-10-16T15:17:00Z">
              <w:r>
                <w:t>16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C0F8" w14:textId="77777777" w:rsidR="006A1F9D" w:rsidRDefault="00EA1C9D" w:rsidP="005D3C14">
            <w:pPr>
              <w:rPr>
                <w:ins w:id="222" w:author="Noel M. Cainglet" w:date="2017-10-16T15:17:00Z"/>
              </w:rPr>
            </w:pPr>
            <w:ins w:id="223" w:author="Noel M. Cainglet" w:date="2017-10-16T15:17:00Z">
              <w:r>
                <w:t>Check and verifies clearance/ensures proper turn-over of work.</w:t>
              </w:r>
            </w:ins>
          </w:p>
          <w:p w14:paraId="176FDE62" w14:textId="59BD0AA2" w:rsidR="00EA1C9D" w:rsidDel="00FF004F" w:rsidRDefault="00EA1C9D" w:rsidP="005D3C14">
            <w:pPr>
              <w:rPr>
                <w:ins w:id="224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3039C" w14:textId="33E6BB17" w:rsidR="006A1F9D" w:rsidDel="00FF004F" w:rsidRDefault="00142C9A" w:rsidP="005D3C14">
            <w:pPr>
              <w:jc w:val="center"/>
              <w:rPr>
                <w:ins w:id="225" w:author="Noel M. Cainglet" w:date="2017-10-16T15:14:00Z"/>
              </w:rPr>
            </w:pPr>
            <w:ins w:id="226" w:author="Noel M. Cainglet" w:date="2017-10-16T15:23:00Z">
              <w:r>
                <w:t>Department Head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E3F61" w14:textId="77777777" w:rsidR="006A1F9D" w:rsidRPr="00AC5DD2" w:rsidRDefault="006A1F9D" w:rsidP="005D3C14">
            <w:pPr>
              <w:rPr>
                <w:ins w:id="227" w:author="Noel M. Cainglet" w:date="2017-10-16T15:14:00Z"/>
              </w:rPr>
            </w:pPr>
          </w:p>
        </w:tc>
      </w:tr>
      <w:tr w:rsidR="006A1F9D" w:rsidRPr="00AC5DD2" w14:paraId="2BF7A888" w14:textId="77777777" w:rsidTr="009E32CD">
        <w:trPr>
          <w:trHeight w:val="77"/>
          <w:jc w:val="center"/>
          <w:ins w:id="228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D2A30" w14:textId="3E68EB9F" w:rsidR="006A1F9D" w:rsidRDefault="00152477" w:rsidP="005D3C14">
            <w:pPr>
              <w:jc w:val="center"/>
              <w:rPr>
                <w:ins w:id="229" w:author="Noel M. Cainglet" w:date="2017-10-16T15:14:00Z"/>
              </w:rPr>
            </w:pPr>
            <w:ins w:id="230" w:author="Noel M. Cainglet" w:date="2017-10-16T15:17:00Z">
              <w:r>
                <w:t>17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49988" w14:textId="0FB610EF" w:rsidR="006A1F9D" w:rsidRDefault="00EA1C9D" w:rsidP="005D3C14">
            <w:pPr>
              <w:rPr>
                <w:ins w:id="231" w:author="Noel M. Cainglet" w:date="2017-10-16T15:17:00Z"/>
              </w:rPr>
            </w:pPr>
            <w:ins w:id="232" w:author="Noel M. Cainglet" w:date="2017-10-16T15:17:00Z">
              <w:r>
                <w:t>Approves clearance.</w:t>
              </w:r>
            </w:ins>
          </w:p>
          <w:p w14:paraId="6CC85A16" w14:textId="55571D83" w:rsidR="00EA1C9D" w:rsidDel="00FF004F" w:rsidRDefault="00EA1C9D" w:rsidP="005D3C14">
            <w:pPr>
              <w:rPr>
                <w:ins w:id="233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4F859" w14:textId="641191A4" w:rsidR="006A1F9D" w:rsidDel="00FF004F" w:rsidRDefault="00142C9A" w:rsidP="005D3C14">
            <w:pPr>
              <w:jc w:val="center"/>
              <w:rPr>
                <w:ins w:id="234" w:author="Noel M. Cainglet" w:date="2017-10-16T15:14:00Z"/>
              </w:rPr>
            </w:pPr>
            <w:ins w:id="235" w:author="Noel M. Cainglet" w:date="2017-10-16T15:23:00Z">
              <w:r>
                <w:t>HR Manager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5FFF" w14:textId="77777777" w:rsidR="006A1F9D" w:rsidRPr="00AC5DD2" w:rsidRDefault="006A1F9D" w:rsidP="005D3C14">
            <w:pPr>
              <w:rPr>
                <w:ins w:id="236" w:author="Noel M. Cainglet" w:date="2017-10-16T15:14:00Z"/>
              </w:rPr>
            </w:pPr>
          </w:p>
        </w:tc>
      </w:tr>
      <w:tr w:rsidR="006A1F9D" w:rsidRPr="00AC5DD2" w14:paraId="110885AA" w14:textId="77777777" w:rsidTr="009E32CD">
        <w:trPr>
          <w:trHeight w:val="77"/>
          <w:jc w:val="center"/>
          <w:ins w:id="237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93CA7" w14:textId="3D6F4C8C" w:rsidR="006A1F9D" w:rsidRDefault="00152477" w:rsidP="005D3C14">
            <w:pPr>
              <w:jc w:val="center"/>
              <w:rPr>
                <w:ins w:id="238" w:author="Noel M. Cainglet" w:date="2017-10-16T15:14:00Z"/>
              </w:rPr>
            </w:pPr>
            <w:ins w:id="239" w:author="Noel M. Cainglet" w:date="2017-10-16T15:17:00Z">
              <w:r>
                <w:t>18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3290" w14:textId="77777777" w:rsidR="006A1F9D" w:rsidRDefault="00EA1C9D" w:rsidP="005D3C14">
            <w:pPr>
              <w:rPr>
                <w:ins w:id="240" w:author="Noel M. Cainglet" w:date="2017-10-16T15:17:00Z"/>
              </w:rPr>
            </w:pPr>
            <w:ins w:id="241" w:author="Noel M. Cainglet" w:date="2017-10-16T15:17:00Z">
              <w:r>
                <w:t>Processes transfer.</w:t>
              </w:r>
            </w:ins>
          </w:p>
          <w:p w14:paraId="1868A4F1" w14:textId="1607635A" w:rsidR="00EA1C9D" w:rsidDel="00FF004F" w:rsidRDefault="00EA1C9D" w:rsidP="005D3C14">
            <w:pPr>
              <w:rPr>
                <w:ins w:id="242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C75F7" w14:textId="0492F6A1" w:rsidR="006A1F9D" w:rsidDel="00FF004F" w:rsidRDefault="00142C9A" w:rsidP="005D3C14">
            <w:pPr>
              <w:jc w:val="center"/>
              <w:rPr>
                <w:ins w:id="243" w:author="Noel M. Cainglet" w:date="2017-10-16T15:14:00Z"/>
              </w:rPr>
            </w:pPr>
            <w:ins w:id="244" w:author="Noel M. Cainglet" w:date="2017-10-16T15:23:00Z">
              <w:r>
                <w:t>HR Staff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631FE" w14:textId="77777777" w:rsidR="006A1F9D" w:rsidRPr="00AC5DD2" w:rsidRDefault="006A1F9D" w:rsidP="005D3C14">
            <w:pPr>
              <w:rPr>
                <w:ins w:id="245" w:author="Noel M. Cainglet" w:date="2017-10-16T15:14:00Z"/>
              </w:rPr>
            </w:pPr>
          </w:p>
        </w:tc>
      </w:tr>
      <w:tr w:rsidR="006A1F9D" w:rsidRPr="00AC5DD2" w14:paraId="65342350" w14:textId="77777777" w:rsidTr="009E32CD">
        <w:trPr>
          <w:trHeight w:val="77"/>
          <w:jc w:val="center"/>
          <w:ins w:id="246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C8610" w14:textId="6C6A8FBB" w:rsidR="006A1F9D" w:rsidRDefault="00D56227" w:rsidP="005D3C14">
            <w:pPr>
              <w:jc w:val="center"/>
              <w:rPr>
                <w:ins w:id="247" w:author="Noel M. Cainglet" w:date="2017-10-16T15:14:00Z"/>
              </w:rPr>
            </w:pPr>
            <w:ins w:id="248" w:author="Noel M. Cainglet" w:date="2017-10-16T15:24:00Z">
              <w:r>
                <w:t>19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A475F" w14:textId="77777777" w:rsidR="006A1F9D" w:rsidRDefault="00EA1C9D" w:rsidP="005D3C14">
            <w:pPr>
              <w:rPr>
                <w:ins w:id="249" w:author="Noel M. Cainglet" w:date="2017-10-16T15:17:00Z"/>
              </w:rPr>
            </w:pPr>
            <w:ins w:id="250" w:author="Noel M. Cainglet" w:date="2017-10-16T15:17:00Z">
              <w:r>
                <w:t>Update HRIS and file copy.</w:t>
              </w:r>
            </w:ins>
          </w:p>
          <w:p w14:paraId="08AFC9F8" w14:textId="6E01CE0A" w:rsidR="00EA1C9D" w:rsidDel="00FF004F" w:rsidRDefault="00EA1C9D" w:rsidP="005D3C14">
            <w:pPr>
              <w:rPr>
                <w:ins w:id="251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F6EE" w14:textId="109C01DA" w:rsidR="006A1F9D" w:rsidDel="00FF004F" w:rsidRDefault="00142C9A" w:rsidP="005D3C14">
            <w:pPr>
              <w:jc w:val="center"/>
              <w:rPr>
                <w:ins w:id="252" w:author="Noel M. Cainglet" w:date="2017-10-16T15:14:00Z"/>
              </w:rPr>
            </w:pPr>
            <w:ins w:id="253" w:author="Noel M. Cainglet" w:date="2017-10-16T15:23:00Z">
              <w:r>
                <w:t>HR Staff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F190" w14:textId="77777777" w:rsidR="006A1F9D" w:rsidRPr="00AC5DD2" w:rsidRDefault="006A1F9D" w:rsidP="005D3C14">
            <w:pPr>
              <w:rPr>
                <w:ins w:id="254" w:author="Noel M. Cainglet" w:date="2017-10-16T15:14:00Z"/>
              </w:rPr>
            </w:pPr>
          </w:p>
        </w:tc>
      </w:tr>
      <w:tr w:rsidR="006A1F9D" w:rsidRPr="00AC5DD2" w14:paraId="732B0954" w14:textId="77777777" w:rsidTr="009E32CD">
        <w:trPr>
          <w:trHeight w:val="77"/>
          <w:jc w:val="center"/>
          <w:ins w:id="255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B9399" w14:textId="2F5933A0" w:rsidR="006A1F9D" w:rsidRDefault="00D56227" w:rsidP="005D3C14">
            <w:pPr>
              <w:jc w:val="center"/>
              <w:rPr>
                <w:ins w:id="256" w:author="Noel M. Cainglet" w:date="2017-10-16T15:14:00Z"/>
              </w:rPr>
            </w:pPr>
            <w:ins w:id="257" w:author="Noel M. Cainglet" w:date="2017-10-16T15:24:00Z">
              <w:r>
                <w:t>20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8B82" w14:textId="77777777" w:rsidR="006A1F9D" w:rsidRDefault="00EA1C9D" w:rsidP="005D3C14">
            <w:pPr>
              <w:rPr>
                <w:ins w:id="258" w:author="Noel M. Cainglet" w:date="2017-10-16T15:18:00Z"/>
              </w:rPr>
            </w:pPr>
            <w:ins w:id="259" w:author="Noel M. Cainglet" w:date="2017-10-16T15:18:00Z">
              <w:r>
                <w:t>Inform new department head and date of start of work.</w:t>
              </w:r>
            </w:ins>
          </w:p>
          <w:p w14:paraId="349A1EC3" w14:textId="23A17E5D" w:rsidR="00EA1C9D" w:rsidDel="00FF004F" w:rsidRDefault="00EA1C9D" w:rsidP="005D3C14">
            <w:pPr>
              <w:rPr>
                <w:ins w:id="260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AF1F0" w14:textId="3FC08279" w:rsidR="006A1F9D" w:rsidDel="00FF004F" w:rsidRDefault="00142C9A" w:rsidP="005D3C14">
            <w:pPr>
              <w:jc w:val="center"/>
              <w:rPr>
                <w:ins w:id="261" w:author="Noel M. Cainglet" w:date="2017-10-16T15:14:00Z"/>
              </w:rPr>
            </w:pPr>
            <w:ins w:id="262" w:author="Noel M. Cainglet" w:date="2017-10-16T15:24:00Z">
              <w:r>
                <w:t>HR Staff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4886" w14:textId="77777777" w:rsidR="006A1F9D" w:rsidRPr="00AC5DD2" w:rsidRDefault="006A1F9D" w:rsidP="005D3C14">
            <w:pPr>
              <w:rPr>
                <w:ins w:id="263" w:author="Noel M. Cainglet" w:date="2017-10-16T15:14:00Z"/>
              </w:rPr>
            </w:pPr>
          </w:p>
        </w:tc>
      </w:tr>
      <w:tr w:rsidR="006A1F9D" w:rsidRPr="00AC5DD2" w14:paraId="747A1B01" w14:textId="77777777" w:rsidTr="009E32CD">
        <w:trPr>
          <w:trHeight w:val="77"/>
          <w:jc w:val="center"/>
          <w:ins w:id="264" w:author="Noel M. Cainglet" w:date="2017-10-16T15:14:00Z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1D4C0" w14:textId="386A0BB0" w:rsidR="006A1F9D" w:rsidRDefault="00D56227" w:rsidP="005D3C14">
            <w:pPr>
              <w:jc w:val="center"/>
              <w:rPr>
                <w:ins w:id="265" w:author="Noel M. Cainglet" w:date="2017-10-16T15:14:00Z"/>
              </w:rPr>
            </w:pPr>
            <w:ins w:id="266" w:author="Noel M. Cainglet" w:date="2017-10-16T15:24:00Z">
              <w:r>
                <w:t>21</w:t>
              </w:r>
            </w:ins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9F4F2" w14:textId="77777777" w:rsidR="006A1F9D" w:rsidRDefault="00EA1C9D" w:rsidP="005D3C14">
            <w:pPr>
              <w:rPr>
                <w:ins w:id="267" w:author="Noel M. Cainglet" w:date="2017-10-16T15:18:00Z"/>
              </w:rPr>
            </w:pPr>
            <w:ins w:id="268" w:author="Noel M. Cainglet" w:date="2017-10-16T15:18:00Z">
              <w:r>
                <w:t>Report to new department head.</w:t>
              </w:r>
            </w:ins>
          </w:p>
          <w:p w14:paraId="281B9FB2" w14:textId="5B006CC7" w:rsidR="00EA1C9D" w:rsidDel="00FF004F" w:rsidRDefault="00EA1C9D" w:rsidP="005D3C14">
            <w:pPr>
              <w:rPr>
                <w:ins w:id="269" w:author="Noel M. Cainglet" w:date="2017-10-16T15:14:00Z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A3041" w14:textId="0C8FFC4D" w:rsidR="006A1F9D" w:rsidDel="00FF004F" w:rsidRDefault="00213C34" w:rsidP="005D3C14">
            <w:pPr>
              <w:jc w:val="center"/>
              <w:rPr>
                <w:ins w:id="270" w:author="Noel M. Cainglet" w:date="2017-10-16T15:14:00Z"/>
              </w:rPr>
            </w:pPr>
            <w:ins w:id="271" w:author="Noel M. Cainglet" w:date="2017-10-16T15:24:00Z">
              <w:r>
                <w:t>Employee</w:t>
              </w:r>
            </w:ins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9F71E" w14:textId="77777777" w:rsidR="006A1F9D" w:rsidRPr="00AC5DD2" w:rsidRDefault="006A1F9D" w:rsidP="005D3C14">
            <w:pPr>
              <w:rPr>
                <w:ins w:id="272" w:author="Noel M. Cainglet" w:date="2017-10-16T15:14:00Z"/>
              </w:rPr>
            </w:pPr>
          </w:p>
        </w:tc>
      </w:tr>
    </w:tbl>
    <w:p w14:paraId="1753C496" w14:textId="77777777" w:rsidR="006174A0" w:rsidRPr="00AC5DD2" w:rsidRDefault="006174A0" w:rsidP="005D3C14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D82C06" w:rsidRPr="00AC5DD2" w14:paraId="0AB21637" w14:textId="77777777" w:rsidTr="00AF50C9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1E2BD221" w14:textId="77777777" w:rsidR="00D82C06" w:rsidRPr="00AC5DD2" w:rsidRDefault="00D82C06" w:rsidP="005D3C14">
            <w:pPr>
              <w:tabs>
                <w:tab w:val="left" w:pos="3735"/>
                <w:tab w:val="center" w:pos="4590"/>
              </w:tabs>
              <w:rPr>
                <w:sz w:val="16"/>
                <w:szCs w:val="16"/>
              </w:rPr>
            </w:pPr>
          </w:p>
          <w:p w14:paraId="1228EB6C" w14:textId="382C5875" w:rsidR="00D82C06" w:rsidRPr="00AC5DD2" w:rsidRDefault="004D00D5" w:rsidP="005D3C14">
            <w:pPr>
              <w:tabs>
                <w:tab w:val="left" w:pos="3735"/>
                <w:tab w:val="center" w:pos="4590"/>
              </w:tabs>
              <w:jc w:val="center"/>
            </w:pPr>
            <w:r>
              <w:t>Promotions</w:t>
            </w:r>
          </w:p>
          <w:p w14:paraId="46DC40E3" w14:textId="77777777" w:rsidR="00D82C06" w:rsidRPr="00AC5DD2" w:rsidRDefault="00D82C06" w:rsidP="005D3C14">
            <w:pPr>
              <w:tabs>
                <w:tab w:val="left" w:pos="3735"/>
              </w:tabs>
              <w:rPr>
                <w:sz w:val="16"/>
                <w:szCs w:val="16"/>
              </w:rPr>
            </w:pPr>
            <w:r w:rsidRPr="00AC5DD2">
              <w:rPr>
                <w:sz w:val="16"/>
                <w:szCs w:val="16"/>
              </w:rPr>
              <w:t xml:space="preserve"> </w:t>
            </w:r>
            <w:r w:rsidRPr="00AC5DD2">
              <w:rPr>
                <w:sz w:val="16"/>
                <w:szCs w:val="16"/>
              </w:rPr>
              <w:tab/>
            </w:r>
          </w:p>
        </w:tc>
      </w:tr>
      <w:tr w:rsidR="00D82C06" w:rsidRPr="00AC5DD2" w14:paraId="32ED7F5A" w14:textId="77777777" w:rsidTr="00AF50C9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6D0AF5F9" w14:textId="77777777" w:rsidR="00D82C06" w:rsidRPr="00AC5DD2" w:rsidRDefault="00D82C06" w:rsidP="005D3C14">
            <w:pPr>
              <w:jc w:val="center"/>
            </w:pPr>
            <w:r w:rsidRPr="00AC5DD2">
              <w:t>Step No.</w:t>
            </w:r>
          </w:p>
        </w:tc>
        <w:tc>
          <w:tcPr>
            <w:tcW w:w="5427" w:type="dxa"/>
            <w:vAlign w:val="bottom"/>
          </w:tcPr>
          <w:p w14:paraId="588B41EC" w14:textId="77777777" w:rsidR="00D82C06" w:rsidRPr="00AC5DD2" w:rsidRDefault="00D82C06" w:rsidP="005D3C14">
            <w:pPr>
              <w:jc w:val="center"/>
            </w:pPr>
            <w:r w:rsidRPr="00AC5DD2">
              <w:t>Activity</w:t>
            </w:r>
          </w:p>
        </w:tc>
        <w:tc>
          <w:tcPr>
            <w:tcW w:w="1620" w:type="dxa"/>
            <w:vAlign w:val="bottom"/>
          </w:tcPr>
          <w:p w14:paraId="716CED4C" w14:textId="77777777" w:rsidR="00D82C06" w:rsidRPr="00AC5DD2" w:rsidRDefault="00D82C06" w:rsidP="005D3C14">
            <w:pPr>
              <w:jc w:val="center"/>
            </w:pPr>
            <w:r w:rsidRPr="00AC5DD2">
              <w:t>Personnel</w:t>
            </w:r>
          </w:p>
          <w:p w14:paraId="7AD87265" w14:textId="77777777" w:rsidR="00D82C06" w:rsidRPr="00AC5DD2" w:rsidRDefault="00D82C06" w:rsidP="005D3C14">
            <w:pPr>
              <w:jc w:val="center"/>
            </w:pPr>
            <w:r w:rsidRPr="00AC5DD2">
              <w:t>Involved</w:t>
            </w:r>
          </w:p>
        </w:tc>
        <w:tc>
          <w:tcPr>
            <w:tcW w:w="1674" w:type="dxa"/>
            <w:vAlign w:val="bottom"/>
          </w:tcPr>
          <w:p w14:paraId="5CA97B36" w14:textId="77777777" w:rsidR="00D82C06" w:rsidRPr="00AC5DD2" w:rsidRDefault="00D82C06" w:rsidP="005D3C14">
            <w:pPr>
              <w:jc w:val="center"/>
            </w:pPr>
            <w:r w:rsidRPr="00AC5DD2">
              <w:t>Business</w:t>
            </w:r>
          </w:p>
          <w:p w14:paraId="6CE89D75" w14:textId="77777777" w:rsidR="00D82C06" w:rsidRPr="00AC5DD2" w:rsidRDefault="00D82C06" w:rsidP="005D3C14">
            <w:pPr>
              <w:jc w:val="center"/>
            </w:pPr>
            <w:r w:rsidRPr="00AC5DD2">
              <w:t>Forms</w:t>
            </w:r>
          </w:p>
        </w:tc>
      </w:tr>
      <w:tr w:rsidR="00D82C06" w:rsidRPr="00AC5DD2" w14:paraId="5259659B" w14:textId="77777777" w:rsidTr="00912414">
        <w:trPr>
          <w:trHeight w:val="2636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5C3B5E42" w14:textId="77777777" w:rsidR="00D82C06" w:rsidRPr="00AC5DD2" w:rsidRDefault="00D82C06" w:rsidP="005D3C14">
            <w:pPr>
              <w:jc w:val="center"/>
            </w:pPr>
            <w:r w:rsidRPr="00AC5DD2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0C5BA378" w14:textId="02FA50F4" w:rsidR="007D32B6" w:rsidRDefault="00FE3149" w:rsidP="005D3C14">
            <w:pPr>
              <w:jc w:val="both"/>
            </w:pPr>
            <w:r w:rsidRPr="00FE3149">
              <w:t xml:space="preserve">Whenever a vacancy exists within the department, the department head concerned shall initially consider candidates from among his present employees. He shall evaluate the candidates according to the bases of </w:t>
            </w:r>
            <w:r>
              <w:t>promotion.</w:t>
            </w:r>
            <w:ins w:id="273" w:author="Noel M. Cainglet" w:date="2017-10-16T15:29:00Z">
              <w:r w:rsidR="00FC2EBB">
                <w:t xml:space="preserve"> Moreover, internal candidates are exempted from the usual</w:t>
              </w:r>
            </w:ins>
            <w:ins w:id="274" w:author="Noel M. Cainglet" w:date="2017-10-17T09:59:00Z">
              <w:r w:rsidR="009872CA">
                <w:t xml:space="preserve"> recruitment and </w:t>
              </w:r>
            </w:ins>
            <w:ins w:id="275" w:author="Noel M. Cainglet" w:date="2017-10-16T15:29:00Z">
              <w:r w:rsidR="00FC2EBB">
                <w:t xml:space="preserve">hiring process </w:t>
              </w:r>
            </w:ins>
            <w:ins w:id="276" w:author="Noel M. Cainglet" w:date="2017-10-17T09:59:00Z">
              <w:r w:rsidR="003820D6">
                <w:t xml:space="preserve">and </w:t>
              </w:r>
              <w:r w:rsidR="009872CA">
                <w:t xml:space="preserve">shall proceed </w:t>
              </w:r>
            </w:ins>
            <w:ins w:id="277" w:author="Noel M. Cainglet" w:date="2017-10-16T15:29:00Z">
              <w:r w:rsidR="00FC2EBB">
                <w:t>directly to selection and deployment.</w:t>
              </w:r>
            </w:ins>
          </w:p>
          <w:p w14:paraId="3053667D" w14:textId="77777777" w:rsidR="007D32B6" w:rsidRDefault="007D32B6" w:rsidP="005D3C14">
            <w:pPr>
              <w:jc w:val="both"/>
            </w:pPr>
          </w:p>
          <w:p w14:paraId="1E5F3811" w14:textId="05EF6452" w:rsidR="00FE3149" w:rsidRDefault="00FE3149" w:rsidP="005D3C14">
            <w:pPr>
              <w:jc w:val="both"/>
            </w:pPr>
            <w:r>
              <w:t>If none of the present employees qualify for promotion on the basis of evaluation,</w:t>
            </w:r>
            <w:r w:rsidR="006E2910">
              <w:t xml:space="preserve"> the Department Head/Manager shall consider rec</w:t>
            </w:r>
            <w:r w:rsidR="00B26549">
              <w:t xml:space="preserve">ruitment from external sources. Refer to process title </w:t>
            </w:r>
            <w:ins w:id="278" w:author="Noel M. Cainglet" w:date="2017-10-18T09:34:00Z">
              <w:r w:rsidR="006A6BC1">
                <w:t>“</w:t>
              </w:r>
            </w:ins>
            <w:del w:id="279" w:author="Noel M. Cainglet" w:date="2017-10-18T09:34:00Z">
              <w:r w:rsidR="00B26549" w:rsidDel="006A6BC1">
                <w:delText xml:space="preserve">for </w:delText>
              </w:r>
            </w:del>
            <w:r w:rsidR="00B26549" w:rsidRPr="00B26549">
              <w:rPr>
                <w:i/>
              </w:rPr>
              <w:t>Recruitment and Hiring</w:t>
            </w:r>
            <w:r w:rsidR="00B26549">
              <w:t>.</w:t>
            </w:r>
            <w:ins w:id="280" w:author="Noel M. Cainglet" w:date="2017-10-18T09:34:00Z">
              <w:r w:rsidR="006A6BC1">
                <w:t>”</w:t>
              </w:r>
            </w:ins>
          </w:p>
          <w:p w14:paraId="37598E3D" w14:textId="743242E5" w:rsidR="00FB6DF7" w:rsidRPr="00AC5DD2" w:rsidRDefault="00FB6DF7" w:rsidP="005D3C14">
            <w:pPr>
              <w:jc w:val="both"/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087E867A" w14:textId="77777777" w:rsidR="00A969B9" w:rsidRDefault="00A969B9" w:rsidP="005D3C14">
            <w:pPr>
              <w:jc w:val="center"/>
            </w:pPr>
            <w:r>
              <w:t>Department Head/</w:t>
            </w:r>
          </w:p>
          <w:p w14:paraId="3BB94C1A" w14:textId="2CAD1EAC" w:rsidR="00D82C06" w:rsidRPr="00AC5DD2" w:rsidRDefault="00A969B9" w:rsidP="005D3C14">
            <w:pPr>
              <w:jc w:val="center"/>
            </w:pPr>
            <w:r>
              <w:t>Manager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4EA95CC9" w14:textId="77777777" w:rsidR="00D82C06" w:rsidRPr="00AC5DD2" w:rsidRDefault="00D82C06" w:rsidP="005D3C14"/>
        </w:tc>
      </w:tr>
      <w:tr w:rsidR="00D82C06" w:rsidRPr="00AC5DD2" w14:paraId="4A0218C2" w14:textId="77777777" w:rsidTr="00FE3149">
        <w:trPr>
          <w:trHeight w:val="161"/>
          <w:jc w:val="center"/>
        </w:trPr>
        <w:tc>
          <w:tcPr>
            <w:tcW w:w="676" w:type="dxa"/>
          </w:tcPr>
          <w:p w14:paraId="4A9BDC4D" w14:textId="77777777" w:rsidR="00D82C06" w:rsidRPr="00AC5DD2" w:rsidRDefault="00D82C06" w:rsidP="005D3C14">
            <w:pPr>
              <w:jc w:val="center"/>
            </w:pPr>
            <w:r w:rsidRPr="00AC5DD2">
              <w:t>2</w:t>
            </w:r>
          </w:p>
        </w:tc>
        <w:tc>
          <w:tcPr>
            <w:tcW w:w="5427" w:type="dxa"/>
          </w:tcPr>
          <w:p w14:paraId="3441192D" w14:textId="77777777" w:rsidR="00D82C06" w:rsidRDefault="00FE3149" w:rsidP="005D3C14">
            <w:pPr>
              <w:tabs>
                <w:tab w:val="left" w:pos="1196"/>
              </w:tabs>
            </w:pPr>
            <w:r>
              <w:t>Prepare Recommendation and Action Form (RAF).</w:t>
            </w:r>
          </w:p>
          <w:p w14:paraId="5B0735EC" w14:textId="0F4DBC65" w:rsidR="00FE3149" w:rsidRPr="00AC5DD2" w:rsidRDefault="00FE3149" w:rsidP="005D3C1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794CD1E2" w14:textId="77777777" w:rsidR="00A969B9" w:rsidRDefault="00A969B9" w:rsidP="005D3C14">
            <w:pPr>
              <w:jc w:val="center"/>
            </w:pPr>
            <w:r>
              <w:t>Department Head/</w:t>
            </w:r>
          </w:p>
          <w:p w14:paraId="7E9AF65E" w14:textId="5CD88400" w:rsidR="00D82C06" w:rsidRDefault="00A969B9" w:rsidP="005D3C14">
            <w:pPr>
              <w:jc w:val="center"/>
            </w:pPr>
            <w:r>
              <w:t>Manager</w:t>
            </w:r>
          </w:p>
          <w:p w14:paraId="6BE3B19A" w14:textId="77777777" w:rsidR="00A969B9" w:rsidRDefault="00A969B9" w:rsidP="005D3C14">
            <w:pPr>
              <w:jc w:val="center"/>
            </w:pPr>
          </w:p>
          <w:p w14:paraId="7DB681BD" w14:textId="6A4B7566" w:rsidR="00C50F98" w:rsidRPr="00AC5DD2" w:rsidRDefault="00C50F98" w:rsidP="005D3C14">
            <w:pPr>
              <w:jc w:val="center"/>
            </w:pPr>
          </w:p>
        </w:tc>
        <w:tc>
          <w:tcPr>
            <w:tcW w:w="1674" w:type="dxa"/>
          </w:tcPr>
          <w:p w14:paraId="5D9C2346" w14:textId="7B57388A" w:rsidR="00C50F98" w:rsidRPr="00AC5DD2" w:rsidRDefault="00B971D5" w:rsidP="005D3C14">
            <w:r>
              <w:t>Duly filled-out RAF</w:t>
            </w:r>
          </w:p>
        </w:tc>
      </w:tr>
      <w:tr w:rsidR="00FE3149" w:rsidRPr="00AC5DD2" w14:paraId="40ACEA0D" w14:textId="77777777" w:rsidTr="00FE3149">
        <w:trPr>
          <w:trHeight w:val="161"/>
          <w:jc w:val="center"/>
        </w:trPr>
        <w:tc>
          <w:tcPr>
            <w:tcW w:w="676" w:type="dxa"/>
          </w:tcPr>
          <w:p w14:paraId="6B1B329B" w14:textId="6E1470A5" w:rsidR="00FE3149" w:rsidRPr="00AC5DD2" w:rsidRDefault="00FE3149" w:rsidP="005D3C14">
            <w:pPr>
              <w:jc w:val="center"/>
            </w:pPr>
            <w:r>
              <w:t>3</w:t>
            </w:r>
          </w:p>
        </w:tc>
        <w:tc>
          <w:tcPr>
            <w:tcW w:w="5427" w:type="dxa"/>
          </w:tcPr>
          <w:p w14:paraId="6AE5C368" w14:textId="77777777" w:rsidR="00FE3149" w:rsidRDefault="00FE3149" w:rsidP="005D3C14">
            <w:pPr>
              <w:tabs>
                <w:tab w:val="left" w:pos="1196"/>
              </w:tabs>
            </w:pPr>
            <w:r>
              <w:t>Recommends approval of RAF.</w:t>
            </w:r>
          </w:p>
          <w:p w14:paraId="0D715741" w14:textId="2862A1CB" w:rsidR="00FE3149" w:rsidRPr="00AC5DD2" w:rsidRDefault="00FE3149" w:rsidP="005D3C1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502CFE4D" w14:textId="7098B63C" w:rsidR="00A969B9" w:rsidRPr="00AC5DD2" w:rsidRDefault="00A969B9" w:rsidP="005D3C14">
            <w:pPr>
              <w:jc w:val="center"/>
            </w:pPr>
            <w:r>
              <w:t>HR Manager</w:t>
            </w:r>
          </w:p>
        </w:tc>
        <w:tc>
          <w:tcPr>
            <w:tcW w:w="1674" w:type="dxa"/>
          </w:tcPr>
          <w:p w14:paraId="78EDB8A2" w14:textId="77777777" w:rsidR="00FE3149" w:rsidRDefault="00B971D5" w:rsidP="005D3C14">
            <w:r>
              <w:t>Duly filled-out and recommended for approval RAF</w:t>
            </w:r>
          </w:p>
          <w:p w14:paraId="6924B7D2" w14:textId="683CA0B2" w:rsidR="00B971D5" w:rsidRPr="00AC5DD2" w:rsidRDefault="00B971D5" w:rsidP="005D3C14"/>
        </w:tc>
      </w:tr>
      <w:tr w:rsidR="00FE3149" w:rsidRPr="00AC5DD2" w14:paraId="0D5E060F" w14:textId="77777777" w:rsidTr="00FE3149">
        <w:trPr>
          <w:trHeight w:val="161"/>
          <w:jc w:val="center"/>
        </w:trPr>
        <w:tc>
          <w:tcPr>
            <w:tcW w:w="676" w:type="dxa"/>
          </w:tcPr>
          <w:p w14:paraId="62461DAD" w14:textId="672EE1AB" w:rsidR="00FE3149" w:rsidRPr="00AC5DD2" w:rsidRDefault="00FE3149" w:rsidP="005D3C14">
            <w:pPr>
              <w:jc w:val="center"/>
            </w:pPr>
            <w:r>
              <w:t>4</w:t>
            </w:r>
          </w:p>
        </w:tc>
        <w:tc>
          <w:tcPr>
            <w:tcW w:w="5427" w:type="dxa"/>
          </w:tcPr>
          <w:p w14:paraId="0C3387FA" w14:textId="77777777" w:rsidR="00FE3149" w:rsidRDefault="00FE3149" w:rsidP="005D3C14">
            <w:pPr>
              <w:tabs>
                <w:tab w:val="left" w:pos="1196"/>
              </w:tabs>
            </w:pPr>
            <w:r>
              <w:t>Approves RAF.</w:t>
            </w:r>
          </w:p>
          <w:p w14:paraId="36ED65DE" w14:textId="4B40B383" w:rsidR="00FE3149" w:rsidRPr="00AC5DD2" w:rsidRDefault="00FE3149" w:rsidP="005D3C1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4C69BE54" w14:textId="165D66D0" w:rsidR="00FE3149" w:rsidRPr="00AC5DD2" w:rsidRDefault="00A969B9" w:rsidP="005D3C14">
            <w:pPr>
              <w:jc w:val="center"/>
            </w:pPr>
            <w:r>
              <w:t>President</w:t>
            </w:r>
          </w:p>
        </w:tc>
        <w:tc>
          <w:tcPr>
            <w:tcW w:w="1674" w:type="dxa"/>
          </w:tcPr>
          <w:p w14:paraId="61C618AF" w14:textId="77777777" w:rsidR="00FE3149" w:rsidRDefault="00FC765D" w:rsidP="005D3C14">
            <w:r>
              <w:t>Duly filled-out, recommended for approval and approved RAF</w:t>
            </w:r>
          </w:p>
          <w:p w14:paraId="0FB77DB3" w14:textId="21735D11" w:rsidR="00FC765D" w:rsidRPr="00AC5DD2" w:rsidRDefault="00FC765D" w:rsidP="005D3C14"/>
        </w:tc>
      </w:tr>
      <w:tr w:rsidR="00FE3149" w:rsidRPr="00AC5DD2" w14:paraId="6B02BE62" w14:textId="77777777" w:rsidTr="00FE3149">
        <w:trPr>
          <w:trHeight w:val="161"/>
          <w:jc w:val="center"/>
        </w:trPr>
        <w:tc>
          <w:tcPr>
            <w:tcW w:w="676" w:type="dxa"/>
          </w:tcPr>
          <w:p w14:paraId="08D2079C" w14:textId="6556708C" w:rsidR="00FE3149" w:rsidRPr="00AC5DD2" w:rsidRDefault="006D025D" w:rsidP="005D3C14">
            <w:pPr>
              <w:jc w:val="center"/>
            </w:pPr>
            <w:r>
              <w:t>5</w:t>
            </w:r>
          </w:p>
        </w:tc>
        <w:tc>
          <w:tcPr>
            <w:tcW w:w="5427" w:type="dxa"/>
          </w:tcPr>
          <w:p w14:paraId="06ECC226" w14:textId="77777777" w:rsidR="00FE3149" w:rsidRDefault="006D025D" w:rsidP="005D3C14">
            <w:pPr>
              <w:tabs>
                <w:tab w:val="left" w:pos="1196"/>
              </w:tabs>
            </w:pPr>
            <w:r>
              <w:t>Receive duly approved RAF and processes the promotion.</w:t>
            </w:r>
          </w:p>
          <w:p w14:paraId="7C7A9002" w14:textId="6A3B7B0E" w:rsidR="006D025D" w:rsidRPr="00AC5DD2" w:rsidRDefault="006D025D" w:rsidP="005D3C1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04F3A09B" w14:textId="1C34B894" w:rsidR="00FE3149" w:rsidRPr="00AC5DD2" w:rsidRDefault="00A5189B" w:rsidP="005D3C14">
            <w:pPr>
              <w:jc w:val="center"/>
            </w:pPr>
            <w:r>
              <w:t>HR Manager</w:t>
            </w:r>
          </w:p>
        </w:tc>
        <w:tc>
          <w:tcPr>
            <w:tcW w:w="1674" w:type="dxa"/>
          </w:tcPr>
          <w:p w14:paraId="116501CD" w14:textId="4D61FA25" w:rsidR="00FE3149" w:rsidRPr="00AC5DD2" w:rsidRDefault="00FE3149" w:rsidP="005D3C14"/>
        </w:tc>
      </w:tr>
      <w:tr w:rsidR="00FE3149" w:rsidRPr="00AC5DD2" w14:paraId="65A5E85D" w14:textId="77777777" w:rsidTr="00FE3149">
        <w:trPr>
          <w:trHeight w:val="161"/>
          <w:jc w:val="center"/>
        </w:trPr>
        <w:tc>
          <w:tcPr>
            <w:tcW w:w="676" w:type="dxa"/>
          </w:tcPr>
          <w:p w14:paraId="634E962F" w14:textId="5FD15003" w:rsidR="00FE3149" w:rsidRPr="00AC5DD2" w:rsidRDefault="006D025D" w:rsidP="005D3C14">
            <w:pPr>
              <w:jc w:val="center"/>
            </w:pPr>
            <w:r>
              <w:t>6</w:t>
            </w:r>
          </w:p>
        </w:tc>
        <w:tc>
          <w:tcPr>
            <w:tcW w:w="5427" w:type="dxa"/>
          </w:tcPr>
          <w:p w14:paraId="5F943AF3" w14:textId="77777777" w:rsidR="00FE3149" w:rsidRDefault="006D025D" w:rsidP="005D3C14">
            <w:pPr>
              <w:tabs>
                <w:tab w:val="left" w:pos="1196"/>
              </w:tabs>
            </w:pPr>
            <w:r>
              <w:t>Notify and discuss promotion with employee.</w:t>
            </w:r>
          </w:p>
          <w:p w14:paraId="58E46828" w14:textId="2101DD51" w:rsidR="006D025D" w:rsidRPr="00AC5DD2" w:rsidRDefault="006D025D" w:rsidP="005D3C14">
            <w:pPr>
              <w:tabs>
                <w:tab w:val="left" w:pos="1196"/>
              </w:tabs>
            </w:pPr>
          </w:p>
        </w:tc>
        <w:tc>
          <w:tcPr>
            <w:tcW w:w="1620" w:type="dxa"/>
          </w:tcPr>
          <w:p w14:paraId="4D7CB3A0" w14:textId="44171961" w:rsidR="00FE3149" w:rsidRPr="00AC5DD2" w:rsidRDefault="00A5189B" w:rsidP="005D3C14">
            <w:pPr>
              <w:jc w:val="center"/>
            </w:pPr>
            <w:r>
              <w:t>HR Manager</w:t>
            </w:r>
          </w:p>
        </w:tc>
        <w:tc>
          <w:tcPr>
            <w:tcW w:w="1674" w:type="dxa"/>
          </w:tcPr>
          <w:p w14:paraId="4403ECF2" w14:textId="77777777" w:rsidR="00FE3149" w:rsidRPr="00AC5DD2" w:rsidRDefault="00FE3149" w:rsidP="005D3C14"/>
        </w:tc>
      </w:tr>
    </w:tbl>
    <w:p w14:paraId="510C9E68" w14:textId="77777777" w:rsidR="00EC72E3" w:rsidRPr="00D82C06" w:rsidDel="00261139" w:rsidRDefault="00EC72E3" w:rsidP="005D3C14">
      <w:pPr>
        <w:rPr>
          <w:del w:id="281" w:author="Noel M. Cainglet" w:date="2017-10-17T09:59:00Z"/>
          <w:u w:val="single"/>
        </w:rPr>
      </w:pPr>
    </w:p>
    <w:p w14:paraId="2811676E" w14:textId="3F055B06" w:rsidR="007D057B" w:rsidRPr="00EC72E3" w:rsidDel="00F45125" w:rsidRDefault="007D057B" w:rsidP="005D3C14">
      <w:pPr>
        <w:rPr>
          <w:del w:id="282" w:author="Noel M. Cainglet" w:date="2017-10-16T15:29:00Z"/>
          <w:u w:val="single"/>
        </w:rPr>
      </w:pPr>
    </w:p>
    <w:p w14:paraId="6FD20B5F" w14:textId="54BDAF7D" w:rsidR="00DD0A17" w:rsidRDefault="00DD0A17" w:rsidP="005D3C14">
      <w:pPr>
        <w:rPr>
          <w:u w:val="single"/>
        </w:rPr>
      </w:pPr>
      <w:del w:id="283" w:author="Noel M. Cainglet" w:date="2017-10-16T15:29:00Z">
        <w:r w:rsidDel="00C908EB">
          <w:rPr>
            <w:u w:val="single"/>
          </w:rPr>
          <w:br w:type="page"/>
        </w:r>
      </w:del>
    </w:p>
    <w:p w14:paraId="60FC0928" w14:textId="74CF5269" w:rsidR="008756A9" w:rsidRPr="00AC5DD2" w:rsidRDefault="003226EA" w:rsidP="005D3C14">
      <w:pPr>
        <w:pStyle w:val="ListParagraph"/>
        <w:numPr>
          <w:ilvl w:val="0"/>
          <w:numId w:val="1"/>
        </w:numPr>
        <w:rPr>
          <w:u w:val="single"/>
        </w:rPr>
      </w:pPr>
      <w:r w:rsidRPr="00AC5DD2">
        <w:rPr>
          <w:u w:val="single"/>
        </w:rPr>
        <w:lastRenderedPageBreak/>
        <w:t>FLOWCHARTS</w:t>
      </w:r>
    </w:p>
    <w:p w14:paraId="689EF911" w14:textId="4D47197B" w:rsidR="00D47899" w:rsidRDefault="00D47899" w:rsidP="005D3C14"/>
    <w:p w14:paraId="0872A36A" w14:textId="77777777" w:rsidR="00D95F44" w:rsidRDefault="00D95F44">
      <w:pPr>
        <w:pStyle w:val="ListParagraph"/>
        <w:numPr>
          <w:ilvl w:val="1"/>
          <w:numId w:val="1"/>
        </w:numPr>
        <w:rPr>
          <w:ins w:id="284" w:author="Noel M. Cainglet" w:date="2017-10-18T09:30:00Z"/>
        </w:rPr>
        <w:pPrChange w:id="285" w:author="Noel M. Cainglet" w:date="2017-10-18T09:30:00Z">
          <w:pPr>
            <w:jc w:val="center"/>
          </w:pPr>
        </w:pPrChange>
      </w:pPr>
      <w:ins w:id="286" w:author="Noel M. Cainglet" w:date="2017-10-18T09:30:00Z">
        <w:r>
          <w:t>Permanency or Termination of Probationary Employment</w:t>
        </w:r>
      </w:ins>
    </w:p>
    <w:p w14:paraId="7CFFEE09" w14:textId="77777777" w:rsidR="00D95F44" w:rsidRDefault="00D95F44">
      <w:pPr>
        <w:rPr>
          <w:ins w:id="287" w:author="Noel M. Cainglet" w:date="2017-10-18T09:30:00Z"/>
        </w:rPr>
        <w:pPrChange w:id="288" w:author="Noel M. Cainglet" w:date="2017-10-18T09:30:00Z">
          <w:pPr>
            <w:jc w:val="center"/>
          </w:pPr>
        </w:pPrChange>
      </w:pPr>
    </w:p>
    <w:p w14:paraId="3BA9629E" w14:textId="2AFC3614" w:rsidR="00B44254" w:rsidRDefault="00540ADA">
      <w:pPr>
        <w:pPrChange w:id="289" w:author="Noel M. Cainglet" w:date="2017-10-18T09:30:00Z">
          <w:pPr>
            <w:jc w:val="center"/>
          </w:pPr>
        </w:pPrChange>
      </w:pPr>
      <w:ins w:id="290" w:author="Noel M. Cainglet" w:date="2017-10-18T09:31:00Z">
        <w:r>
          <w:object w:dxaOrig="15721" w:dyaOrig="15811" w14:anchorId="18DD9DA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71pt;height:473.25pt" o:ole="">
              <v:imagedata r:id="rId8" o:title=""/>
            </v:shape>
            <o:OLEObject Type="Embed" ProgID="Visio.Drawing.15" ShapeID="_x0000_i1025" DrawAspect="Content" ObjectID="_1574922491" r:id="rId9"/>
          </w:object>
        </w:r>
      </w:ins>
      <w:del w:id="291" w:author="Noel M. Cainglet" w:date="2017-10-18T09:30:00Z">
        <w:r w:rsidR="00B44254" w:rsidDel="00D95F44">
          <w:object w:dxaOrig="15721" w:dyaOrig="15811" w14:anchorId="35DD4F26">
            <v:shape id="_x0000_i1026" type="#_x0000_t75" style="width:471.75pt;height:473.25pt" o:ole="">
              <v:imagedata r:id="rId10" o:title=""/>
            </v:shape>
            <o:OLEObject Type="Embed" ProgID="Visio.Drawing.15" ShapeID="_x0000_i1026" DrawAspect="Content" ObjectID="_1574922492" r:id="rId11"/>
          </w:object>
        </w:r>
      </w:del>
    </w:p>
    <w:p w14:paraId="21AE839A" w14:textId="297AA97D" w:rsidR="005C7854" w:rsidRDefault="005C7854" w:rsidP="005C7854">
      <w:pPr>
        <w:jc w:val="center"/>
      </w:pPr>
    </w:p>
    <w:p w14:paraId="03DE9FB8" w14:textId="1AB94B6E" w:rsidR="005C7854" w:rsidRDefault="005C7854" w:rsidP="005D3C14">
      <w:r>
        <w:br w:type="page"/>
      </w:r>
    </w:p>
    <w:p w14:paraId="30DED9DF" w14:textId="77777777" w:rsidR="00540ADA" w:rsidRPr="00540ADA" w:rsidRDefault="00540ADA">
      <w:pPr>
        <w:pStyle w:val="ListParagraph"/>
        <w:numPr>
          <w:ilvl w:val="1"/>
          <w:numId w:val="1"/>
        </w:numPr>
        <w:rPr>
          <w:ins w:id="292" w:author="Noel M. Cainglet" w:date="2017-10-18T09:32:00Z"/>
          <w:u w:val="single"/>
          <w:rPrChange w:id="293" w:author="Noel M. Cainglet" w:date="2017-10-18T09:32:00Z">
            <w:rPr>
              <w:ins w:id="294" w:author="Noel M. Cainglet" w:date="2017-10-18T09:32:00Z"/>
            </w:rPr>
          </w:rPrChange>
        </w:rPr>
        <w:pPrChange w:id="295" w:author="Noel M. Cainglet" w:date="2017-10-18T09:32:00Z">
          <w:pPr>
            <w:jc w:val="center"/>
          </w:pPr>
        </w:pPrChange>
      </w:pPr>
      <w:ins w:id="296" w:author="Noel M. Cainglet" w:date="2017-10-18T09:32:00Z">
        <w:r>
          <w:lastRenderedPageBreak/>
          <w:t>Lateral Transfers</w:t>
        </w:r>
      </w:ins>
    </w:p>
    <w:p w14:paraId="2180FDB7" w14:textId="77777777" w:rsidR="00540ADA" w:rsidRDefault="00540ADA">
      <w:pPr>
        <w:rPr>
          <w:ins w:id="297" w:author="Noel M. Cainglet" w:date="2017-10-18T09:32:00Z"/>
        </w:rPr>
        <w:pPrChange w:id="298" w:author="Noel M. Cainglet" w:date="2017-10-18T09:32:00Z">
          <w:pPr>
            <w:jc w:val="center"/>
          </w:pPr>
        </w:pPrChange>
      </w:pPr>
    </w:p>
    <w:p w14:paraId="3A47A80B" w14:textId="280AA2EE" w:rsidR="00143BB3" w:rsidRPr="00540ADA" w:rsidRDefault="00540ADA">
      <w:pPr>
        <w:rPr>
          <w:u w:val="single"/>
        </w:rPr>
        <w:pPrChange w:id="299" w:author="Noel M. Cainglet" w:date="2017-10-18T09:32:00Z">
          <w:pPr>
            <w:jc w:val="center"/>
          </w:pPr>
        </w:pPrChange>
      </w:pPr>
      <w:ins w:id="300" w:author="Noel M. Cainglet" w:date="2017-10-18T09:32:00Z">
        <w:r>
          <w:object w:dxaOrig="21750" w:dyaOrig="14280" w14:anchorId="5552BB75">
            <v:shape id="_x0000_i1027" type="#_x0000_t75" style="width:471pt;height:309pt" o:ole="">
              <v:imagedata r:id="rId12" o:title=""/>
            </v:shape>
            <o:OLEObject Type="Embed" ProgID="Visio.Drawing.15" ShapeID="_x0000_i1027" DrawAspect="Content" ObjectID="_1574922493" r:id="rId13"/>
          </w:object>
        </w:r>
      </w:ins>
      <w:del w:id="301" w:author="Noel M. Cainglet" w:date="2017-10-18T09:30:00Z">
        <w:r w:rsidR="00FE2DB1" w:rsidDel="00D95F44">
          <w:fldChar w:fldCharType="begin"/>
        </w:r>
        <w:r w:rsidR="00FE2DB1" w:rsidDel="00D95F44">
          <w:fldChar w:fldCharType="end"/>
        </w:r>
      </w:del>
      <w:del w:id="302" w:author="Noel M. Cainglet" w:date="2017-10-16T14:26:00Z">
        <w:r w:rsidR="002408C6" w:rsidDel="00FE2DB1">
          <w:object w:dxaOrig="19231" w:dyaOrig="15361" w14:anchorId="31C1FDF6">
            <v:shape id="_x0000_i1028" type="#_x0000_t75" style="width:471pt;height:375.75pt" o:ole="">
              <v:imagedata r:id="rId14" o:title=""/>
            </v:shape>
            <o:OLEObject Type="Embed" ProgID="Visio.Drawing.15" ShapeID="_x0000_i1028" DrawAspect="Content" ObjectID="_1574922494" r:id="rId15"/>
          </w:object>
        </w:r>
      </w:del>
      <w:r w:rsidR="00143BB3" w:rsidRPr="00540ADA">
        <w:rPr>
          <w:u w:val="single"/>
        </w:rPr>
        <w:br w:type="page"/>
      </w:r>
    </w:p>
    <w:p w14:paraId="18071B4C" w14:textId="7D0CF92B" w:rsidR="00D87143" w:rsidRPr="00540ADA" w:rsidDel="001A06E5" w:rsidRDefault="00D87143">
      <w:pPr>
        <w:pStyle w:val="ListParagraph"/>
        <w:numPr>
          <w:ilvl w:val="1"/>
          <w:numId w:val="1"/>
        </w:numPr>
        <w:jc w:val="center"/>
        <w:rPr>
          <w:del w:id="303" w:author="Noel M. Cainglet" w:date="2017-10-16T14:31:00Z"/>
          <w:u w:val="single"/>
          <w:rPrChange w:id="304" w:author="Noel M. Cainglet" w:date="2017-10-18T09:32:00Z">
            <w:rPr>
              <w:del w:id="305" w:author="Noel M. Cainglet" w:date="2017-10-16T14:31:00Z"/>
            </w:rPr>
          </w:rPrChange>
        </w:rPr>
        <w:pPrChange w:id="306" w:author="Noel M. Cainglet" w:date="2017-10-18T09:32:00Z">
          <w:pPr>
            <w:jc w:val="center"/>
          </w:pPr>
        </w:pPrChange>
      </w:pPr>
    </w:p>
    <w:p w14:paraId="2C6D3D27" w14:textId="77777777" w:rsidR="00540ADA" w:rsidRDefault="00FE2DB1">
      <w:pPr>
        <w:pStyle w:val="ListParagraph"/>
        <w:numPr>
          <w:ilvl w:val="1"/>
          <w:numId w:val="1"/>
        </w:numPr>
        <w:rPr>
          <w:ins w:id="307" w:author="Noel M. Cainglet" w:date="2017-10-18T09:32:00Z"/>
        </w:rPr>
        <w:pPrChange w:id="308" w:author="Noel M. Cainglet" w:date="2017-10-18T09:32:00Z">
          <w:pPr>
            <w:jc w:val="center"/>
          </w:pPr>
        </w:pPrChange>
      </w:pPr>
      <w:del w:id="309" w:author="Noel M. Cainglet" w:date="2017-10-18T09:30:00Z">
        <w:r w:rsidDel="00D95F44">
          <w:fldChar w:fldCharType="begin"/>
        </w:r>
        <w:r w:rsidDel="00D95F44">
          <w:fldChar w:fldCharType="end"/>
        </w:r>
      </w:del>
      <w:del w:id="310" w:author="Noel M. Cainglet" w:date="2017-10-16T14:26:00Z">
        <w:r w:rsidR="00AD08B5" w:rsidDel="00FE2DB1">
          <w:object w:dxaOrig="9450" w:dyaOrig="9405" w14:anchorId="0D53D7CA">
            <v:shape id="_x0000_i1029" type="#_x0000_t75" style="width:471.75pt;height:471pt" o:ole="">
              <v:imagedata r:id="rId16" o:title=""/>
            </v:shape>
            <o:OLEObject Type="Embed" ProgID="Visio.Drawing.15" ShapeID="_x0000_i1029" DrawAspect="Content" ObjectID="_1574922495" r:id="rId17"/>
          </w:object>
        </w:r>
      </w:del>
      <w:ins w:id="311" w:author="Noel M. Cainglet" w:date="2017-10-18T09:32:00Z">
        <w:r w:rsidR="00540ADA">
          <w:t>Promotions</w:t>
        </w:r>
      </w:ins>
    </w:p>
    <w:p w14:paraId="294B0993" w14:textId="77777777" w:rsidR="00540ADA" w:rsidRDefault="00540ADA">
      <w:pPr>
        <w:rPr>
          <w:ins w:id="312" w:author="Noel M. Cainglet" w:date="2017-10-18T09:32:00Z"/>
        </w:rPr>
        <w:pPrChange w:id="313" w:author="Noel M. Cainglet" w:date="2017-10-18T09:32:00Z">
          <w:pPr>
            <w:jc w:val="center"/>
          </w:pPr>
        </w:pPrChange>
      </w:pPr>
    </w:p>
    <w:p w14:paraId="4DE4B17D" w14:textId="79DD0F1D" w:rsidR="006359B8" w:rsidRDefault="00423FD9">
      <w:pPr>
        <w:pPrChange w:id="314" w:author="Noel M. Cainglet" w:date="2017-10-18T09:32:00Z">
          <w:pPr>
            <w:jc w:val="center"/>
          </w:pPr>
        </w:pPrChange>
      </w:pPr>
      <w:ins w:id="315" w:author="Noel M. Cainglet" w:date="2017-10-18T09:33:00Z">
        <w:r>
          <w:object w:dxaOrig="12150" w:dyaOrig="10966" w14:anchorId="528B63BE">
            <v:shape id="_x0000_i1030" type="#_x0000_t75" style="width:471.75pt;height:425.25pt" o:ole="">
              <v:imagedata r:id="rId18" o:title=""/>
            </v:shape>
            <o:OLEObject Type="Embed" ProgID="Visio.Drawing.15" ShapeID="_x0000_i1030" DrawAspect="Content" ObjectID="_1574922496" r:id="rId19"/>
          </w:object>
        </w:r>
      </w:ins>
      <w:ins w:id="316" w:author="Noel M. Cainglet" w:date="2017-10-16T14:28:00Z">
        <w:r w:rsidR="00FE2DB1">
          <w:br w:type="textWrapping" w:clear="all"/>
        </w:r>
      </w:ins>
    </w:p>
    <w:p w14:paraId="6FF38C66" w14:textId="34B32BA6" w:rsidR="00D87143" w:rsidRDefault="00D87143" w:rsidP="005D3C14">
      <w:pPr>
        <w:rPr>
          <w:u w:val="single"/>
        </w:rPr>
      </w:pPr>
      <w:r>
        <w:rPr>
          <w:u w:val="single"/>
        </w:rPr>
        <w:br w:type="page"/>
      </w:r>
    </w:p>
    <w:p w14:paraId="59FFFA72" w14:textId="4D3D87D7" w:rsidR="00F063EC" w:rsidRPr="00AC5DD2" w:rsidRDefault="00E02C52" w:rsidP="005D3C14">
      <w:pPr>
        <w:pStyle w:val="ListParagraph"/>
        <w:numPr>
          <w:ilvl w:val="0"/>
          <w:numId w:val="1"/>
        </w:numPr>
        <w:tabs>
          <w:tab w:val="left" w:pos="7395"/>
        </w:tabs>
      </w:pPr>
      <w:r w:rsidRPr="00AC5DD2">
        <w:rPr>
          <w:u w:val="single"/>
        </w:rPr>
        <w:lastRenderedPageBreak/>
        <w:t xml:space="preserve">BUSINESS </w:t>
      </w:r>
      <w:r w:rsidR="003226EA" w:rsidRPr="00AC5DD2">
        <w:rPr>
          <w:u w:val="single"/>
        </w:rPr>
        <w:t>FORMS</w:t>
      </w:r>
    </w:p>
    <w:p w14:paraId="4BF2157E" w14:textId="2C8E6BC0" w:rsidR="00F063EC" w:rsidRDefault="00F063EC" w:rsidP="005D3C14">
      <w:pPr>
        <w:pStyle w:val="ListParagraph"/>
        <w:tabs>
          <w:tab w:val="left" w:pos="7395"/>
        </w:tabs>
        <w:ind w:left="576"/>
      </w:pPr>
    </w:p>
    <w:p w14:paraId="230BE366" w14:textId="77777777" w:rsidR="00110DF0" w:rsidRDefault="00110DF0" w:rsidP="005D3C14">
      <w:pPr>
        <w:pStyle w:val="ListParagraph"/>
        <w:numPr>
          <w:ilvl w:val="1"/>
          <w:numId w:val="1"/>
        </w:numPr>
        <w:tabs>
          <w:tab w:val="left" w:pos="7395"/>
        </w:tabs>
      </w:pPr>
      <w:r>
        <w:t>Performance Evaluation Sheet</w:t>
      </w:r>
    </w:p>
    <w:p w14:paraId="2CF342B1" w14:textId="2EB88296" w:rsidR="00C24C05" w:rsidRDefault="00C24C05">
      <w:pPr>
        <w:tabs>
          <w:tab w:val="left" w:pos="7395"/>
        </w:tabs>
        <w:jc w:val="center"/>
        <w:pPrChange w:id="317" w:author="Noel M. Cainglet" w:date="2017-10-16T15:00:00Z">
          <w:pPr>
            <w:pStyle w:val="ListParagraph"/>
            <w:tabs>
              <w:tab w:val="left" w:pos="7395"/>
            </w:tabs>
            <w:ind w:left="936"/>
          </w:pPr>
        </w:pPrChange>
      </w:pPr>
      <w:ins w:id="318" w:author="Noel M. Cainglet" w:date="2017-10-16T15:00:00Z">
        <w:r w:rsidRPr="00C24C05">
          <w:rPr>
            <w:noProof/>
            <w:lang w:val="en-PH" w:eastAsia="en-PH"/>
          </w:rPr>
          <w:drawing>
            <wp:inline distT="0" distB="0" distL="0" distR="0" wp14:anchorId="7D27AEB6" wp14:editId="212EF47B">
              <wp:extent cx="5989320" cy="6862561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89320" cy="68625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84044CC" w14:textId="41AE4807" w:rsidR="00110DF0" w:rsidRDefault="001248A0" w:rsidP="001248A0">
      <w:pPr>
        <w:tabs>
          <w:tab w:val="left" w:pos="7395"/>
        </w:tabs>
        <w:jc w:val="center"/>
      </w:pPr>
      <w:del w:id="319" w:author="Noel M. Cainglet" w:date="2017-10-16T14:57:00Z">
        <w:r w:rsidRPr="001248A0" w:rsidDel="00C24C05">
          <w:rPr>
            <w:noProof/>
            <w:lang w:val="en-PH" w:eastAsia="en-PH"/>
          </w:rPr>
          <w:drawing>
            <wp:inline distT="0" distB="0" distL="0" distR="0" wp14:anchorId="1F51C369" wp14:editId="560E0923">
              <wp:extent cx="2532492" cy="5486400"/>
              <wp:effectExtent l="0" t="0" r="127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32492" cy="548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49C159B" w14:textId="7826B95A" w:rsidR="00110DF0" w:rsidRPr="006519EC" w:rsidRDefault="00C24C05" w:rsidP="005D3C14">
      <w:ins w:id="320" w:author="Noel M. Cainglet" w:date="2017-10-16T15:00:00Z">
        <w:r w:rsidRPr="00C24C05">
          <w:rPr>
            <w:noProof/>
            <w:lang w:val="en-PH" w:eastAsia="en-PH"/>
          </w:rPr>
          <w:lastRenderedPageBreak/>
          <w:drawing>
            <wp:inline distT="0" distB="0" distL="0" distR="0" wp14:anchorId="60B41365" wp14:editId="25D46DAE">
              <wp:extent cx="5989320" cy="7257817"/>
              <wp:effectExtent l="0" t="0" r="0" b="63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89320" cy="72578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2F5D0CC" w14:textId="4672F840" w:rsidR="00110DF0" w:rsidRDefault="00110DF0" w:rsidP="005D3C14">
      <w:pPr>
        <w:pStyle w:val="ListParagraph"/>
        <w:tabs>
          <w:tab w:val="left" w:pos="7395"/>
        </w:tabs>
        <w:ind w:left="936"/>
        <w:rPr>
          <w:ins w:id="321" w:author="Noel M. Cainglet" w:date="2017-10-16T15:00:00Z"/>
        </w:rPr>
      </w:pPr>
    </w:p>
    <w:p w14:paraId="43AA8977" w14:textId="77777777" w:rsidR="00C24C05" w:rsidRDefault="00C24C05" w:rsidP="005D3C14">
      <w:pPr>
        <w:pStyle w:val="ListParagraph"/>
        <w:tabs>
          <w:tab w:val="left" w:pos="7395"/>
        </w:tabs>
        <w:ind w:left="936"/>
      </w:pPr>
    </w:p>
    <w:p w14:paraId="3B57F4C2" w14:textId="77777777" w:rsidR="00110DF0" w:rsidRDefault="00110DF0" w:rsidP="005D3C14">
      <w:pPr>
        <w:tabs>
          <w:tab w:val="left" w:pos="3240"/>
          <w:tab w:val="left" w:pos="3960"/>
          <w:tab w:val="left" w:pos="4320"/>
        </w:tabs>
        <w:ind w:left="5040" w:hanging="3600"/>
      </w:pPr>
      <w:r w:rsidRPr="00B45D34">
        <w:lastRenderedPageBreak/>
        <w:t>No. of copies</w:t>
      </w:r>
      <w:r w:rsidRPr="00B45D34">
        <w:tab/>
      </w:r>
      <w:r w:rsidRPr="00B45D34">
        <w:tab/>
        <w:t>-</w:t>
      </w:r>
      <w:r w:rsidRPr="00B45D34">
        <w:tab/>
      </w:r>
      <w:r>
        <w:t>2</w:t>
      </w:r>
    </w:p>
    <w:p w14:paraId="3855775E" w14:textId="77777777" w:rsidR="00110DF0" w:rsidRPr="00B45D34" w:rsidRDefault="00110DF0" w:rsidP="005D3C14">
      <w:pPr>
        <w:tabs>
          <w:tab w:val="left" w:pos="900"/>
          <w:tab w:val="left" w:pos="2160"/>
          <w:tab w:val="left" w:pos="3960"/>
        </w:tabs>
        <w:ind w:left="360" w:firstLine="1080"/>
      </w:pPr>
      <w:r>
        <w:t>Evaluated by</w:t>
      </w:r>
      <w:r w:rsidRPr="00B45D34">
        <w:tab/>
        <w:t>-</w:t>
      </w:r>
      <w:r w:rsidRPr="00B45D34">
        <w:tab/>
      </w:r>
      <w:r>
        <w:t>Department Head/Manager</w:t>
      </w:r>
    </w:p>
    <w:p w14:paraId="41D1102A" w14:textId="77777777" w:rsidR="00110DF0" w:rsidRPr="00B45D34" w:rsidRDefault="00110DF0" w:rsidP="005D3C14">
      <w:pPr>
        <w:tabs>
          <w:tab w:val="left" w:pos="900"/>
          <w:tab w:val="left" w:pos="1440"/>
          <w:tab w:val="left" w:pos="3960"/>
        </w:tabs>
        <w:ind w:left="360"/>
      </w:pPr>
      <w:r w:rsidRPr="00B45D34">
        <w:tab/>
      </w:r>
      <w:r w:rsidRPr="00B45D34">
        <w:tab/>
      </w:r>
      <w:r>
        <w:t>Conformed by</w:t>
      </w:r>
      <w:r w:rsidRPr="00B45D34">
        <w:tab/>
        <w:t>-</w:t>
      </w:r>
      <w:r w:rsidRPr="00B45D34">
        <w:tab/>
      </w:r>
      <w:r>
        <w:t>Employee under Evaluation</w:t>
      </w:r>
    </w:p>
    <w:p w14:paraId="0C65EBE2" w14:textId="77777777" w:rsidR="00110DF0" w:rsidRDefault="00110DF0" w:rsidP="005D3C14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B45D34">
        <w:tab/>
        <w:t xml:space="preserve">Distribution                </w:t>
      </w:r>
      <w:r w:rsidRPr="00B45D34">
        <w:tab/>
        <w:t>-</w:t>
      </w:r>
      <w:r w:rsidRPr="00B45D34">
        <w:tab/>
      </w:r>
      <w:r>
        <w:t>Copy 1 – Requesting Department</w:t>
      </w:r>
    </w:p>
    <w:p w14:paraId="3D1701A9" w14:textId="77777777" w:rsidR="00110DF0" w:rsidRDefault="00110DF0" w:rsidP="005D3C14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>
        <w:tab/>
      </w:r>
      <w:r>
        <w:tab/>
      </w:r>
      <w:r>
        <w:tab/>
      </w:r>
      <w:r>
        <w:tab/>
      </w:r>
      <w:r>
        <w:tab/>
        <w:t>Copy 2 – HR Department</w:t>
      </w:r>
    </w:p>
    <w:p w14:paraId="36A791F4" w14:textId="77777777" w:rsidR="00110DF0" w:rsidRDefault="00110DF0" w:rsidP="005D3C14">
      <w:r>
        <w:br w:type="page"/>
      </w:r>
    </w:p>
    <w:p w14:paraId="399BE686" w14:textId="0CE10483" w:rsidR="00C63AA6" w:rsidRDefault="00D939CD" w:rsidP="005D3C14">
      <w:pPr>
        <w:pStyle w:val="ListParagraph"/>
        <w:numPr>
          <w:ilvl w:val="1"/>
          <w:numId w:val="1"/>
        </w:numPr>
        <w:tabs>
          <w:tab w:val="left" w:pos="7395"/>
        </w:tabs>
      </w:pPr>
      <w:r>
        <w:lastRenderedPageBreak/>
        <w:t>Recommendation and Action Form</w:t>
      </w:r>
    </w:p>
    <w:p w14:paraId="7A8290AA" w14:textId="77777777" w:rsidR="00DC2DF4" w:rsidRDefault="00DC2DF4" w:rsidP="005D3C14">
      <w:pPr>
        <w:pStyle w:val="ListParagraph"/>
        <w:tabs>
          <w:tab w:val="left" w:pos="7395"/>
        </w:tabs>
        <w:ind w:left="936"/>
      </w:pPr>
    </w:p>
    <w:p w14:paraId="4D7F0A8F" w14:textId="40FDC344" w:rsidR="00992B5F" w:rsidRDefault="00C24C05">
      <w:pPr>
        <w:tabs>
          <w:tab w:val="left" w:pos="7395"/>
        </w:tabs>
        <w:jc w:val="center"/>
      </w:pPr>
      <w:ins w:id="322" w:author="Noel M. Cainglet" w:date="2017-10-16T15:01:00Z">
        <w:r w:rsidRPr="00C24C05">
          <w:rPr>
            <w:noProof/>
            <w:lang w:val="en-PH" w:eastAsia="en-PH"/>
          </w:rPr>
          <w:drawing>
            <wp:inline distT="0" distB="0" distL="0" distR="0" wp14:anchorId="6CBDD251" wp14:editId="03718066">
              <wp:extent cx="3258065" cy="5486400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58065" cy="548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323" w:author="Noel M. Cainglet" w:date="2017-10-16T15:01:00Z">
        <w:r w:rsidR="001248A0" w:rsidRPr="001248A0" w:rsidDel="00C24C05">
          <w:rPr>
            <w:noProof/>
            <w:lang w:val="en-PH" w:eastAsia="en-PH"/>
          </w:rPr>
          <w:drawing>
            <wp:inline distT="0" distB="0" distL="0" distR="0" wp14:anchorId="1EFF72C3" wp14:editId="257FE77C">
              <wp:extent cx="4680115" cy="5486400"/>
              <wp:effectExtent l="0" t="0" r="635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80115" cy="548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ECEF69" w14:textId="5D6CE9DA" w:rsidR="00992B5F" w:rsidDel="00C24C05" w:rsidRDefault="00992B5F" w:rsidP="005D3C14">
      <w:pPr>
        <w:pStyle w:val="ListParagraph"/>
        <w:tabs>
          <w:tab w:val="left" w:pos="7395"/>
        </w:tabs>
        <w:ind w:left="936"/>
        <w:rPr>
          <w:del w:id="324" w:author="Noel M. Cainglet" w:date="2017-10-16T15:01:00Z"/>
        </w:rPr>
      </w:pPr>
    </w:p>
    <w:p w14:paraId="37548595" w14:textId="193262E9" w:rsidR="00992B5F" w:rsidRDefault="00992B5F" w:rsidP="005D3C14">
      <w:pPr>
        <w:pStyle w:val="ListParagraph"/>
        <w:tabs>
          <w:tab w:val="left" w:pos="7395"/>
        </w:tabs>
        <w:ind w:left="936"/>
      </w:pPr>
    </w:p>
    <w:p w14:paraId="3659DF78" w14:textId="77777777" w:rsidR="00002A17" w:rsidRDefault="00002A17" w:rsidP="005D3C14">
      <w:pPr>
        <w:tabs>
          <w:tab w:val="left" w:pos="3240"/>
          <w:tab w:val="left" w:pos="3960"/>
          <w:tab w:val="left" w:pos="4320"/>
        </w:tabs>
        <w:ind w:left="5040" w:hanging="3600"/>
      </w:pPr>
      <w:r w:rsidRPr="00B45D34">
        <w:t>No. of copies</w:t>
      </w:r>
      <w:r w:rsidRPr="00B45D34">
        <w:tab/>
      </w:r>
      <w:r w:rsidRPr="00B45D34">
        <w:tab/>
        <w:t>-</w:t>
      </w:r>
      <w:r w:rsidRPr="00B45D34">
        <w:tab/>
      </w:r>
      <w:r>
        <w:t>2</w:t>
      </w:r>
    </w:p>
    <w:p w14:paraId="30DEDE2B" w14:textId="7E60E965" w:rsidR="00002A17" w:rsidRPr="00B45D34" w:rsidRDefault="00002A17" w:rsidP="005D3C14">
      <w:pPr>
        <w:tabs>
          <w:tab w:val="left" w:pos="900"/>
          <w:tab w:val="left" w:pos="2160"/>
          <w:tab w:val="left" w:pos="3960"/>
        </w:tabs>
        <w:ind w:left="360" w:firstLine="1080"/>
      </w:pPr>
      <w:r>
        <w:t>Requested by</w:t>
      </w:r>
      <w:r w:rsidRPr="00B45D34">
        <w:tab/>
        <w:t>-</w:t>
      </w:r>
      <w:r w:rsidRPr="00B45D34">
        <w:tab/>
      </w:r>
      <w:r w:rsidR="00103EAF">
        <w:t>Department Head/Manager (Transferring)</w:t>
      </w:r>
    </w:p>
    <w:p w14:paraId="70FDD210" w14:textId="36C7C199" w:rsidR="00002A17" w:rsidRPr="00B45D34" w:rsidRDefault="00002A17" w:rsidP="005D3C14">
      <w:pPr>
        <w:tabs>
          <w:tab w:val="left" w:pos="900"/>
          <w:tab w:val="left" w:pos="1440"/>
          <w:tab w:val="left" w:pos="3960"/>
        </w:tabs>
        <w:ind w:left="360"/>
      </w:pPr>
      <w:r w:rsidRPr="00B45D34">
        <w:tab/>
      </w:r>
      <w:r w:rsidRPr="00B45D34">
        <w:tab/>
      </w:r>
      <w:r w:rsidR="00103EAF">
        <w:t>Conformed by</w:t>
      </w:r>
      <w:r w:rsidRPr="00B45D34">
        <w:tab/>
        <w:t>-</w:t>
      </w:r>
      <w:r w:rsidRPr="00B45D34">
        <w:tab/>
      </w:r>
      <w:r w:rsidR="00103EAF">
        <w:t>Department Head/Manager (Transferee)</w:t>
      </w:r>
    </w:p>
    <w:p w14:paraId="5470A3BA" w14:textId="4F895650" w:rsidR="00002A17" w:rsidRDefault="00002A17" w:rsidP="005D3C14">
      <w:pPr>
        <w:tabs>
          <w:tab w:val="left" w:pos="900"/>
          <w:tab w:val="left" w:pos="1440"/>
          <w:tab w:val="left" w:pos="3600"/>
          <w:tab w:val="left" w:pos="3960"/>
        </w:tabs>
        <w:ind w:left="3600" w:hanging="2700"/>
      </w:pPr>
      <w:r w:rsidRPr="00B45D34">
        <w:tab/>
      </w:r>
      <w:r>
        <w:t xml:space="preserve">Recommended </w:t>
      </w:r>
      <w:r w:rsidRPr="00B45D34">
        <w:t xml:space="preserve">by </w:t>
      </w:r>
      <w:r w:rsidRPr="00B45D34">
        <w:tab/>
      </w:r>
      <w:r w:rsidRPr="00B45D34">
        <w:tab/>
        <w:t>-</w:t>
      </w:r>
      <w:r w:rsidRPr="00B45D34">
        <w:tab/>
      </w:r>
      <w:r w:rsidR="006519EC">
        <w:t>HR Manager</w:t>
      </w:r>
    </w:p>
    <w:p w14:paraId="0045F06A" w14:textId="77777777" w:rsidR="00002A17" w:rsidRPr="00B45D34" w:rsidRDefault="00002A17" w:rsidP="005D3C14">
      <w:pPr>
        <w:tabs>
          <w:tab w:val="left" w:pos="900"/>
          <w:tab w:val="left" w:pos="1440"/>
          <w:tab w:val="left" w:pos="3600"/>
          <w:tab w:val="left" w:pos="3960"/>
        </w:tabs>
        <w:ind w:left="3600" w:hanging="2700"/>
      </w:pPr>
      <w:r w:rsidRPr="00B45D34">
        <w:tab/>
      </w:r>
      <w:r>
        <w:t xml:space="preserve">Approved </w:t>
      </w:r>
      <w:r w:rsidRPr="00B45D34">
        <w:t xml:space="preserve">by </w:t>
      </w:r>
      <w:r w:rsidRPr="00B45D34">
        <w:tab/>
      </w:r>
      <w:r w:rsidRPr="00B45D34">
        <w:tab/>
        <w:t>-</w:t>
      </w:r>
      <w:r w:rsidRPr="00B45D34">
        <w:tab/>
      </w:r>
      <w:r>
        <w:t>President</w:t>
      </w:r>
    </w:p>
    <w:p w14:paraId="1624BDD2" w14:textId="77777777" w:rsidR="00002A17" w:rsidRDefault="00002A17" w:rsidP="005D3C14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B45D34">
        <w:tab/>
        <w:t xml:space="preserve">Distribution                </w:t>
      </w:r>
      <w:r w:rsidRPr="00B45D34">
        <w:tab/>
        <w:t>-</w:t>
      </w:r>
      <w:r w:rsidRPr="00B45D34">
        <w:tab/>
      </w:r>
      <w:r>
        <w:t>Copy 1 – Requesting Department</w:t>
      </w:r>
    </w:p>
    <w:p w14:paraId="1A92D452" w14:textId="77777777" w:rsidR="00002A17" w:rsidRDefault="00002A17" w:rsidP="005D3C14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>
        <w:tab/>
      </w:r>
      <w:r>
        <w:tab/>
      </w:r>
      <w:r>
        <w:tab/>
      </w:r>
      <w:r>
        <w:tab/>
      </w:r>
      <w:r>
        <w:tab/>
        <w:t>Copy 2 – HR Department</w:t>
      </w:r>
    </w:p>
    <w:p w14:paraId="7FD920B5" w14:textId="3D90732A" w:rsidR="00002A17" w:rsidRDefault="00002A17" w:rsidP="005D3C14">
      <w:pPr>
        <w:tabs>
          <w:tab w:val="left" w:pos="7395"/>
        </w:tabs>
      </w:pPr>
      <w:r>
        <w:br w:type="page"/>
      </w:r>
    </w:p>
    <w:p w14:paraId="17C4A038" w14:textId="04A34FF2" w:rsidR="007B341B" w:rsidDel="00716D3C" w:rsidRDefault="000407FA">
      <w:pPr>
        <w:pStyle w:val="ListParagraph"/>
        <w:numPr>
          <w:ilvl w:val="1"/>
          <w:numId w:val="1"/>
        </w:numPr>
        <w:tabs>
          <w:tab w:val="left" w:pos="7395"/>
        </w:tabs>
        <w:rPr>
          <w:del w:id="325" w:author="Noel M. Cainglet" w:date="2017-10-16T15:01:00Z"/>
        </w:rPr>
        <w:pPrChange w:id="326" w:author="Noel M. Cainglet" w:date="2017-10-16T15:03:00Z">
          <w:pPr>
            <w:tabs>
              <w:tab w:val="left" w:pos="7395"/>
            </w:tabs>
          </w:pPr>
        </w:pPrChange>
      </w:pPr>
      <w:ins w:id="327" w:author="Noel Cainglet" w:date="2017-08-16T16:34:00Z">
        <w:r>
          <w:lastRenderedPageBreak/>
          <w:t xml:space="preserve">HR </w:t>
        </w:r>
      </w:ins>
      <w:del w:id="328" w:author="Noel Cainglet" w:date="2017-08-16T16:34:00Z">
        <w:r w:rsidR="007B341B" w:rsidDel="000407FA">
          <w:delText xml:space="preserve">Human Resource </w:delText>
        </w:r>
      </w:del>
      <w:r w:rsidR="007B341B">
        <w:t>Action Memo</w:t>
      </w:r>
    </w:p>
    <w:p w14:paraId="5D6E283D" w14:textId="51D7A121" w:rsidR="00716D3C" w:rsidRDefault="00716D3C">
      <w:pPr>
        <w:pStyle w:val="ListParagraph"/>
        <w:numPr>
          <w:ilvl w:val="1"/>
          <w:numId w:val="1"/>
        </w:numPr>
        <w:rPr>
          <w:ins w:id="329" w:author="Noel M. Cainglet" w:date="2017-10-16T15:01:00Z"/>
        </w:rPr>
        <w:pPrChange w:id="330" w:author="Noel M. Cainglet" w:date="2017-10-16T15:03:00Z">
          <w:pPr>
            <w:pStyle w:val="ListParagraph"/>
            <w:numPr>
              <w:ilvl w:val="1"/>
              <w:numId w:val="1"/>
            </w:numPr>
            <w:tabs>
              <w:tab w:val="num" w:pos="936"/>
              <w:tab w:val="left" w:pos="7395"/>
            </w:tabs>
            <w:ind w:left="936" w:hanging="360"/>
          </w:pPr>
        </w:pPrChange>
      </w:pPr>
    </w:p>
    <w:p w14:paraId="6D434168" w14:textId="53CEE751" w:rsidR="007B341B" w:rsidDel="00716D3C" w:rsidRDefault="007B341B">
      <w:pPr>
        <w:pStyle w:val="ListParagraph"/>
        <w:numPr>
          <w:ilvl w:val="1"/>
          <w:numId w:val="1"/>
        </w:numPr>
        <w:tabs>
          <w:tab w:val="left" w:pos="7395"/>
        </w:tabs>
        <w:rPr>
          <w:del w:id="331" w:author="Noel Cainglet" w:date="2017-08-16T16:34:00Z"/>
        </w:rPr>
        <w:pPrChange w:id="332" w:author="Noel M. Cainglet" w:date="2017-10-16T15:01:00Z">
          <w:pPr>
            <w:tabs>
              <w:tab w:val="left" w:pos="7395"/>
            </w:tabs>
          </w:pPr>
        </w:pPrChange>
      </w:pPr>
    </w:p>
    <w:p w14:paraId="48313468" w14:textId="5A923DEF" w:rsidR="007B341B" w:rsidDel="00716D3C" w:rsidRDefault="007B341B">
      <w:pPr>
        <w:tabs>
          <w:tab w:val="left" w:pos="7395"/>
        </w:tabs>
        <w:rPr>
          <w:del w:id="333" w:author="Noel M. Cainglet" w:date="2017-10-16T15:01:00Z"/>
        </w:rPr>
      </w:pPr>
    </w:p>
    <w:p w14:paraId="22B45CEA" w14:textId="00DE148A" w:rsidR="007B341B" w:rsidRDefault="00716D3C" w:rsidP="007B341B">
      <w:pPr>
        <w:tabs>
          <w:tab w:val="left" w:pos="7395"/>
        </w:tabs>
        <w:jc w:val="center"/>
      </w:pPr>
      <w:ins w:id="334" w:author="Noel M. Cainglet" w:date="2017-10-16T15:01:00Z">
        <w:r w:rsidRPr="00716D3C">
          <w:rPr>
            <w:noProof/>
            <w:lang w:val="en-PH" w:eastAsia="en-PH"/>
          </w:rPr>
          <w:drawing>
            <wp:inline distT="0" distB="0" distL="0" distR="0" wp14:anchorId="7D851779" wp14:editId="5B7F83B4">
              <wp:extent cx="4397481" cy="5486400"/>
              <wp:effectExtent l="0" t="0" r="3175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97481" cy="548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335" w:author="Noel M. Cainglet" w:date="2017-10-16T15:01:00Z">
        <w:r w:rsidR="007B341B" w:rsidRPr="00B23C11" w:rsidDel="00716D3C">
          <w:rPr>
            <w:noProof/>
            <w:lang w:val="en-PH" w:eastAsia="en-PH"/>
          </w:rPr>
          <w:drawing>
            <wp:inline distT="0" distB="0" distL="0" distR="0" wp14:anchorId="5B505933" wp14:editId="3AD26D03">
              <wp:extent cx="4032069" cy="4572000"/>
              <wp:effectExtent l="0" t="0" r="6985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32069" cy="457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C5D3C65" w14:textId="77777777" w:rsidR="007B341B" w:rsidRDefault="007B341B" w:rsidP="007B341B">
      <w:pPr>
        <w:tabs>
          <w:tab w:val="left" w:pos="3240"/>
          <w:tab w:val="left" w:pos="3960"/>
          <w:tab w:val="left" w:pos="4320"/>
        </w:tabs>
        <w:ind w:left="5040" w:hanging="3600"/>
      </w:pPr>
    </w:p>
    <w:p w14:paraId="1FE2E228" w14:textId="77777777" w:rsidR="007B341B" w:rsidRDefault="007B341B" w:rsidP="007B341B">
      <w:pPr>
        <w:tabs>
          <w:tab w:val="left" w:pos="3240"/>
          <w:tab w:val="left" w:pos="3960"/>
          <w:tab w:val="left" w:pos="4320"/>
        </w:tabs>
        <w:ind w:left="5040" w:hanging="3600"/>
      </w:pPr>
      <w:r w:rsidRPr="00B45D34">
        <w:t>No. of copies</w:t>
      </w:r>
      <w:r w:rsidRPr="00B45D34">
        <w:tab/>
      </w:r>
      <w:r w:rsidRPr="00B45D34">
        <w:tab/>
        <w:t>-</w:t>
      </w:r>
      <w:r w:rsidRPr="00B45D34">
        <w:tab/>
      </w:r>
      <w:r>
        <w:t>2</w:t>
      </w:r>
    </w:p>
    <w:p w14:paraId="5E0AEEEC" w14:textId="394ABCF2" w:rsidR="007B341B" w:rsidDel="00D92D54" w:rsidRDefault="007B341B" w:rsidP="007B341B">
      <w:pPr>
        <w:tabs>
          <w:tab w:val="left" w:pos="900"/>
          <w:tab w:val="left" w:pos="2160"/>
          <w:tab w:val="left" w:pos="3960"/>
        </w:tabs>
        <w:ind w:left="360" w:firstLine="1080"/>
        <w:rPr>
          <w:del w:id="336" w:author="Noel M. Cainglet" w:date="2017-10-16T15:02:00Z"/>
        </w:rPr>
      </w:pPr>
      <w:del w:id="337" w:author="Noel M. Cainglet" w:date="2017-10-16T15:02:00Z">
        <w:r w:rsidDel="00D92D54">
          <w:delText>Explanation</w:delText>
        </w:r>
        <w:r w:rsidDel="00D92D54">
          <w:tab/>
          <w:delText>-</w:delText>
        </w:r>
        <w:r w:rsidDel="00D92D54">
          <w:tab/>
          <w:delText xml:space="preserve">This is prepared </w:delText>
        </w:r>
      </w:del>
    </w:p>
    <w:p w14:paraId="647CBE21" w14:textId="72C71C19" w:rsidR="007B341B" w:rsidRPr="00B45D34" w:rsidRDefault="007B341B" w:rsidP="007B341B">
      <w:pPr>
        <w:tabs>
          <w:tab w:val="left" w:pos="900"/>
          <w:tab w:val="left" w:pos="2160"/>
          <w:tab w:val="left" w:pos="3960"/>
        </w:tabs>
        <w:ind w:left="360" w:firstLine="1080"/>
      </w:pPr>
      <w:r>
        <w:t>Prepared by</w:t>
      </w:r>
      <w:r w:rsidRPr="00B45D34">
        <w:tab/>
        <w:t>-</w:t>
      </w:r>
      <w:r w:rsidRPr="00B45D34">
        <w:tab/>
      </w:r>
      <w:r>
        <w:t>HR Staff</w:t>
      </w:r>
    </w:p>
    <w:p w14:paraId="2096F57F" w14:textId="77777777" w:rsidR="007B341B" w:rsidRPr="00B45D34" w:rsidRDefault="007B341B" w:rsidP="007B341B">
      <w:pPr>
        <w:tabs>
          <w:tab w:val="left" w:pos="900"/>
          <w:tab w:val="left" w:pos="1440"/>
          <w:tab w:val="left" w:pos="3960"/>
        </w:tabs>
        <w:ind w:left="360"/>
      </w:pPr>
      <w:r w:rsidRPr="00B45D34">
        <w:tab/>
      </w:r>
      <w:r w:rsidRPr="00B45D34">
        <w:tab/>
      </w:r>
      <w:r>
        <w:t>Signed by</w:t>
      </w:r>
      <w:r w:rsidRPr="00B45D34">
        <w:tab/>
        <w:t>-</w:t>
      </w:r>
      <w:r w:rsidRPr="00B45D34">
        <w:tab/>
      </w:r>
      <w:r>
        <w:t>HR Manager</w:t>
      </w:r>
    </w:p>
    <w:p w14:paraId="5A54C621" w14:textId="77777777" w:rsidR="007B341B" w:rsidRDefault="007B341B" w:rsidP="007B341B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B45D34">
        <w:tab/>
        <w:t xml:space="preserve">Distribution                </w:t>
      </w:r>
      <w:r w:rsidRPr="00B45D34">
        <w:tab/>
        <w:t>-</w:t>
      </w:r>
      <w:r w:rsidRPr="00B45D34">
        <w:tab/>
      </w:r>
      <w:r>
        <w:t>Copy 1 – Concerned Employee</w:t>
      </w:r>
    </w:p>
    <w:p w14:paraId="0141B449" w14:textId="77777777" w:rsidR="007B341B" w:rsidRDefault="007B341B" w:rsidP="007B341B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>
        <w:tab/>
      </w:r>
      <w:r>
        <w:tab/>
      </w:r>
      <w:r>
        <w:tab/>
      </w:r>
      <w:r>
        <w:tab/>
      </w:r>
      <w:r>
        <w:tab/>
        <w:t>Copy 2 – HR Department</w:t>
      </w:r>
    </w:p>
    <w:p w14:paraId="50AE1542" w14:textId="77777777" w:rsidR="007B341B" w:rsidRDefault="007B341B" w:rsidP="007B341B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>
        <w:tab/>
      </w:r>
      <w:r>
        <w:tab/>
      </w:r>
      <w:r>
        <w:tab/>
      </w:r>
      <w:r>
        <w:tab/>
      </w:r>
      <w:r>
        <w:tab/>
        <w:t>Copy 3 – Concerned Department</w:t>
      </w:r>
    </w:p>
    <w:p w14:paraId="41725C6B" w14:textId="77777777" w:rsidR="007B341B" w:rsidRDefault="007B341B" w:rsidP="007B341B">
      <w:pPr>
        <w:tabs>
          <w:tab w:val="left" w:pos="7395"/>
        </w:tabs>
      </w:pPr>
      <w:r>
        <w:br w:type="page"/>
      </w:r>
    </w:p>
    <w:p w14:paraId="2E32FD30" w14:textId="5469F9D1" w:rsidR="006519EC" w:rsidRPr="00E91FCC" w:rsidRDefault="006519EC" w:rsidP="007B341B">
      <w:pPr>
        <w:pStyle w:val="ListParagraph"/>
        <w:numPr>
          <w:ilvl w:val="0"/>
          <w:numId w:val="1"/>
        </w:numPr>
      </w:pPr>
      <w:r w:rsidRPr="00E91FCC">
        <w:rPr>
          <w:u w:val="single"/>
        </w:rPr>
        <w:lastRenderedPageBreak/>
        <w:t>EFFECTIVITY</w:t>
      </w:r>
    </w:p>
    <w:p w14:paraId="7527D999" w14:textId="77777777" w:rsidR="006519EC" w:rsidRDefault="006519EC" w:rsidP="005D3C14">
      <w:pPr>
        <w:ind w:left="576"/>
        <w:jc w:val="both"/>
        <w:rPr>
          <w:u w:val="single"/>
        </w:rPr>
      </w:pPr>
    </w:p>
    <w:p w14:paraId="5D9612EB" w14:textId="77777777" w:rsidR="00844DF5" w:rsidRPr="00E213E5" w:rsidRDefault="00844DF5" w:rsidP="00844DF5">
      <w:pPr>
        <w:ind w:left="576"/>
        <w:jc w:val="both"/>
        <w:rPr>
          <w:ins w:id="338" w:author="Noel M. Cainglet" w:date="2017-10-16T15:03:00Z"/>
        </w:rPr>
      </w:pPr>
      <w:ins w:id="339" w:author="Noel M. Cainglet" w:date="2017-10-16T15:03:00Z">
        <w:r w:rsidRPr="004441F1">
          <w:t>This Policies and Procedures Manual shall take effect upon approval and shall supersede any memorandum/SOP inconsistent with thi</w:t>
        </w:r>
        <w:r>
          <w:t xml:space="preserve">s Policies and Procedures Manual. Any changes to the manual shall comply with the policies and procedures indicated in the process title </w:t>
        </w:r>
        <w:del w:id="340" w:author="JGL" w:date="2017-08-25T17:25:00Z">
          <w:r w:rsidDel="005C2740">
            <w:delText>of</w:delText>
          </w:r>
        </w:del>
        <w:r>
          <w:t xml:space="preserve"> </w:t>
        </w:r>
        <w:r w:rsidRPr="005C2740">
          <w:rPr>
            <w:i/>
            <w:rPrChange w:id="341" w:author="JGL" w:date="2017-08-25T17:25:00Z">
              <w:rPr/>
            </w:rPrChange>
          </w:rPr>
          <w:t>“Amendment of Manual”</w:t>
        </w:r>
        <w:r>
          <w:t>.</w:t>
        </w:r>
      </w:ins>
    </w:p>
    <w:p w14:paraId="2CB60273" w14:textId="77777777" w:rsidR="00AF6736" w:rsidRDefault="00AF6736" w:rsidP="005D3C14">
      <w:pPr>
        <w:rPr>
          <w:ins w:id="342" w:author="Noel M. Cainglet" w:date="2017-10-17T10:00:00Z"/>
        </w:rPr>
      </w:pPr>
    </w:p>
    <w:p w14:paraId="14D3C782" w14:textId="5FCF3F23" w:rsidR="006519EC" w:rsidRPr="0002306F" w:rsidDel="00844DF5" w:rsidRDefault="006519EC" w:rsidP="005D3C14">
      <w:pPr>
        <w:ind w:left="576"/>
        <w:jc w:val="both"/>
        <w:rPr>
          <w:del w:id="343" w:author="Noel M. Cainglet" w:date="2017-10-16T15:03:00Z"/>
          <w:u w:val="single"/>
        </w:rPr>
      </w:pPr>
      <w:del w:id="344" w:author="Noel M. Cainglet" w:date="2017-10-16T15:03:00Z">
        <w:r w:rsidRPr="004441F1" w:rsidDel="00844DF5">
          <w:delText>This Policies and Procedures Manual shall take effect upon approval and shall supersede any memorandum/SOP inconsistent with thi</w:delText>
        </w:r>
        <w:r w:rsidDel="00844DF5">
          <w:delText>s Policies and Procedures Manual. Any changes to the manual shall comply with the policies and procedures indicated in the process of Amendment of Manual.</w:delText>
        </w:r>
      </w:del>
    </w:p>
    <w:p w14:paraId="22D32C37" w14:textId="77777777" w:rsidR="006519EC" w:rsidRPr="006519EC" w:rsidRDefault="006519EC" w:rsidP="005D3C14"/>
    <w:sectPr w:rsidR="006519EC" w:rsidRPr="006519EC" w:rsidSect="00C90C99">
      <w:headerReference w:type="default" r:id="rId27"/>
      <w:footerReference w:type="even" r:id="rId28"/>
      <w:footerReference w:type="default" r:id="rId29"/>
      <w:pgSz w:w="12240" w:h="15840"/>
      <w:pgMar w:top="1440" w:right="1008" w:bottom="1440" w:left="1800" w:header="720" w:footer="720" w:gutter="79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90523" w14:textId="77777777" w:rsidR="006055F9" w:rsidRDefault="006055F9">
      <w:r>
        <w:separator/>
      </w:r>
    </w:p>
  </w:endnote>
  <w:endnote w:type="continuationSeparator" w:id="0">
    <w:p w14:paraId="39D75284" w14:textId="77777777" w:rsidR="006055F9" w:rsidRDefault="00605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156D5" w14:textId="77777777" w:rsidR="00CA2D8C" w:rsidRDefault="00CA2D8C" w:rsidP="0042700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0CF236" w14:textId="77777777" w:rsidR="00CA2D8C" w:rsidRDefault="00CA2D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486AA" w14:textId="2635FB45" w:rsidR="00CA2D8C" w:rsidRPr="00984497" w:rsidRDefault="00CA2D8C" w:rsidP="00AF7FB4">
    <w:pPr>
      <w:pStyle w:val="Footer"/>
      <w:tabs>
        <w:tab w:val="clear" w:pos="8640"/>
        <w:tab w:val="right" w:pos="9000"/>
      </w:tabs>
      <w:rPr>
        <w:i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BFD869" wp14:editId="40E9E4AE">
              <wp:simplePos x="0" y="0"/>
              <wp:positionH relativeFrom="column">
                <wp:posOffset>0</wp:posOffset>
              </wp:positionH>
              <wp:positionV relativeFrom="paragraph">
                <wp:posOffset>-45720</wp:posOffset>
              </wp:positionV>
              <wp:extent cx="5989320" cy="0"/>
              <wp:effectExtent l="9525" t="9525" r="11430" b="9525"/>
              <wp:wrapNone/>
              <wp:docPr id="2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93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B4E835" id="Line 1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pt" to="471.6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zLoEwIAACk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"/>
          </w:pict>
        </mc:Fallback>
      </mc:AlternateContent>
    </w:r>
    <w:r w:rsidRPr="00E359BB">
      <w:t xml:space="preserve">Revision Number: 00         </w:t>
    </w:r>
    <w:r w:rsidRPr="00E359BB">
      <w:tab/>
    </w:r>
    <w:r w:rsidRPr="00A908A6">
      <w:t xml:space="preserve">               </w:t>
    </w:r>
    <w:r w:rsidR="00FC30AF">
      <w:t xml:space="preserve">                              </w:t>
    </w:r>
    <w:r w:rsidR="006E15DC">
      <w:t xml:space="preserve">      </w:t>
    </w:r>
    <w:r w:rsidR="00FC30AF">
      <w:t xml:space="preserve"> </w:t>
    </w:r>
    <w:r w:rsidR="009C0E53">
      <w:t xml:space="preserve">     </w:t>
    </w:r>
    <w:r w:rsidR="00005B53">
      <w:t xml:space="preserve">                  </w:t>
    </w:r>
    <w:r w:rsidR="00365085">
      <w:t xml:space="preserve">      </w:t>
    </w:r>
    <w:r w:rsidR="00365085">
      <w:rPr>
        <w:i/>
        <w:sz w:val="22"/>
        <w:szCs w:val="22"/>
      </w:rPr>
      <w:t>Employee Movements</w:t>
    </w:r>
  </w:p>
  <w:p w14:paraId="0A6EEDAB" w14:textId="61CE5DE5" w:rsidR="00CA2D8C" w:rsidRPr="00001477" w:rsidRDefault="00CA2D8C" w:rsidP="000E383F">
    <w:pPr>
      <w:pStyle w:val="Footer"/>
      <w:framePr w:wrap="around" w:vAnchor="text" w:hAnchor="page" w:x="5941" w:y="461"/>
      <w:jc w:val="center"/>
      <w:rPr>
        <w:rStyle w:val="PageNumber"/>
        <w:sz w:val="22"/>
        <w:szCs w:val="22"/>
      </w:rPr>
    </w:pPr>
    <w:r w:rsidRPr="00001477">
      <w:rPr>
        <w:rStyle w:val="PageNumber"/>
        <w:sz w:val="22"/>
        <w:szCs w:val="22"/>
      </w:rPr>
      <w:t xml:space="preserve">Page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PAGE </w:instrText>
    </w:r>
    <w:r w:rsidRPr="00001477">
      <w:rPr>
        <w:rStyle w:val="PageNumber"/>
        <w:sz w:val="22"/>
        <w:szCs w:val="22"/>
      </w:rPr>
      <w:fldChar w:fldCharType="separate"/>
    </w:r>
    <w:r w:rsidR="00EC1CE2">
      <w:rPr>
        <w:rStyle w:val="PageNumber"/>
        <w:noProof/>
        <w:sz w:val="22"/>
        <w:szCs w:val="22"/>
      </w:rPr>
      <w:t>4</w:t>
    </w:r>
    <w:r w:rsidRPr="00001477">
      <w:rPr>
        <w:rStyle w:val="PageNumber"/>
        <w:sz w:val="22"/>
        <w:szCs w:val="22"/>
      </w:rPr>
      <w:fldChar w:fldCharType="end"/>
    </w:r>
    <w:r w:rsidRPr="00001477">
      <w:rPr>
        <w:rStyle w:val="PageNumber"/>
        <w:sz w:val="22"/>
        <w:szCs w:val="22"/>
      </w:rPr>
      <w:t xml:space="preserve"> of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NUMPAGES </w:instrText>
    </w:r>
    <w:r w:rsidRPr="00001477">
      <w:rPr>
        <w:rStyle w:val="PageNumber"/>
        <w:sz w:val="22"/>
        <w:szCs w:val="22"/>
      </w:rPr>
      <w:fldChar w:fldCharType="separate"/>
    </w:r>
    <w:r w:rsidR="00EC1CE2">
      <w:rPr>
        <w:rStyle w:val="PageNumber"/>
        <w:noProof/>
        <w:sz w:val="22"/>
        <w:szCs w:val="22"/>
      </w:rPr>
      <w:t>21</w:t>
    </w:r>
    <w:r w:rsidRPr="00001477">
      <w:rPr>
        <w:rStyle w:val="PageNumber"/>
        <w:sz w:val="22"/>
        <w:szCs w:val="22"/>
      </w:rPr>
      <w:fldChar w:fldCharType="end"/>
    </w:r>
  </w:p>
  <w:p w14:paraId="5CA07EA7" w14:textId="77777777" w:rsidR="00CA2D8C" w:rsidRDefault="00CA2D8C" w:rsidP="00AF7FB4">
    <w:pPr>
      <w:pStyle w:val="Footer"/>
      <w:tabs>
        <w:tab w:val="clear" w:pos="8640"/>
        <w:tab w:val="right" w:pos="9000"/>
      </w:tabs>
    </w:pPr>
    <w:r w:rsidRPr="00E359BB">
      <w:t>Effective Date:</w:t>
    </w:r>
    <w:r>
      <w:tab/>
      <w:t xml:space="preserve">                                                                                                 For Internal Use Only</w:t>
    </w:r>
  </w:p>
  <w:p w14:paraId="1427BC17" w14:textId="77777777" w:rsidR="00CA2D8C" w:rsidRPr="00E359BB" w:rsidRDefault="00CA2D8C" w:rsidP="00AF7FB4">
    <w:pPr>
      <w:pStyle w:val="Footer"/>
      <w:tabs>
        <w:tab w:val="clear" w:pos="8640"/>
        <w:tab w:val="right" w:pos="90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6B9D7E" w14:textId="77777777" w:rsidR="006055F9" w:rsidRDefault="006055F9">
      <w:r>
        <w:separator/>
      </w:r>
    </w:p>
  </w:footnote>
  <w:footnote w:type="continuationSeparator" w:id="0">
    <w:p w14:paraId="11DDAEDA" w14:textId="77777777" w:rsidR="006055F9" w:rsidRDefault="006055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3E9F7" w14:textId="53FC45AF" w:rsidR="00CA2D8C" w:rsidRDefault="00CA2D8C" w:rsidP="00343C03">
    <w:pPr>
      <w:pStyle w:val="Header"/>
      <w:rPr>
        <w:rFonts w:ascii="Arial" w:hAnsi="Arial" w:cs="Arial"/>
      </w:rPr>
    </w:pPr>
    <w:r>
      <w:rPr>
        <w:rFonts w:ascii="Arial" w:hAnsi="Arial" w:cs="Arial"/>
        <w:noProof/>
        <w:lang w:val="en-PH" w:eastAsia="en-PH"/>
      </w:rPr>
      <w:drawing>
        <wp:inline distT="0" distB="0" distL="0" distR="0" wp14:anchorId="40094689" wp14:editId="3D2BCA4A">
          <wp:extent cx="581660" cy="439420"/>
          <wp:effectExtent l="0" t="0" r="0" b="0"/>
          <wp:docPr id="9" name="Picture 9" descr="avega_navigation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vega_navigation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66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</w:rPr>
      <w:t xml:space="preserve"> </w:t>
    </w:r>
  </w:p>
  <w:p w14:paraId="0CA36A4C" w14:textId="31DBD0BF" w:rsidR="00CA2D8C" w:rsidRPr="00B15E69" w:rsidRDefault="00CA2D8C" w:rsidP="00343C03">
    <w:pPr>
      <w:pStyle w:val="Header"/>
      <w:rPr>
        <w:rFonts w:ascii="Arial" w:hAnsi="Arial" w:cs="Arial"/>
      </w:rPr>
    </w:pPr>
    <w:r w:rsidRPr="00B15E69">
      <w:rPr>
        <w:b/>
      </w:rPr>
      <w:t>AVEGA BROS</w:t>
    </w:r>
    <w:ins w:id="345" w:author="Noel M. Cainglet" w:date="2017-12-16T09:42:00Z">
      <w:r w:rsidR="00EC1CE2">
        <w:rPr>
          <w:b/>
        </w:rPr>
        <w:t>.</w:t>
      </w:r>
    </w:ins>
    <w:r w:rsidRPr="00B15E69">
      <w:rPr>
        <w:b/>
      </w:rPr>
      <w:t xml:space="preserve"> INTEGRATED SHIPPING CORP.</w:t>
    </w:r>
  </w:p>
  <w:p w14:paraId="7431969C" w14:textId="03C541D6" w:rsidR="00CA2D8C" w:rsidRPr="00E359BB" w:rsidRDefault="00CA2D8C" w:rsidP="00C85B97">
    <w:pPr>
      <w:pStyle w:val="Header"/>
      <w:tabs>
        <w:tab w:val="clear" w:pos="8640"/>
        <w:tab w:val="right" w:pos="9000"/>
      </w:tabs>
      <w:rPr>
        <w:sz w:val="20"/>
        <w:szCs w:val="20"/>
      </w:rPr>
    </w:pPr>
    <w:r>
      <w:rPr>
        <w:rFonts w:ascii="Arial" w:hAnsi="Arial" w:cs="Arial"/>
        <w:noProof/>
        <w:sz w:val="14"/>
        <w:szCs w:val="14"/>
        <w:lang w:val="en-PH" w:eastAsia="en-PH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E3D71A" wp14:editId="7C8B1C19">
              <wp:simplePos x="0" y="0"/>
              <wp:positionH relativeFrom="column">
                <wp:posOffset>0</wp:posOffset>
              </wp:positionH>
              <wp:positionV relativeFrom="paragraph">
                <wp:posOffset>199390</wp:posOffset>
              </wp:positionV>
              <wp:extent cx="5989320" cy="0"/>
              <wp:effectExtent l="9525" t="6350" r="11430" b="12700"/>
              <wp:wrapNone/>
              <wp:docPr id="3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93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E65673" id="Line 1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7pt" to="471.6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yy2EwIAACk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"/>
          </w:pict>
        </mc:Fallback>
      </mc:AlternateContent>
    </w:r>
    <w:r w:rsidRPr="00E359BB">
      <w:t xml:space="preserve">Policies and </w:t>
    </w:r>
    <w:r w:rsidRPr="00D54767">
      <w:t>Procedures Manual</w:t>
    </w:r>
    <w:r w:rsidRPr="00D54767">
      <w:tab/>
    </w:r>
    <w:r>
      <w:t xml:space="preserve">                                                                              </w:t>
    </w:r>
    <w:r>
      <w:rPr>
        <w:sz w:val="22"/>
      </w:rPr>
      <w:t>Human Resources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857"/>
    <w:multiLevelType w:val="hybridMultilevel"/>
    <w:tmpl w:val="0F4C2586"/>
    <w:lvl w:ilvl="0" w:tplc="5D923A1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62B403B"/>
    <w:multiLevelType w:val="hybridMultilevel"/>
    <w:tmpl w:val="BC4C407E"/>
    <w:lvl w:ilvl="0" w:tplc="E578CB8E">
      <w:start w:val="3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E3DEE"/>
    <w:multiLevelType w:val="hybridMultilevel"/>
    <w:tmpl w:val="2976DD0C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 w15:restartNumberingAfterBreak="0">
    <w:nsid w:val="0A370854"/>
    <w:multiLevelType w:val="multilevel"/>
    <w:tmpl w:val="CD12B086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260"/>
        </w:tabs>
        <w:ind w:left="1260" w:hanging="360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C728D3"/>
    <w:multiLevelType w:val="hybridMultilevel"/>
    <w:tmpl w:val="FB30F20C"/>
    <w:lvl w:ilvl="0" w:tplc="20A6D93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0AE35A2F"/>
    <w:multiLevelType w:val="hybridMultilevel"/>
    <w:tmpl w:val="08A4D7CE"/>
    <w:lvl w:ilvl="0" w:tplc="3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672DA2"/>
    <w:multiLevelType w:val="hybridMultilevel"/>
    <w:tmpl w:val="E9620CA2"/>
    <w:lvl w:ilvl="0" w:tplc="632A9CC6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0E0F52"/>
    <w:multiLevelType w:val="hybridMultilevel"/>
    <w:tmpl w:val="DC5414C4"/>
    <w:lvl w:ilvl="0" w:tplc="3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8" w15:restartNumberingAfterBreak="0">
    <w:nsid w:val="14437526"/>
    <w:multiLevelType w:val="hybridMultilevel"/>
    <w:tmpl w:val="0CEE41EE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" w15:restartNumberingAfterBreak="0">
    <w:nsid w:val="1B6F23D7"/>
    <w:multiLevelType w:val="hybridMultilevel"/>
    <w:tmpl w:val="3D1E2BF2"/>
    <w:lvl w:ilvl="0" w:tplc="3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0" w15:restartNumberingAfterBreak="0">
    <w:nsid w:val="20B02B8C"/>
    <w:multiLevelType w:val="hybridMultilevel"/>
    <w:tmpl w:val="AFA6F9CA"/>
    <w:lvl w:ilvl="0" w:tplc="3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1" w15:restartNumberingAfterBreak="0">
    <w:nsid w:val="20D66D8B"/>
    <w:multiLevelType w:val="hybridMultilevel"/>
    <w:tmpl w:val="194A7910"/>
    <w:lvl w:ilvl="0" w:tplc="7D9C613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2398385E"/>
    <w:multiLevelType w:val="hybridMultilevel"/>
    <w:tmpl w:val="418AA032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27F33D59"/>
    <w:multiLevelType w:val="hybridMultilevel"/>
    <w:tmpl w:val="85360CDE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 w15:restartNumberingAfterBreak="0">
    <w:nsid w:val="2A320125"/>
    <w:multiLevelType w:val="hybridMultilevel"/>
    <w:tmpl w:val="43767C3E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2A7B7193"/>
    <w:multiLevelType w:val="hybridMultilevel"/>
    <w:tmpl w:val="FE268CEC"/>
    <w:lvl w:ilvl="0" w:tplc="E460F6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5B3664"/>
    <w:multiLevelType w:val="hybridMultilevel"/>
    <w:tmpl w:val="B9A0AF5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0773BD"/>
    <w:multiLevelType w:val="hybridMultilevel"/>
    <w:tmpl w:val="3F38B8AA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B47119"/>
    <w:multiLevelType w:val="multilevel"/>
    <w:tmpl w:val="CD12B086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260"/>
        </w:tabs>
        <w:ind w:left="1260" w:hanging="360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39924361"/>
    <w:multiLevelType w:val="hybridMultilevel"/>
    <w:tmpl w:val="AFC4A5CE"/>
    <w:lvl w:ilvl="0" w:tplc="757EC61A">
      <w:start w:val="1"/>
      <w:numFmt w:val="lowerLetter"/>
      <w:lvlText w:val="%1."/>
      <w:lvlJc w:val="left"/>
      <w:pPr>
        <w:ind w:left="162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3BC250AD"/>
    <w:multiLevelType w:val="hybridMultilevel"/>
    <w:tmpl w:val="7D405E74"/>
    <w:lvl w:ilvl="0" w:tplc="67720D2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3D3B353C"/>
    <w:multiLevelType w:val="hybridMultilevel"/>
    <w:tmpl w:val="EF60FC82"/>
    <w:lvl w:ilvl="0" w:tplc="EB1AE47E">
      <w:start w:val="1"/>
      <w:numFmt w:val="bullet"/>
      <w:lvlText w:val=""/>
      <w:lvlJc w:val="left"/>
      <w:pPr>
        <w:ind w:left="2880" w:hanging="360"/>
      </w:pPr>
      <w:rPr>
        <w:rFonts w:ascii="Wingdings" w:eastAsia="Times New Roman" w:hAnsi="Wingdings" w:cs="Times New Roman" w:hint="default"/>
      </w:rPr>
    </w:lvl>
    <w:lvl w:ilvl="1" w:tplc="3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3FF84C69"/>
    <w:multiLevelType w:val="hybridMultilevel"/>
    <w:tmpl w:val="3AD8F8D6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 w15:restartNumberingAfterBreak="0">
    <w:nsid w:val="42866308"/>
    <w:multiLevelType w:val="hybridMultilevel"/>
    <w:tmpl w:val="B1208C6A"/>
    <w:lvl w:ilvl="0" w:tplc="34090019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260" w:hanging="360"/>
      </w:pPr>
    </w:lvl>
    <w:lvl w:ilvl="2" w:tplc="3409001B" w:tentative="1">
      <w:start w:val="1"/>
      <w:numFmt w:val="lowerRoman"/>
      <w:lvlText w:val="%3."/>
      <w:lvlJc w:val="right"/>
      <w:pPr>
        <w:ind w:left="1980" w:hanging="180"/>
      </w:pPr>
    </w:lvl>
    <w:lvl w:ilvl="3" w:tplc="3409000F" w:tentative="1">
      <w:start w:val="1"/>
      <w:numFmt w:val="decimal"/>
      <w:lvlText w:val="%4."/>
      <w:lvlJc w:val="left"/>
      <w:pPr>
        <w:ind w:left="2700" w:hanging="360"/>
      </w:pPr>
    </w:lvl>
    <w:lvl w:ilvl="4" w:tplc="34090019" w:tentative="1">
      <w:start w:val="1"/>
      <w:numFmt w:val="lowerLetter"/>
      <w:lvlText w:val="%5."/>
      <w:lvlJc w:val="left"/>
      <w:pPr>
        <w:ind w:left="3420" w:hanging="360"/>
      </w:pPr>
    </w:lvl>
    <w:lvl w:ilvl="5" w:tplc="3409001B" w:tentative="1">
      <w:start w:val="1"/>
      <w:numFmt w:val="lowerRoman"/>
      <w:lvlText w:val="%6."/>
      <w:lvlJc w:val="right"/>
      <w:pPr>
        <w:ind w:left="4140" w:hanging="180"/>
      </w:pPr>
    </w:lvl>
    <w:lvl w:ilvl="6" w:tplc="3409000F" w:tentative="1">
      <w:start w:val="1"/>
      <w:numFmt w:val="decimal"/>
      <w:lvlText w:val="%7."/>
      <w:lvlJc w:val="left"/>
      <w:pPr>
        <w:ind w:left="4860" w:hanging="360"/>
      </w:pPr>
    </w:lvl>
    <w:lvl w:ilvl="7" w:tplc="34090019" w:tentative="1">
      <w:start w:val="1"/>
      <w:numFmt w:val="lowerLetter"/>
      <w:lvlText w:val="%8."/>
      <w:lvlJc w:val="left"/>
      <w:pPr>
        <w:ind w:left="5580" w:hanging="360"/>
      </w:pPr>
    </w:lvl>
    <w:lvl w:ilvl="8" w:tplc="3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4" w15:restartNumberingAfterBreak="0">
    <w:nsid w:val="44217812"/>
    <w:multiLevelType w:val="hybridMultilevel"/>
    <w:tmpl w:val="4DDC4880"/>
    <w:lvl w:ilvl="0" w:tplc="EB1AE47E">
      <w:start w:val="1"/>
      <w:numFmt w:val="bullet"/>
      <w:lvlText w:val=""/>
      <w:lvlJc w:val="left"/>
      <w:pPr>
        <w:ind w:left="1620" w:hanging="360"/>
      </w:pPr>
      <w:rPr>
        <w:rFonts w:ascii="Wingdings" w:eastAsia="Times New Roman" w:hAnsi="Wingdings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 w15:restartNumberingAfterBreak="0">
    <w:nsid w:val="44D55DC4"/>
    <w:multiLevelType w:val="hybridMultilevel"/>
    <w:tmpl w:val="20C0CE76"/>
    <w:lvl w:ilvl="0" w:tplc="39303B4A">
      <w:start w:val="1"/>
      <w:numFmt w:val="lowerLetter"/>
      <w:lvlText w:val="%1."/>
      <w:lvlJc w:val="left"/>
      <w:pPr>
        <w:ind w:left="936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656" w:hanging="360"/>
      </w:pPr>
    </w:lvl>
    <w:lvl w:ilvl="2" w:tplc="3409001B" w:tentative="1">
      <w:start w:val="1"/>
      <w:numFmt w:val="lowerRoman"/>
      <w:lvlText w:val="%3."/>
      <w:lvlJc w:val="right"/>
      <w:pPr>
        <w:ind w:left="2376" w:hanging="180"/>
      </w:pPr>
    </w:lvl>
    <w:lvl w:ilvl="3" w:tplc="3409000F" w:tentative="1">
      <w:start w:val="1"/>
      <w:numFmt w:val="decimal"/>
      <w:lvlText w:val="%4."/>
      <w:lvlJc w:val="left"/>
      <w:pPr>
        <w:ind w:left="3096" w:hanging="360"/>
      </w:pPr>
    </w:lvl>
    <w:lvl w:ilvl="4" w:tplc="34090019" w:tentative="1">
      <w:start w:val="1"/>
      <w:numFmt w:val="lowerLetter"/>
      <w:lvlText w:val="%5."/>
      <w:lvlJc w:val="left"/>
      <w:pPr>
        <w:ind w:left="3816" w:hanging="360"/>
      </w:pPr>
    </w:lvl>
    <w:lvl w:ilvl="5" w:tplc="3409001B" w:tentative="1">
      <w:start w:val="1"/>
      <w:numFmt w:val="lowerRoman"/>
      <w:lvlText w:val="%6."/>
      <w:lvlJc w:val="right"/>
      <w:pPr>
        <w:ind w:left="4536" w:hanging="180"/>
      </w:pPr>
    </w:lvl>
    <w:lvl w:ilvl="6" w:tplc="3409000F" w:tentative="1">
      <w:start w:val="1"/>
      <w:numFmt w:val="decimal"/>
      <w:lvlText w:val="%7."/>
      <w:lvlJc w:val="left"/>
      <w:pPr>
        <w:ind w:left="5256" w:hanging="360"/>
      </w:pPr>
    </w:lvl>
    <w:lvl w:ilvl="7" w:tplc="34090019" w:tentative="1">
      <w:start w:val="1"/>
      <w:numFmt w:val="lowerLetter"/>
      <w:lvlText w:val="%8."/>
      <w:lvlJc w:val="left"/>
      <w:pPr>
        <w:ind w:left="5976" w:hanging="360"/>
      </w:pPr>
    </w:lvl>
    <w:lvl w:ilvl="8" w:tplc="3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6" w15:restartNumberingAfterBreak="0">
    <w:nsid w:val="4A7E1AAE"/>
    <w:multiLevelType w:val="hybridMultilevel"/>
    <w:tmpl w:val="2F8C7D4A"/>
    <w:lvl w:ilvl="0" w:tplc="1A4AE46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" w15:restartNumberingAfterBreak="0">
    <w:nsid w:val="50A92054"/>
    <w:multiLevelType w:val="hybridMultilevel"/>
    <w:tmpl w:val="5CCC7528"/>
    <w:lvl w:ilvl="0" w:tplc="901055F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8" w15:restartNumberingAfterBreak="0">
    <w:nsid w:val="50B041E4"/>
    <w:multiLevelType w:val="hybridMultilevel"/>
    <w:tmpl w:val="D55A90B8"/>
    <w:lvl w:ilvl="0" w:tplc="15C4504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9" w15:restartNumberingAfterBreak="0">
    <w:nsid w:val="56CA5AD9"/>
    <w:multiLevelType w:val="hybridMultilevel"/>
    <w:tmpl w:val="F886C964"/>
    <w:lvl w:ilvl="0" w:tplc="34090001">
      <w:start w:val="1"/>
      <w:numFmt w:val="bullet"/>
      <w:lvlText w:val=""/>
      <w:lvlJc w:val="left"/>
      <w:pPr>
        <w:ind w:left="485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557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629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701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773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845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917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989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0616" w:hanging="360"/>
      </w:pPr>
      <w:rPr>
        <w:rFonts w:ascii="Wingdings" w:hAnsi="Wingdings" w:hint="default"/>
      </w:rPr>
    </w:lvl>
  </w:abstractNum>
  <w:abstractNum w:abstractNumId="30" w15:restartNumberingAfterBreak="0">
    <w:nsid w:val="56F7793A"/>
    <w:multiLevelType w:val="multilevel"/>
    <w:tmpl w:val="CD12B086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260"/>
        </w:tabs>
        <w:ind w:left="1260" w:hanging="360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5885201D"/>
    <w:multiLevelType w:val="hybridMultilevel"/>
    <w:tmpl w:val="C18E178C"/>
    <w:lvl w:ilvl="0" w:tplc="1CB2536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2" w15:restartNumberingAfterBreak="0">
    <w:nsid w:val="58D93A07"/>
    <w:multiLevelType w:val="hybridMultilevel"/>
    <w:tmpl w:val="AAAC06AC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3" w15:restartNumberingAfterBreak="0">
    <w:nsid w:val="5A9F59D4"/>
    <w:multiLevelType w:val="hybridMultilevel"/>
    <w:tmpl w:val="A4A0145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B7D087A"/>
    <w:multiLevelType w:val="hybridMultilevel"/>
    <w:tmpl w:val="B7E2E8FA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5" w15:restartNumberingAfterBreak="0">
    <w:nsid w:val="5D0F5987"/>
    <w:multiLevelType w:val="hybridMultilevel"/>
    <w:tmpl w:val="A8205290"/>
    <w:lvl w:ilvl="0" w:tplc="3E165A0A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6" w15:restartNumberingAfterBreak="0">
    <w:nsid w:val="5F213C54"/>
    <w:multiLevelType w:val="hybridMultilevel"/>
    <w:tmpl w:val="4DD08DE8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7" w15:restartNumberingAfterBreak="0">
    <w:nsid w:val="61CC291B"/>
    <w:multiLevelType w:val="hybridMultilevel"/>
    <w:tmpl w:val="C2FCBE60"/>
    <w:lvl w:ilvl="0" w:tplc="1618E73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8" w15:restartNumberingAfterBreak="0">
    <w:nsid w:val="67DE0EDA"/>
    <w:multiLevelType w:val="hybridMultilevel"/>
    <w:tmpl w:val="FED494C2"/>
    <w:lvl w:ilvl="0" w:tplc="34090005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 w15:restartNumberingAfterBreak="0">
    <w:nsid w:val="684911FA"/>
    <w:multiLevelType w:val="multilevel"/>
    <w:tmpl w:val="CD12B086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260"/>
        </w:tabs>
        <w:ind w:left="1260" w:hanging="360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 w15:restartNumberingAfterBreak="0">
    <w:nsid w:val="6CF0711D"/>
    <w:multiLevelType w:val="hybridMultilevel"/>
    <w:tmpl w:val="565A4D3C"/>
    <w:lvl w:ilvl="0" w:tplc="442A749E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700" w:hanging="360"/>
      </w:pPr>
    </w:lvl>
    <w:lvl w:ilvl="2" w:tplc="3409001B" w:tentative="1">
      <w:start w:val="1"/>
      <w:numFmt w:val="lowerRoman"/>
      <w:lvlText w:val="%3."/>
      <w:lvlJc w:val="right"/>
      <w:pPr>
        <w:ind w:left="3420" w:hanging="180"/>
      </w:pPr>
    </w:lvl>
    <w:lvl w:ilvl="3" w:tplc="3409000F" w:tentative="1">
      <w:start w:val="1"/>
      <w:numFmt w:val="decimal"/>
      <w:lvlText w:val="%4."/>
      <w:lvlJc w:val="left"/>
      <w:pPr>
        <w:ind w:left="4140" w:hanging="360"/>
      </w:pPr>
    </w:lvl>
    <w:lvl w:ilvl="4" w:tplc="34090019" w:tentative="1">
      <w:start w:val="1"/>
      <w:numFmt w:val="lowerLetter"/>
      <w:lvlText w:val="%5."/>
      <w:lvlJc w:val="left"/>
      <w:pPr>
        <w:ind w:left="4860" w:hanging="360"/>
      </w:pPr>
    </w:lvl>
    <w:lvl w:ilvl="5" w:tplc="3409001B" w:tentative="1">
      <w:start w:val="1"/>
      <w:numFmt w:val="lowerRoman"/>
      <w:lvlText w:val="%6."/>
      <w:lvlJc w:val="right"/>
      <w:pPr>
        <w:ind w:left="5580" w:hanging="180"/>
      </w:pPr>
    </w:lvl>
    <w:lvl w:ilvl="6" w:tplc="3409000F" w:tentative="1">
      <w:start w:val="1"/>
      <w:numFmt w:val="decimal"/>
      <w:lvlText w:val="%7."/>
      <w:lvlJc w:val="left"/>
      <w:pPr>
        <w:ind w:left="6300" w:hanging="360"/>
      </w:pPr>
    </w:lvl>
    <w:lvl w:ilvl="7" w:tplc="34090019" w:tentative="1">
      <w:start w:val="1"/>
      <w:numFmt w:val="lowerLetter"/>
      <w:lvlText w:val="%8."/>
      <w:lvlJc w:val="left"/>
      <w:pPr>
        <w:ind w:left="7020" w:hanging="360"/>
      </w:pPr>
    </w:lvl>
    <w:lvl w:ilvl="8" w:tplc="3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1" w15:restartNumberingAfterBreak="0">
    <w:nsid w:val="6D250598"/>
    <w:multiLevelType w:val="hybridMultilevel"/>
    <w:tmpl w:val="9060598C"/>
    <w:lvl w:ilvl="0" w:tplc="56FA2728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6ED773AF"/>
    <w:multiLevelType w:val="hybridMultilevel"/>
    <w:tmpl w:val="638C74DA"/>
    <w:lvl w:ilvl="0" w:tplc="BFDCCBC8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3" w15:restartNumberingAfterBreak="0">
    <w:nsid w:val="791D173A"/>
    <w:multiLevelType w:val="hybridMultilevel"/>
    <w:tmpl w:val="503ED512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4" w15:restartNumberingAfterBreak="0">
    <w:nsid w:val="7A653746"/>
    <w:multiLevelType w:val="hybridMultilevel"/>
    <w:tmpl w:val="D58A9060"/>
    <w:lvl w:ilvl="0" w:tplc="34090019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5" w15:restartNumberingAfterBreak="0">
    <w:nsid w:val="7B7620A9"/>
    <w:multiLevelType w:val="hybridMultilevel"/>
    <w:tmpl w:val="AC0CB5B0"/>
    <w:lvl w:ilvl="0" w:tplc="C2501EB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6" w15:restartNumberingAfterBreak="0">
    <w:nsid w:val="7B997921"/>
    <w:multiLevelType w:val="hybridMultilevel"/>
    <w:tmpl w:val="6AA0EF0A"/>
    <w:lvl w:ilvl="0" w:tplc="3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47" w15:restartNumberingAfterBreak="0">
    <w:nsid w:val="7C4F2A82"/>
    <w:multiLevelType w:val="hybridMultilevel"/>
    <w:tmpl w:val="CC4C2C1C"/>
    <w:lvl w:ilvl="0" w:tplc="3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0"/>
  </w:num>
  <w:num w:numId="2">
    <w:abstractNumId w:val="8"/>
  </w:num>
  <w:num w:numId="3">
    <w:abstractNumId w:val="38"/>
  </w:num>
  <w:num w:numId="4">
    <w:abstractNumId w:val="36"/>
  </w:num>
  <w:num w:numId="5">
    <w:abstractNumId w:val="40"/>
  </w:num>
  <w:num w:numId="6">
    <w:abstractNumId w:val="12"/>
  </w:num>
  <w:num w:numId="7">
    <w:abstractNumId w:val="15"/>
  </w:num>
  <w:num w:numId="8">
    <w:abstractNumId w:val="41"/>
  </w:num>
  <w:num w:numId="9">
    <w:abstractNumId w:val="32"/>
  </w:num>
  <w:num w:numId="10">
    <w:abstractNumId w:val="5"/>
  </w:num>
  <w:num w:numId="11">
    <w:abstractNumId w:val="18"/>
  </w:num>
  <w:num w:numId="12">
    <w:abstractNumId w:val="42"/>
  </w:num>
  <w:num w:numId="13">
    <w:abstractNumId w:val="1"/>
  </w:num>
  <w:num w:numId="14">
    <w:abstractNumId w:val="33"/>
  </w:num>
  <w:num w:numId="15">
    <w:abstractNumId w:val="6"/>
  </w:num>
  <w:num w:numId="16">
    <w:abstractNumId w:val="25"/>
  </w:num>
  <w:num w:numId="17">
    <w:abstractNumId w:val="4"/>
  </w:num>
  <w:num w:numId="18">
    <w:abstractNumId w:val="45"/>
  </w:num>
  <w:num w:numId="19">
    <w:abstractNumId w:val="26"/>
  </w:num>
  <w:num w:numId="20">
    <w:abstractNumId w:val="9"/>
  </w:num>
  <w:num w:numId="21">
    <w:abstractNumId w:val="43"/>
  </w:num>
  <w:num w:numId="22">
    <w:abstractNumId w:val="47"/>
  </w:num>
  <w:num w:numId="23">
    <w:abstractNumId w:val="3"/>
  </w:num>
  <w:num w:numId="24">
    <w:abstractNumId w:val="29"/>
  </w:num>
  <w:num w:numId="25">
    <w:abstractNumId w:val="7"/>
  </w:num>
  <w:num w:numId="26">
    <w:abstractNumId w:val="13"/>
  </w:num>
  <w:num w:numId="27">
    <w:abstractNumId w:val="2"/>
  </w:num>
  <w:num w:numId="28">
    <w:abstractNumId w:val="37"/>
  </w:num>
  <w:num w:numId="29">
    <w:abstractNumId w:val="11"/>
  </w:num>
  <w:num w:numId="30">
    <w:abstractNumId w:val="35"/>
  </w:num>
  <w:num w:numId="31">
    <w:abstractNumId w:val="0"/>
  </w:num>
  <w:num w:numId="32">
    <w:abstractNumId w:val="27"/>
  </w:num>
  <w:num w:numId="33">
    <w:abstractNumId w:val="16"/>
  </w:num>
  <w:num w:numId="34">
    <w:abstractNumId w:val="34"/>
  </w:num>
  <w:num w:numId="35">
    <w:abstractNumId w:val="46"/>
  </w:num>
  <w:num w:numId="36">
    <w:abstractNumId w:val="22"/>
  </w:num>
  <w:num w:numId="37">
    <w:abstractNumId w:val="24"/>
  </w:num>
  <w:num w:numId="38">
    <w:abstractNumId w:val="28"/>
  </w:num>
  <w:num w:numId="39">
    <w:abstractNumId w:val="21"/>
  </w:num>
  <w:num w:numId="40">
    <w:abstractNumId w:val="14"/>
  </w:num>
  <w:num w:numId="41">
    <w:abstractNumId w:val="19"/>
  </w:num>
  <w:num w:numId="42">
    <w:abstractNumId w:val="17"/>
  </w:num>
  <w:num w:numId="43">
    <w:abstractNumId w:val="23"/>
  </w:num>
  <w:num w:numId="44">
    <w:abstractNumId w:val="10"/>
  </w:num>
  <w:num w:numId="45">
    <w:abstractNumId w:val="44"/>
  </w:num>
  <w:num w:numId="46">
    <w:abstractNumId w:val="39"/>
  </w:num>
  <w:num w:numId="47">
    <w:abstractNumId w:val="20"/>
  </w:num>
  <w:num w:numId="48">
    <w:abstractNumId w:val="31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oel Cainglet">
    <w15:presenceInfo w15:providerId="Windows Live" w15:userId="ed5b392c05998e30"/>
  </w15:person>
  <w15:person w15:author="JGL">
    <w15:presenceInfo w15:providerId="None" w15:userId="JGL"/>
  </w15:person>
  <w15:person w15:author="Noel M. Cainglet">
    <w15:presenceInfo w15:providerId="None" w15:userId="Noel M. Caingle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ocumentProtection w:edit="trackedChanges" w:enforcement="1" w:cryptProviderType="rsaAES" w:cryptAlgorithmClass="hash" w:cryptAlgorithmType="typeAny" w:cryptAlgorithmSid="14" w:cryptSpinCount="100000" w:hash="PEs+RkK12UuBxjkOh+5SKVMs2hFpwXZ68BofV2eINyEZOjUsyEabWEyD2WHv7evT/O32HiDiS+yJwx13XfSh3A==" w:salt="wpAjCB97xwbhY3aKbQfMN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263"/>
    <w:rsid w:val="00000CC3"/>
    <w:rsid w:val="00000E12"/>
    <w:rsid w:val="00001016"/>
    <w:rsid w:val="00001477"/>
    <w:rsid w:val="000014A2"/>
    <w:rsid w:val="00001821"/>
    <w:rsid w:val="00001A35"/>
    <w:rsid w:val="00001DAF"/>
    <w:rsid w:val="00001F5A"/>
    <w:rsid w:val="000027FB"/>
    <w:rsid w:val="00002A17"/>
    <w:rsid w:val="00002B74"/>
    <w:rsid w:val="00002E09"/>
    <w:rsid w:val="00002EF8"/>
    <w:rsid w:val="0000365D"/>
    <w:rsid w:val="00003AF9"/>
    <w:rsid w:val="0000449C"/>
    <w:rsid w:val="00004729"/>
    <w:rsid w:val="0000482A"/>
    <w:rsid w:val="00004AF9"/>
    <w:rsid w:val="00004AFB"/>
    <w:rsid w:val="00004CAD"/>
    <w:rsid w:val="00004CD9"/>
    <w:rsid w:val="00005824"/>
    <w:rsid w:val="0000594C"/>
    <w:rsid w:val="00005B53"/>
    <w:rsid w:val="000061C2"/>
    <w:rsid w:val="0000739A"/>
    <w:rsid w:val="000074F8"/>
    <w:rsid w:val="00007949"/>
    <w:rsid w:val="00007A0F"/>
    <w:rsid w:val="00007A58"/>
    <w:rsid w:val="00007B4B"/>
    <w:rsid w:val="0001023D"/>
    <w:rsid w:val="00010494"/>
    <w:rsid w:val="00010929"/>
    <w:rsid w:val="00010AB8"/>
    <w:rsid w:val="00010BE5"/>
    <w:rsid w:val="00011567"/>
    <w:rsid w:val="00012544"/>
    <w:rsid w:val="000126C7"/>
    <w:rsid w:val="00013282"/>
    <w:rsid w:val="00013639"/>
    <w:rsid w:val="00013735"/>
    <w:rsid w:val="000137C2"/>
    <w:rsid w:val="00013B21"/>
    <w:rsid w:val="00014086"/>
    <w:rsid w:val="000143BD"/>
    <w:rsid w:val="00014928"/>
    <w:rsid w:val="000151B3"/>
    <w:rsid w:val="00015E8C"/>
    <w:rsid w:val="00015F4F"/>
    <w:rsid w:val="00015FCE"/>
    <w:rsid w:val="0001632C"/>
    <w:rsid w:val="00016723"/>
    <w:rsid w:val="000168AC"/>
    <w:rsid w:val="00016B18"/>
    <w:rsid w:val="000173F1"/>
    <w:rsid w:val="00020156"/>
    <w:rsid w:val="00020517"/>
    <w:rsid w:val="00020945"/>
    <w:rsid w:val="00021016"/>
    <w:rsid w:val="00021403"/>
    <w:rsid w:val="00022231"/>
    <w:rsid w:val="000224C8"/>
    <w:rsid w:val="000224FE"/>
    <w:rsid w:val="0002261E"/>
    <w:rsid w:val="00022715"/>
    <w:rsid w:val="00022772"/>
    <w:rsid w:val="0002286C"/>
    <w:rsid w:val="000228C0"/>
    <w:rsid w:val="00022D57"/>
    <w:rsid w:val="00022FE0"/>
    <w:rsid w:val="0002306F"/>
    <w:rsid w:val="00023697"/>
    <w:rsid w:val="00023720"/>
    <w:rsid w:val="00023887"/>
    <w:rsid w:val="00023D8C"/>
    <w:rsid w:val="00023E3D"/>
    <w:rsid w:val="00023EC5"/>
    <w:rsid w:val="00024361"/>
    <w:rsid w:val="00024BE1"/>
    <w:rsid w:val="00024BFB"/>
    <w:rsid w:val="000253FA"/>
    <w:rsid w:val="000254B1"/>
    <w:rsid w:val="00025627"/>
    <w:rsid w:val="000256E0"/>
    <w:rsid w:val="00025819"/>
    <w:rsid w:val="00025977"/>
    <w:rsid w:val="00025A08"/>
    <w:rsid w:val="00026085"/>
    <w:rsid w:val="00026451"/>
    <w:rsid w:val="00026717"/>
    <w:rsid w:val="000267B4"/>
    <w:rsid w:val="00026879"/>
    <w:rsid w:val="00026ED7"/>
    <w:rsid w:val="0002726E"/>
    <w:rsid w:val="000275ED"/>
    <w:rsid w:val="00027686"/>
    <w:rsid w:val="000276E6"/>
    <w:rsid w:val="00027735"/>
    <w:rsid w:val="00027822"/>
    <w:rsid w:val="00030444"/>
    <w:rsid w:val="00030E39"/>
    <w:rsid w:val="00031687"/>
    <w:rsid w:val="00031D35"/>
    <w:rsid w:val="00031D50"/>
    <w:rsid w:val="00031F00"/>
    <w:rsid w:val="00032FE5"/>
    <w:rsid w:val="00033183"/>
    <w:rsid w:val="000333B1"/>
    <w:rsid w:val="000336A3"/>
    <w:rsid w:val="00033A56"/>
    <w:rsid w:val="00033AEB"/>
    <w:rsid w:val="00034DDA"/>
    <w:rsid w:val="0003521C"/>
    <w:rsid w:val="00035BED"/>
    <w:rsid w:val="00035C1B"/>
    <w:rsid w:val="0003642B"/>
    <w:rsid w:val="00037208"/>
    <w:rsid w:val="000372D6"/>
    <w:rsid w:val="00037830"/>
    <w:rsid w:val="0003799F"/>
    <w:rsid w:val="000401F7"/>
    <w:rsid w:val="00040354"/>
    <w:rsid w:val="000404D2"/>
    <w:rsid w:val="000407E8"/>
    <w:rsid w:val="000407FA"/>
    <w:rsid w:val="00040FEC"/>
    <w:rsid w:val="000416F6"/>
    <w:rsid w:val="00041898"/>
    <w:rsid w:val="00041984"/>
    <w:rsid w:val="00041D00"/>
    <w:rsid w:val="000421D3"/>
    <w:rsid w:val="0004252C"/>
    <w:rsid w:val="00042654"/>
    <w:rsid w:val="00042F87"/>
    <w:rsid w:val="00042F94"/>
    <w:rsid w:val="0004308A"/>
    <w:rsid w:val="000431B5"/>
    <w:rsid w:val="0004326B"/>
    <w:rsid w:val="00043556"/>
    <w:rsid w:val="0004357D"/>
    <w:rsid w:val="00043C3F"/>
    <w:rsid w:val="0004430F"/>
    <w:rsid w:val="00044757"/>
    <w:rsid w:val="00044A41"/>
    <w:rsid w:val="00044AE8"/>
    <w:rsid w:val="00044D3F"/>
    <w:rsid w:val="00045418"/>
    <w:rsid w:val="00045850"/>
    <w:rsid w:val="000460A6"/>
    <w:rsid w:val="00046291"/>
    <w:rsid w:val="00046E8B"/>
    <w:rsid w:val="00047256"/>
    <w:rsid w:val="0004748D"/>
    <w:rsid w:val="000474E5"/>
    <w:rsid w:val="0004764B"/>
    <w:rsid w:val="00047730"/>
    <w:rsid w:val="00047955"/>
    <w:rsid w:val="000479F5"/>
    <w:rsid w:val="00050338"/>
    <w:rsid w:val="00050890"/>
    <w:rsid w:val="000517BE"/>
    <w:rsid w:val="00051AF1"/>
    <w:rsid w:val="00051D35"/>
    <w:rsid w:val="00051D65"/>
    <w:rsid w:val="000522C2"/>
    <w:rsid w:val="0005259C"/>
    <w:rsid w:val="000527D7"/>
    <w:rsid w:val="00052A06"/>
    <w:rsid w:val="00052C6D"/>
    <w:rsid w:val="000535D3"/>
    <w:rsid w:val="00053A20"/>
    <w:rsid w:val="00053A62"/>
    <w:rsid w:val="00053A6C"/>
    <w:rsid w:val="00053B34"/>
    <w:rsid w:val="00053C46"/>
    <w:rsid w:val="0005454D"/>
    <w:rsid w:val="000546ED"/>
    <w:rsid w:val="00054923"/>
    <w:rsid w:val="00054AAC"/>
    <w:rsid w:val="00055067"/>
    <w:rsid w:val="0005533F"/>
    <w:rsid w:val="00055964"/>
    <w:rsid w:val="00055D49"/>
    <w:rsid w:val="0005640A"/>
    <w:rsid w:val="00056682"/>
    <w:rsid w:val="00056709"/>
    <w:rsid w:val="0005676F"/>
    <w:rsid w:val="00056C3C"/>
    <w:rsid w:val="00056C57"/>
    <w:rsid w:val="0005784F"/>
    <w:rsid w:val="00057B75"/>
    <w:rsid w:val="00060058"/>
    <w:rsid w:val="0006014A"/>
    <w:rsid w:val="000608C0"/>
    <w:rsid w:val="00060B57"/>
    <w:rsid w:val="000611D4"/>
    <w:rsid w:val="000611E5"/>
    <w:rsid w:val="00061F70"/>
    <w:rsid w:val="000620E9"/>
    <w:rsid w:val="000621E3"/>
    <w:rsid w:val="00062552"/>
    <w:rsid w:val="0006273C"/>
    <w:rsid w:val="0006302A"/>
    <w:rsid w:val="00063111"/>
    <w:rsid w:val="0006433C"/>
    <w:rsid w:val="00064799"/>
    <w:rsid w:val="000656C0"/>
    <w:rsid w:val="0006582A"/>
    <w:rsid w:val="00066204"/>
    <w:rsid w:val="00066266"/>
    <w:rsid w:val="000667BC"/>
    <w:rsid w:val="00066914"/>
    <w:rsid w:val="00066C6F"/>
    <w:rsid w:val="00066EC7"/>
    <w:rsid w:val="00066F3F"/>
    <w:rsid w:val="000670C6"/>
    <w:rsid w:val="00067672"/>
    <w:rsid w:val="00067C56"/>
    <w:rsid w:val="0007030C"/>
    <w:rsid w:val="00070A7A"/>
    <w:rsid w:val="00070E65"/>
    <w:rsid w:val="000710E9"/>
    <w:rsid w:val="0007176C"/>
    <w:rsid w:val="00071EC6"/>
    <w:rsid w:val="00071FCF"/>
    <w:rsid w:val="0007213A"/>
    <w:rsid w:val="00072707"/>
    <w:rsid w:val="00072FFD"/>
    <w:rsid w:val="00073552"/>
    <w:rsid w:val="0007364A"/>
    <w:rsid w:val="000739B8"/>
    <w:rsid w:val="00073DAA"/>
    <w:rsid w:val="00074486"/>
    <w:rsid w:val="000744C5"/>
    <w:rsid w:val="00075137"/>
    <w:rsid w:val="000755B4"/>
    <w:rsid w:val="000756DF"/>
    <w:rsid w:val="00075784"/>
    <w:rsid w:val="00075DA4"/>
    <w:rsid w:val="00075F95"/>
    <w:rsid w:val="000763E0"/>
    <w:rsid w:val="00076F0A"/>
    <w:rsid w:val="00077C1F"/>
    <w:rsid w:val="00077D1E"/>
    <w:rsid w:val="00080508"/>
    <w:rsid w:val="00080565"/>
    <w:rsid w:val="00080758"/>
    <w:rsid w:val="000808E3"/>
    <w:rsid w:val="00080F0D"/>
    <w:rsid w:val="00081966"/>
    <w:rsid w:val="00081C38"/>
    <w:rsid w:val="00082099"/>
    <w:rsid w:val="00082459"/>
    <w:rsid w:val="000824A6"/>
    <w:rsid w:val="000826BE"/>
    <w:rsid w:val="00082917"/>
    <w:rsid w:val="00082CC3"/>
    <w:rsid w:val="00082FED"/>
    <w:rsid w:val="00083415"/>
    <w:rsid w:val="00083EA8"/>
    <w:rsid w:val="0008411C"/>
    <w:rsid w:val="00084A52"/>
    <w:rsid w:val="00084D33"/>
    <w:rsid w:val="00085705"/>
    <w:rsid w:val="00085BA8"/>
    <w:rsid w:val="00085D0F"/>
    <w:rsid w:val="00086123"/>
    <w:rsid w:val="0008646B"/>
    <w:rsid w:val="0008796A"/>
    <w:rsid w:val="00087AC5"/>
    <w:rsid w:val="00087B16"/>
    <w:rsid w:val="00087B20"/>
    <w:rsid w:val="00091907"/>
    <w:rsid w:val="00092C96"/>
    <w:rsid w:val="00092D71"/>
    <w:rsid w:val="0009342F"/>
    <w:rsid w:val="00093B79"/>
    <w:rsid w:val="00093CD7"/>
    <w:rsid w:val="00093F1E"/>
    <w:rsid w:val="000942C1"/>
    <w:rsid w:val="00094741"/>
    <w:rsid w:val="00094B60"/>
    <w:rsid w:val="00094CA8"/>
    <w:rsid w:val="00094DF1"/>
    <w:rsid w:val="00094E54"/>
    <w:rsid w:val="00095027"/>
    <w:rsid w:val="0009510D"/>
    <w:rsid w:val="0009545D"/>
    <w:rsid w:val="000956D1"/>
    <w:rsid w:val="000958B6"/>
    <w:rsid w:val="000958BC"/>
    <w:rsid w:val="000959FB"/>
    <w:rsid w:val="00095C8F"/>
    <w:rsid w:val="00096146"/>
    <w:rsid w:val="00096449"/>
    <w:rsid w:val="00096AD2"/>
    <w:rsid w:val="00096EBD"/>
    <w:rsid w:val="00096F8E"/>
    <w:rsid w:val="0009763F"/>
    <w:rsid w:val="00097ECB"/>
    <w:rsid w:val="00097FCC"/>
    <w:rsid w:val="000A0020"/>
    <w:rsid w:val="000A03F6"/>
    <w:rsid w:val="000A05F8"/>
    <w:rsid w:val="000A0B70"/>
    <w:rsid w:val="000A0CEE"/>
    <w:rsid w:val="000A0DEA"/>
    <w:rsid w:val="000A1015"/>
    <w:rsid w:val="000A1857"/>
    <w:rsid w:val="000A1B5D"/>
    <w:rsid w:val="000A1E58"/>
    <w:rsid w:val="000A2685"/>
    <w:rsid w:val="000A366C"/>
    <w:rsid w:val="000A3DA5"/>
    <w:rsid w:val="000A3DEB"/>
    <w:rsid w:val="000A406B"/>
    <w:rsid w:val="000A432C"/>
    <w:rsid w:val="000A4425"/>
    <w:rsid w:val="000A45B5"/>
    <w:rsid w:val="000A4736"/>
    <w:rsid w:val="000A4825"/>
    <w:rsid w:val="000A4C2C"/>
    <w:rsid w:val="000A53A9"/>
    <w:rsid w:val="000A56A5"/>
    <w:rsid w:val="000A5782"/>
    <w:rsid w:val="000A5FE0"/>
    <w:rsid w:val="000A608A"/>
    <w:rsid w:val="000A636C"/>
    <w:rsid w:val="000A6F02"/>
    <w:rsid w:val="000A73DB"/>
    <w:rsid w:val="000A7487"/>
    <w:rsid w:val="000A7E55"/>
    <w:rsid w:val="000B02A4"/>
    <w:rsid w:val="000B05C1"/>
    <w:rsid w:val="000B0C0C"/>
    <w:rsid w:val="000B0C5B"/>
    <w:rsid w:val="000B0D3B"/>
    <w:rsid w:val="000B0D97"/>
    <w:rsid w:val="000B1449"/>
    <w:rsid w:val="000B1A94"/>
    <w:rsid w:val="000B1B23"/>
    <w:rsid w:val="000B1FB1"/>
    <w:rsid w:val="000B2739"/>
    <w:rsid w:val="000B314E"/>
    <w:rsid w:val="000B3623"/>
    <w:rsid w:val="000B37EA"/>
    <w:rsid w:val="000B3CC2"/>
    <w:rsid w:val="000B43E9"/>
    <w:rsid w:val="000B4596"/>
    <w:rsid w:val="000B4C49"/>
    <w:rsid w:val="000B501D"/>
    <w:rsid w:val="000B523A"/>
    <w:rsid w:val="000B617A"/>
    <w:rsid w:val="000B63ED"/>
    <w:rsid w:val="000B6630"/>
    <w:rsid w:val="000B67FC"/>
    <w:rsid w:val="000B6873"/>
    <w:rsid w:val="000B68A2"/>
    <w:rsid w:val="000B6E01"/>
    <w:rsid w:val="000B71D3"/>
    <w:rsid w:val="000B7363"/>
    <w:rsid w:val="000B7372"/>
    <w:rsid w:val="000B75CF"/>
    <w:rsid w:val="000B7BAC"/>
    <w:rsid w:val="000C0213"/>
    <w:rsid w:val="000C04B4"/>
    <w:rsid w:val="000C0E59"/>
    <w:rsid w:val="000C0EB2"/>
    <w:rsid w:val="000C11E3"/>
    <w:rsid w:val="000C1391"/>
    <w:rsid w:val="000C1455"/>
    <w:rsid w:val="000C19F3"/>
    <w:rsid w:val="000C1C68"/>
    <w:rsid w:val="000C1E8E"/>
    <w:rsid w:val="000C2686"/>
    <w:rsid w:val="000C2C0D"/>
    <w:rsid w:val="000C3225"/>
    <w:rsid w:val="000C3461"/>
    <w:rsid w:val="000C3563"/>
    <w:rsid w:val="000C3A35"/>
    <w:rsid w:val="000C3B05"/>
    <w:rsid w:val="000C3C8F"/>
    <w:rsid w:val="000C40C9"/>
    <w:rsid w:val="000C42E6"/>
    <w:rsid w:val="000C47B2"/>
    <w:rsid w:val="000C49BB"/>
    <w:rsid w:val="000C4A5C"/>
    <w:rsid w:val="000C4C4B"/>
    <w:rsid w:val="000C4E9B"/>
    <w:rsid w:val="000C5A99"/>
    <w:rsid w:val="000C5F1B"/>
    <w:rsid w:val="000C608D"/>
    <w:rsid w:val="000C75FB"/>
    <w:rsid w:val="000C79ED"/>
    <w:rsid w:val="000C79FE"/>
    <w:rsid w:val="000C7ACE"/>
    <w:rsid w:val="000C7CC4"/>
    <w:rsid w:val="000D02F0"/>
    <w:rsid w:val="000D0668"/>
    <w:rsid w:val="000D09C1"/>
    <w:rsid w:val="000D0BC6"/>
    <w:rsid w:val="000D0CFC"/>
    <w:rsid w:val="000D0D7B"/>
    <w:rsid w:val="000D0E26"/>
    <w:rsid w:val="000D1493"/>
    <w:rsid w:val="000D17F4"/>
    <w:rsid w:val="000D1B21"/>
    <w:rsid w:val="000D2814"/>
    <w:rsid w:val="000D2A8C"/>
    <w:rsid w:val="000D3420"/>
    <w:rsid w:val="000D382B"/>
    <w:rsid w:val="000D3F65"/>
    <w:rsid w:val="000D4002"/>
    <w:rsid w:val="000D402A"/>
    <w:rsid w:val="000D41B1"/>
    <w:rsid w:val="000D4A50"/>
    <w:rsid w:val="000D4B95"/>
    <w:rsid w:val="000D4D4C"/>
    <w:rsid w:val="000D4FD7"/>
    <w:rsid w:val="000D5067"/>
    <w:rsid w:val="000D60C3"/>
    <w:rsid w:val="000D61AA"/>
    <w:rsid w:val="000D6E41"/>
    <w:rsid w:val="000D713D"/>
    <w:rsid w:val="000D761C"/>
    <w:rsid w:val="000D7715"/>
    <w:rsid w:val="000D7C59"/>
    <w:rsid w:val="000D7D61"/>
    <w:rsid w:val="000E00BE"/>
    <w:rsid w:val="000E0162"/>
    <w:rsid w:val="000E1251"/>
    <w:rsid w:val="000E1398"/>
    <w:rsid w:val="000E14BF"/>
    <w:rsid w:val="000E2BC3"/>
    <w:rsid w:val="000E2CD2"/>
    <w:rsid w:val="000E308F"/>
    <w:rsid w:val="000E326A"/>
    <w:rsid w:val="000E32B2"/>
    <w:rsid w:val="000E34DF"/>
    <w:rsid w:val="000E383F"/>
    <w:rsid w:val="000E3AE1"/>
    <w:rsid w:val="000E3E4E"/>
    <w:rsid w:val="000E4259"/>
    <w:rsid w:val="000E4A17"/>
    <w:rsid w:val="000E516A"/>
    <w:rsid w:val="000E58D3"/>
    <w:rsid w:val="000E58D6"/>
    <w:rsid w:val="000E5D4F"/>
    <w:rsid w:val="000E6066"/>
    <w:rsid w:val="000E61C3"/>
    <w:rsid w:val="000E6239"/>
    <w:rsid w:val="000E6DFF"/>
    <w:rsid w:val="000E70E3"/>
    <w:rsid w:val="000E7345"/>
    <w:rsid w:val="000E7419"/>
    <w:rsid w:val="000E7AB2"/>
    <w:rsid w:val="000E7BE4"/>
    <w:rsid w:val="000E7CB7"/>
    <w:rsid w:val="000E7F8D"/>
    <w:rsid w:val="000F1FFE"/>
    <w:rsid w:val="000F26F2"/>
    <w:rsid w:val="000F27EE"/>
    <w:rsid w:val="000F28B5"/>
    <w:rsid w:val="000F306B"/>
    <w:rsid w:val="000F371A"/>
    <w:rsid w:val="000F3D8E"/>
    <w:rsid w:val="000F3F67"/>
    <w:rsid w:val="000F42BD"/>
    <w:rsid w:val="000F4544"/>
    <w:rsid w:val="000F46BE"/>
    <w:rsid w:val="000F4930"/>
    <w:rsid w:val="000F5447"/>
    <w:rsid w:val="000F7503"/>
    <w:rsid w:val="000F78B1"/>
    <w:rsid w:val="000F7C5F"/>
    <w:rsid w:val="000F7D15"/>
    <w:rsid w:val="00100191"/>
    <w:rsid w:val="0010035B"/>
    <w:rsid w:val="0010082F"/>
    <w:rsid w:val="0010096C"/>
    <w:rsid w:val="00100B24"/>
    <w:rsid w:val="00101054"/>
    <w:rsid w:val="0010112A"/>
    <w:rsid w:val="00101263"/>
    <w:rsid w:val="001013DC"/>
    <w:rsid w:val="00101ED5"/>
    <w:rsid w:val="001023A9"/>
    <w:rsid w:val="00102A9B"/>
    <w:rsid w:val="00102DD4"/>
    <w:rsid w:val="00102E6E"/>
    <w:rsid w:val="00103015"/>
    <w:rsid w:val="00103149"/>
    <w:rsid w:val="00103178"/>
    <w:rsid w:val="001031C6"/>
    <w:rsid w:val="00103848"/>
    <w:rsid w:val="001038EF"/>
    <w:rsid w:val="00103EAF"/>
    <w:rsid w:val="00104D14"/>
    <w:rsid w:val="0010524F"/>
    <w:rsid w:val="00105435"/>
    <w:rsid w:val="001055C2"/>
    <w:rsid w:val="001059D1"/>
    <w:rsid w:val="00105ED5"/>
    <w:rsid w:val="00106358"/>
    <w:rsid w:val="00106F92"/>
    <w:rsid w:val="00107212"/>
    <w:rsid w:val="001078D6"/>
    <w:rsid w:val="00107B35"/>
    <w:rsid w:val="00107D49"/>
    <w:rsid w:val="0011004C"/>
    <w:rsid w:val="0011011D"/>
    <w:rsid w:val="0011020C"/>
    <w:rsid w:val="0011031D"/>
    <w:rsid w:val="001109ED"/>
    <w:rsid w:val="00110DF0"/>
    <w:rsid w:val="00110EAA"/>
    <w:rsid w:val="00111801"/>
    <w:rsid w:val="00111D9F"/>
    <w:rsid w:val="00111E5E"/>
    <w:rsid w:val="00112626"/>
    <w:rsid w:val="00112BB4"/>
    <w:rsid w:val="0011373A"/>
    <w:rsid w:val="00113ACE"/>
    <w:rsid w:val="00113EF3"/>
    <w:rsid w:val="00114281"/>
    <w:rsid w:val="0011495F"/>
    <w:rsid w:val="00114B6D"/>
    <w:rsid w:val="00114ECB"/>
    <w:rsid w:val="001158A4"/>
    <w:rsid w:val="00115B54"/>
    <w:rsid w:val="00115D21"/>
    <w:rsid w:val="001162F8"/>
    <w:rsid w:val="0011653F"/>
    <w:rsid w:val="00116792"/>
    <w:rsid w:val="001169F6"/>
    <w:rsid w:val="00117044"/>
    <w:rsid w:val="00120038"/>
    <w:rsid w:val="001200EE"/>
    <w:rsid w:val="0012020B"/>
    <w:rsid w:val="00120BE3"/>
    <w:rsid w:val="00120F8E"/>
    <w:rsid w:val="001210EF"/>
    <w:rsid w:val="0012144F"/>
    <w:rsid w:val="001214DC"/>
    <w:rsid w:val="0012167C"/>
    <w:rsid w:val="00121740"/>
    <w:rsid w:val="00121C44"/>
    <w:rsid w:val="00121D18"/>
    <w:rsid w:val="00121D7D"/>
    <w:rsid w:val="00121DD1"/>
    <w:rsid w:val="001222A9"/>
    <w:rsid w:val="001222EF"/>
    <w:rsid w:val="001225A1"/>
    <w:rsid w:val="00122C99"/>
    <w:rsid w:val="00122FF6"/>
    <w:rsid w:val="001232A6"/>
    <w:rsid w:val="00123459"/>
    <w:rsid w:val="00123BBC"/>
    <w:rsid w:val="00124203"/>
    <w:rsid w:val="001242FE"/>
    <w:rsid w:val="001246DE"/>
    <w:rsid w:val="001248A0"/>
    <w:rsid w:val="00124A3F"/>
    <w:rsid w:val="001252F0"/>
    <w:rsid w:val="00125DEF"/>
    <w:rsid w:val="001262B5"/>
    <w:rsid w:val="00126451"/>
    <w:rsid w:val="001268C3"/>
    <w:rsid w:val="00127C98"/>
    <w:rsid w:val="00127FBB"/>
    <w:rsid w:val="001303A0"/>
    <w:rsid w:val="00130477"/>
    <w:rsid w:val="0013086A"/>
    <w:rsid w:val="00130F54"/>
    <w:rsid w:val="00131508"/>
    <w:rsid w:val="00131595"/>
    <w:rsid w:val="00131983"/>
    <w:rsid w:val="001322F6"/>
    <w:rsid w:val="00132377"/>
    <w:rsid w:val="00132405"/>
    <w:rsid w:val="00132C99"/>
    <w:rsid w:val="00132F13"/>
    <w:rsid w:val="00133987"/>
    <w:rsid w:val="001340E0"/>
    <w:rsid w:val="001343FF"/>
    <w:rsid w:val="00134438"/>
    <w:rsid w:val="0013458A"/>
    <w:rsid w:val="0013472C"/>
    <w:rsid w:val="001347C9"/>
    <w:rsid w:val="00134813"/>
    <w:rsid w:val="0013527A"/>
    <w:rsid w:val="001357E0"/>
    <w:rsid w:val="00135894"/>
    <w:rsid w:val="00135AEB"/>
    <w:rsid w:val="00135BCD"/>
    <w:rsid w:val="0013632F"/>
    <w:rsid w:val="00136D38"/>
    <w:rsid w:val="001371B0"/>
    <w:rsid w:val="00137A8D"/>
    <w:rsid w:val="00140174"/>
    <w:rsid w:val="00140867"/>
    <w:rsid w:val="00140955"/>
    <w:rsid w:val="001409A1"/>
    <w:rsid w:val="00140B63"/>
    <w:rsid w:val="00140F00"/>
    <w:rsid w:val="0014107A"/>
    <w:rsid w:val="00141135"/>
    <w:rsid w:val="0014118E"/>
    <w:rsid w:val="00141562"/>
    <w:rsid w:val="00141784"/>
    <w:rsid w:val="00141A30"/>
    <w:rsid w:val="00142146"/>
    <w:rsid w:val="00142332"/>
    <w:rsid w:val="0014267A"/>
    <w:rsid w:val="0014283A"/>
    <w:rsid w:val="00142921"/>
    <w:rsid w:val="00142A8A"/>
    <w:rsid w:val="00142C90"/>
    <w:rsid w:val="00142C9A"/>
    <w:rsid w:val="00142E41"/>
    <w:rsid w:val="00142E7D"/>
    <w:rsid w:val="00143321"/>
    <w:rsid w:val="001434DF"/>
    <w:rsid w:val="001438A1"/>
    <w:rsid w:val="00143B99"/>
    <w:rsid w:val="00143BB3"/>
    <w:rsid w:val="00143DEA"/>
    <w:rsid w:val="00143F4E"/>
    <w:rsid w:val="001441AF"/>
    <w:rsid w:val="001447F0"/>
    <w:rsid w:val="001448DB"/>
    <w:rsid w:val="001449B4"/>
    <w:rsid w:val="001460CB"/>
    <w:rsid w:val="001464D1"/>
    <w:rsid w:val="00146C8A"/>
    <w:rsid w:val="00146D0E"/>
    <w:rsid w:val="00146DE4"/>
    <w:rsid w:val="00147A82"/>
    <w:rsid w:val="00147BF0"/>
    <w:rsid w:val="001502F8"/>
    <w:rsid w:val="001504B5"/>
    <w:rsid w:val="00150BAE"/>
    <w:rsid w:val="00150FA4"/>
    <w:rsid w:val="00151529"/>
    <w:rsid w:val="00151DEB"/>
    <w:rsid w:val="001520E2"/>
    <w:rsid w:val="00152477"/>
    <w:rsid w:val="001534D3"/>
    <w:rsid w:val="001534D8"/>
    <w:rsid w:val="00153CE5"/>
    <w:rsid w:val="0015400F"/>
    <w:rsid w:val="00154692"/>
    <w:rsid w:val="00154BE9"/>
    <w:rsid w:val="00155457"/>
    <w:rsid w:val="00155563"/>
    <w:rsid w:val="00155F7E"/>
    <w:rsid w:val="00156763"/>
    <w:rsid w:val="001568AA"/>
    <w:rsid w:val="00156F14"/>
    <w:rsid w:val="001573E1"/>
    <w:rsid w:val="001575BB"/>
    <w:rsid w:val="00157788"/>
    <w:rsid w:val="0015798D"/>
    <w:rsid w:val="001579E7"/>
    <w:rsid w:val="00160A8F"/>
    <w:rsid w:val="00160C50"/>
    <w:rsid w:val="001611D9"/>
    <w:rsid w:val="00161340"/>
    <w:rsid w:val="00161696"/>
    <w:rsid w:val="001616E7"/>
    <w:rsid w:val="001617D4"/>
    <w:rsid w:val="00161E14"/>
    <w:rsid w:val="0016206B"/>
    <w:rsid w:val="001626A8"/>
    <w:rsid w:val="00162F2F"/>
    <w:rsid w:val="0016302F"/>
    <w:rsid w:val="001632A3"/>
    <w:rsid w:val="00164091"/>
    <w:rsid w:val="0016424E"/>
    <w:rsid w:val="00164C2A"/>
    <w:rsid w:val="00164D1D"/>
    <w:rsid w:val="00164F76"/>
    <w:rsid w:val="001655CC"/>
    <w:rsid w:val="00165704"/>
    <w:rsid w:val="00165FCE"/>
    <w:rsid w:val="00166387"/>
    <w:rsid w:val="0016641A"/>
    <w:rsid w:val="0016671B"/>
    <w:rsid w:val="00166E29"/>
    <w:rsid w:val="00166EE8"/>
    <w:rsid w:val="001671D8"/>
    <w:rsid w:val="00167894"/>
    <w:rsid w:val="00167899"/>
    <w:rsid w:val="00167A06"/>
    <w:rsid w:val="00167A44"/>
    <w:rsid w:val="00170332"/>
    <w:rsid w:val="00170502"/>
    <w:rsid w:val="00170B95"/>
    <w:rsid w:val="0017118F"/>
    <w:rsid w:val="001716B7"/>
    <w:rsid w:val="00171897"/>
    <w:rsid w:val="00171AA5"/>
    <w:rsid w:val="00171AD8"/>
    <w:rsid w:val="00172097"/>
    <w:rsid w:val="00172117"/>
    <w:rsid w:val="001722E8"/>
    <w:rsid w:val="00172584"/>
    <w:rsid w:val="001728F3"/>
    <w:rsid w:val="00173616"/>
    <w:rsid w:val="001739CA"/>
    <w:rsid w:val="00173B54"/>
    <w:rsid w:val="00173DE9"/>
    <w:rsid w:val="00173FD1"/>
    <w:rsid w:val="00174136"/>
    <w:rsid w:val="001741ED"/>
    <w:rsid w:val="001744D0"/>
    <w:rsid w:val="00174913"/>
    <w:rsid w:val="00174A6D"/>
    <w:rsid w:val="00174F8F"/>
    <w:rsid w:val="00175234"/>
    <w:rsid w:val="001752E0"/>
    <w:rsid w:val="00175477"/>
    <w:rsid w:val="00175830"/>
    <w:rsid w:val="00175C41"/>
    <w:rsid w:val="00175D95"/>
    <w:rsid w:val="00176075"/>
    <w:rsid w:val="00176130"/>
    <w:rsid w:val="00176445"/>
    <w:rsid w:val="001769EA"/>
    <w:rsid w:val="001771C8"/>
    <w:rsid w:val="00177634"/>
    <w:rsid w:val="00177BE4"/>
    <w:rsid w:val="00177BFB"/>
    <w:rsid w:val="00177D13"/>
    <w:rsid w:val="00177D2C"/>
    <w:rsid w:val="00177FDA"/>
    <w:rsid w:val="001800E5"/>
    <w:rsid w:val="001809E2"/>
    <w:rsid w:val="00181331"/>
    <w:rsid w:val="001816AF"/>
    <w:rsid w:val="0018175B"/>
    <w:rsid w:val="00181F4E"/>
    <w:rsid w:val="0018203B"/>
    <w:rsid w:val="001821FC"/>
    <w:rsid w:val="0018261B"/>
    <w:rsid w:val="0018267B"/>
    <w:rsid w:val="00182AE0"/>
    <w:rsid w:val="00182F78"/>
    <w:rsid w:val="00183334"/>
    <w:rsid w:val="00183811"/>
    <w:rsid w:val="0018384D"/>
    <w:rsid w:val="00184475"/>
    <w:rsid w:val="00185BD3"/>
    <w:rsid w:val="00185E23"/>
    <w:rsid w:val="0018606B"/>
    <w:rsid w:val="001862FE"/>
    <w:rsid w:val="0018676E"/>
    <w:rsid w:val="00186904"/>
    <w:rsid w:val="001869DD"/>
    <w:rsid w:val="00186CE8"/>
    <w:rsid w:val="0018732A"/>
    <w:rsid w:val="00187C62"/>
    <w:rsid w:val="00190601"/>
    <w:rsid w:val="00190C56"/>
    <w:rsid w:val="00191ED4"/>
    <w:rsid w:val="00192575"/>
    <w:rsid w:val="0019274F"/>
    <w:rsid w:val="0019279F"/>
    <w:rsid w:val="00192956"/>
    <w:rsid w:val="00192AB2"/>
    <w:rsid w:val="00192E13"/>
    <w:rsid w:val="00193944"/>
    <w:rsid w:val="001939DD"/>
    <w:rsid w:val="00193A18"/>
    <w:rsid w:val="00193CD7"/>
    <w:rsid w:val="00193FDA"/>
    <w:rsid w:val="00194179"/>
    <w:rsid w:val="0019499B"/>
    <w:rsid w:val="00194BEE"/>
    <w:rsid w:val="00195000"/>
    <w:rsid w:val="00195445"/>
    <w:rsid w:val="00195C66"/>
    <w:rsid w:val="00195E00"/>
    <w:rsid w:val="00196B94"/>
    <w:rsid w:val="00196BA3"/>
    <w:rsid w:val="00196D94"/>
    <w:rsid w:val="0019745A"/>
    <w:rsid w:val="00197661"/>
    <w:rsid w:val="00197D31"/>
    <w:rsid w:val="001A012E"/>
    <w:rsid w:val="001A0305"/>
    <w:rsid w:val="001A0478"/>
    <w:rsid w:val="001A06A1"/>
    <w:rsid w:val="001A06E5"/>
    <w:rsid w:val="001A088E"/>
    <w:rsid w:val="001A0A70"/>
    <w:rsid w:val="001A0BC0"/>
    <w:rsid w:val="001A0D8A"/>
    <w:rsid w:val="001A18A4"/>
    <w:rsid w:val="001A2925"/>
    <w:rsid w:val="001A29CA"/>
    <w:rsid w:val="001A3534"/>
    <w:rsid w:val="001A4337"/>
    <w:rsid w:val="001A4651"/>
    <w:rsid w:val="001A4A21"/>
    <w:rsid w:val="001A4F6A"/>
    <w:rsid w:val="001A57DD"/>
    <w:rsid w:val="001A5979"/>
    <w:rsid w:val="001A5A65"/>
    <w:rsid w:val="001A5A6A"/>
    <w:rsid w:val="001A5A7F"/>
    <w:rsid w:val="001A5DDA"/>
    <w:rsid w:val="001A6784"/>
    <w:rsid w:val="001A6B9A"/>
    <w:rsid w:val="001A6BFA"/>
    <w:rsid w:val="001A7309"/>
    <w:rsid w:val="001A7368"/>
    <w:rsid w:val="001A739D"/>
    <w:rsid w:val="001B0170"/>
    <w:rsid w:val="001B0696"/>
    <w:rsid w:val="001B16D6"/>
    <w:rsid w:val="001B19C0"/>
    <w:rsid w:val="001B1C04"/>
    <w:rsid w:val="001B1E59"/>
    <w:rsid w:val="001B1F19"/>
    <w:rsid w:val="001B1FDD"/>
    <w:rsid w:val="001B2037"/>
    <w:rsid w:val="001B2083"/>
    <w:rsid w:val="001B2310"/>
    <w:rsid w:val="001B23E8"/>
    <w:rsid w:val="001B37AF"/>
    <w:rsid w:val="001B3C66"/>
    <w:rsid w:val="001B3D58"/>
    <w:rsid w:val="001B3D8D"/>
    <w:rsid w:val="001B44F1"/>
    <w:rsid w:val="001B4E44"/>
    <w:rsid w:val="001B4F35"/>
    <w:rsid w:val="001B565C"/>
    <w:rsid w:val="001B57CF"/>
    <w:rsid w:val="001B698F"/>
    <w:rsid w:val="001B784F"/>
    <w:rsid w:val="001B7970"/>
    <w:rsid w:val="001B7CCC"/>
    <w:rsid w:val="001B7E17"/>
    <w:rsid w:val="001C04A9"/>
    <w:rsid w:val="001C072E"/>
    <w:rsid w:val="001C0987"/>
    <w:rsid w:val="001C0C86"/>
    <w:rsid w:val="001C0F23"/>
    <w:rsid w:val="001C1345"/>
    <w:rsid w:val="001C16A9"/>
    <w:rsid w:val="001C2054"/>
    <w:rsid w:val="001C2170"/>
    <w:rsid w:val="001C22EA"/>
    <w:rsid w:val="001C26C5"/>
    <w:rsid w:val="001C2732"/>
    <w:rsid w:val="001C3345"/>
    <w:rsid w:val="001C346C"/>
    <w:rsid w:val="001C348C"/>
    <w:rsid w:val="001C35F3"/>
    <w:rsid w:val="001C3615"/>
    <w:rsid w:val="001C37C6"/>
    <w:rsid w:val="001C390F"/>
    <w:rsid w:val="001C3DCF"/>
    <w:rsid w:val="001C3EFE"/>
    <w:rsid w:val="001C40E7"/>
    <w:rsid w:val="001C45F3"/>
    <w:rsid w:val="001C49A9"/>
    <w:rsid w:val="001C4A4E"/>
    <w:rsid w:val="001C4ACA"/>
    <w:rsid w:val="001C4B57"/>
    <w:rsid w:val="001C4DB2"/>
    <w:rsid w:val="001C4F1B"/>
    <w:rsid w:val="001C4F96"/>
    <w:rsid w:val="001C5B09"/>
    <w:rsid w:val="001C5DEB"/>
    <w:rsid w:val="001C5F4C"/>
    <w:rsid w:val="001C6058"/>
    <w:rsid w:val="001C62B2"/>
    <w:rsid w:val="001C68E5"/>
    <w:rsid w:val="001C6A9F"/>
    <w:rsid w:val="001C6D64"/>
    <w:rsid w:val="001C715C"/>
    <w:rsid w:val="001C7523"/>
    <w:rsid w:val="001C7790"/>
    <w:rsid w:val="001C7CB1"/>
    <w:rsid w:val="001D0626"/>
    <w:rsid w:val="001D0761"/>
    <w:rsid w:val="001D0C1D"/>
    <w:rsid w:val="001D19BB"/>
    <w:rsid w:val="001D2006"/>
    <w:rsid w:val="001D20F9"/>
    <w:rsid w:val="001D368A"/>
    <w:rsid w:val="001D37CA"/>
    <w:rsid w:val="001D37D6"/>
    <w:rsid w:val="001D540E"/>
    <w:rsid w:val="001D57E0"/>
    <w:rsid w:val="001D6302"/>
    <w:rsid w:val="001D7464"/>
    <w:rsid w:val="001D7674"/>
    <w:rsid w:val="001D7B3D"/>
    <w:rsid w:val="001E05C2"/>
    <w:rsid w:val="001E0A1D"/>
    <w:rsid w:val="001E0AC7"/>
    <w:rsid w:val="001E0DE1"/>
    <w:rsid w:val="001E0F8E"/>
    <w:rsid w:val="001E1047"/>
    <w:rsid w:val="001E1304"/>
    <w:rsid w:val="001E1567"/>
    <w:rsid w:val="001E15C7"/>
    <w:rsid w:val="001E1B07"/>
    <w:rsid w:val="001E2046"/>
    <w:rsid w:val="001E20E6"/>
    <w:rsid w:val="001E2185"/>
    <w:rsid w:val="001E2484"/>
    <w:rsid w:val="001E2EB5"/>
    <w:rsid w:val="001E2F79"/>
    <w:rsid w:val="001E302F"/>
    <w:rsid w:val="001E3190"/>
    <w:rsid w:val="001E3287"/>
    <w:rsid w:val="001E342B"/>
    <w:rsid w:val="001E391A"/>
    <w:rsid w:val="001E3B2E"/>
    <w:rsid w:val="001E3D59"/>
    <w:rsid w:val="001E3DB5"/>
    <w:rsid w:val="001E3E3D"/>
    <w:rsid w:val="001E3F0A"/>
    <w:rsid w:val="001E3F70"/>
    <w:rsid w:val="001E43DD"/>
    <w:rsid w:val="001E48E2"/>
    <w:rsid w:val="001E6A2F"/>
    <w:rsid w:val="001E6B24"/>
    <w:rsid w:val="001E723E"/>
    <w:rsid w:val="001E7458"/>
    <w:rsid w:val="001E76C9"/>
    <w:rsid w:val="001E79A0"/>
    <w:rsid w:val="001E79FF"/>
    <w:rsid w:val="001E7E46"/>
    <w:rsid w:val="001E7F2F"/>
    <w:rsid w:val="001F044B"/>
    <w:rsid w:val="001F0761"/>
    <w:rsid w:val="001F0BD1"/>
    <w:rsid w:val="001F124F"/>
    <w:rsid w:val="001F1738"/>
    <w:rsid w:val="001F1BC4"/>
    <w:rsid w:val="001F2232"/>
    <w:rsid w:val="001F2886"/>
    <w:rsid w:val="001F2D62"/>
    <w:rsid w:val="001F31E8"/>
    <w:rsid w:val="001F33AC"/>
    <w:rsid w:val="001F34AA"/>
    <w:rsid w:val="001F364B"/>
    <w:rsid w:val="001F3AB1"/>
    <w:rsid w:val="001F3C7A"/>
    <w:rsid w:val="001F3D76"/>
    <w:rsid w:val="001F3E96"/>
    <w:rsid w:val="001F4A72"/>
    <w:rsid w:val="001F4AF6"/>
    <w:rsid w:val="001F4D0E"/>
    <w:rsid w:val="001F4F4D"/>
    <w:rsid w:val="001F514B"/>
    <w:rsid w:val="001F53E7"/>
    <w:rsid w:val="001F55B3"/>
    <w:rsid w:val="001F5F0A"/>
    <w:rsid w:val="001F61BE"/>
    <w:rsid w:val="001F6ABC"/>
    <w:rsid w:val="001F6DEB"/>
    <w:rsid w:val="001F73A1"/>
    <w:rsid w:val="001F7B58"/>
    <w:rsid w:val="001F7F43"/>
    <w:rsid w:val="0020064A"/>
    <w:rsid w:val="00200825"/>
    <w:rsid w:val="00200B5F"/>
    <w:rsid w:val="00200CA6"/>
    <w:rsid w:val="00200CB7"/>
    <w:rsid w:val="00201010"/>
    <w:rsid w:val="00201196"/>
    <w:rsid w:val="002011A9"/>
    <w:rsid w:val="0020128B"/>
    <w:rsid w:val="00201ACC"/>
    <w:rsid w:val="0020219F"/>
    <w:rsid w:val="00202965"/>
    <w:rsid w:val="00203052"/>
    <w:rsid w:val="0020313B"/>
    <w:rsid w:val="00203F98"/>
    <w:rsid w:val="002041A4"/>
    <w:rsid w:val="0020489F"/>
    <w:rsid w:val="00204FF2"/>
    <w:rsid w:val="002055CE"/>
    <w:rsid w:val="00205728"/>
    <w:rsid w:val="00206216"/>
    <w:rsid w:val="002065DE"/>
    <w:rsid w:val="00206833"/>
    <w:rsid w:val="00206ABF"/>
    <w:rsid w:val="00206F61"/>
    <w:rsid w:val="002072F9"/>
    <w:rsid w:val="00207976"/>
    <w:rsid w:val="00207A8F"/>
    <w:rsid w:val="00207AC6"/>
    <w:rsid w:val="0021056B"/>
    <w:rsid w:val="00210C57"/>
    <w:rsid w:val="00210C5A"/>
    <w:rsid w:val="00210EDC"/>
    <w:rsid w:val="00211226"/>
    <w:rsid w:val="0021218F"/>
    <w:rsid w:val="002124A0"/>
    <w:rsid w:val="002129FF"/>
    <w:rsid w:val="00213675"/>
    <w:rsid w:val="0021369B"/>
    <w:rsid w:val="0021390A"/>
    <w:rsid w:val="00213AF5"/>
    <w:rsid w:val="00213C34"/>
    <w:rsid w:val="00213D0E"/>
    <w:rsid w:val="002142B2"/>
    <w:rsid w:val="00214B94"/>
    <w:rsid w:val="00215114"/>
    <w:rsid w:val="00215A46"/>
    <w:rsid w:val="00215E1B"/>
    <w:rsid w:val="00216D96"/>
    <w:rsid w:val="00217617"/>
    <w:rsid w:val="002178E5"/>
    <w:rsid w:val="00217A2A"/>
    <w:rsid w:val="00217FF5"/>
    <w:rsid w:val="00220415"/>
    <w:rsid w:val="0022088F"/>
    <w:rsid w:val="00220A4B"/>
    <w:rsid w:val="00220C91"/>
    <w:rsid w:val="00220E8C"/>
    <w:rsid w:val="002211FD"/>
    <w:rsid w:val="0022165F"/>
    <w:rsid w:val="00221A20"/>
    <w:rsid w:val="00221FCF"/>
    <w:rsid w:val="0022209D"/>
    <w:rsid w:val="0022211B"/>
    <w:rsid w:val="00222284"/>
    <w:rsid w:val="0022230F"/>
    <w:rsid w:val="002226B3"/>
    <w:rsid w:val="00223206"/>
    <w:rsid w:val="00223626"/>
    <w:rsid w:val="00223863"/>
    <w:rsid w:val="00224050"/>
    <w:rsid w:val="002246CD"/>
    <w:rsid w:val="0022472C"/>
    <w:rsid w:val="00224C5F"/>
    <w:rsid w:val="00224C73"/>
    <w:rsid w:val="00224C81"/>
    <w:rsid w:val="00225112"/>
    <w:rsid w:val="00225350"/>
    <w:rsid w:val="00225599"/>
    <w:rsid w:val="00225713"/>
    <w:rsid w:val="002259B6"/>
    <w:rsid w:val="00225B9A"/>
    <w:rsid w:val="00225CD3"/>
    <w:rsid w:val="00226586"/>
    <w:rsid w:val="00227015"/>
    <w:rsid w:val="002270BD"/>
    <w:rsid w:val="00227102"/>
    <w:rsid w:val="0022722B"/>
    <w:rsid w:val="00227307"/>
    <w:rsid w:val="0022776B"/>
    <w:rsid w:val="002306E1"/>
    <w:rsid w:val="00230803"/>
    <w:rsid w:val="00230BBB"/>
    <w:rsid w:val="00230DFF"/>
    <w:rsid w:val="00231335"/>
    <w:rsid w:val="002313B8"/>
    <w:rsid w:val="00231873"/>
    <w:rsid w:val="0023193F"/>
    <w:rsid w:val="002321EC"/>
    <w:rsid w:val="00232341"/>
    <w:rsid w:val="002325B3"/>
    <w:rsid w:val="00232BAC"/>
    <w:rsid w:val="00232C37"/>
    <w:rsid w:val="00232E35"/>
    <w:rsid w:val="002332E6"/>
    <w:rsid w:val="00233622"/>
    <w:rsid w:val="00233CFA"/>
    <w:rsid w:val="00234020"/>
    <w:rsid w:val="00234396"/>
    <w:rsid w:val="0023439E"/>
    <w:rsid w:val="0023453E"/>
    <w:rsid w:val="002347B7"/>
    <w:rsid w:val="00234CF5"/>
    <w:rsid w:val="00234F96"/>
    <w:rsid w:val="0023535C"/>
    <w:rsid w:val="00235678"/>
    <w:rsid w:val="002357EC"/>
    <w:rsid w:val="002360D0"/>
    <w:rsid w:val="002363DF"/>
    <w:rsid w:val="00236893"/>
    <w:rsid w:val="00236CBD"/>
    <w:rsid w:val="0023730B"/>
    <w:rsid w:val="00237591"/>
    <w:rsid w:val="002375DB"/>
    <w:rsid w:val="00237787"/>
    <w:rsid w:val="00237C2A"/>
    <w:rsid w:val="002400FB"/>
    <w:rsid w:val="0024017B"/>
    <w:rsid w:val="002408C6"/>
    <w:rsid w:val="00240A10"/>
    <w:rsid w:val="00240AFC"/>
    <w:rsid w:val="00240FF1"/>
    <w:rsid w:val="00241079"/>
    <w:rsid w:val="0024172F"/>
    <w:rsid w:val="00241E46"/>
    <w:rsid w:val="00242140"/>
    <w:rsid w:val="00242302"/>
    <w:rsid w:val="0024288C"/>
    <w:rsid w:val="00242D1E"/>
    <w:rsid w:val="002438C1"/>
    <w:rsid w:val="002439ED"/>
    <w:rsid w:val="00244470"/>
    <w:rsid w:val="00244567"/>
    <w:rsid w:val="002447DD"/>
    <w:rsid w:val="00244A79"/>
    <w:rsid w:val="00244AB7"/>
    <w:rsid w:val="00244E73"/>
    <w:rsid w:val="00244EB3"/>
    <w:rsid w:val="0024516E"/>
    <w:rsid w:val="002451CC"/>
    <w:rsid w:val="0024575C"/>
    <w:rsid w:val="00245DE7"/>
    <w:rsid w:val="00245EDE"/>
    <w:rsid w:val="00246385"/>
    <w:rsid w:val="002468A1"/>
    <w:rsid w:val="0024705A"/>
    <w:rsid w:val="00247C2C"/>
    <w:rsid w:val="0025038F"/>
    <w:rsid w:val="0025192D"/>
    <w:rsid w:val="00251C69"/>
    <w:rsid w:val="00251CE2"/>
    <w:rsid w:val="00252678"/>
    <w:rsid w:val="00252CAD"/>
    <w:rsid w:val="00252E3F"/>
    <w:rsid w:val="0025324E"/>
    <w:rsid w:val="00253524"/>
    <w:rsid w:val="00253719"/>
    <w:rsid w:val="0025377F"/>
    <w:rsid w:val="00253EA7"/>
    <w:rsid w:val="00254A0B"/>
    <w:rsid w:val="002559C9"/>
    <w:rsid w:val="00255C6A"/>
    <w:rsid w:val="00255D32"/>
    <w:rsid w:val="0025664A"/>
    <w:rsid w:val="00256F12"/>
    <w:rsid w:val="00256FF8"/>
    <w:rsid w:val="002572EF"/>
    <w:rsid w:val="00257558"/>
    <w:rsid w:val="0025773D"/>
    <w:rsid w:val="0026031B"/>
    <w:rsid w:val="002607B1"/>
    <w:rsid w:val="00260C52"/>
    <w:rsid w:val="00260E0B"/>
    <w:rsid w:val="00260F08"/>
    <w:rsid w:val="00261139"/>
    <w:rsid w:val="002612B9"/>
    <w:rsid w:val="002613B5"/>
    <w:rsid w:val="00261633"/>
    <w:rsid w:val="00261882"/>
    <w:rsid w:val="00261996"/>
    <w:rsid w:val="00261A86"/>
    <w:rsid w:val="0026203A"/>
    <w:rsid w:val="0026217F"/>
    <w:rsid w:val="00262CDA"/>
    <w:rsid w:val="00262DDA"/>
    <w:rsid w:val="0026378C"/>
    <w:rsid w:val="00263C36"/>
    <w:rsid w:val="00263E0B"/>
    <w:rsid w:val="00263FE2"/>
    <w:rsid w:val="00264447"/>
    <w:rsid w:val="00264C79"/>
    <w:rsid w:val="00264D72"/>
    <w:rsid w:val="00265286"/>
    <w:rsid w:val="002652D1"/>
    <w:rsid w:val="002652FB"/>
    <w:rsid w:val="00265550"/>
    <w:rsid w:val="002657F4"/>
    <w:rsid w:val="002658FF"/>
    <w:rsid w:val="00265F31"/>
    <w:rsid w:val="00266286"/>
    <w:rsid w:val="00266572"/>
    <w:rsid w:val="00266F63"/>
    <w:rsid w:val="002670FE"/>
    <w:rsid w:val="0026711F"/>
    <w:rsid w:val="002672AF"/>
    <w:rsid w:val="00267680"/>
    <w:rsid w:val="00267851"/>
    <w:rsid w:val="00267A40"/>
    <w:rsid w:val="00267DE3"/>
    <w:rsid w:val="00270A6E"/>
    <w:rsid w:val="00271047"/>
    <w:rsid w:val="002715AA"/>
    <w:rsid w:val="00271B34"/>
    <w:rsid w:val="00271C55"/>
    <w:rsid w:val="0027210F"/>
    <w:rsid w:val="0027223B"/>
    <w:rsid w:val="002724B2"/>
    <w:rsid w:val="00272D3C"/>
    <w:rsid w:val="00273C48"/>
    <w:rsid w:val="002742B0"/>
    <w:rsid w:val="0027432D"/>
    <w:rsid w:val="00274D6F"/>
    <w:rsid w:val="0027513B"/>
    <w:rsid w:val="00275235"/>
    <w:rsid w:val="0027577C"/>
    <w:rsid w:val="00275E1F"/>
    <w:rsid w:val="00276057"/>
    <w:rsid w:val="002764BA"/>
    <w:rsid w:val="00276A43"/>
    <w:rsid w:val="00276D14"/>
    <w:rsid w:val="0027774F"/>
    <w:rsid w:val="002812E9"/>
    <w:rsid w:val="00281345"/>
    <w:rsid w:val="0028143A"/>
    <w:rsid w:val="00281EBF"/>
    <w:rsid w:val="00281FFB"/>
    <w:rsid w:val="002823D6"/>
    <w:rsid w:val="0028252F"/>
    <w:rsid w:val="0028288E"/>
    <w:rsid w:val="00282A28"/>
    <w:rsid w:val="002831BE"/>
    <w:rsid w:val="00283AEF"/>
    <w:rsid w:val="00283BE8"/>
    <w:rsid w:val="00284366"/>
    <w:rsid w:val="00284666"/>
    <w:rsid w:val="00284829"/>
    <w:rsid w:val="00284D1D"/>
    <w:rsid w:val="0028509A"/>
    <w:rsid w:val="002859AA"/>
    <w:rsid w:val="002859BC"/>
    <w:rsid w:val="00285B41"/>
    <w:rsid w:val="00285CB9"/>
    <w:rsid w:val="002868B3"/>
    <w:rsid w:val="00286A99"/>
    <w:rsid w:val="00286B08"/>
    <w:rsid w:val="00286BA0"/>
    <w:rsid w:val="0028728E"/>
    <w:rsid w:val="00287303"/>
    <w:rsid w:val="00287AE1"/>
    <w:rsid w:val="00287B07"/>
    <w:rsid w:val="00287C5D"/>
    <w:rsid w:val="00287D02"/>
    <w:rsid w:val="00290210"/>
    <w:rsid w:val="00290370"/>
    <w:rsid w:val="00290631"/>
    <w:rsid w:val="0029097B"/>
    <w:rsid w:val="00290DB2"/>
    <w:rsid w:val="00290DBD"/>
    <w:rsid w:val="00290E28"/>
    <w:rsid w:val="002918A6"/>
    <w:rsid w:val="00291BFB"/>
    <w:rsid w:val="00291E00"/>
    <w:rsid w:val="0029202F"/>
    <w:rsid w:val="002928BC"/>
    <w:rsid w:val="002939B8"/>
    <w:rsid w:val="00293E16"/>
    <w:rsid w:val="002946C7"/>
    <w:rsid w:val="00294862"/>
    <w:rsid w:val="0029495D"/>
    <w:rsid w:val="00294AFA"/>
    <w:rsid w:val="00294CC7"/>
    <w:rsid w:val="00294DD6"/>
    <w:rsid w:val="0029512A"/>
    <w:rsid w:val="0029526E"/>
    <w:rsid w:val="002959B0"/>
    <w:rsid w:val="00295AC0"/>
    <w:rsid w:val="00295B16"/>
    <w:rsid w:val="00295D1F"/>
    <w:rsid w:val="0029656A"/>
    <w:rsid w:val="00296B0B"/>
    <w:rsid w:val="00296D9A"/>
    <w:rsid w:val="00296EB3"/>
    <w:rsid w:val="002977CE"/>
    <w:rsid w:val="002A0892"/>
    <w:rsid w:val="002A095D"/>
    <w:rsid w:val="002A0E84"/>
    <w:rsid w:val="002A16B2"/>
    <w:rsid w:val="002A17A6"/>
    <w:rsid w:val="002A1838"/>
    <w:rsid w:val="002A1CD0"/>
    <w:rsid w:val="002A1E0D"/>
    <w:rsid w:val="002A268A"/>
    <w:rsid w:val="002A2AC2"/>
    <w:rsid w:val="002A2AD9"/>
    <w:rsid w:val="002A2B21"/>
    <w:rsid w:val="002A3356"/>
    <w:rsid w:val="002A3ABB"/>
    <w:rsid w:val="002A3DE5"/>
    <w:rsid w:val="002A3F95"/>
    <w:rsid w:val="002A43A2"/>
    <w:rsid w:val="002A45B2"/>
    <w:rsid w:val="002A4706"/>
    <w:rsid w:val="002A49DA"/>
    <w:rsid w:val="002A558F"/>
    <w:rsid w:val="002A618A"/>
    <w:rsid w:val="002A6634"/>
    <w:rsid w:val="002A6D54"/>
    <w:rsid w:val="002A739B"/>
    <w:rsid w:val="002A73E2"/>
    <w:rsid w:val="002A7449"/>
    <w:rsid w:val="002A7ED7"/>
    <w:rsid w:val="002A7EF2"/>
    <w:rsid w:val="002A7FBC"/>
    <w:rsid w:val="002B00A3"/>
    <w:rsid w:val="002B03EB"/>
    <w:rsid w:val="002B0AE6"/>
    <w:rsid w:val="002B0D42"/>
    <w:rsid w:val="002B0F57"/>
    <w:rsid w:val="002B1097"/>
    <w:rsid w:val="002B15C6"/>
    <w:rsid w:val="002B15E0"/>
    <w:rsid w:val="002B16FD"/>
    <w:rsid w:val="002B1BB2"/>
    <w:rsid w:val="002B21C0"/>
    <w:rsid w:val="002B21F9"/>
    <w:rsid w:val="002B2635"/>
    <w:rsid w:val="002B27A5"/>
    <w:rsid w:val="002B2988"/>
    <w:rsid w:val="002B2C6C"/>
    <w:rsid w:val="002B38A7"/>
    <w:rsid w:val="002B411C"/>
    <w:rsid w:val="002B423C"/>
    <w:rsid w:val="002B42DF"/>
    <w:rsid w:val="002B4F3E"/>
    <w:rsid w:val="002B5366"/>
    <w:rsid w:val="002B583C"/>
    <w:rsid w:val="002B5A46"/>
    <w:rsid w:val="002B5ADA"/>
    <w:rsid w:val="002B5D69"/>
    <w:rsid w:val="002B60BA"/>
    <w:rsid w:val="002B6674"/>
    <w:rsid w:val="002B705E"/>
    <w:rsid w:val="002B79E3"/>
    <w:rsid w:val="002B7AB3"/>
    <w:rsid w:val="002B7F74"/>
    <w:rsid w:val="002C07DA"/>
    <w:rsid w:val="002C0980"/>
    <w:rsid w:val="002C0A3C"/>
    <w:rsid w:val="002C0B28"/>
    <w:rsid w:val="002C0BB1"/>
    <w:rsid w:val="002C13CA"/>
    <w:rsid w:val="002C153B"/>
    <w:rsid w:val="002C181C"/>
    <w:rsid w:val="002C252B"/>
    <w:rsid w:val="002C2950"/>
    <w:rsid w:val="002C2A6D"/>
    <w:rsid w:val="002C2E7B"/>
    <w:rsid w:val="002C33CC"/>
    <w:rsid w:val="002C368E"/>
    <w:rsid w:val="002C39A1"/>
    <w:rsid w:val="002C3A61"/>
    <w:rsid w:val="002C3C8E"/>
    <w:rsid w:val="002C3E88"/>
    <w:rsid w:val="002C3FD5"/>
    <w:rsid w:val="002C4345"/>
    <w:rsid w:val="002C466D"/>
    <w:rsid w:val="002C48BB"/>
    <w:rsid w:val="002C4C23"/>
    <w:rsid w:val="002C4C49"/>
    <w:rsid w:val="002C5B6F"/>
    <w:rsid w:val="002C6435"/>
    <w:rsid w:val="002C662D"/>
    <w:rsid w:val="002C6751"/>
    <w:rsid w:val="002C682E"/>
    <w:rsid w:val="002C6A13"/>
    <w:rsid w:val="002C72B6"/>
    <w:rsid w:val="002C7827"/>
    <w:rsid w:val="002C782C"/>
    <w:rsid w:val="002C7899"/>
    <w:rsid w:val="002C7942"/>
    <w:rsid w:val="002C7DEE"/>
    <w:rsid w:val="002C7DF8"/>
    <w:rsid w:val="002D0014"/>
    <w:rsid w:val="002D02EF"/>
    <w:rsid w:val="002D0414"/>
    <w:rsid w:val="002D08AE"/>
    <w:rsid w:val="002D0F50"/>
    <w:rsid w:val="002D148F"/>
    <w:rsid w:val="002D16E6"/>
    <w:rsid w:val="002D170C"/>
    <w:rsid w:val="002D18AC"/>
    <w:rsid w:val="002D231E"/>
    <w:rsid w:val="002D2523"/>
    <w:rsid w:val="002D2A1A"/>
    <w:rsid w:val="002D2BE1"/>
    <w:rsid w:val="002D2C40"/>
    <w:rsid w:val="002D319C"/>
    <w:rsid w:val="002D34F5"/>
    <w:rsid w:val="002D372D"/>
    <w:rsid w:val="002D3CFA"/>
    <w:rsid w:val="002D4725"/>
    <w:rsid w:val="002D4B3A"/>
    <w:rsid w:val="002D4FCE"/>
    <w:rsid w:val="002D5631"/>
    <w:rsid w:val="002D5CF9"/>
    <w:rsid w:val="002D60D6"/>
    <w:rsid w:val="002D6123"/>
    <w:rsid w:val="002D6602"/>
    <w:rsid w:val="002D6D1E"/>
    <w:rsid w:val="002D7224"/>
    <w:rsid w:val="002D7E92"/>
    <w:rsid w:val="002E00FB"/>
    <w:rsid w:val="002E0180"/>
    <w:rsid w:val="002E04D9"/>
    <w:rsid w:val="002E08C2"/>
    <w:rsid w:val="002E0900"/>
    <w:rsid w:val="002E0A97"/>
    <w:rsid w:val="002E107A"/>
    <w:rsid w:val="002E10C8"/>
    <w:rsid w:val="002E1444"/>
    <w:rsid w:val="002E16D8"/>
    <w:rsid w:val="002E188A"/>
    <w:rsid w:val="002E21CE"/>
    <w:rsid w:val="002E2474"/>
    <w:rsid w:val="002E28FA"/>
    <w:rsid w:val="002E2DAE"/>
    <w:rsid w:val="002E3276"/>
    <w:rsid w:val="002E39E0"/>
    <w:rsid w:val="002E3AF5"/>
    <w:rsid w:val="002E3AFD"/>
    <w:rsid w:val="002E46C6"/>
    <w:rsid w:val="002E4E80"/>
    <w:rsid w:val="002E56AD"/>
    <w:rsid w:val="002E61BD"/>
    <w:rsid w:val="002E623C"/>
    <w:rsid w:val="002E6281"/>
    <w:rsid w:val="002E6E84"/>
    <w:rsid w:val="002E6EF5"/>
    <w:rsid w:val="002E7316"/>
    <w:rsid w:val="002E7BDC"/>
    <w:rsid w:val="002E7CE1"/>
    <w:rsid w:val="002E7D65"/>
    <w:rsid w:val="002F002D"/>
    <w:rsid w:val="002F003D"/>
    <w:rsid w:val="002F0438"/>
    <w:rsid w:val="002F0915"/>
    <w:rsid w:val="002F0922"/>
    <w:rsid w:val="002F0B39"/>
    <w:rsid w:val="002F1672"/>
    <w:rsid w:val="002F18D3"/>
    <w:rsid w:val="002F1C60"/>
    <w:rsid w:val="002F23B7"/>
    <w:rsid w:val="002F2811"/>
    <w:rsid w:val="002F34FD"/>
    <w:rsid w:val="002F3A83"/>
    <w:rsid w:val="002F4BC4"/>
    <w:rsid w:val="002F505A"/>
    <w:rsid w:val="002F5947"/>
    <w:rsid w:val="002F5DD7"/>
    <w:rsid w:val="002F5F29"/>
    <w:rsid w:val="002F5FBB"/>
    <w:rsid w:val="002F623C"/>
    <w:rsid w:val="002F648E"/>
    <w:rsid w:val="002F649D"/>
    <w:rsid w:val="002F6EF0"/>
    <w:rsid w:val="002F7134"/>
    <w:rsid w:val="003000A2"/>
    <w:rsid w:val="003004E9"/>
    <w:rsid w:val="0030061A"/>
    <w:rsid w:val="00300A9C"/>
    <w:rsid w:val="00300FA7"/>
    <w:rsid w:val="00301733"/>
    <w:rsid w:val="003017C1"/>
    <w:rsid w:val="00301C81"/>
    <w:rsid w:val="003023D7"/>
    <w:rsid w:val="0030269D"/>
    <w:rsid w:val="00302B52"/>
    <w:rsid w:val="00302B71"/>
    <w:rsid w:val="00302C8A"/>
    <w:rsid w:val="003031F9"/>
    <w:rsid w:val="00303601"/>
    <w:rsid w:val="00303911"/>
    <w:rsid w:val="00304A8E"/>
    <w:rsid w:val="00304D2D"/>
    <w:rsid w:val="00304D2E"/>
    <w:rsid w:val="00305026"/>
    <w:rsid w:val="00305212"/>
    <w:rsid w:val="003055A1"/>
    <w:rsid w:val="00305A6E"/>
    <w:rsid w:val="00305BF6"/>
    <w:rsid w:val="00305CAF"/>
    <w:rsid w:val="00305ED9"/>
    <w:rsid w:val="00305FCE"/>
    <w:rsid w:val="00306084"/>
    <w:rsid w:val="00306348"/>
    <w:rsid w:val="0030654D"/>
    <w:rsid w:val="0030669C"/>
    <w:rsid w:val="0030683D"/>
    <w:rsid w:val="00306A88"/>
    <w:rsid w:val="00307DEE"/>
    <w:rsid w:val="0031046F"/>
    <w:rsid w:val="00310D0A"/>
    <w:rsid w:val="0031119D"/>
    <w:rsid w:val="0031123C"/>
    <w:rsid w:val="00311245"/>
    <w:rsid w:val="003112AC"/>
    <w:rsid w:val="003112CB"/>
    <w:rsid w:val="0031143A"/>
    <w:rsid w:val="003114B8"/>
    <w:rsid w:val="003114E2"/>
    <w:rsid w:val="00311967"/>
    <w:rsid w:val="003119D2"/>
    <w:rsid w:val="00311B80"/>
    <w:rsid w:val="00311D97"/>
    <w:rsid w:val="00312DD2"/>
    <w:rsid w:val="00313023"/>
    <w:rsid w:val="003131E7"/>
    <w:rsid w:val="00313259"/>
    <w:rsid w:val="0031332A"/>
    <w:rsid w:val="00313370"/>
    <w:rsid w:val="003133EF"/>
    <w:rsid w:val="00313645"/>
    <w:rsid w:val="00313D0E"/>
    <w:rsid w:val="00313DE6"/>
    <w:rsid w:val="00314334"/>
    <w:rsid w:val="003145BC"/>
    <w:rsid w:val="00314A95"/>
    <w:rsid w:val="00314F2D"/>
    <w:rsid w:val="00315553"/>
    <w:rsid w:val="0031592A"/>
    <w:rsid w:val="00315D82"/>
    <w:rsid w:val="0031634C"/>
    <w:rsid w:val="00316B53"/>
    <w:rsid w:val="00316CE1"/>
    <w:rsid w:val="00316F1F"/>
    <w:rsid w:val="0031716B"/>
    <w:rsid w:val="00317DF7"/>
    <w:rsid w:val="00320264"/>
    <w:rsid w:val="0032045F"/>
    <w:rsid w:val="0032162E"/>
    <w:rsid w:val="00321A47"/>
    <w:rsid w:val="0032215C"/>
    <w:rsid w:val="003226EA"/>
    <w:rsid w:val="00322A5C"/>
    <w:rsid w:val="00322F12"/>
    <w:rsid w:val="003235DA"/>
    <w:rsid w:val="003236EF"/>
    <w:rsid w:val="00323923"/>
    <w:rsid w:val="00323BDB"/>
    <w:rsid w:val="00323DCC"/>
    <w:rsid w:val="00323EBA"/>
    <w:rsid w:val="003243F5"/>
    <w:rsid w:val="0032443A"/>
    <w:rsid w:val="00324BF1"/>
    <w:rsid w:val="00324CE4"/>
    <w:rsid w:val="003251D3"/>
    <w:rsid w:val="00326486"/>
    <w:rsid w:val="003264E7"/>
    <w:rsid w:val="0032690D"/>
    <w:rsid w:val="0032698B"/>
    <w:rsid w:val="00326ACD"/>
    <w:rsid w:val="003272B9"/>
    <w:rsid w:val="003272E8"/>
    <w:rsid w:val="00327336"/>
    <w:rsid w:val="0032786F"/>
    <w:rsid w:val="003279C9"/>
    <w:rsid w:val="00327C67"/>
    <w:rsid w:val="00327C6D"/>
    <w:rsid w:val="00330385"/>
    <w:rsid w:val="003304F0"/>
    <w:rsid w:val="00330E80"/>
    <w:rsid w:val="00330EBD"/>
    <w:rsid w:val="003310B5"/>
    <w:rsid w:val="0033123C"/>
    <w:rsid w:val="0033191B"/>
    <w:rsid w:val="00331F82"/>
    <w:rsid w:val="0033231E"/>
    <w:rsid w:val="00332CB9"/>
    <w:rsid w:val="00332DF4"/>
    <w:rsid w:val="00332F36"/>
    <w:rsid w:val="00333026"/>
    <w:rsid w:val="00333036"/>
    <w:rsid w:val="0033374E"/>
    <w:rsid w:val="00334837"/>
    <w:rsid w:val="003349A7"/>
    <w:rsid w:val="00334D7E"/>
    <w:rsid w:val="00335077"/>
    <w:rsid w:val="00335BD2"/>
    <w:rsid w:val="00336016"/>
    <w:rsid w:val="003360A4"/>
    <w:rsid w:val="003366A2"/>
    <w:rsid w:val="00336BFD"/>
    <w:rsid w:val="00336C50"/>
    <w:rsid w:val="00336DC8"/>
    <w:rsid w:val="00337234"/>
    <w:rsid w:val="0033774D"/>
    <w:rsid w:val="00337754"/>
    <w:rsid w:val="00337ABE"/>
    <w:rsid w:val="00337B08"/>
    <w:rsid w:val="003402FE"/>
    <w:rsid w:val="003403B6"/>
    <w:rsid w:val="00340600"/>
    <w:rsid w:val="0034073B"/>
    <w:rsid w:val="00340BF9"/>
    <w:rsid w:val="00340E48"/>
    <w:rsid w:val="00341099"/>
    <w:rsid w:val="00341562"/>
    <w:rsid w:val="003416AA"/>
    <w:rsid w:val="00341704"/>
    <w:rsid w:val="00341AC6"/>
    <w:rsid w:val="00341BD9"/>
    <w:rsid w:val="00341C31"/>
    <w:rsid w:val="003420F1"/>
    <w:rsid w:val="0034231C"/>
    <w:rsid w:val="003423AC"/>
    <w:rsid w:val="00342B8B"/>
    <w:rsid w:val="00342D54"/>
    <w:rsid w:val="003430FE"/>
    <w:rsid w:val="003431AF"/>
    <w:rsid w:val="00343933"/>
    <w:rsid w:val="00343992"/>
    <w:rsid w:val="00343C03"/>
    <w:rsid w:val="00343E08"/>
    <w:rsid w:val="0034427F"/>
    <w:rsid w:val="0034483C"/>
    <w:rsid w:val="00344AC2"/>
    <w:rsid w:val="00344C95"/>
    <w:rsid w:val="003456F6"/>
    <w:rsid w:val="00345736"/>
    <w:rsid w:val="0034598C"/>
    <w:rsid w:val="00346771"/>
    <w:rsid w:val="003467DF"/>
    <w:rsid w:val="003468B5"/>
    <w:rsid w:val="00346E23"/>
    <w:rsid w:val="00346EDE"/>
    <w:rsid w:val="00346F5A"/>
    <w:rsid w:val="00347263"/>
    <w:rsid w:val="003477FF"/>
    <w:rsid w:val="0034798B"/>
    <w:rsid w:val="00347AC2"/>
    <w:rsid w:val="00347E25"/>
    <w:rsid w:val="00350307"/>
    <w:rsid w:val="00350637"/>
    <w:rsid w:val="00350BA0"/>
    <w:rsid w:val="00350EA9"/>
    <w:rsid w:val="003514CB"/>
    <w:rsid w:val="003515B8"/>
    <w:rsid w:val="003515DE"/>
    <w:rsid w:val="00352718"/>
    <w:rsid w:val="00352FC4"/>
    <w:rsid w:val="003531A6"/>
    <w:rsid w:val="00353285"/>
    <w:rsid w:val="0035359E"/>
    <w:rsid w:val="0035385E"/>
    <w:rsid w:val="00353A24"/>
    <w:rsid w:val="00353FBB"/>
    <w:rsid w:val="003549AF"/>
    <w:rsid w:val="00354BBC"/>
    <w:rsid w:val="00354D16"/>
    <w:rsid w:val="00355113"/>
    <w:rsid w:val="003556FE"/>
    <w:rsid w:val="00355778"/>
    <w:rsid w:val="00355830"/>
    <w:rsid w:val="00355BCE"/>
    <w:rsid w:val="00355EDC"/>
    <w:rsid w:val="00356286"/>
    <w:rsid w:val="00356744"/>
    <w:rsid w:val="00356AE0"/>
    <w:rsid w:val="0035726A"/>
    <w:rsid w:val="00357291"/>
    <w:rsid w:val="00357B88"/>
    <w:rsid w:val="00357CCD"/>
    <w:rsid w:val="003602EB"/>
    <w:rsid w:val="00360581"/>
    <w:rsid w:val="003605A1"/>
    <w:rsid w:val="00360702"/>
    <w:rsid w:val="00360842"/>
    <w:rsid w:val="003614FE"/>
    <w:rsid w:val="00361CD9"/>
    <w:rsid w:val="003620BE"/>
    <w:rsid w:val="00362311"/>
    <w:rsid w:val="00362839"/>
    <w:rsid w:val="00363147"/>
    <w:rsid w:val="00363238"/>
    <w:rsid w:val="00363369"/>
    <w:rsid w:val="003636E2"/>
    <w:rsid w:val="00363E48"/>
    <w:rsid w:val="00363F9E"/>
    <w:rsid w:val="003640A6"/>
    <w:rsid w:val="00364D5F"/>
    <w:rsid w:val="00364E5D"/>
    <w:rsid w:val="00364F9B"/>
    <w:rsid w:val="00365085"/>
    <w:rsid w:val="00365659"/>
    <w:rsid w:val="0036585B"/>
    <w:rsid w:val="0036648E"/>
    <w:rsid w:val="00366558"/>
    <w:rsid w:val="00366C5A"/>
    <w:rsid w:val="00366DA7"/>
    <w:rsid w:val="00367252"/>
    <w:rsid w:val="0036789C"/>
    <w:rsid w:val="00367D0D"/>
    <w:rsid w:val="00367F3D"/>
    <w:rsid w:val="00367F6B"/>
    <w:rsid w:val="003705A5"/>
    <w:rsid w:val="003706EB"/>
    <w:rsid w:val="00370882"/>
    <w:rsid w:val="0037196A"/>
    <w:rsid w:val="00371984"/>
    <w:rsid w:val="00371A0B"/>
    <w:rsid w:val="00371D9E"/>
    <w:rsid w:val="0037256F"/>
    <w:rsid w:val="00372A9C"/>
    <w:rsid w:val="00372B35"/>
    <w:rsid w:val="00373730"/>
    <w:rsid w:val="00373980"/>
    <w:rsid w:val="003739FB"/>
    <w:rsid w:val="00373DB4"/>
    <w:rsid w:val="00374127"/>
    <w:rsid w:val="00374AEF"/>
    <w:rsid w:val="00375187"/>
    <w:rsid w:val="003755A3"/>
    <w:rsid w:val="00375EAC"/>
    <w:rsid w:val="003764CE"/>
    <w:rsid w:val="0037652D"/>
    <w:rsid w:val="0037672C"/>
    <w:rsid w:val="00376A14"/>
    <w:rsid w:val="00376A53"/>
    <w:rsid w:val="00376A77"/>
    <w:rsid w:val="0037750A"/>
    <w:rsid w:val="0037781B"/>
    <w:rsid w:val="00377908"/>
    <w:rsid w:val="00377BB7"/>
    <w:rsid w:val="00377BE4"/>
    <w:rsid w:val="00377E6D"/>
    <w:rsid w:val="00380221"/>
    <w:rsid w:val="003802F9"/>
    <w:rsid w:val="0038105F"/>
    <w:rsid w:val="003817CB"/>
    <w:rsid w:val="00381863"/>
    <w:rsid w:val="00381EAC"/>
    <w:rsid w:val="00381EBE"/>
    <w:rsid w:val="003820D6"/>
    <w:rsid w:val="00382C5C"/>
    <w:rsid w:val="00382D92"/>
    <w:rsid w:val="003840A8"/>
    <w:rsid w:val="00384199"/>
    <w:rsid w:val="00384227"/>
    <w:rsid w:val="003846C8"/>
    <w:rsid w:val="00384708"/>
    <w:rsid w:val="00384899"/>
    <w:rsid w:val="00384B35"/>
    <w:rsid w:val="0038510E"/>
    <w:rsid w:val="0038548C"/>
    <w:rsid w:val="00385D0E"/>
    <w:rsid w:val="00386499"/>
    <w:rsid w:val="0038725C"/>
    <w:rsid w:val="0038769D"/>
    <w:rsid w:val="00387865"/>
    <w:rsid w:val="00387CED"/>
    <w:rsid w:val="00387E00"/>
    <w:rsid w:val="00390424"/>
    <w:rsid w:val="00390741"/>
    <w:rsid w:val="00390C88"/>
    <w:rsid w:val="00390CC2"/>
    <w:rsid w:val="00390E9A"/>
    <w:rsid w:val="0039130F"/>
    <w:rsid w:val="00391431"/>
    <w:rsid w:val="00391574"/>
    <w:rsid w:val="0039214E"/>
    <w:rsid w:val="00392308"/>
    <w:rsid w:val="003927F3"/>
    <w:rsid w:val="00392D3C"/>
    <w:rsid w:val="00392E7F"/>
    <w:rsid w:val="0039325A"/>
    <w:rsid w:val="003933A7"/>
    <w:rsid w:val="003934EC"/>
    <w:rsid w:val="00393C0A"/>
    <w:rsid w:val="00393CAE"/>
    <w:rsid w:val="00393F29"/>
    <w:rsid w:val="00393F3E"/>
    <w:rsid w:val="00394B84"/>
    <w:rsid w:val="00394E6E"/>
    <w:rsid w:val="003956CA"/>
    <w:rsid w:val="00395B83"/>
    <w:rsid w:val="00395E23"/>
    <w:rsid w:val="0039625F"/>
    <w:rsid w:val="003964C9"/>
    <w:rsid w:val="003968A5"/>
    <w:rsid w:val="00396980"/>
    <w:rsid w:val="00396B4C"/>
    <w:rsid w:val="00396EF1"/>
    <w:rsid w:val="00397083"/>
    <w:rsid w:val="00397199"/>
    <w:rsid w:val="00397270"/>
    <w:rsid w:val="003975CD"/>
    <w:rsid w:val="00397755"/>
    <w:rsid w:val="003978D1"/>
    <w:rsid w:val="003A0818"/>
    <w:rsid w:val="003A09F7"/>
    <w:rsid w:val="003A0A02"/>
    <w:rsid w:val="003A0B63"/>
    <w:rsid w:val="003A0C9E"/>
    <w:rsid w:val="003A0EFF"/>
    <w:rsid w:val="003A115D"/>
    <w:rsid w:val="003A12DF"/>
    <w:rsid w:val="003A19F8"/>
    <w:rsid w:val="003A1A4F"/>
    <w:rsid w:val="003A1FF4"/>
    <w:rsid w:val="003A2381"/>
    <w:rsid w:val="003A2961"/>
    <w:rsid w:val="003A2CCE"/>
    <w:rsid w:val="003A2FC0"/>
    <w:rsid w:val="003A3044"/>
    <w:rsid w:val="003A43D3"/>
    <w:rsid w:val="003A4A97"/>
    <w:rsid w:val="003A53B3"/>
    <w:rsid w:val="003A5D5A"/>
    <w:rsid w:val="003A5F80"/>
    <w:rsid w:val="003A650D"/>
    <w:rsid w:val="003A6525"/>
    <w:rsid w:val="003A65E6"/>
    <w:rsid w:val="003A6CB3"/>
    <w:rsid w:val="003A6ED4"/>
    <w:rsid w:val="003A7C17"/>
    <w:rsid w:val="003B00F7"/>
    <w:rsid w:val="003B0665"/>
    <w:rsid w:val="003B077F"/>
    <w:rsid w:val="003B12A0"/>
    <w:rsid w:val="003B1443"/>
    <w:rsid w:val="003B15F5"/>
    <w:rsid w:val="003B1984"/>
    <w:rsid w:val="003B2410"/>
    <w:rsid w:val="003B2A4D"/>
    <w:rsid w:val="003B2CE7"/>
    <w:rsid w:val="003B2FB6"/>
    <w:rsid w:val="003B3203"/>
    <w:rsid w:val="003B36A5"/>
    <w:rsid w:val="003B41F7"/>
    <w:rsid w:val="003B4BC9"/>
    <w:rsid w:val="003B4FF9"/>
    <w:rsid w:val="003B5845"/>
    <w:rsid w:val="003B58C6"/>
    <w:rsid w:val="003B61EF"/>
    <w:rsid w:val="003B6A31"/>
    <w:rsid w:val="003B6DB4"/>
    <w:rsid w:val="003B6DC1"/>
    <w:rsid w:val="003B72A9"/>
    <w:rsid w:val="003B73CB"/>
    <w:rsid w:val="003B76AD"/>
    <w:rsid w:val="003B7F6F"/>
    <w:rsid w:val="003C05F8"/>
    <w:rsid w:val="003C0608"/>
    <w:rsid w:val="003C074B"/>
    <w:rsid w:val="003C0C17"/>
    <w:rsid w:val="003C10D1"/>
    <w:rsid w:val="003C170B"/>
    <w:rsid w:val="003C1EC7"/>
    <w:rsid w:val="003C25BD"/>
    <w:rsid w:val="003C2BBE"/>
    <w:rsid w:val="003C305E"/>
    <w:rsid w:val="003C361E"/>
    <w:rsid w:val="003C381A"/>
    <w:rsid w:val="003C3A11"/>
    <w:rsid w:val="003C3C73"/>
    <w:rsid w:val="003C3D4C"/>
    <w:rsid w:val="003C400E"/>
    <w:rsid w:val="003C48DB"/>
    <w:rsid w:val="003C50D8"/>
    <w:rsid w:val="003C5BFB"/>
    <w:rsid w:val="003C6059"/>
    <w:rsid w:val="003C6169"/>
    <w:rsid w:val="003C6975"/>
    <w:rsid w:val="003C6A0C"/>
    <w:rsid w:val="003C6B64"/>
    <w:rsid w:val="003C6C6C"/>
    <w:rsid w:val="003C6D20"/>
    <w:rsid w:val="003C6EB1"/>
    <w:rsid w:val="003C7493"/>
    <w:rsid w:val="003C78F5"/>
    <w:rsid w:val="003C7C7A"/>
    <w:rsid w:val="003D0319"/>
    <w:rsid w:val="003D039C"/>
    <w:rsid w:val="003D04EF"/>
    <w:rsid w:val="003D09A3"/>
    <w:rsid w:val="003D2594"/>
    <w:rsid w:val="003D2C6E"/>
    <w:rsid w:val="003D2ECB"/>
    <w:rsid w:val="003D302F"/>
    <w:rsid w:val="003D3144"/>
    <w:rsid w:val="003D4463"/>
    <w:rsid w:val="003D506E"/>
    <w:rsid w:val="003D59E8"/>
    <w:rsid w:val="003D5B5B"/>
    <w:rsid w:val="003D5B8D"/>
    <w:rsid w:val="003D64D7"/>
    <w:rsid w:val="003D6986"/>
    <w:rsid w:val="003D6C2F"/>
    <w:rsid w:val="003D6FEA"/>
    <w:rsid w:val="003D72A8"/>
    <w:rsid w:val="003D7A35"/>
    <w:rsid w:val="003D7C83"/>
    <w:rsid w:val="003D7D1C"/>
    <w:rsid w:val="003E04D6"/>
    <w:rsid w:val="003E0CF3"/>
    <w:rsid w:val="003E0EB9"/>
    <w:rsid w:val="003E1345"/>
    <w:rsid w:val="003E1385"/>
    <w:rsid w:val="003E17B9"/>
    <w:rsid w:val="003E194F"/>
    <w:rsid w:val="003E1C41"/>
    <w:rsid w:val="003E2423"/>
    <w:rsid w:val="003E248B"/>
    <w:rsid w:val="003E418B"/>
    <w:rsid w:val="003E4204"/>
    <w:rsid w:val="003E4848"/>
    <w:rsid w:val="003E4A3F"/>
    <w:rsid w:val="003E4B80"/>
    <w:rsid w:val="003E4C28"/>
    <w:rsid w:val="003E5631"/>
    <w:rsid w:val="003E57D7"/>
    <w:rsid w:val="003E5AC1"/>
    <w:rsid w:val="003E5C1F"/>
    <w:rsid w:val="003E662D"/>
    <w:rsid w:val="003E7541"/>
    <w:rsid w:val="003E79D1"/>
    <w:rsid w:val="003F01AB"/>
    <w:rsid w:val="003F01D8"/>
    <w:rsid w:val="003F0328"/>
    <w:rsid w:val="003F0566"/>
    <w:rsid w:val="003F0A44"/>
    <w:rsid w:val="003F0D34"/>
    <w:rsid w:val="003F109D"/>
    <w:rsid w:val="003F1ADF"/>
    <w:rsid w:val="003F1B42"/>
    <w:rsid w:val="003F1D97"/>
    <w:rsid w:val="003F258C"/>
    <w:rsid w:val="003F261E"/>
    <w:rsid w:val="003F26AC"/>
    <w:rsid w:val="003F27D1"/>
    <w:rsid w:val="003F293C"/>
    <w:rsid w:val="003F2AC5"/>
    <w:rsid w:val="003F2C03"/>
    <w:rsid w:val="003F2C4F"/>
    <w:rsid w:val="003F2D22"/>
    <w:rsid w:val="003F366E"/>
    <w:rsid w:val="003F41A3"/>
    <w:rsid w:val="003F427A"/>
    <w:rsid w:val="003F46E4"/>
    <w:rsid w:val="003F4EE5"/>
    <w:rsid w:val="003F55B7"/>
    <w:rsid w:val="003F5847"/>
    <w:rsid w:val="003F5BA3"/>
    <w:rsid w:val="003F635C"/>
    <w:rsid w:val="003F63D5"/>
    <w:rsid w:val="003F6678"/>
    <w:rsid w:val="003F68E6"/>
    <w:rsid w:val="003F78D5"/>
    <w:rsid w:val="0040031D"/>
    <w:rsid w:val="00400661"/>
    <w:rsid w:val="004006F8"/>
    <w:rsid w:val="00400B56"/>
    <w:rsid w:val="00400E74"/>
    <w:rsid w:val="00400F93"/>
    <w:rsid w:val="0040109F"/>
    <w:rsid w:val="00401125"/>
    <w:rsid w:val="00401200"/>
    <w:rsid w:val="0040128D"/>
    <w:rsid w:val="00401BD3"/>
    <w:rsid w:val="00402370"/>
    <w:rsid w:val="0040251C"/>
    <w:rsid w:val="004029D5"/>
    <w:rsid w:val="00402DBB"/>
    <w:rsid w:val="00403104"/>
    <w:rsid w:val="00403F51"/>
    <w:rsid w:val="00404505"/>
    <w:rsid w:val="004048ED"/>
    <w:rsid w:val="00404B5F"/>
    <w:rsid w:val="00404CCC"/>
    <w:rsid w:val="00404CE7"/>
    <w:rsid w:val="00404E68"/>
    <w:rsid w:val="00405339"/>
    <w:rsid w:val="00405460"/>
    <w:rsid w:val="004056CF"/>
    <w:rsid w:val="004066CC"/>
    <w:rsid w:val="0040699F"/>
    <w:rsid w:val="00407245"/>
    <w:rsid w:val="004074DB"/>
    <w:rsid w:val="00407682"/>
    <w:rsid w:val="00407923"/>
    <w:rsid w:val="00410003"/>
    <w:rsid w:val="00410192"/>
    <w:rsid w:val="004118B1"/>
    <w:rsid w:val="0041206C"/>
    <w:rsid w:val="004124CF"/>
    <w:rsid w:val="004135F0"/>
    <w:rsid w:val="00414003"/>
    <w:rsid w:val="004140D3"/>
    <w:rsid w:val="0041531E"/>
    <w:rsid w:val="004155E7"/>
    <w:rsid w:val="004156EC"/>
    <w:rsid w:val="00415B5D"/>
    <w:rsid w:val="00415E3B"/>
    <w:rsid w:val="00416393"/>
    <w:rsid w:val="00416BD3"/>
    <w:rsid w:val="00416D15"/>
    <w:rsid w:val="00416EE0"/>
    <w:rsid w:val="00416EF4"/>
    <w:rsid w:val="0041713A"/>
    <w:rsid w:val="0041770F"/>
    <w:rsid w:val="00417758"/>
    <w:rsid w:val="00417A7D"/>
    <w:rsid w:val="00417B75"/>
    <w:rsid w:val="0042012A"/>
    <w:rsid w:val="0042097D"/>
    <w:rsid w:val="00420AFE"/>
    <w:rsid w:val="00420D2D"/>
    <w:rsid w:val="00420E2E"/>
    <w:rsid w:val="004211A5"/>
    <w:rsid w:val="004214A9"/>
    <w:rsid w:val="0042166F"/>
    <w:rsid w:val="00421A81"/>
    <w:rsid w:val="00421B03"/>
    <w:rsid w:val="00422275"/>
    <w:rsid w:val="00422667"/>
    <w:rsid w:val="0042269B"/>
    <w:rsid w:val="00422843"/>
    <w:rsid w:val="00422864"/>
    <w:rsid w:val="00423B25"/>
    <w:rsid w:val="00423FD9"/>
    <w:rsid w:val="00424441"/>
    <w:rsid w:val="004249A3"/>
    <w:rsid w:val="00424AB5"/>
    <w:rsid w:val="00425236"/>
    <w:rsid w:val="004252C9"/>
    <w:rsid w:val="0042575F"/>
    <w:rsid w:val="0042579F"/>
    <w:rsid w:val="00425898"/>
    <w:rsid w:val="004262BD"/>
    <w:rsid w:val="00426521"/>
    <w:rsid w:val="00426693"/>
    <w:rsid w:val="00426F8B"/>
    <w:rsid w:val="0042700D"/>
    <w:rsid w:val="004273DC"/>
    <w:rsid w:val="004277DA"/>
    <w:rsid w:val="00430230"/>
    <w:rsid w:val="00430314"/>
    <w:rsid w:val="004306C6"/>
    <w:rsid w:val="004307B8"/>
    <w:rsid w:val="00430842"/>
    <w:rsid w:val="00430894"/>
    <w:rsid w:val="00430CDD"/>
    <w:rsid w:val="004310F9"/>
    <w:rsid w:val="00431CD3"/>
    <w:rsid w:val="00431E24"/>
    <w:rsid w:val="00432137"/>
    <w:rsid w:val="004337F5"/>
    <w:rsid w:val="00433E05"/>
    <w:rsid w:val="00434335"/>
    <w:rsid w:val="0043466D"/>
    <w:rsid w:val="004349B9"/>
    <w:rsid w:val="00434E9D"/>
    <w:rsid w:val="00435006"/>
    <w:rsid w:val="004361EC"/>
    <w:rsid w:val="00436205"/>
    <w:rsid w:val="004362FF"/>
    <w:rsid w:val="004364D5"/>
    <w:rsid w:val="004368D2"/>
    <w:rsid w:val="00436B24"/>
    <w:rsid w:val="004376D6"/>
    <w:rsid w:val="00437D7C"/>
    <w:rsid w:val="00441D63"/>
    <w:rsid w:val="004427DE"/>
    <w:rsid w:val="0044284A"/>
    <w:rsid w:val="00442F0B"/>
    <w:rsid w:val="0044301E"/>
    <w:rsid w:val="0044302D"/>
    <w:rsid w:val="004430E1"/>
    <w:rsid w:val="004430EF"/>
    <w:rsid w:val="004431D3"/>
    <w:rsid w:val="00443664"/>
    <w:rsid w:val="004439C1"/>
    <w:rsid w:val="004442E6"/>
    <w:rsid w:val="004443BD"/>
    <w:rsid w:val="00444554"/>
    <w:rsid w:val="00445065"/>
    <w:rsid w:val="00445AB5"/>
    <w:rsid w:val="00445C13"/>
    <w:rsid w:val="004462AE"/>
    <w:rsid w:val="0044631E"/>
    <w:rsid w:val="00446664"/>
    <w:rsid w:val="004468CC"/>
    <w:rsid w:val="0044692C"/>
    <w:rsid w:val="00446A27"/>
    <w:rsid w:val="00446F80"/>
    <w:rsid w:val="0044768D"/>
    <w:rsid w:val="004476A9"/>
    <w:rsid w:val="00447CAE"/>
    <w:rsid w:val="00447CDB"/>
    <w:rsid w:val="00447EFE"/>
    <w:rsid w:val="004500D2"/>
    <w:rsid w:val="0045029A"/>
    <w:rsid w:val="004511D1"/>
    <w:rsid w:val="00451B37"/>
    <w:rsid w:val="00451F4E"/>
    <w:rsid w:val="00452B0F"/>
    <w:rsid w:val="00452EE8"/>
    <w:rsid w:val="00453221"/>
    <w:rsid w:val="004533D1"/>
    <w:rsid w:val="0045343C"/>
    <w:rsid w:val="00453513"/>
    <w:rsid w:val="004541B2"/>
    <w:rsid w:val="00454954"/>
    <w:rsid w:val="00454BBB"/>
    <w:rsid w:val="00454EA5"/>
    <w:rsid w:val="004550BB"/>
    <w:rsid w:val="004555FA"/>
    <w:rsid w:val="0045568E"/>
    <w:rsid w:val="00455F13"/>
    <w:rsid w:val="00456452"/>
    <w:rsid w:val="004564DE"/>
    <w:rsid w:val="0045675F"/>
    <w:rsid w:val="0045685D"/>
    <w:rsid w:val="004570F3"/>
    <w:rsid w:val="00457FCC"/>
    <w:rsid w:val="004600C4"/>
    <w:rsid w:val="00460358"/>
    <w:rsid w:val="004606FF"/>
    <w:rsid w:val="00460822"/>
    <w:rsid w:val="0046087C"/>
    <w:rsid w:val="00460C1B"/>
    <w:rsid w:val="00460E68"/>
    <w:rsid w:val="00461336"/>
    <w:rsid w:val="004617A3"/>
    <w:rsid w:val="004617AB"/>
    <w:rsid w:val="004617C6"/>
    <w:rsid w:val="004618C1"/>
    <w:rsid w:val="004619C4"/>
    <w:rsid w:val="00461A50"/>
    <w:rsid w:val="00461F1A"/>
    <w:rsid w:val="00461F33"/>
    <w:rsid w:val="0046201B"/>
    <w:rsid w:val="0046240D"/>
    <w:rsid w:val="00462859"/>
    <w:rsid w:val="00462B58"/>
    <w:rsid w:val="00462DE7"/>
    <w:rsid w:val="0046329E"/>
    <w:rsid w:val="00463A09"/>
    <w:rsid w:val="00463C43"/>
    <w:rsid w:val="004640ED"/>
    <w:rsid w:val="004654D9"/>
    <w:rsid w:val="00465787"/>
    <w:rsid w:val="00465CA2"/>
    <w:rsid w:val="00465DDD"/>
    <w:rsid w:val="004662E7"/>
    <w:rsid w:val="00466779"/>
    <w:rsid w:val="00467B38"/>
    <w:rsid w:val="00467D22"/>
    <w:rsid w:val="00470131"/>
    <w:rsid w:val="00470765"/>
    <w:rsid w:val="00470BEC"/>
    <w:rsid w:val="004710A7"/>
    <w:rsid w:val="004715F6"/>
    <w:rsid w:val="00471BB9"/>
    <w:rsid w:val="004721BF"/>
    <w:rsid w:val="00472E6E"/>
    <w:rsid w:val="0047314B"/>
    <w:rsid w:val="004734DC"/>
    <w:rsid w:val="004735FF"/>
    <w:rsid w:val="0047365C"/>
    <w:rsid w:val="004738F4"/>
    <w:rsid w:val="00473D3D"/>
    <w:rsid w:val="0047436A"/>
    <w:rsid w:val="00474AB6"/>
    <w:rsid w:val="0047541F"/>
    <w:rsid w:val="00475565"/>
    <w:rsid w:val="00475C16"/>
    <w:rsid w:val="004767E2"/>
    <w:rsid w:val="00476B69"/>
    <w:rsid w:val="00476C3B"/>
    <w:rsid w:val="00476CC6"/>
    <w:rsid w:val="00476F0C"/>
    <w:rsid w:val="0047701F"/>
    <w:rsid w:val="00477206"/>
    <w:rsid w:val="00477A0C"/>
    <w:rsid w:val="00477E3A"/>
    <w:rsid w:val="00480080"/>
    <w:rsid w:val="0048021B"/>
    <w:rsid w:val="004804BA"/>
    <w:rsid w:val="00480738"/>
    <w:rsid w:val="004823AE"/>
    <w:rsid w:val="0048249E"/>
    <w:rsid w:val="004827C5"/>
    <w:rsid w:val="00482972"/>
    <w:rsid w:val="00482E0E"/>
    <w:rsid w:val="00482F36"/>
    <w:rsid w:val="0048324D"/>
    <w:rsid w:val="00483ABF"/>
    <w:rsid w:val="00484892"/>
    <w:rsid w:val="004850D6"/>
    <w:rsid w:val="004854FA"/>
    <w:rsid w:val="00485997"/>
    <w:rsid w:val="00485B71"/>
    <w:rsid w:val="00485F66"/>
    <w:rsid w:val="00486246"/>
    <w:rsid w:val="0048650F"/>
    <w:rsid w:val="00486590"/>
    <w:rsid w:val="00486F58"/>
    <w:rsid w:val="00486F5F"/>
    <w:rsid w:val="004908FA"/>
    <w:rsid w:val="00490988"/>
    <w:rsid w:val="00490EE2"/>
    <w:rsid w:val="00490EF2"/>
    <w:rsid w:val="00491143"/>
    <w:rsid w:val="00491155"/>
    <w:rsid w:val="0049120D"/>
    <w:rsid w:val="0049187F"/>
    <w:rsid w:val="00491BD6"/>
    <w:rsid w:val="00491E89"/>
    <w:rsid w:val="00491F29"/>
    <w:rsid w:val="00491FC8"/>
    <w:rsid w:val="00492418"/>
    <w:rsid w:val="004925D9"/>
    <w:rsid w:val="00492628"/>
    <w:rsid w:val="0049275A"/>
    <w:rsid w:val="004934BA"/>
    <w:rsid w:val="00493633"/>
    <w:rsid w:val="00493A46"/>
    <w:rsid w:val="004940E8"/>
    <w:rsid w:val="00494B3C"/>
    <w:rsid w:val="00494CA2"/>
    <w:rsid w:val="00495122"/>
    <w:rsid w:val="00495928"/>
    <w:rsid w:val="00495C83"/>
    <w:rsid w:val="0049638C"/>
    <w:rsid w:val="00496474"/>
    <w:rsid w:val="00496B21"/>
    <w:rsid w:val="0049764F"/>
    <w:rsid w:val="00497DE4"/>
    <w:rsid w:val="004A0038"/>
    <w:rsid w:val="004A040D"/>
    <w:rsid w:val="004A0FB3"/>
    <w:rsid w:val="004A165A"/>
    <w:rsid w:val="004A1EDA"/>
    <w:rsid w:val="004A1F29"/>
    <w:rsid w:val="004A21FD"/>
    <w:rsid w:val="004A25B5"/>
    <w:rsid w:val="004A2F1A"/>
    <w:rsid w:val="004A338E"/>
    <w:rsid w:val="004A397F"/>
    <w:rsid w:val="004A3EA0"/>
    <w:rsid w:val="004A3F3E"/>
    <w:rsid w:val="004A4241"/>
    <w:rsid w:val="004A4A86"/>
    <w:rsid w:val="004A4CD6"/>
    <w:rsid w:val="004A4D40"/>
    <w:rsid w:val="004A4EB4"/>
    <w:rsid w:val="004A4F0C"/>
    <w:rsid w:val="004A5D97"/>
    <w:rsid w:val="004A5FF0"/>
    <w:rsid w:val="004A6362"/>
    <w:rsid w:val="004A6619"/>
    <w:rsid w:val="004A6783"/>
    <w:rsid w:val="004A6808"/>
    <w:rsid w:val="004A68B0"/>
    <w:rsid w:val="004A6B3F"/>
    <w:rsid w:val="004A6E2D"/>
    <w:rsid w:val="004A7097"/>
    <w:rsid w:val="004A7A28"/>
    <w:rsid w:val="004A7A5F"/>
    <w:rsid w:val="004A7B02"/>
    <w:rsid w:val="004A7D39"/>
    <w:rsid w:val="004A7FF0"/>
    <w:rsid w:val="004B0461"/>
    <w:rsid w:val="004B07FA"/>
    <w:rsid w:val="004B0C1E"/>
    <w:rsid w:val="004B0D69"/>
    <w:rsid w:val="004B0FEB"/>
    <w:rsid w:val="004B1072"/>
    <w:rsid w:val="004B107F"/>
    <w:rsid w:val="004B164C"/>
    <w:rsid w:val="004B1AE4"/>
    <w:rsid w:val="004B1DBC"/>
    <w:rsid w:val="004B2265"/>
    <w:rsid w:val="004B2372"/>
    <w:rsid w:val="004B2468"/>
    <w:rsid w:val="004B26A4"/>
    <w:rsid w:val="004B28A4"/>
    <w:rsid w:val="004B2E97"/>
    <w:rsid w:val="004B30D0"/>
    <w:rsid w:val="004B315F"/>
    <w:rsid w:val="004B3963"/>
    <w:rsid w:val="004B3B29"/>
    <w:rsid w:val="004B4443"/>
    <w:rsid w:val="004B4917"/>
    <w:rsid w:val="004B4ADE"/>
    <w:rsid w:val="004B4E71"/>
    <w:rsid w:val="004B576C"/>
    <w:rsid w:val="004B59DE"/>
    <w:rsid w:val="004B5BB2"/>
    <w:rsid w:val="004B5BF0"/>
    <w:rsid w:val="004B6700"/>
    <w:rsid w:val="004B6C4A"/>
    <w:rsid w:val="004B6D60"/>
    <w:rsid w:val="004B6E31"/>
    <w:rsid w:val="004B7506"/>
    <w:rsid w:val="004B756E"/>
    <w:rsid w:val="004B78F4"/>
    <w:rsid w:val="004B7931"/>
    <w:rsid w:val="004C02EA"/>
    <w:rsid w:val="004C0312"/>
    <w:rsid w:val="004C0478"/>
    <w:rsid w:val="004C0AE3"/>
    <w:rsid w:val="004C13E3"/>
    <w:rsid w:val="004C13EB"/>
    <w:rsid w:val="004C184C"/>
    <w:rsid w:val="004C21A6"/>
    <w:rsid w:val="004C244A"/>
    <w:rsid w:val="004C33D3"/>
    <w:rsid w:val="004C3A43"/>
    <w:rsid w:val="004C4240"/>
    <w:rsid w:val="004C44FE"/>
    <w:rsid w:val="004C466F"/>
    <w:rsid w:val="004C494D"/>
    <w:rsid w:val="004C4C55"/>
    <w:rsid w:val="004C4CE2"/>
    <w:rsid w:val="004C4D86"/>
    <w:rsid w:val="004C4E12"/>
    <w:rsid w:val="004C51F2"/>
    <w:rsid w:val="004C52B8"/>
    <w:rsid w:val="004C54D0"/>
    <w:rsid w:val="004C563F"/>
    <w:rsid w:val="004C5C61"/>
    <w:rsid w:val="004C670B"/>
    <w:rsid w:val="004C672D"/>
    <w:rsid w:val="004C6D73"/>
    <w:rsid w:val="004C6DB2"/>
    <w:rsid w:val="004C6EF4"/>
    <w:rsid w:val="004D0006"/>
    <w:rsid w:val="004D00D5"/>
    <w:rsid w:val="004D02A3"/>
    <w:rsid w:val="004D0520"/>
    <w:rsid w:val="004D0A14"/>
    <w:rsid w:val="004D13AE"/>
    <w:rsid w:val="004D1DB3"/>
    <w:rsid w:val="004D3F34"/>
    <w:rsid w:val="004D3FC7"/>
    <w:rsid w:val="004D4323"/>
    <w:rsid w:val="004D465A"/>
    <w:rsid w:val="004D4C35"/>
    <w:rsid w:val="004D507D"/>
    <w:rsid w:val="004D50D8"/>
    <w:rsid w:val="004D5182"/>
    <w:rsid w:val="004D5521"/>
    <w:rsid w:val="004D5720"/>
    <w:rsid w:val="004D5728"/>
    <w:rsid w:val="004D584F"/>
    <w:rsid w:val="004D59BF"/>
    <w:rsid w:val="004D5DDB"/>
    <w:rsid w:val="004D6740"/>
    <w:rsid w:val="004D6F5C"/>
    <w:rsid w:val="004D79A3"/>
    <w:rsid w:val="004D7AC6"/>
    <w:rsid w:val="004D7D5C"/>
    <w:rsid w:val="004E0154"/>
    <w:rsid w:val="004E0318"/>
    <w:rsid w:val="004E06D7"/>
    <w:rsid w:val="004E0BD8"/>
    <w:rsid w:val="004E107C"/>
    <w:rsid w:val="004E1501"/>
    <w:rsid w:val="004E1942"/>
    <w:rsid w:val="004E20CB"/>
    <w:rsid w:val="004E21CE"/>
    <w:rsid w:val="004E21D6"/>
    <w:rsid w:val="004E24E3"/>
    <w:rsid w:val="004E2939"/>
    <w:rsid w:val="004E2EA4"/>
    <w:rsid w:val="004E3320"/>
    <w:rsid w:val="004E34D7"/>
    <w:rsid w:val="004E373B"/>
    <w:rsid w:val="004E38A0"/>
    <w:rsid w:val="004E38F9"/>
    <w:rsid w:val="004E39C8"/>
    <w:rsid w:val="004E43F6"/>
    <w:rsid w:val="004E52CD"/>
    <w:rsid w:val="004E5693"/>
    <w:rsid w:val="004E5DF0"/>
    <w:rsid w:val="004E5EF2"/>
    <w:rsid w:val="004E643E"/>
    <w:rsid w:val="004E66B8"/>
    <w:rsid w:val="004E6980"/>
    <w:rsid w:val="004E6AD1"/>
    <w:rsid w:val="004E7374"/>
    <w:rsid w:val="004E753D"/>
    <w:rsid w:val="004E78BD"/>
    <w:rsid w:val="004F02A2"/>
    <w:rsid w:val="004F03B2"/>
    <w:rsid w:val="004F070F"/>
    <w:rsid w:val="004F0938"/>
    <w:rsid w:val="004F111B"/>
    <w:rsid w:val="004F12E6"/>
    <w:rsid w:val="004F21DF"/>
    <w:rsid w:val="004F238A"/>
    <w:rsid w:val="004F252C"/>
    <w:rsid w:val="004F2F8B"/>
    <w:rsid w:val="004F3603"/>
    <w:rsid w:val="004F3713"/>
    <w:rsid w:val="004F3A3D"/>
    <w:rsid w:val="004F40BE"/>
    <w:rsid w:val="004F4664"/>
    <w:rsid w:val="004F4FB1"/>
    <w:rsid w:val="004F53CF"/>
    <w:rsid w:val="004F5425"/>
    <w:rsid w:val="004F575A"/>
    <w:rsid w:val="004F5820"/>
    <w:rsid w:val="004F59AD"/>
    <w:rsid w:val="004F5F4D"/>
    <w:rsid w:val="004F606C"/>
    <w:rsid w:val="004F615B"/>
    <w:rsid w:val="004F638F"/>
    <w:rsid w:val="004F6AA8"/>
    <w:rsid w:val="004F6C3B"/>
    <w:rsid w:val="004F7124"/>
    <w:rsid w:val="004F7184"/>
    <w:rsid w:val="004F76BF"/>
    <w:rsid w:val="004F7B37"/>
    <w:rsid w:val="004F7F25"/>
    <w:rsid w:val="0050003F"/>
    <w:rsid w:val="00500047"/>
    <w:rsid w:val="00500077"/>
    <w:rsid w:val="005006C5"/>
    <w:rsid w:val="005009C8"/>
    <w:rsid w:val="00500D93"/>
    <w:rsid w:val="00500DF3"/>
    <w:rsid w:val="00500E7D"/>
    <w:rsid w:val="0050104E"/>
    <w:rsid w:val="0050138F"/>
    <w:rsid w:val="00502BA3"/>
    <w:rsid w:val="00502E71"/>
    <w:rsid w:val="00503480"/>
    <w:rsid w:val="00503830"/>
    <w:rsid w:val="00503D6E"/>
    <w:rsid w:val="00503E72"/>
    <w:rsid w:val="005049C9"/>
    <w:rsid w:val="0050578F"/>
    <w:rsid w:val="00505FB2"/>
    <w:rsid w:val="00505FB7"/>
    <w:rsid w:val="005069D1"/>
    <w:rsid w:val="005069F0"/>
    <w:rsid w:val="00506ACB"/>
    <w:rsid w:val="00506DBA"/>
    <w:rsid w:val="0050705A"/>
    <w:rsid w:val="005075E2"/>
    <w:rsid w:val="0051022E"/>
    <w:rsid w:val="00510DB9"/>
    <w:rsid w:val="005113D9"/>
    <w:rsid w:val="00511603"/>
    <w:rsid w:val="00511972"/>
    <w:rsid w:val="005119F6"/>
    <w:rsid w:val="005125D8"/>
    <w:rsid w:val="0051275E"/>
    <w:rsid w:val="00512C66"/>
    <w:rsid w:val="00513046"/>
    <w:rsid w:val="0051329A"/>
    <w:rsid w:val="00513307"/>
    <w:rsid w:val="005134A0"/>
    <w:rsid w:val="0051357C"/>
    <w:rsid w:val="005136AA"/>
    <w:rsid w:val="00513752"/>
    <w:rsid w:val="005144D8"/>
    <w:rsid w:val="00514F25"/>
    <w:rsid w:val="005156EA"/>
    <w:rsid w:val="00515A09"/>
    <w:rsid w:val="00516803"/>
    <w:rsid w:val="00516BDE"/>
    <w:rsid w:val="00516D4B"/>
    <w:rsid w:val="00516DB2"/>
    <w:rsid w:val="005172A3"/>
    <w:rsid w:val="0051745B"/>
    <w:rsid w:val="005174E0"/>
    <w:rsid w:val="005179EC"/>
    <w:rsid w:val="00517B99"/>
    <w:rsid w:val="00517E87"/>
    <w:rsid w:val="00520130"/>
    <w:rsid w:val="00520493"/>
    <w:rsid w:val="00520642"/>
    <w:rsid w:val="005209D6"/>
    <w:rsid w:val="00520F51"/>
    <w:rsid w:val="00521124"/>
    <w:rsid w:val="00522115"/>
    <w:rsid w:val="00522452"/>
    <w:rsid w:val="0052294B"/>
    <w:rsid w:val="00522C6A"/>
    <w:rsid w:val="00522D02"/>
    <w:rsid w:val="00522F22"/>
    <w:rsid w:val="005231DA"/>
    <w:rsid w:val="0052327E"/>
    <w:rsid w:val="00523C36"/>
    <w:rsid w:val="00523EC5"/>
    <w:rsid w:val="00524170"/>
    <w:rsid w:val="005243D4"/>
    <w:rsid w:val="0052446C"/>
    <w:rsid w:val="0052483C"/>
    <w:rsid w:val="00524CA9"/>
    <w:rsid w:val="00524FE6"/>
    <w:rsid w:val="005251EF"/>
    <w:rsid w:val="00525CE9"/>
    <w:rsid w:val="00526207"/>
    <w:rsid w:val="00526484"/>
    <w:rsid w:val="00526641"/>
    <w:rsid w:val="005266CA"/>
    <w:rsid w:val="00526A84"/>
    <w:rsid w:val="00527634"/>
    <w:rsid w:val="00527C46"/>
    <w:rsid w:val="00527D86"/>
    <w:rsid w:val="005303EA"/>
    <w:rsid w:val="00530E43"/>
    <w:rsid w:val="00531420"/>
    <w:rsid w:val="0053174E"/>
    <w:rsid w:val="00531BC2"/>
    <w:rsid w:val="00531C35"/>
    <w:rsid w:val="00531E43"/>
    <w:rsid w:val="00532224"/>
    <w:rsid w:val="005328E8"/>
    <w:rsid w:val="0053295E"/>
    <w:rsid w:val="00533F8D"/>
    <w:rsid w:val="0053417B"/>
    <w:rsid w:val="005341A2"/>
    <w:rsid w:val="00535044"/>
    <w:rsid w:val="0053555C"/>
    <w:rsid w:val="005355F9"/>
    <w:rsid w:val="00535827"/>
    <w:rsid w:val="00535D25"/>
    <w:rsid w:val="005361A0"/>
    <w:rsid w:val="005363E2"/>
    <w:rsid w:val="00537101"/>
    <w:rsid w:val="00537452"/>
    <w:rsid w:val="00537A53"/>
    <w:rsid w:val="00537C4E"/>
    <w:rsid w:val="005400B2"/>
    <w:rsid w:val="00540262"/>
    <w:rsid w:val="005403EF"/>
    <w:rsid w:val="005407E4"/>
    <w:rsid w:val="005408BC"/>
    <w:rsid w:val="00540ADA"/>
    <w:rsid w:val="005411DD"/>
    <w:rsid w:val="0054156E"/>
    <w:rsid w:val="005419CD"/>
    <w:rsid w:val="00541B7D"/>
    <w:rsid w:val="00541BBB"/>
    <w:rsid w:val="00541CB6"/>
    <w:rsid w:val="00542378"/>
    <w:rsid w:val="005426FE"/>
    <w:rsid w:val="005427CD"/>
    <w:rsid w:val="00542ADF"/>
    <w:rsid w:val="00542BD1"/>
    <w:rsid w:val="00542ED3"/>
    <w:rsid w:val="00542F30"/>
    <w:rsid w:val="00543634"/>
    <w:rsid w:val="00543859"/>
    <w:rsid w:val="005438A1"/>
    <w:rsid w:val="005438CE"/>
    <w:rsid w:val="00544079"/>
    <w:rsid w:val="005441BA"/>
    <w:rsid w:val="005444CD"/>
    <w:rsid w:val="005448A6"/>
    <w:rsid w:val="00544B24"/>
    <w:rsid w:val="00545239"/>
    <w:rsid w:val="00545738"/>
    <w:rsid w:val="00545827"/>
    <w:rsid w:val="00546002"/>
    <w:rsid w:val="00546118"/>
    <w:rsid w:val="00546CE6"/>
    <w:rsid w:val="00546D57"/>
    <w:rsid w:val="00546DAA"/>
    <w:rsid w:val="00546FF3"/>
    <w:rsid w:val="005479A6"/>
    <w:rsid w:val="00547E63"/>
    <w:rsid w:val="00547F6C"/>
    <w:rsid w:val="005500CC"/>
    <w:rsid w:val="00550E41"/>
    <w:rsid w:val="0055131D"/>
    <w:rsid w:val="00551324"/>
    <w:rsid w:val="00551447"/>
    <w:rsid w:val="00551527"/>
    <w:rsid w:val="005515E3"/>
    <w:rsid w:val="005516AB"/>
    <w:rsid w:val="005517C7"/>
    <w:rsid w:val="0055209C"/>
    <w:rsid w:val="0055209D"/>
    <w:rsid w:val="005526B2"/>
    <w:rsid w:val="00552C90"/>
    <w:rsid w:val="005542AB"/>
    <w:rsid w:val="00554C87"/>
    <w:rsid w:val="00554D54"/>
    <w:rsid w:val="00554DBE"/>
    <w:rsid w:val="005551E6"/>
    <w:rsid w:val="00555A30"/>
    <w:rsid w:val="00555C2B"/>
    <w:rsid w:val="00555C97"/>
    <w:rsid w:val="005562CD"/>
    <w:rsid w:val="00556477"/>
    <w:rsid w:val="00556664"/>
    <w:rsid w:val="005566F5"/>
    <w:rsid w:val="00556E6C"/>
    <w:rsid w:val="00557131"/>
    <w:rsid w:val="0055725C"/>
    <w:rsid w:val="005572C7"/>
    <w:rsid w:val="0055799A"/>
    <w:rsid w:val="00560065"/>
    <w:rsid w:val="005601E1"/>
    <w:rsid w:val="0056030A"/>
    <w:rsid w:val="00560310"/>
    <w:rsid w:val="005608BD"/>
    <w:rsid w:val="00560944"/>
    <w:rsid w:val="00560951"/>
    <w:rsid w:val="00560C7C"/>
    <w:rsid w:val="005618E0"/>
    <w:rsid w:val="0056195C"/>
    <w:rsid w:val="00561CD3"/>
    <w:rsid w:val="0056215F"/>
    <w:rsid w:val="005623D3"/>
    <w:rsid w:val="005626ED"/>
    <w:rsid w:val="00563C6C"/>
    <w:rsid w:val="0056456D"/>
    <w:rsid w:val="00564B78"/>
    <w:rsid w:val="00564DC8"/>
    <w:rsid w:val="00565011"/>
    <w:rsid w:val="00565325"/>
    <w:rsid w:val="00565357"/>
    <w:rsid w:val="00565440"/>
    <w:rsid w:val="005655D7"/>
    <w:rsid w:val="005658AA"/>
    <w:rsid w:val="005658DA"/>
    <w:rsid w:val="00565B9B"/>
    <w:rsid w:val="00566575"/>
    <w:rsid w:val="0056683C"/>
    <w:rsid w:val="005669E9"/>
    <w:rsid w:val="00566C62"/>
    <w:rsid w:val="005670AD"/>
    <w:rsid w:val="005673EC"/>
    <w:rsid w:val="005675A9"/>
    <w:rsid w:val="005678AF"/>
    <w:rsid w:val="00567FA6"/>
    <w:rsid w:val="005701D6"/>
    <w:rsid w:val="00570266"/>
    <w:rsid w:val="005704A2"/>
    <w:rsid w:val="00570B03"/>
    <w:rsid w:val="00570B3C"/>
    <w:rsid w:val="00570DB5"/>
    <w:rsid w:val="0057136C"/>
    <w:rsid w:val="005713DC"/>
    <w:rsid w:val="005720B7"/>
    <w:rsid w:val="00572413"/>
    <w:rsid w:val="00572558"/>
    <w:rsid w:val="005725E9"/>
    <w:rsid w:val="005727FF"/>
    <w:rsid w:val="0057335C"/>
    <w:rsid w:val="0057369B"/>
    <w:rsid w:val="00573D3E"/>
    <w:rsid w:val="00573DA9"/>
    <w:rsid w:val="005743C3"/>
    <w:rsid w:val="0057451E"/>
    <w:rsid w:val="005746CD"/>
    <w:rsid w:val="005748A9"/>
    <w:rsid w:val="00574CCA"/>
    <w:rsid w:val="00575610"/>
    <w:rsid w:val="005761AA"/>
    <w:rsid w:val="00577224"/>
    <w:rsid w:val="00577773"/>
    <w:rsid w:val="00577A48"/>
    <w:rsid w:val="00577EBF"/>
    <w:rsid w:val="00577F30"/>
    <w:rsid w:val="0058047A"/>
    <w:rsid w:val="005804F2"/>
    <w:rsid w:val="0058051A"/>
    <w:rsid w:val="005808F8"/>
    <w:rsid w:val="00580D67"/>
    <w:rsid w:val="00580F04"/>
    <w:rsid w:val="0058117E"/>
    <w:rsid w:val="0058220B"/>
    <w:rsid w:val="0058254C"/>
    <w:rsid w:val="00582AD6"/>
    <w:rsid w:val="00582C8C"/>
    <w:rsid w:val="00582E1B"/>
    <w:rsid w:val="0058346B"/>
    <w:rsid w:val="0058388E"/>
    <w:rsid w:val="00583E0B"/>
    <w:rsid w:val="00583F48"/>
    <w:rsid w:val="005842E4"/>
    <w:rsid w:val="0058444A"/>
    <w:rsid w:val="00584BE8"/>
    <w:rsid w:val="00584BE9"/>
    <w:rsid w:val="00585190"/>
    <w:rsid w:val="005859DD"/>
    <w:rsid w:val="00585EEB"/>
    <w:rsid w:val="00586148"/>
    <w:rsid w:val="00586C62"/>
    <w:rsid w:val="005872F1"/>
    <w:rsid w:val="00590119"/>
    <w:rsid w:val="00590251"/>
    <w:rsid w:val="005908FE"/>
    <w:rsid w:val="00590BA9"/>
    <w:rsid w:val="0059294B"/>
    <w:rsid w:val="00593081"/>
    <w:rsid w:val="00593196"/>
    <w:rsid w:val="00594192"/>
    <w:rsid w:val="00594391"/>
    <w:rsid w:val="00594DE8"/>
    <w:rsid w:val="0059509F"/>
    <w:rsid w:val="0059521D"/>
    <w:rsid w:val="00595554"/>
    <w:rsid w:val="005957E0"/>
    <w:rsid w:val="00595F9E"/>
    <w:rsid w:val="005960C1"/>
    <w:rsid w:val="005960EF"/>
    <w:rsid w:val="00596419"/>
    <w:rsid w:val="00596918"/>
    <w:rsid w:val="00596DD2"/>
    <w:rsid w:val="005972C0"/>
    <w:rsid w:val="005975D3"/>
    <w:rsid w:val="0059799D"/>
    <w:rsid w:val="00597B46"/>
    <w:rsid w:val="00597F0B"/>
    <w:rsid w:val="005A0203"/>
    <w:rsid w:val="005A03AC"/>
    <w:rsid w:val="005A08CA"/>
    <w:rsid w:val="005A0D2B"/>
    <w:rsid w:val="005A12C3"/>
    <w:rsid w:val="005A157A"/>
    <w:rsid w:val="005A1701"/>
    <w:rsid w:val="005A19D2"/>
    <w:rsid w:val="005A30EF"/>
    <w:rsid w:val="005A3572"/>
    <w:rsid w:val="005A37A3"/>
    <w:rsid w:val="005A38F2"/>
    <w:rsid w:val="005A3F11"/>
    <w:rsid w:val="005A4B74"/>
    <w:rsid w:val="005A5018"/>
    <w:rsid w:val="005A502D"/>
    <w:rsid w:val="005A5255"/>
    <w:rsid w:val="005A587E"/>
    <w:rsid w:val="005A5E0A"/>
    <w:rsid w:val="005A60C8"/>
    <w:rsid w:val="005A6212"/>
    <w:rsid w:val="005A6600"/>
    <w:rsid w:val="005A66BD"/>
    <w:rsid w:val="005A66CF"/>
    <w:rsid w:val="005A6CB1"/>
    <w:rsid w:val="005A7AF4"/>
    <w:rsid w:val="005B0067"/>
    <w:rsid w:val="005B0463"/>
    <w:rsid w:val="005B062F"/>
    <w:rsid w:val="005B098B"/>
    <w:rsid w:val="005B107E"/>
    <w:rsid w:val="005B15D0"/>
    <w:rsid w:val="005B1B2A"/>
    <w:rsid w:val="005B2057"/>
    <w:rsid w:val="005B2150"/>
    <w:rsid w:val="005B2677"/>
    <w:rsid w:val="005B3579"/>
    <w:rsid w:val="005B358E"/>
    <w:rsid w:val="005B37C4"/>
    <w:rsid w:val="005B3877"/>
    <w:rsid w:val="005B39EE"/>
    <w:rsid w:val="005B3F3D"/>
    <w:rsid w:val="005B41E9"/>
    <w:rsid w:val="005B42E3"/>
    <w:rsid w:val="005B4615"/>
    <w:rsid w:val="005B468A"/>
    <w:rsid w:val="005B4D04"/>
    <w:rsid w:val="005B4DC7"/>
    <w:rsid w:val="005B567A"/>
    <w:rsid w:val="005B590D"/>
    <w:rsid w:val="005B5B73"/>
    <w:rsid w:val="005B5C98"/>
    <w:rsid w:val="005B64D5"/>
    <w:rsid w:val="005B6C43"/>
    <w:rsid w:val="005B6C98"/>
    <w:rsid w:val="005B6E68"/>
    <w:rsid w:val="005B79E6"/>
    <w:rsid w:val="005C0266"/>
    <w:rsid w:val="005C02D9"/>
    <w:rsid w:val="005C065E"/>
    <w:rsid w:val="005C10CC"/>
    <w:rsid w:val="005C1174"/>
    <w:rsid w:val="005C117B"/>
    <w:rsid w:val="005C134B"/>
    <w:rsid w:val="005C1A61"/>
    <w:rsid w:val="005C1B24"/>
    <w:rsid w:val="005C1F7D"/>
    <w:rsid w:val="005C20CA"/>
    <w:rsid w:val="005C2281"/>
    <w:rsid w:val="005C255A"/>
    <w:rsid w:val="005C2F5A"/>
    <w:rsid w:val="005C3016"/>
    <w:rsid w:val="005C3104"/>
    <w:rsid w:val="005C3E15"/>
    <w:rsid w:val="005C3FFD"/>
    <w:rsid w:val="005C47A2"/>
    <w:rsid w:val="005C4E26"/>
    <w:rsid w:val="005C50C8"/>
    <w:rsid w:val="005C528D"/>
    <w:rsid w:val="005C5537"/>
    <w:rsid w:val="005C5AD9"/>
    <w:rsid w:val="005C5BBE"/>
    <w:rsid w:val="005C5C7F"/>
    <w:rsid w:val="005C6A29"/>
    <w:rsid w:val="005C7001"/>
    <w:rsid w:val="005C70CD"/>
    <w:rsid w:val="005C7854"/>
    <w:rsid w:val="005C79F2"/>
    <w:rsid w:val="005C7AA0"/>
    <w:rsid w:val="005C7B5C"/>
    <w:rsid w:val="005C7BB2"/>
    <w:rsid w:val="005C7DEF"/>
    <w:rsid w:val="005C7E65"/>
    <w:rsid w:val="005D026A"/>
    <w:rsid w:val="005D029D"/>
    <w:rsid w:val="005D03FC"/>
    <w:rsid w:val="005D0665"/>
    <w:rsid w:val="005D0797"/>
    <w:rsid w:val="005D0B4F"/>
    <w:rsid w:val="005D0BEA"/>
    <w:rsid w:val="005D1085"/>
    <w:rsid w:val="005D1184"/>
    <w:rsid w:val="005D1B5E"/>
    <w:rsid w:val="005D1C49"/>
    <w:rsid w:val="005D1C74"/>
    <w:rsid w:val="005D2176"/>
    <w:rsid w:val="005D242F"/>
    <w:rsid w:val="005D2B86"/>
    <w:rsid w:val="005D30A3"/>
    <w:rsid w:val="005D3AB3"/>
    <w:rsid w:val="005D3C14"/>
    <w:rsid w:val="005D41D7"/>
    <w:rsid w:val="005D4AFC"/>
    <w:rsid w:val="005D4E52"/>
    <w:rsid w:val="005D4E86"/>
    <w:rsid w:val="005D524B"/>
    <w:rsid w:val="005D57D8"/>
    <w:rsid w:val="005D5897"/>
    <w:rsid w:val="005D5B10"/>
    <w:rsid w:val="005D5B28"/>
    <w:rsid w:val="005D5B48"/>
    <w:rsid w:val="005D63FC"/>
    <w:rsid w:val="005D6859"/>
    <w:rsid w:val="005D7081"/>
    <w:rsid w:val="005D734B"/>
    <w:rsid w:val="005D7761"/>
    <w:rsid w:val="005D7AFD"/>
    <w:rsid w:val="005E0338"/>
    <w:rsid w:val="005E0416"/>
    <w:rsid w:val="005E08CA"/>
    <w:rsid w:val="005E0D73"/>
    <w:rsid w:val="005E0FF6"/>
    <w:rsid w:val="005E19C3"/>
    <w:rsid w:val="005E2F76"/>
    <w:rsid w:val="005E300B"/>
    <w:rsid w:val="005E3130"/>
    <w:rsid w:val="005E3273"/>
    <w:rsid w:val="005E3355"/>
    <w:rsid w:val="005E34C2"/>
    <w:rsid w:val="005E352C"/>
    <w:rsid w:val="005E3739"/>
    <w:rsid w:val="005E37AB"/>
    <w:rsid w:val="005E3CE7"/>
    <w:rsid w:val="005E47A5"/>
    <w:rsid w:val="005E4BAD"/>
    <w:rsid w:val="005E4DE4"/>
    <w:rsid w:val="005E565A"/>
    <w:rsid w:val="005E5B0A"/>
    <w:rsid w:val="005E609D"/>
    <w:rsid w:val="005E66C8"/>
    <w:rsid w:val="005E66F6"/>
    <w:rsid w:val="005E686D"/>
    <w:rsid w:val="005E6B47"/>
    <w:rsid w:val="005E6E83"/>
    <w:rsid w:val="005E6EC6"/>
    <w:rsid w:val="005E7403"/>
    <w:rsid w:val="005F07D3"/>
    <w:rsid w:val="005F0B96"/>
    <w:rsid w:val="005F0BAB"/>
    <w:rsid w:val="005F0C51"/>
    <w:rsid w:val="005F152D"/>
    <w:rsid w:val="005F185D"/>
    <w:rsid w:val="005F190D"/>
    <w:rsid w:val="005F1B18"/>
    <w:rsid w:val="005F1CB7"/>
    <w:rsid w:val="005F2507"/>
    <w:rsid w:val="005F2A30"/>
    <w:rsid w:val="005F2C56"/>
    <w:rsid w:val="005F34A4"/>
    <w:rsid w:val="005F34B3"/>
    <w:rsid w:val="005F3969"/>
    <w:rsid w:val="005F3EEA"/>
    <w:rsid w:val="005F3F0C"/>
    <w:rsid w:val="005F4776"/>
    <w:rsid w:val="005F478A"/>
    <w:rsid w:val="005F59FA"/>
    <w:rsid w:val="005F5A30"/>
    <w:rsid w:val="005F5BF2"/>
    <w:rsid w:val="005F616A"/>
    <w:rsid w:val="005F6D07"/>
    <w:rsid w:val="005F6DA9"/>
    <w:rsid w:val="005F6F6E"/>
    <w:rsid w:val="005F7104"/>
    <w:rsid w:val="005F738A"/>
    <w:rsid w:val="005F78A1"/>
    <w:rsid w:val="005F7920"/>
    <w:rsid w:val="005F79CA"/>
    <w:rsid w:val="005F7BDE"/>
    <w:rsid w:val="006002E9"/>
    <w:rsid w:val="00600B54"/>
    <w:rsid w:val="00600CF4"/>
    <w:rsid w:val="006010A0"/>
    <w:rsid w:val="006013CC"/>
    <w:rsid w:val="00601407"/>
    <w:rsid w:val="006015FB"/>
    <w:rsid w:val="0060199B"/>
    <w:rsid w:val="006027E0"/>
    <w:rsid w:val="00602CA1"/>
    <w:rsid w:val="006037BF"/>
    <w:rsid w:val="00603B9C"/>
    <w:rsid w:val="00603C8D"/>
    <w:rsid w:val="00603FCD"/>
    <w:rsid w:val="00604027"/>
    <w:rsid w:val="00604131"/>
    <w:rsid w:val="0060472D"/>
    <w:rsid w:val="00604849"/>
    <w:rsid w:val="006048A9"/>
    <w:rsid w:val="00604983"/>
    <w:rsid w:val="006050B1"/>
    <w:rsid w:val="006050DF"/>
    <w:rsid w:val="006055F9"/>
    <w:rsid w:val="0060566C"/>
    <w:rsid w:val="00605A68"/>
    <w:rsid w:val="00605B5B"/>
    <w:rsid w:val="00605C7E"/>
    <w:rsid w:val="00605E1B"/>
    <w:rsid w:val="00605E3E"/>
    <w:rsid w:val="0060613D"/>
    <w:rsid w:val="00606323"/>
    <w:rsid w:val="0060642E"/>
    <w:rsid w:val="006067FC"/>
    <w:rsid w:val="0060684F"/>
    <w:rsid w:val="00606AEC"/>
    <w:rsid w:val="00607C4D"/>
    <w:rsid w:val="00607CB0"/>
    <w:rsid w:val="0061031A"/>
    <w:rsid w:val="0061039D"/>
    <w:rsid w:val="0061040B"/>
    <w:rsid w:val="006110E3"/>
    <w:rsid w:val="0061116D"/>
    <w:rsid w:val="00612361"/>
    <w:rsid w:val="0061245A"/>
    <w:rsid w:val="00612523"/>
    <w:rsid w:val="0061255E"/>
    <w:rsid w:val="00612728"/>
    <w:rsid w:val="00612BA3"/>
    <w:rsid w:val="00612CC5"/>
    <w:rsid w:val="00612DBD"/>
    <w:rsid w:val="00612ED7"/>
    <w:rsid w:val="006130DA"/>
    <w:rsid w:val="00613449"/>
    <w:rsid w:val="006136FA"/>
    <w:rsid w:val="0061375B"/>
    <w:rsid w:val="006138B3"/>
    <w:rsid w:val="00613D01"/>
    <w:rsid w:val="00613D15"/>
    <w:rsid w:val="00614908"/>
    <w:rsid w:val="0061496E"/>
    <w:rsid w:val="00614B90"/>
    <w:rsid w:val="00615090"/>
    <w:rsid w:val="00615093"/>
    <w:rsid w:val="006154ED"/>
    <w:rsid w:val="00615559"/>
    <w:rsid w:val="006158A0"/>
    <w:rsid w:val="00615F23"/>
    <w:rsid w:val="00615F3A"/>
    <w:rsid w:val="00616858"/>
    <w:rsid w:val="006169C4"/>
    <w:rsid w:val="00616AD7"/>
    <w:rsid w:val="00616D54"/>
    <w:rsid w:val="0061704F"/>
    <w:rsid w:val="006174A0"/>
    <w:rsid w:val="00617BBE"/>
    <w:rsid w:val="00617C7D"/>
    <w:rsid w:val="00617FAC"/>
    <w:rsid w:val="006203C8"/>
    <w:rsid w:val="00620755"/>
    <w:rsid w:val="0062151B"/>
    <w:rsid w:val="0062198B"/>
    <w:rsid w:val="00621E29"/>
    <w:rsid w:val="00622941"/>
    <w:rsid w:val="00622E8B"/>
    <w:rsid w:val="006239D5"/>
    <w:rsid w:val="00623C38"/>
    <w:rsid w:val="00624445"/>
    <w:rsid w:val="00624757"/>
    <w:rsid w:val="006252A2"/>
    <w:rsid w:val="00625530"/>
    <w:rsid w:val="006259F0"/>
    <w:rsid w:val="00625ECF"/>
    <w:rsid w:val="00626112"/>
    <w:rsid w:val="00626133"/>
    <w:rsid w:val="00626342"/>
    <w:rsid w:val="0062646D"/>
    <w:rsid w:val="00626F5C"/>
    <w:rsid w:val="0062708C"/>
    <w:rsid w:val="00627308"/>
    <w:rsid w:val="006278E1"/>
    <w:rsid w:val="00627D85"/>
    <w:rsid w:val="00627E2E"/>
    <w:rsid w:val="00630383"/>
    <w:rsid w:val="00630936"/>
    <w:rsid w:val="00630BFF"/>
    <w:rsid w:val="00630CE5"/>
    <w:rsid w:val="00630E60"/>
    <w:rsid w:val="0063149B"/>
    <w:rsid w:val="00631E7F"/>
    <w:rsid w:val="00632116"/>
    <w:rsid w:val="00632396"/>
    <w:rsid w:val="0063345A"/>
    <w:rsid w:val="0063346B"/>
    <w:rsid w:val="00633633"/>
    <w:rsid w:val="00633B35"/>
    <w:rsid w:val="00633D21"/>
    <w:rsid w:val="00634CB4"/>
    <w:rsid w:val="00634F46"/>
    <w:rsid w:val="00635185"/>
    <w:rsid w:val="00635389"/>
    <w:rsid w:val="006353C8"/>
    <w:rsid w:val="006355CB"/>
    <w:rsid w:val="006356F1"/>
    <w:rsid w:val="0063576C"/>
    <w:rsid w:val="006359B8"/>
    <w:rsid w:val="00635A7B"/>
    <w:rsid w:val="00635F81"/>
    <w:rsid w:val="006360DB"/>
    <w:rsid w:val="00636580"/>
    <w:rsid w:val="006367E2"/>
    <w:rsid w:val="006368BB"/>
    <w:rsid w:val="00636CA2"/>
    <w:rsid w:val="00636DEB"/>
    <w:rsid w:val="00637489"/>
    <w:rsid w:val="006376F7"/>
    <w:rsid w:val="0063770E"/>
    <w:rsid w:val="00637B92"/>
    <w:rsid w:val="00637E3C"/>
    <w:rsid w:val="006400F4"/>
    <w:rsid w:val="006403AC"/>
    <w:rsid w:val="00640715"/>
    <w:rsid w:val="006408DD"/>
    <w:rsid w:val="00640CAF"/>
    <w:rsid w:val="00641605"/>
    <w:rsid w:val="0064165C"/>
    <w:rsid w:val="006419C1"/>
    <w:rsid w:val="00641C95"/>
    <w:rsid w:val="00641E56"/>
    <w:rsid w:val="00641F51"/>
    <w:rsid w:val="00641FCB"/>
    <w:rsid w:val="00642587"/>
    <w:rsid w:val="00642B35"/>
    <w:rsid w:val="0064350E"/>
    <w:rsid w:val="006438B7"/>
    <w:rsid w:val="0064392C"/>
    <w:rsid w:val="00643BF3"/>
    <w:rsid w:val="00644451"/>
    <w:rsid w:val="0064464C"/>
    <w:rsid w:val="00644DB4"/>
    <w:rsid w:val="00644DE9"/>
    <w:rsid w:val="00644ED2"/>
    <w:rsid w:val="006465B7"/>
    <w:rsid w:val="00646B9A"/>
    <w:rsid w:val="00646D20"/>
    <w:rsid w:val="00646E62"/>
    <w:rsid w:val="00647366"/>
    <w:rsid w:val="006473EC"/>
    <w:rsid w:val="00647C7C"/>
    <w:rsid w:val="00647DBD"/>
    <w:rsid w:val="00647E8D"/>
    <w:rsid w:val="00650832"/>
    <w:rsid w:val="00650C2C"/>
    <w:rsid w:val="0065104D"/>
    <w:rsid w:val="0065125E"/>
    <w:rsid w:val="0065187A"/>
    <w:rsid w:val="006518D5"/>
    <w:rsid w:val="006519EC"/>
    <w:rsid w:val="00651B50"/>
    <w:rsid w:val="00651B7C"/>
    <w:rsid w:val="00651E1C"/>
    <w:rsid w:val="006521F9"/>
    <w:rsid w:val="00652752"/>
    <w:rsid w:val="00652982"/>
    <w:rsid w:val="00653466"/>
    <w:rsid w:val="0065351E"/>
    <w:rsid w:val="0065377F"/>
    <w:rsid w:val="00653ED6"/>
    <w:rsid w:val="00653F2F"/>
    <w:rsid w:val="0065407F"/>
    <w:rsid w:val="006546D0"/>
    <w:rsid w:val="006549D9"/>
    <w:rsid w:val="00654C90"/>
    <w:rsid w:val="00655217"/>
    <w:rsid w:val="00655E67"/>
    <w:rsid w:val="00656550"/>
    <w:rsid w:val="0065667A"/>
    <w:rsid w:val="00656A24"/>
    <w:rsid w:val="00656AF9"/>
    <w:rsid w:val="00656F0A"/>
    <w:rsid w:val="00657997"/>
    <w:rsid w:val="006579AC"/>
    <w:rsid w:val="00657A92"/>
    <w:rsid w:val="00657CD5"/>
    <w:rsid w:val="00660001"/>
    <w:rsid w:val="00660B39"/>
    <w:rsid w:val="00660E10"/>
    <w:rsid w:val="00660E59"/>
    <w:rsid w:val="006614BC"/>
    <w:rsid w:val="006616F5"/>
    <w:rsid w:val="006618CD"/>
    <w:rsid w:val="00661A67"/>
    <w:rsid w:val="00661E71"/>
    <w:rsid w:val="006621FF"/>
    <w:rsid w:val="00662251"/>
    <w:rsid w:val="006626C8"/>
    <w:rsid w:val="00662D8F"/>
    <w:rsid w:val="0066313C"/>
    <w:rsid w:val="00663AE6"/>
    <w:rsid w:val="00663F82"/>
    <w:rsid w:val="00664325"/>
    <w:rsid w:val="006646F6"/>
    <w:rsid w:val="00664891"/>
    <w:rsid w:val="00664DBD"/>
    <w:rsid w:val="00664DF3"/>
    <w:rsid w:val="006652F7"/>
    <w:rsid w:val="0066532E"/>
    <w:rsid w:val="00665957"/>
    <w:rsid w:val="00665CDD"/>
    <w:rsid w:val="006662A4"/>
    <w:rsid w:val="006662CA"/>
    <w:rsid w:val="00666416"/>
    <w:rsid w:val="0066653B"/>
    <w:rsid w:val="006665BB"/>
    <w:rsid w:val="00666B93"/>
    <w:rsid w:val="00667080"/>
    <w:rsid w:val="006672DD"/>
    <w:rsid w:val="00667813"/>
    <w:rsid w:val="00670107"/>
    <w:rsid w:val="006706AA"/>
    <w:rsid w:val="00670839"/>
    <w:rsid w:val="00670B78"/>
    <w:rsid w:val="00671160"/>
    <w:rsid w:val="0067152B"/>
    <w:rsid w:val="006717EC"/>
    <w:rsid w:val="00671B03"/>
    <w:rsid w:val="00671B43"/>
    <w:rsid w:val="00671B5F"/>
    <w:rsid w:val="00672113"/>
    <w:rsid w:val="00672164"/>
    <w:rsid w:val="006725B4"/>
    <w:rsid w:val="00672D13"/>
    <w:rsid w:val="00673CC8"/>
    <w:rsid w:val="00673FDE"/>
    <w:rsid w:val="0067410A"/>
    <w:rsid w:val="00674326"/>
    <w:rsid w:val="00674B61"/>
    <w:rsid w:val="00675145"/>
    <w:rsid w:val="006751C4"/>
    <w:rsid w:val="00675250"/>
    <w:rsid w:val="00675800"/>
    <w:rsid w:val="00675A2E"/>
    <w:rsid w:val="00676064"/>
    <w:rsid w:val="00676075"/>
    <w:rsid w:val="00676125"/>
    <w:rsid w:val="00676563"/>
    <w:rsid w:val="006768C3"/>
    <w:rsid w:val="00676C55"/>
    <w:rsid w:val="00676F1B"/>
    <w:rsid w:val="00676FA2"/>
    <w:rsid w:val="0067730B"/>
    <w:rsid w:val="0067781C"/>
    <w:rsid w:val="00677891"/>
    <w:rsid w:val="00677D81"/>
    <w:rsid w:val="00680062"/>
    <w:rsid w:val="00680713"/>
    <w:rsid w:val="00680938"/>
    <w:rsid w:val="00680AB3"/>
    <w:rsid w:val="00680C02"/>
    <w:rsid w:val="00680CED"/>
    <w:rsid w:val="00680F38"/>
    <w:rsid w:val="006811BD"/>
    <w:rsid w:val="00681482"/>
    <w:rsid w:val="0068181F"/>
    <w:rsid w:val="00681AD8"/>
    <w:rsid w:val="00681B96"/>
    <w:rsid w:val="00681BC0"/>
    <w:rsid w:val="00681CEE"/>
    <w:rsid w:val="00682B63"/>
    <w:rsid w:val="00682DAA"/>
    <w:rsid w:val="00682E66"/>
    <w:rsid w:val="00683524"/>
    <w:rsid w:val="00683A1B"/>
    <w:rsid w:val="006840DC"/>
    <w:rsid w:val="00684148"/>
    <w:rsid w:val="006848EB"/>
    <w:rsid w:val="006852EA"/>
    <w:rsid w:val="0068534C"/>
    <w:rsid w:val="006855F3"/>
    <w:rsid w:val="00685B80"/>
    <w:rsid w:val="00685D41"/>
    <w:rsid w:val="0068632A"/>
    <w:rsid w:val="0068642E"/>
    <w:rsid w:val="006864D7"/>
    <w:rsid w:val="00686562"/>
    <w:rsid w:val="00686C75"/>
    <w:rsid w:val="0068790C"/>
    <w:rsid w:val="0068794F"/>
    <w:rsid w:val="00687AE6"/>
    <w:rsid w:val="00687B0E"/>
    <w:rsid w:val="006901EA"/>
    <w:rsid w:val="0069023F"/>
    <w:rsid w:val="0069092D"/>
    <w:rsid w:val="00690B45"/>
    <w:rsid w:val="00690DCC"/>
    <w:rsid w:val="00690FE6"/>
    <w:rsid w:val="006919A5"/>
    <w:rsid w:val="00691B38"/>
    <w:rsid w:val="00691EB3"/>
    <w:rsid w:val="00692CC0"/>
    <w:rsid w:val="00692F02"/>
    <w:rsid w:val="00692FF9"/>
    <w:rsid w:val="0069304A"/>
    <w:rsid w:val="00693CFE"/>
    <w:rsid w:val="0069443F"/>
    <w:rsid w:val="0069510A"/>
    <w:rsid w:val="00695166"/>
    <w:rsid w:val="0069570E"/>
    <w:rsid w:val="00695806"/>
    <w:rsid w:val="00695891"/>
    <w:rsid w:val="0069597F"/>
    <w:rsid w:val="00695A1E"/>
    <w:rsid w:val="00695E2D"/>
    <w:rsid w:val="00696002"/>
    <w:rsid w:val="00696132"/>
    <w:rsid w:val="0069640A"/>
    <w:rsid w:val="00696C85"/>
    <w:rsid w:val="00697163"/>
    <w:rsid w:val="006A0817"/>
    <w:rsid w:val="006A0ACC"/>
    <w:rsid w:val="006A0E13"/>
    <w:rsid w:val="006A0F80"/>
    <w:rsid w:val="006A1D56"/>
    <w:rsid w:val="006A1F9D"/>
    <w:rsid w:val="006A2487"/>
    <w:rsid w:val="006A267B"/>
    <w:rsid w:val="006A2B8C"/>
    <w:rsid w:val="006A2C91"/>
    <w:rsid w:val="006A2FAC"/>
    <w:rsid w:val="006A3044"/>
    <w:rsid w:val="006A3503"/>
    <w:rsid w:val="006A361A"/>
    <w:rsid w:val="006A3BB9"/>
    <w:rsid w:val="006A44A3"/>
    <w:rsid w:val="006A4FDF"/>
    <w:rsid w:val="006A5CC2"/>
    <w:rsid w:val="006A5F69"/>
    <w:rsid w:val="006A678E"/>
    <w:rsid w:val="006A6A85"/>
    <w:rsid w:val="006A6AFB"/>
    <w:rsid w:val="006A6B03"/>
    <w:rsid w:val="006A6BC1"/>
    <w:rsid w:val="006A70D0"/>
    <w:rsid w:val="006A7750"/>
    <w:rsid w:val="006A7F7D"/>
    <w:rsid w:val="006B035F"/>
    <w:rsid w:val="006B041D"/>
    <w:rsid w:val="006B0687"/>
    <w:rsid w:val="006B0D93"/>
    <w:rsid w:val="006B10CD"/>
    <w:rsid w:val="006B123E"/>
    <w:rsid w:val="006B1488"/>
    <w:rsid w:val="006B16C4"/>
    <w:rsid w:val="006B1994"/>
    <w:rsid w:val="006B2A0A"/>
    <w:rsid w:val="006B2A5C"/>
    <w:rsid w:val="006B30B9"/>
    <w:rsid w:val="006B34B7"/>
    <w:rsid w:val="006B3557"/>
    <w:rsid w:val="006B3792"/>
    <w:rsid w:val="006B3A23"/>
    <w:rsid w:val="006B3D57"/>
    <w:rsid w:val="006B41C8"/>
    <w:rsid w:val="006B4791"/>
    <w:rsid w:val="006B52A1"/>
    <w:rsid w:val="006B542B"/>
    <w:rsid w:val="006B5576"/>
    <w:rsid w:val="006B5C30"/>
    <w:rsid w:val="006B5CA6"/>
    <w:rsid w:val="006B63C8"/>
    <w:rsid w:val="006B6674"/>
    <w:rsid w:val="006B6767"/>
    <w:rsid w:val="006B68BE"/>
    <w:rsid w:val="006B6D97"/>
    <w:rsid w:val="006B7454"/>
    <w:rsid w:val="006B750B"/>
    <w:rsid w:val="006B75AE"/>
    <w:rsid w:val="006B7764"/>
    <w:rsid w:val="006B7771"/>
    <w:rsid w:val="006B78D1"/>
    <w:rsid w:val="006B7CA1"/>
    <w:rsid w:val="006B7E02"/>
    <w:rsid w:val="006C0332"/>
    <w:rsid w:val="006C043E"/>
    <w:rsid w:val="006C063E"/>
    <w:rsid w:val="006C0A28"/>
    <w:rsid w:val="006C0E26"/>
    <w:rsid w:val="006C0F2E"/>
    <w:rsid w:val="006C13F4"/>
    <w:rsid w:val="006C1C42"/>
    <w:rsid w:val="006C249C"/>
    <w:rsid w:val="006C262D"/>
    <w:rsid w:val="006C2775"/>
    <w:rsid w:val="006C302B"/>
    <w:rsid w:val="006C3071"/>
    <w:rsid w:val="006C38D9"/>
    <w:rsid w:val="006C3B92"/>
    <w:rsid w:val="006C3F9E"/>
    <w:rsid w:val="006C422B"/>
    <w:rsid w:val="006C441C"/>
    <w:rsid w:val="006C44B4"/>
    <w:rsid w:val="006C5351"/>
    <w:rsid w:val="006C5BBF"/>
    <w:rsid w:val="006C5FD8"/>
    <w:rsid w:val="006C6ACE"/>
    <w:rsid w:val="006C6F6C"/>
    <w:rsid w:val="006C79BB"/>
    <w:rsid w:val="006C7DDC"/>
    <w:rsid w:val="006C7FFB"/>
    <w:rsid w:val="006D0147"/>
    <w:rsid w:val="006D025D"/>
    <w:rsid w:val="006D098F"/>
    <w:rsid w:val="006D0C86"/>
    <w:rsid w:val="006D0DAB"/>
    <w:rsid w:val="006D1FBA"/>
    <w:rsid w:val="006D2504"/>
    <w:rsid w:val="006D250D"/>
    <w:rsid w:val="006D25AA"/>
    <w:rsid w:val="006D2CC7"/>
    <w:rsid w:val="006D2F88"/>
    <w:rsid w:val="006D354A"/>
    <w:rsid w:val="006D38C7"/>
    <w:rsid w:val="006D3AB3"/>
    <w:rsid w:val="006D3B89"/>
    <w:rsid w:val="006D3F57"/>
    <w:rsid w:val="006D4022"/>
    <w:rsid w:val="006D42FB"/>
    <w:rsid w:val="006D4388"/>
    <w:rsid w:val="006D4918"/>
    <w:rsid w:val="006D54DA"/>
    <w:rsid w:val="006D5A82"/>
    <w:rsid w:val="006D5F07"/>
    <w:rsid w:val="006D6140"/>
    <w:rsid w:val="006D6156"/>
    <w:rsid w:val="006D6490"/>
    <w:rsid w:val="006D6C03"/>
    <w:rsid w:val="006D70A7"/>
    <w:rsid w:val="006D71BB"/>
    <w:rsid w:val="006D7BDF"/>
    <w:rsid w:val="006D7C24"/>
    <w:rsid w:val="006E0596"/>
    <w:rsid w:val="006E085B"/>
    <w:rsid w:val="006E0BCC"/>
    <w:rsid w:val="006E15DC"/>
    <w:rsid w:val="006E194D"/>
    <w:rsid w:val="006E1C7A"/>
    <w:rsid w:val="006E2191"/>
    <w:rsid w:val="006E2482"/>
    <w:rsid w:val="006E262E"/>
    <w:rsid w:val="006E26EE"/>
    <w:rsid w:val="006E2910"/>
    <w:rsid w:val="006E2F50"/>
    <w:rsid w:val="006E3391"/>
    <w:rsid w:val="006E3503"/>
    <w:rsid w:val="006E3B18"/>
    <w:rsid w:val="006E3D42"/>
    <w:rsid w:val="006E3DA7"/>
    <w:rsid w:val="006E431E"/>
    <w:rsid w:val="006E453B"/>
    <w:rsid w:val="006E4855"/>
    <w:rsid w:val="006E4D55"/>
    <w:rsid w:val="006E4F51"/>
    <w:rsid w:val="006E53DB"/>
    <w:rsid w:val="006E547F"/>
    <w:rsid w:val="006E5514"/>
    <w:rsid w:val="006E559D"/>
    <w:rsid w:val="006E5EFB"/>
    <w:rsid w:val="006E61A0"/>
    <w:rsid w:val="006E6233"/>
    <w:rsid w:val="006E66CF"/>
    <w:rsid w:val="006F06AC"/>
    <w:rsid w:val="006F122F"/>
    <w:rsid w:val="006F172F"/>
    <w:rsid w:val="006F17E9"/>
    <w:rsid w:val="006F17FA"/>
    <w:rsid w:val="006F2156"/>
    <w:rsid w:val="006F2B4D"/>
    <w:rsid w:val="006F2BC0"/>
    <w:rsid w:val="006F3AC7"/>
    <w:rsid w:val="006F3B00"/>
    <w:rsid w:val="006F3FC3"/>
    <w:rsid w:val="006F42D9"/>
    <w:rsid w:val="006F4CE9"/>
    <w:rsid w:val="006F4EAD"/>
    <w:rsid w:val="006F4F70"/>
    <w:rsid w:val="006F4FBD"/>
    <w:rsid w:val="006F50A7"/>
    <w:rsid w:val="006F584E"/>
    <w:rsid w:val="006F5B3C"/>
    <w:rsid w:val="006F626C"/>
    <w:rsid w:val="006F62F1"/>
    <w:rsid w:val="006F657A"/>
    <w:rsid w:val="006F657E"/>
    <w:rsid w:val="006F68FC"/>
    <w:rsid w:val="006F6916"/>
    <w:rsid w:val="006F6C25"/>
    <w:rsid w:val="006F75B8"/>
    <w:rsid w:val="006F78DA"/>
    <w:rsid w:val="006F79BC"/>
    <w:rsid w:val="006F7C7A"/>
    <w:rsid w:val="006F7F66"/>
    <w:rsid w:val="007001AE"/>
    <w:rsid w:val="00700359"/>
    <w:rsid w:val="00700366"/>
    <w:rsid w:val="007006F3"/>
    <w:rsid w:val="007007C8"/>
    <w:rsid w:val="00700DAF"/>
    <w:rsid w:val="00700DFD"/>
    <w:rsid w:val="0070179A"/>
    <w:rsid w:val="007019A6"/>
    <w:rsid w:val="007019D9"/>
    <w:rsid w:val="00701E92"/>
    <w:rsid w:val="00701F87"/>
    <w:rsid w:val="0070355B"/>
    <w:rsid w:val="007036A2"/>
    <w:rsid w:val="00703959"/>
    <w:rsid w:val="00703E31"/>
    <w:rsid w:val="00704469"/>
    <w:rsid w:val="00704707"/>
    <w:rsid w:val="00704C58"/>
    <w:rsid w:val="007051EF"/>
    <w:rsid w:val="007056CD"/>
    <w:rsid w:val="00705820"/>
    <w:rsid w:val="00705FE8"/>
    <w:rsid w:val="00706013"/>
    <w:rsid w:val="00706136"/>
    <w:rsid w:val="00706359"/>
    <w:rsid w:val="007066E9"/>
    <w:rsid w:val="00706BFE"/>
    <w:rsid w:val="00706E9E"/>
    <w:rsid w:val="0070715D"/>
    <w:rsid w:val="007074CB"/>
    <w:rsid w:val="0070782A"/>
    <w:rsid w:val="00707BCC"/>
    <w:rsid w:val="00707BF5"/>
    <w:rsid w:val="00707D12"/>
    <w:rsid w:val="00707E3D"/>
    <w:rsid w:val="0071014B"/>
    <w:rsid w:val="00710A5B"/>
    <w:rsid w:val="00710AE5"/>
    <w:rsid w:val="00710D34"/>
    <w:rsid w:val="007110C3"/>
    <w:rsid w:val="00711431"/>
    <w:rsid w:val="00711970"/>
    <w:rsid w:val="00711E4B"/>
    <w:rsid w:val="00712793"/>
    <w:rsid w:val="00712A08"/>
    <w:rsid w:val="00712A88"/>
    <w:rsid w:val="00712C9A"/>
    <w:rsid w:val="00713065"/>
    <w:rsid w:val="00713B46"/>
    <w:rsid w:val="00714166"/>
    <w:rsid w:val="00714199"/>
    <w:rsid w:val="007142BD"/>
    <w:rsid w:val="007142C1"/>
    <w:rsid w:val="0071581B"/>
    <w:rsid w:val="00715B28"/>
    <w:rsid w:val="00715DE7"/>
    <w:rsid w:val="0071643C"/>
    <w:rsid w:val="00716C96"/>
    <w:rsid w:val="00716D3C"/>
    <w:rsid w:val="0071703D"/>
    <w:rsid w:val="00717776"/>
    <w:rsid w:val="00717A3F"/>
    <w:rsid w:val="00717A6E"/>
    <w:rsid w:val="00717B20"/>
    <w:rsid w:val="007201A0"/>
    <w:rsid w:val="007206B5"/>
    <w:rsid w:val="0072098A"/>
    <w:rsid w:val="00720EFF"/>
    <w:rsid w:val="00721441"/>
    <w:rsid w:val="007216A5"/>
    <w:rsid w:val="00721ABF"/>
    <w:rsid w:val="00721E99"/>
    <w:rsid w:val="00721ED8"/>
    <w:rsid w:val="0072263D"/>
    <w:rsid w:val="00722957"/>
    <w:rsid w:val="00722B1F"/>
    <w:rsid w:val="00722C09"/>
    <w:rsid w:val="00722D6A"/>
    <w:rsid w:val="00722D77"/>
    <w:rsid w:val="0072303C"/>
    <w:rsid w:val="007230B6"/>
    <w:rsid w:val="00723953"/>
    <w:rsid w:val="00723A90"/>
    <w:rsid w:val="00723C08"/>
    <w:rsid w:val="00724077"/>
    <w:rsid w:val="0072417F"/>
    <w:rsid w:val="00724368"/>
    <w:rsid w:val="00724941"/>
    <w:rsid w:val="0072521D"/>
    <w:rsid w:val="007252E9"/>
    <w:rsid w:val="007254EE"/>
    <w:rsid w:val="00725979"/>
    <w:rsid w:val="0072605A"/>
    <w:rsid w:val="007267F4"/>
    <w:rsid w:val="007268BA"/>
    <w:rsid w:val="00726BB9"/>
    <w:rsid w:val="00727215"/>
    <w:rsid w:val="007273CC"/>
    <w:rsid w:val="007274D0"/>
    <w:rsid w:val="00727EF8"/>
    <w:rsid w:val="0073050F"/>
    <w:rsid w:val="00730F26"/>
    <w:rsid w:val="00731B11"/>
    <w:rsid w:val="00731BB9"/>
    <w:rsid w:val="00731F76"/>
    <w:rsid w:val="00732538"/>
    <w:rsid w:val="007328EA"/>
    <w:rsid w:val="00732C92"/>
    <w:rsid w:val="00732DAC"/>
    <w:rsid w:val="00732F61"/>
    <w:rsid w:val="007330B5"/>
    <w:rsid w:val="007331DF"/>
    <w:rsid w:val="007339F0"/>
    <w:rsid w:val="00733A02"/>
    <w:rsid w:val="00733A9A"/>
    <w:rsid w:val="007346EC"/>
    <w:rsid w:val="0073472A"/>
    <w:rsid w:val="00734AF2"/>
    <w:rsid w:val="007350FC"/>
    <w:rsid w:val="00735CD0"/>
    <w:rsid w:val="007363D3"/>
    <w:rsid w:val="00736A8D"/>
    <w:rsid w:val="00736B49"/>
    <w:rsid w:val="00736CCF"/>
    <w:rsid w:val="00736D62"/>
    <w:rsid w:val="00737843"/>
    <w:rsid w:val="00737BDD"/>
    <w:rsid w:val="00737F60"/>
    <w:rsid w:val="00740A3B"/>
    <w:rsid w:val="00740F30"/>
    <w:rsid w:val="007417F1"/>
    <w:rsid w:val="00741F8A"/>
    <w:rsid w:val="0074222C"/>
    <w:rsid w:val="0074246E"/>
    <w:rsid w:val="007429C3"/>
    <w:rsid w:val="00742BB2"/>
    <w:rsid w:val="007433F0"/>
    <w:rsid w:val="00743429"/>
    <w:rsid w:val="007436BA"/>
    <w:rsid w:val="00743A2D"/>
    <w:rsid w:val="00743F6A"/>
    <w:rsid w:val="00744548"/>
    <w:rsid w:val="00744771"/>
    <w:rsid w:val="007449E7"/>
    <w:rsid w:val="00744A1A"/>
    <w:rsid w:val="00744A3E"/>
    <w:rsid w:val="00745478"/>
    <w:rsid w:val="007455A0"/>
    <w:rsid w:val="0074561B"/>
    <w:rsid w:val="0074575F"/>
    <w:rsid w:val="00745B49"/>
    <w:rsid w:val="007466BF"/>
    <w:rsid w:val="0074687E"/>
    <w:rsid w:val="00746891"/>
    <w:rsid w:val="007468ED"/>
    <w:rsid w:val="0074694F"/>
    <w:rsid w:val="00746997"/>
    <w:rsid w:val="0074713F"/>
    <w:rsid w:val="00747177"/>
    <w:rsid w:val="00747384"/>
    <w:rsid w:val="00747B1F"/>
    <w:rsid w:val="007504CC"/>
    <w:rsid w:val="00750821"/>
    <w:rsid w:val="00750FDE"/>
    <w:rsid w:val="00751349"/>
    <w:rsid w:val="00751387"/>
    <w:rsid w:val="00751635"/>
    <w:rsid w:val="0075163D"/>
    <w:rsid w:val="00751FB0"/>
    <w:rsid w:val="00752481"/>
    <w:rsid w:val="007526C6"/>
    <w:rsid w:val="00752735"/>
    <w:rsid w:val="00752A74"/>
    <w:rsid w:val="00752A7A"/>
    <w:rsid w:val="00752B23"/>
    <w:rsid w:val="00752C17"/>
    <w:rsid w:val="00752CD8"/>
    <w:rsid w:val="007530CE"/>
    <w:rsid w:val="007532BF"/>
    <w:rsid w:val="00753673"/>
    <w:rsid w:val="00753861"/>
    <w:rsid w:val="00753BCF"/>
    <w:rsid w:val="00753FA3"/>
    <w:rsid w:val="00753FD3"/>
    <w:rsid w:val="00754038"/>
    <w:rsid w:val="007542AF"/>
    <w:rsid w:val="00754487"/>
    <w:rsid w:val="007546D7"/>
    <w:rsid w:val="00754777"/>
    <w:rsid w:val="00755C36"/>
    <w:rsid w:val="00755D9C"/>
    <w:rsid w:val="00755E46"/>
    <w:rsid w:val="00755F03"/>
    <w:rsid w:val="007567C8"/>
    <w:rsid w:val="00756C3A"/>
    <w:rsid w:val="007570F2"/>
    <w:rsid w:val="00757A99"/>
    <w:rsid w:val="00757B2A"/>
    <w:rsid w:val="00760291"/>
    <w:rsid w:val="007608FA"/>
    <w:rsid w:val="00760924"/>
    <w:rsid w:val="00760990"/>
    <w:rsid w:val="007609B7"/>
    <w:rsid w:val="00760CBB"/>
    <w:rsid w:val="007618B5"/>
    <w:rsid w:val="00761D86"/>
    <w:rsid w:val="0076222D"/>
    <w:rsid w:val="00762234"/>
    <w:rsid w:val="007623FE"/>
    <w:rsid w:val="007629A3"/>
    <w:rsid w:val="00762ADE"/>
    <w:rsid w:val="00762C54"/>
    <w:rsid w:val="00762F24"/>
    <w:rsid w:val="007631F9"/>
    <w:rsid w:val="00763346"/>
    <w:rsid w:val="00763503"/>
    <w:rsid w:val="00763C7A"/>
    <w:rsid w:val="0076444A"/>
    <w:rsid w:val="00764B3A"/>
    <w:rsid w:val="00764C4F"/>
    <w:rsid w:val="00765221"/>
    <w:rsid w:val="007654DE"/>
    <w:rsid w:val="00765A93"/>
    <w:rsid w:val="00765DE0"/>
    <w:rsid w:val="00766400"/>
    <w:rsid w:val="00766E31"/>
    <w:rsid w:val="00766EFD"/>
    <w:rsid w:val="007671F0"/>
    <w:rsid w:val="00767412"/>
    <w:rsid w:val="007674CA"/>
    <w:rsid w:val="00767690"/>
    <w:rsid w:val="00767F6D"/>
    <w:rsid w:val="00770E03"/>
    <w:rsid w:val="00770E30"/>
    <w:rsid w:val="00770F7F"/>
    <w:rsid w:val="0077124C"/>
    <w:rsid w:val="007713D2"/>
    <w:rsid w:val="0077151E"/>
    <w:rsid w:val="007721C9"/>
    <w:rsid w:val="0077271E"/>
    <w:rsid w:val="00772C88"/>
    <w:rsid w:val="00773036"/>
    <w:rsid w:val="00773193"/>
    <w:rsid w:val="00773295"/>
    <w:rsid w:val="007733E4"/>
    <w:rsid w:val="007737CB"/>
    <w:rsid w:val="00773A62"/>
    <w:rsid w:val="007740E0"/>
    <w:rsid w:val="0077433B"/>
    <w:rsid w:val="00774504"/>
    <w:rsid w:val="0077451F"/>
    <w:rsid w:val="00774A8D"/>
    <w:rsid w:val="0077510C"/>
    <w:rsid w:val="007753FA"/>
    <w:rsid w:val="0077585D"/>
    <w:rsid w:val="0077599B"/>
    <w:rsid w:val="00775A35"/>
    <w:rsid w:val="00775C8B"/>
    <w:rsid w:val="0077622C"/>
    <w:rsid w:val="00776349"/>
    <w:rsid w:val="00777301"/>
    <w:rsid w:val="00777B64"/>
    <w:rsid w:val="00777C16"/>
    <w:rsid w:val="0078031E"/>
    <w:rsid w:val="007808B4"/>
    <w:rsid w:val="007808F9"/>
    <w:rsid w:val="00780C76"/>
    <w:rsid w:val="00781133"/>
    <w:rsid w:val="007818A0"/>
    <w:rsid w:val="00781E05"/>
    <w:rsid w:val="0078241A"/>
    <w:rsid w:val="00782716"/>
    <w:rsid w:val="007827AF"/>
    <w:rsid w:val="00782BA6"/>
    <w:rsid w:val="00782C51"/>
    <w:rsid w:val="00783293"/>
    <w:rsid w:val="00783352"/>
    <w:rsid w:val="007843EB"/>
    <w:rsid w:val="00784533"/>
    <w:rsid w:val="00784BA2"/>
    <w:rsid w:val="00784BD6"/>
    <w:rsid w:val="00785288"/>
    <w:rsid w:val="00785746"/>
    <w:rsid w:val="00785A2E"/>
    <w:rsid w:val="00785A90"/>
    <w:rsid w:val="00785DD0"/>
    <w:rsid w:val="00786215"/>
    <w:rsid w:val="00786754"/>
    <w:rsid w:val="00786A08"/>
    <w:rsid w:val="00786A79"/>
    <w:rsid w:val="00786B93"/>
    <w:rsid w:val="00786DB1"/>
    <w:rsid w:val="007870C8"/>
    <w:rsid w:val="007872AD"/>
    <w:rsid w:val="007873F1"/>
    <w:rsid w:val="00787435"/>
    <w:rsid w:val="0078773E"/>
    <w:rsid w:val="0078773F"/>
    <w:rsid w:val="0078776B"/>
    <w:rsid w:val="00787C4A"/>
    <w:rsid w:val="00787FAF"/>
    <w:rsid w:val="0079009E"/>
    <w:rsid w:val="00791094"/>
    <w:rsid w:val="007914D6"/>
    <w:rsid w:val="00791970"/>
    <w:rsid w:val="00792449"/>
    <w:rsid w:val="007925B1"/>
    <w:rsid w:val="007928AD"/>
    <w:rsid w:val="00792B6B"/>
    <w:rsid w:val="00792BA6"/>
    <w:rsid w:val="00793043"/>
    <w:rsid w:val="00793050"/>
    <w:rsid w:val="0079346D"/>
    <w:rsid w:val="007938CE"/>
    <w:rsid w:val="00794048"/>
    <w:rsid w:val="00794082"/>
    <w:rsid w:val="007943D6"/>
    <w:rsid w:val="007945BF"/>
    <w:rsid w:val="00794ECE"/>
    <w:rsid w:val="007950AB"/>
    <w:rsid w:val="0079577A"/>
    <w:rsid w:val="00796195"/>
    <w:rsid w:val="007969E7"/>
    <w:rsid w:val="00796E18"/>
    <w:rsid w:val="00796EDE"/>
    <w:rsid w:val="00797612"/>
    <w:rsid w:val="007977DA"/>
    <w:rsid w:val="007A002E"/>
    <w:rsid w:val="007A0058"/>
    <w:rsid w:val="007A08A0"/>
    <w:rsid w:val="007A0EE0"/>
    <w:rsid w:val="007A113A"/>
    <w:rsid w:val="007A1252"/>
    <w:rsid w:val="007A210A"/>
    <w:rsid w:val="007A25C6"/>
    <w:rsid w:val="007A2C2B"/>
    <w:rsid w:val="007A2FF5"/>
    <w:rsid w:val="007A31B6"/>
    <w:rsid w:val="007A376F"/>
    <w:rsid w:val="007A37B2"/>
    <w:rsid w:val="007A3954"/>
    <w:rsid w:val="007A39AB"/>
    <w:rsid w:val="007A3DE3"/>
    <w:rsid w:val="007A4D22"/>
    <w:rsid w:val="007A4E98"/>
    <w:rsid w:val="007A5311"/>
    <w:rsid w:val="007A5FD7"/>
    <w:rsid w:val="007A7382"/>
    <w:rsid w:val="007A7452"/>
    <w:rsid w:val="007B0523"/>
    <w:rsid w:val="007B0B08"/>
    <w:rsid w:val="007B1331"/>
    <w:rsid w:val="007B14BD"/>
    <w:rsid w:val="007B1838"/>
    <w:rsid w:val="007B1D6F"/>
    <w:rsid w:val="007B20A3"/>
    <w:rsid w:val="007B2175"/>
    <w:rsid w:val="007B261E"/>
    <w:rsid w:val="007B27D3"/>
    <w:rsid w:val="007B2D9A"/>
    <w:rsid w:val="007B31E1"/>
    <w:rsid w:val="007B341B"/>
    <w:rsid w:val="007B3456"/>
    <w:rsid w:val="007B4003"/>
    <w:rsid w:val="007B4568"/>
    <w:rsid w:val="007B4D4D"/>
    <w:rsid w:val="007B4DFF"/>
    <w:rsid w:val="007B5264"/>
    <w:rsid w:val="007B58ED"/>
    <w:rsid w:val="007B5DFD"/>
    <w:rsid w:val="007B62A9"/>
    <w:rsid w:val="007B6647"/>
    <w:rsid w:val="007B669D"/>
    <w:rsid w:val="007B6CB4"/>
    <w:rsid w:val="007B6CE7"/>
    <w:rsid w:val="007B6EDC"/>
    <w:rsid w:val="007B71C2"/>
    <w:rsid w:val="007B7967"/>
    <w:rsid w:val="007B7DB1"/>
    <w:rsid w:val="007C0639"/>
    <w:rsid w:val="007C06D9"/>
    <w:rsid w:val="007C0792"/>
    <w:rsid w:val="007C084E"/>
    <w:rsid w:val="007C11E5"/>
    <w:rsid w:val="007C1580"/>
    <w:rsid w:val="007C169F"/>
    <w:rsid w:val="007C1E42"/>
    <w:rsid w:val="007C1F15"/>
    <w:rsid w:val="007C21F8"/>
    <w:rsid w:val="007C26BB"/>
    <w:rsid w:val="007C2D45"/>
    <w:rsid w:val="007C300D"/>
    <w:rsid w:val="007C31D3"/>
    <w:rsid w:val="007C3326"/>
    <w:rsid w:val="007C374B"/>
    <w:rsid w:val="007C3F1D"/>
    <w:rsid w:val="007C5677"/>
    <w:rsid w:val="007C56E9"/>
    <w:rsid w:val="007C5AA9"/>
    <w:rsid w:val="007C63D0"/>
    <w:rsid w:val="007C677B"/>
    <w:rsid w:val="007C679A"/>
    <w:rsid w:val="007C6DCB"/>
    <w:rsid w:val="007C7217"/>
    <w:rsid w:val="007C730A"/>
    <w:rsid w:val="007C7CED"/>
    <w:rsid w:val="007C7DF5"/>
    <w:rsid w:val="007D0373"/>
    <w:rsid w:val="007D0461"/>
    <w:rsid w:val="007D057B"/>
    <w:rsid w:val="007D149A"/>
    <w:rsid w:val="007D1690"/>
    <w:rsid w:val="007D1A85"/>
    <w:rsid w:val="007D2401"/>
    <w:rsid w:val="007D2B82"/>
    <w:rsid w:val="007D2C5B"/>
    <w:rsid w:val="007D3208"/>
    <w:rsid w:val="007D32B6"/>
    <w:rsid w:val="007D3481"/>
    <w:rsid w:val="007D3614"/>
    <w:rsid w:val="007D3668"/>
    <w:rsid w:val="007D4464"/>
    <w:rsid w:val="007D450D"/>
    <w:rsid w:val="007D46F1"/>
    <w:rsid w:val="007D4B10"/>
    <w:rsid w:val="007D5880"/>
    <w:rsid w:val="007D59EE"/>
    <w:rsid w:val="007D5D82"/>
    <w:rsid w:val="007D5FA3"/>
    <w:rsid w:val="007D624F"/>
    <w:rsid w:val="007D6680"/>
    <w:rsid w:val="007D7202"/>
    <w:rsid w:val="007D7395"/>
    <w:rsid w:val="007D784D"/>
    <w:rsid w:val="007D7A6A"/>
    <w:rsid w:val="007D7A71"/>
    <w:rsid w:val="007E005B"/>
    <w:rsid w:val="007E018E"/>
    <w:rsid w:val="007E03D7"/>
    <w:rsid w:val="007E0922"/>
    <w:rsid w:val="007E0A97"/>
    <w:rsid w:val="007E0BA0"/>
    <w:rsid w:val="007E1515"/>
    <w:rsid w:val="007E181C"/>
    <w:rsid w:val="007E195B"/>
    <w:rsid w:val="007E1B5D"/>
    <w:rsid w:val="007E1D2F"/>
    <w:rsid w:val="007E2409"/>
    <w:rsid w:val="007E2902"/>
    <w:rsid w:val="007E2A19"/>
    <w:rsid w:val="007E2A50"/>
    <w:rsid w:val="007E2C88"/>
    <w:rsid w:val="007E2CF1"/>
    <w:rsid w:val="007E2F24"/>
    <w:rsid w:val="007E2F72"/>
    <w:rsid w:val="007E309B"/>
    <w:rsid w:val="007E32FB"/>
    <w:rsid w:val="007E3306"/>
    <w:rsid w:val="007E337C"/>
    <w:rsid w:val="007E3700"/>
    <w:rsid w:val="007E3E97"/>
    <w:rsid w:val="007E3F04"/>
    <w:rsid w:val="007E40F3"/>
    <w:rsid w:val="007E4C9C"/>
    <w:rsid w:val="007E4CFD"/>
    <w:rsid w:val="007E4FD0"/>
    <w:rsid w:val="007E5A1D"/>
    <w:rsid w:val="007E637A"/>
    <w:rsid w:val="007E6D58"/>
    <w:rsid w:val="007E6DFC"/>
    <w:rsid w:val="007E7488"/>
    <w:rsid w:val="007E78D5"/>
    <w:rsid w:val="007E7A38"/>
    <w:rsid w:val="007E7C27"/>
    <w:rsid w:val="007E7D2B"/>
    <w:rsid w:val="007E7E04"/>
    <w:rsid w:val="007E7FD2"/>
    <w:rsid w:val="007F1056"/>
    <w:rsid w:val="007F14E7"/>
    <w:rsid w:val="007F1519"/>
    <w:rsid w:val="007F1958"/>
    <w:rsid w:val="007F2420"/>
    <w:rsid w:val="007F2912"/>
    <w:rsid w:val="007F2B98"/>
    <w:rsid w:val="007F2CAA"/>
    <w:rsid w:val="007F2FE9"/>
    <w:rsid w:val="007F31AA"/>
    <w:rsid w:val="007F37CA"/>
    <w:rsid w:val="007F39FF"/>
    <w:rsid w:val="007F3C53"/>
    <w:rsid w:val="007F3C92"/>
    <w:rsid w:val="007F3DAA"/>
    <w:rsid w:val="007F41BD"/>
    <w:rsid w:val="007F427E"/>
    <w:rsid w:val="007F5672"/>
    <w:rsid w:val="007F5F7F"/>
    <w:rsid w:val="007F62AF"/>
    <w:rsid w:val="007F6709"/>
    <w:rsid w:val="007F6DAD"/>
    <w:rsid w:val="007F6FCC"/>
    <w:rsid w:val="007F75A2"/>
    <w:rsid w:val="007F76D6"/>
    <w:rsid w:val="007F7725"/>
    <w:rsid w:val="007F79DC"/>
    <w:rsid w:val="00800271"/>
    <w:rsid w:val="00800724"/>
    <w:rsid w:val="00800ABE"/>
    <w:rsid w:val="00801250"/>
    <w:rsid w:val="00801304"/>
    <w:rsid w:val="00801B91"/>
    <w:rsid w:val="00801F44"/>
    <w:rsid w:val="008023B7"/>
    <w:rsid w:val="00802748"/>
    <w:rsid w:val="0080289A"/>
    <w:rsid w:val="00802A2C"/>
    <w:rsid w:val="00802D50"/>
    <w:rsid w:val="00802E2C"/>
    <w:rsid w:val="00802F31"/>
    <w:rsid w:val="00803085"/>
    <w:rsid w:val="008036D3"/>
    <w:rsid w:val="00803975"/>
    <w:rsid w:val="00803F3D"/>
    <w:rsid w:val="0080403F"/>
    <w:rsid w:val="00804504"/>
    <w:rsid w:val="00804569"/>
    <w:rsid w:val="008046A7"/>
    <w:rsid w:val="008049BB"/>
    <w:rsid w:val="00804A24"/>
    <w:rsid w:val="00804DC8"/>
    <w:rsid w:val="00804EFE"/>
    <w:rsid w:val="00805117"/>
    <w:rsid w:val="00805993"/>
    <w:rsid w:val="008059BE"/>
    <w:rsid w:val="00805B0B"/>
    <w:rsid w:val="0080601C"/>
    <w:rsid w:val="00806447"/>
    <w:rsid w:val="00806920"/>
    <w:rsid w:val="00807048"/>
    <w:rsid w:val="00807492"/>
    <w:rsid w:val="00807553"/>
    <w:rsid w:val="00807D3C"/>
    <w:rsid w:val="00807F7F"/>
    <w:rsid w:val="00807FD7"/>
    <w:rsid w:val="008100B5"/>
    <w:rsid w:val="008100C7"/>
    <w:rsid w:val="00810F9B"/>
    <w:rsid w:val="00811365"/>
    <w:rsid w:val="008116CD"/>
    <w:rsid w:val="0081179E"/>
    <w:rsid w:val="00811B1D"/>
    <w:rsid w:val="00811FC0"/>
    <w:rsid w:val="00812442"/>
    <w:rsid w:val="00812DD4"/>
    <w:rsid w:val="0081337C"/>
    <w:rsid w:val="0081385D"/>
    <w:rsid w:val="0081390D"/>
    <w:rsid w:val="00813D55"/>
    <w:rsid w:val="00813E16"/>
    <w:rsid w:val="008142CD"/>
    <w:rsid w:val="008143FD"/>
    <w:rsid w:val="00814662"/>
    <w:rsid w:val="0081469F"/>
    <w:rsid w:val="00814B89"/>
    <w:rsid w:val="00814F71"/>
    <w:rsid w:val="00815108"/>
    <w:rsid w:val="008159CA"/>
    <w:rsid w:val="00815DD1"/>
    <w:rsid w:val="00815DEC"/>
    <w:rsid w:val="00816323"/>
    <w:rsid w:val="00816448"/>
    <w:rsid w:val="008166C9"/>
    <w:rsid w:val="0081705F"/>
    <w:rsid w:val="0081729A"/>
    <w:rsid w:val="00817636"/>
    <w:rsid w:val="0081785F"/>
    <w:rsid w:val="00817A96"/>
    <w:rsid w:val="00817AD2"/>
    <w:rsid w:val="00817C1E"/>
    <w:rsid w:val="00820677"/>
    <w:rsid w:val="00820C41"/>
    <w:rsid w:val="0082134E"/>
    <w:rsid w:val="00821C0A"/>
    <w:rsid w:val="00821F1C"/>
    <w:rsid w:val="008220A2"/>
    <w:rsid w:val="0082211F"/>
    <w:rsid w:val="008222C8"/>
    <w:rsid w:val="0082266A"/>
    <w:rsid w:val="00822E17"/>
    <w:rsid w:val="00823067"/>
    <w:rsid w:val="00823286"/>
    <w:rsid w:val="00823442"/>
    <w:rsid w:val="00823C45"/>
    <w:rsid w:val="00824325"/>
    <w:rsid w:val="00824327"/>
    <w:rsid w:val="008243DC"/>
    <w:rsid w:val="00824571"/>
    <w:rsid w:val="00824F60"/>
    <w:rsid w:val="00825250"/>
    <w:rsid w:val="00825778"/>
    <w:rsid w:val="00825B8F"/>
    <w:rsid w:val="00826001"/>
    <w:rsid w:val="008260D0"/>
    <w:rsid w:val="00826A5D"/>
    <w:rsid w:val="00826D3C"/>
    <w:rsid w:val="00827A8C"/>
    <w:rsid w:val="00827ABA"/>
    <w:rsid w:val="00827B5A"/>
    <w:rsid w:val="00830420"/>
    <w:rsid w:val="008307F8"/>
    <w:rsid w:val="008308CC"/>
    <w:rsid w:val="00830B9C"/>
    <w:rsid w:val="008312A2"/>
    <w:rsid w:val="008313AA"/>
    <w:rsid w:val="0083163B"/>
    <w:rsid w:val="008318E0"/>
    <w:rsid w:val="00831D7E"/>
    <w:rsid w:val="008323A2"/>
    <w:rsid w:val="00832B24"/>
    <w:rsid w:val="0083313E"/>
    <w:rsid w:val="008331BA"/>
    <w:rsid w:val="00833261"/>
    <w:rsid w:val="00833274"/>
    <w:rsid w:val="00833AC5"/>
    <w:rsid w:val="00833C06"/>
    <w:rsid w:val="00833EB2"/>
    <w:rsid w:val="00834C48"/>
    <w:rsid w:val="00834DFD"/>
    <w:rsid w:val="0083503B"/>
    <w:rsid w:val="008352AB"/>
    <w:rsid w:val="0083562D"/>
    <w:rsid w:val="00835883"/>
    <w:rsid w:val="00836826"/>
    <w:rsid w:val="0083696B"/>
    <w:rsid w:val="00836A65"/>
    <w:rsid w:val="00836E9D"/>
    <w:rsid w:val="00837E74"/>
    <w:rsid w:val="00840284"/>
    <w:rsid w:val="008402D5"/>
    <w:rsid w:val="0084050F"/>
    <w:rsid w:val="00840B14"/>
    <w:rsid w:val="00840EF0"/>
    <w:rsid w:val="00840F74"/>
    <w:rsid w:val="008411FF"/>
    <w:rsid w:val="008412F1"/>
    <w:rsid w:val="00841973"/>
    <w:rsid w:val="00841ECF"/>
    <w:rsid w:val="008420D7"/>
    <w:rsid w:val="008423F1"/>
    <w:rsid w:val="008427EE"/>
    <w:rsid w:val="00842A45"/>
    <w:rsid w:val="00842A6C"/>
    <w:rsid w:val="00842FA0"/>
    <w:rsid w:val="008439E3"/>
    <w:rsid w:val="00843A4B"/>
    <w:rsid w:val="00843B92"/>
    <w:rsid w:val="00843FD3"/>
    <w:rsid w:val="0084424D"/>
    <w:rsid w:val="008442B4"/>
    <w:rsid w:val="0084446B"/>
    <w:rsid w:val="00844504"/>
    <w:rsid w:val="008447D0"/>
    <w:rsid w:val="00844915"/>
    <w:rsid w:val="00844B9A"/>
    <w:rsid w:val="00844DF5"/>
    <w:rsid w:val="008451F9"/>
    <w:rsid w:val="00845219"/>
    <w:rsid w:val="008455D7"/>
    <w:rsid w:val="00845CD8"/>
    <w:rsid w:val="00846A39"/>
    <w:rsid w:val="00846FA6"/>
    <w:rsid w:val="00847251"/>
    <w:rsid w:val="008478D6"/>
    <w:rsid w:val="008479E4"/>
    <w:rsid w:val="00850E92"/>
    <w:rsid w:val="00851721"/>
    <w:rsid w:val="00851E57"/>
    <w:rsid w:val="00851E68"/>
    <w:rsid w:val="0085202D"/>
    <w:rsid w:val="008521BD"/>
    <w:rsid w:val="00852378"/>
    <w:rsid w:val="00852CB3"/>
    <w:rsid w:val="00853208"/>
    <w:rsid w:val="0085320A"/>
    <w:rsid w:val="0085332A"/>
    <w:rsid w:val="0085390E"/>
    <w:rsid w:val="008539DB"/>
    <w:rsid w:val="00853A4B"/>
    <w:rsid w:val="00853C53"/>
    <w:rsid w:val="008541A0"/>
    <w:rsid w:val="008548B6"/>
    <w:rsid w:val="00855488"/>
    <w:rsid w:val="008555E2"/>
    <w:rsid w:val="00855E16"/>
    <w:rsid w:val="00855F14"/>
    <w:rsid w:val="00856893"/>
    <w:rsid w:val="00856A81"/>
    <w:rsid w:val="00856BC5"/>
    <w:rsid w:val="00856C97"/>
    <w:rsid w:val="008571BA"/>
    <w:rsid w:val="0085729B"/>
    <w:rsid w:val="008572A3"/>
    <w:rsid w:val="008574E4"/>
    <w:rsid w:val="00857D57"/>
    <w:rsid w:val="008601C9"/>
    <w:rsid w:val="00860270"/>
    <w:rsid w:val="0086060D"/>
    <w:rsid w:val="0086105A"/>
    <w:rsid w:val="00862640"/>
    <w:rsid w:val="008627E8"/>
    <w:rsid w:val="00862B56"/>
    <w:rsid w:val="0086300B"/>
    <w:rsid w:val="00863BA1"/>
    <w:rsid w:val="00863BF1"/>
    <w:rsid w:val="00863C07"/>
    <w:rsid w:val="00863EE2"/>
    <w:rsid w:val="00863F95"/>
    <w:rsid w:val="0086422C"/>
    <w:rsid w:val="00864557"/>
    <w:rsid w:val="00864B6B"/>
    <w:rsid w:val="00864CF2"/>
    <w:rsid w:val="008659C7"/>
    <w:rsid w:val="00865D05"/>
    <w:rsid w:val="008660DC"/>
    <w:rsid w:val="008662AE"/>
    <w:rsid w:val="0086646D"/>
    <w:rsid w:val="008667D9"/>
    <w:rsid w:val="00866E43"/>
    <w:rsid w:val="008670EE"/>
    <w:rsid w:val="0086729C"/>
    <w:rsid w:val="00867363"/>
    <w:rsid w:val="00867492"/>
    <w:rsid w:val="0087080A"/>
    <w:rsid w:val="008708FD"/>
    <w:rsid w:val="00870976"/>
    <w:rsid w:val="008716B0"/>
    <w:rsid w:val="0087178F"/>
    <w:rsid w:val="00871CD5"/>
    <w:rsid w:val="00871FB9"/>
    <w:rsid w:val="00872360"/>
    <w:rsid w:val="008727A0"/>
    <w:rsid w:val="00873494"/>
    <w:rsid w:val="008736CF"/>
    <w:rsid w:val="0087399B"/>
    <w:rsid w:val="00874135"/>
    <w:rsid w:val="00874730"/>
    <w:rsid w:val="00874B9D"/>
    <w:rsid w:val="0087522C"/>
    <w:rsid w:val="008756A9"/>
    <w:rsid w:val="00875CA6"/>
    <w:rsid w:val="00875D8D"/>
    <w:rsid w:val="00875E32"/>
    <w:rsid w:val="00875FC1"/>
    <w:rsid w:val="00876576"/>
    <w:rsid w:val="0087668A"/>
    <w:rsid w:val="00876A9E"/>
    <w:rsid w:val="00876C6E"/>
    <w:rsid w:val="00876EDE"/>
    <w:rsid w:val="008770CE"/>
    <w:rsid w:val="008773F8"/>
    <w:rsid w:val="00877452"/>
    <w:rsid w:val="00877988"/>
    <w:rsid w:val="00877B41"/>
    <w:rsid w:val="0088014B"/>
    <w:rsid w:val="008801D7"/>
    <w:rsid w:val="00880D9D"/>
    <w:rsid w:val="00880F60"/>
    <w:rsid w:val="008814E1"/>
    <w:rsid w:val="008817DB"/>
    <w:rsid w:val="00881C15"/>
    <w:rsid w:val="00881CAA"/>
    <w:rsid w:val="008827E5"/>
    <w:rsid w:val="00882DEF"/>
    <w:rsid w:val="00882F6C"/>
    <w:rsid w:val="008832DA"/>
    <w:rsid w:val="008836F5"/>
    <w:rsid w:val="0088393B"/>
    <w:rsid w:val="00883A61"/>
    <w:rsid w:val="00883B80"/>
    <w:rsid w:val="00883F6F"/>
    <w:rsid w:val="00883FE2"/>
    <w:rsid w:val="008841ED"/>
    <w:rsid w:val="0088428B"/>
    <w:rsid w:val="0088458E"/>
    <w:rsid w:val="008848F8"/>
    <w:rsid w:val="00884931"/>
    <w:rsid w:val="008849EA"/>
    <w:rsid w:val="00884A59"/>
    <w:rsid w:val="00884A8B"/>
    <w:rsid w:val="00884EBE"/>
    <w:rsid w:val="0088555D"/>
    <w:rsid w:val="008856BA"/>
    <w:rsid w:val="0088605D"/>
    <w:rsid w:val="00886403"/>
    <w:rsid w:val="0088671D"/>
    <w:rsid w:val="00886A3E"/>
    <w:rsid w:val="00886C99"/>
    <w:rsid w:val="008874D9"/>
    <w:rsid w:val="00887639"/>
    <w:rsid w:val="00887DF7"/>
    <w:rsid w:val="00887F8B"/>
    <w:rsid w:val="00890465"/>
    <w:rsid w:val="00890597"/>
    <w:rsid w:val="00890B51"/>
    <w:rsid w:val="00890F44"/>
    <w:rsid w:val="00890FE6"/>
    <w:rsid w:val="00891580"/>
    <w:rsid w:val="00891B62"/>
    <w:rsid w:val="00891DCC"/>
    <w:rsid w:val="008929CD"/>
    <w:rsid w:val="00892A23"/>
    <w:rsid w:val="00892C8C"/>
    <w:rsid w:val="0089300C"/>
    <w:rsid w:val="00893263"/>
    <w:rsid w:val="0089338E"/>
    <w:rsid w:val="0089355E"/>
    <w:rsid w:val="00893CA7"/>
    <w:rsid w:val="00894711"/>
    <w:rsid w:val="00894C7B"/>
    <w:rsid w:val="008950E9"/>
    <w:rsid w:val="008958C0"/>
    <w:rsid w:val="00895B2B"/>
    <w:rsid w:val="00895D37"/>
    <w:rsid w:val="00896117"/>
    <w:rsid w:val="00896434"/>
    <w:rsid w:val="00896CA6"/>
    <w:rsid w:val="00897038"/>
    <w:rsid w:val="008976CF"/>
    <w:rsid w:val="008977BF"/>
    <w:rsid w:val="008977DF"/>
    <w:rsid w:val="00897865"/>
    <w:rsid w:val="00897962"/>
    <w:rsid w:val="00897C7D"/>
    <w:rsid w:val="008A000C"/>
    <w:rsid w:val="008A0349"/>
    <w:rsid w:val="008A03BC"/>
    <w:rsid w:val="008A0869"/>
    <w:rsid w:val="008A08BB"/>
    <w:rsid w:val="008A0E6B"/>
    <w:rsid w:val="008A19D8"/>
    <w:rsid w:val="008A1B43"/>
    <w:rsid w:val="008A1CD1"/>
    <w:rsid w:val="008A1D58"/>
    <w:rsid w:val="008A261E"/>
    <w:rsid w:val="008A28FE"/>
    <w:rsid w:val="008A3AC9"/>
    <w:rsid w:val="008A3DF3"/>
    <w:rsid w:val="008A41E5"/>
    <w:rsid w:val="008A437A"/>
    <w:rsid w:val="008A44B0"/>
    <w:rsid w:val="008A4594"/>
    <w:rsid w:val="008A48B2"/>
    <w:rsid w:val="008A5214"/>
    <w:rsid w:val="008A54F8"/>
    <w:rsid w:val="008A58AB"/>
    <w:rsid w:val="008A5A7A"/>
    <w:rsid w:val="008A64D1"/>
    <w:rsid w:val="008A67AC"/>
    <w:rsid w:val="008A693B"/>
    <w:rsid w:val="008A6FDB"/>
    <w:rsid w:val="008A73B8"/>
    <w:rsid w:val="008A7735"/>
    <w:rsid w:val="008A7823"/>
    <w:rsid w:val="008B0067"/>
    <w:rsid w:val="008B08D0"/>
    <w:rsid w:val="008B09AC"/>
    <w:rsid w:val="008B09CD"/>
    <w:rsid w:val="008B0CE8"/>
    <w:rsid w:val="008B1155"/>
    <w:rsid w:val="008B132F"/>
    <w:rsid w:val="008B196C"/>
    <w:rsid w:val="008B1AAD"/>
    <w:rsid w:val="008B2149"/>
    <w:rsid w:val="008B25ED"/>
    <w:rsid w:val="008B2FF0"/>
    <w:rsid w:val="008B3829"/>
    <w:rsid w:val="008B3A69"/>
    <w:rsid w:val="008B4115"/>
    <w:rsid w:val="008B4300"/>
    <w:rsid w:val="008B478B"/>
    <w:rsid w:val="008B4A6B"/>
    <w:rsid w:val="008B4C1A"/>
    <w:rsid w:val="008B52B3"/>
    <w:rsid w:val="008B55A7"/>
    <w:rsid w:val="008B5B3E"/>
    <w:rsid w:val="008B5BEF"/>
    <w:rsid w:val="008B668F"/>
    <w:rsid w:val="008B73F1"/>
    <w:rsid w:val="008B7464"/>
    <w:rsid w:val="008B75F9"/>
    <w:rsid w:val="008B778B"/>
    <w:rsid w:val="008C06DF"/>
    <w:rsid w:val="008C070D"/>
    <w:rsid w:val="008C1268"/>
    <w:rsid w:val="008C12CD"/>
    <w:rsid w:val="008C161B"/>
    <w:rsid w:val="008C1B4F"/>
    <w:rsid w:val="008C1B91"/>
    <w:rsid w:val="008C1D54"/>
    <w:rsid w:val="008C1DB3"/>
    <w:rsid w:val="008C1E82"/>
    <w:rsid w:val="008C20E7"/>
    <w:rsid w:val="008C23BD"/>
    <w:rsid w:val="008C2A80"/>
    <w:rsid w:val="008C2BFF"/>
    <w:rsid w:val="008C3096"/>
    <w:rsid w:val="008C3101"/>
    <w:rsid w:val="008C31AC"/>
    <w:rsid w:val="008C415F"/>
    <w:rsid w:val="008C51D0"/>
    <w:rsid w:val="008C5469"/>
    <w:rsid w:val="008C54B9"/>
    <w:rsid w:val="008C57E8"/>
    <w:rsid w:val="008C5F46"/>
    <w:rsid w:val="008C64D0"/>
    <w:rsid w:val="008C6532"/>
    <w:rsid w:val="008C6C5A"/>
    <w:rsid w:val="008C7AF3"/>
    <w:rsid w:val="008C7D4B"/>
    <w:rsid w:val="008C7FBB"/>
    <w:rsid w:val="008D0302"/>
    <w:rsid w:val="008D034D"/>
    <w:rsid w:val="008D0FED"/>
    <w:rsid w:val="008D1C63"/>
    <w:rsid w:val="008D25DA"/>
    <w:rsid w:val="008D2824"/>
    <w:rsid w:val="008D2B2E"/>
    <w:rsid w:val="008D2DA5"/>
    <w:rsid w:val="008D3F75"/>
    <w:rsid w:val="008D40DD"/>
    <w:rsid w:val="008D41A7"/>
    <w:rsid w:val="008D4B0D"/>
    <w:rsid w:val="008D4B40"/>
    <w:rsid w:val="008D5287"/>
    <w:rsid w:val="008D5707"/>
    <w:rsid w:val="008D5BB0"/>
    <w:rsid w:val="008D5C49"/>
    <w:rsid w:val="008D5CD8"/>
    <w:rsid w:val="008D5DB7"/>
    <w:rsid w:val="008D6314"/>
    <w:rsid w:val="008D63F8"/>
    <w:rsid w:val="008D66DA"/>
    <w:rsid w:val="008D6879"/>
    <w:rsid w:val="008D736C"/>
    <w:rsid w:val="008D79C8"/>
    <w:rsid w:val="008D7A48"/>
    <w:rsid w:val="008E02D0"/>
    <w:rsid w:val="008E0D12"/>
    <w:rsid w:val="008E1BB7"/>
    <w:rsid w:val="008E275A"/>
    <w:rsid w:val="008E2909"/>
    <w:rsid w:val="008E2B61"/>
    <w:rsid w:val="008E2C11"/>
    <w:rsid w:val="008E390D"/>
    <w:rsid w:val="008E4046"/>
    <w:rsid w:val="008E51D1"/>
    <w:rsid w:val="008E52EB"/>
    <w:rsid w:val="008E54E9"/>
    <w:rsid w:val="008E5BF9"/>
    <w:rsid w:val="008E5D06"/>
    <w:rsid w:val="008E63FA"/>
    <w:rsid w:val="008E6C00"/>
    <w:rsid w:val="008E6EB2"/>
    <w:rsid w:val="008E6F83"/>
    <w:rsid w:val="008E6FE1"/>
    <w:rsid w:val="008F0201"/>
    <w:rsid w:val="008F0CFC"/>
    <w:rsid w:val="008F0F09"/>
    <w:rsid w:val="008F0FE5"/>
    <w:rsid w:val="008F1805"/>
    <w:rsid w:val="008F18FB"/>
    <w:rsid w:val="008F1B8C"/>
    <w:rsid w:val="008F24C6"/>
    <w:rsid w:val="008F28A1"/>
    <w:rsid w:val="008F2DAF"/>
    <w:rsid w:val="008F34A3"/>
    <w:rsid w:val="008F3556"/>
    <w:rsid w:val="008F3899"/>
    <w:rsid w:val="008F3A1C"/>
    <w:rsid w:val="008F3E95"/>
    <w:rsid w:val="008F3E9A"/>
    <w:rsid w:val="008F41AD"/>
    <w:rsid w:val="008F4359"/>
    <w:rsid w:val="008F52B2"/>
    <w:rsid w:val="008F54BA"/>
    <w:rsid w:val="008F6524"/>
    <w:rsid w:val="008F6D5D"/>
    <w:rsid w:val="008F6D9A"/>
    <w:rsid w:val="008F6F73"/>
    <w:rsid w:val="008F715A"/>
    <w:rsid w:val="008F7267"/>
    <w:rsid w:val="008F769C"/>
    <w:rsid w:val="008F78C2"/>
    <w:rsid w:val="009002E3"/>
    <w:rsid w:val="00900806"/>
    <w:rsid w:val="00900869"/>
    <w:rsid w:val="00900E17"/>
    <w:rsid w:val="00900E21"/>
    <w:rsid w:val="00901284"/>
    <w:rsid w:val="009017BE"/>
    <w:rsid w:val="009019DC"/>
    <w:rsid w:val="0090213F"/>
    <w:rsid w:val="009028E7"/>
    <w:rsid w:val="00902EC7"/>
    <w:rsid w:val="00903235"/>
    <w:rsid w:val="00903725"/>
    <w:rsid w:val="00903AD1"/>
    <w:rsid w:val="00903DEB"/>
    <w:rsid w:val="009041F7"/>
    <w:rsid w:val="00904562"/>
    <w:rsid w:val="00904BDA"/>
    <w:rsid w:val="0090505D"/>
    <w:rsid w:val="00905468"/>
    <w:rsid w:val="009056C8"/>
    <w:rsid w:val="00905730"/>
    <w:rsid w:val="00905943"/>
    <w:rsid w:val="00905AF7"/>
    <w:rsid w:val="00905D3A"/>
    <w:rsid w:val="00905E32"/>
    <w:rsid w:val="00905E51"/>
    <w:rsid w:val="00905FF0"/>
    <w:rsid w:val="0090641E"/>
    <w:rsid w:val="00906658"/>
    <w:rsid w:val="00906AA2"/>
    <w:rsid w:val="00906B94"/>
    <w:rsid w:val="0090712B"/>
    <w:rsid w:val="009077B0"/>
    <w:rsid w:val="0090787F"/>
    <w:rsid w:val="00907E1D"/>
    <w:rsid w:val="00907EB4"/>
    <w:rsid w:val="00910129"/>
    <w:rsid w:val="009104C0"/>
    <w:rsid w:val="00910CED"/>
    <w:rsid w:val="00910EE3"/>
    <w:rsid w:val="009110C8"/>
    <w:rsid w:val="009112C7"/>
    <w:rsid w:val="009116C9"/>
    <w:rsid w:val="00911AAB"/>
    <w:rsid w:val="00911F8C"/>
    <w:rsid w:val="009122C0"/>
    <w:rsid w:val="00912414"/>
    <w:rsid w:val="009125D6"/>
    <w:rsid w:val="0091282A"/>
    <w:rsid w:val="00912846"/>
    <w:rsid w:val="0091301E"/>
    <w:rsid w:val="0091316B"/>
    <w:rsid w:val="0091341A"/>
    <w:rsid w:val="00914BF6"/>
    <w:rsid w:val="009153ED"/>
    <w:rsid w:val="0091585F"/>
    <w:rsid w:val="00915A76"/>
    <w:rsid w:val="00915A83"/>
    <w:rsid w:val="00915CED"/>
    <w:rsid w:val="00916656"/>
    <w:rsid w:val="009167E3"/>
    <w:rsid w:val="009169D8"/>
    <w:rsid w:val="009169DE"/>
    <w:rsid w:val="0091731D"/>
    <w:rsid w:val="00917351"/>
    <w:rsid w:val="00917B2C"/>
    <w:rsid w:val="00917EC6"/>
    <w:rsid w:val="009200EA"/>
    <w:rsid w:val="009230CB"/>
    <w:rsid w:val="009230E5"/>
    <w:rsid w:val="00923EB7"/>
    <w:rsid w:val="00924142"/>
    <w:rsid w:val="00924723"/>
    <w:rsid w:val="00924AE6"/>
    <w:rsid w:val="00924B0B"/>
    <w:rsid w:val="009250BB"/>
    <w:rsid w:val="00925286"/>
    <w:rsid w:val="009259DE"/>
    <w:rsid w:val="00925A38"/>
    <w:rsid w:val="00925AA2"/>
    <w:rsid w:val="00925B3E"/>
    <w:rsid w:val="00925C1D"/>
    <w:rsid w:val="00925C42"/>
    <w:rsid w:val="00925C7C"/>
    <w:rsid w:val="00925CED"/>
    <w:rsid w:val="00925F3C"/>
    <w:rsid w:val="00925F45"/>
    <w:rsid w:val="00926105"/>
    <w:rsid w:val="009266C8"/>
    <w:rsid w:val="00927234"/>
    <w:rsid w:val="00927392"/>
    <w:rsid w:val="0092750E"/>
    <w:rsid w:val="00927626"/>
    <w:rsid w:val="00927FB2"/>
    <w:rsid w:val="0093108E"/>
    <w:rsid w:val="009315F1"/>
    <w:rsid w:val="009317DF"/>
    <w:rsid w:val="00931959"/>
    <w:rsid w:val="00931CD5"/>
    <w:rsid w:val="009327E1"/>
    <w:rsid w:val="009328ED"/>
    <w:rsid w:val="00932E4E"/>
    <w:rsid w:val="00933248"/>
    <w:rsid w:val="009334C5"/>
    <w:rsid w:val="00933845"/>
    <w:rsid w:val="0093430D"/>
    <w:rsid w:val="00934369"/>
    <w:rsid w:val="0093454E"/>
    <w:rsid w:val="00934C80"/>
    <w:rsid w:val="00936A77"/>
    <w:rsid w:val="00936DAE"/>
    <w:rsid w:val="009373A7"/>
    <w:rsid w:val="0093741A"/>
    <w:rsid w:val="00937442"/>
    <w:rsid w:val="009374B2"/>
    <w:rsid w:val="0093798D"/>
    <w:rsid w:val="009379C8"/>
    <w:rsid w:val="00937F46"/>
    <w:rsid w:val="00940246"/>
    <w:rsid w:val="0094058A"/>
    <w:rsid w:val="00940689"/>
    <w:rsid w:val="009409BE"/>
    <w:rsid w:val="00940A82"/>
    <w:rsid w:val="00940A8F"/>
    <w:rsid w:val="00941309"/>
    <w:rsid w:val="0094148D"/>
    <w:rsid w:val="00941531"/>
    <w:rsid w:val="00941FCC"/>
    <w:rsid w:val="0094277C"/>
    <w:rsid w:val="009427BA"/>
    <w:rsid w:val="009431AF"/>
    <w:rsid w:val="009432F3"/>
    <w:rsid w:val="00943500"/>
    <w:rsid w:val="0094364C"/>
    <w:rsid w:val="0094384F"/>
    <w:rsid w:val="00943FCB"/>
    <w:rsid w:val="009443EF"/>
    <w:rsid w:val="0094448D"/>
    <w:rsid w:val="0094454D"/>
    <w:rsid w:val="00944C58"/>
    <w:rsid w:val="00944E2B"/>
    <w:rsid w:val="0094576E"/>
    <w:rsid w:val="00945A2D"/>
    <w:rsid w:val="00945D38"/>
    <w:rsid w:val="00945DB9"/>
    <w:rsid w:val="00945DBF"/>
    <w:rsid w:val="0094615D"/>
    <w:rsid w:val="00946470"/>
    <w:rsid w:val="0094650E"/>
    <w:rsid w:val="00946FB6"/>
    <w:rsid w:val="00947004"/>
    <w:rsid w:val="00947582"/>
    <w:rsid w:val="009475C3"/>
    <w:rsid w:val="0094777D"/>
    <w:rsid w:val="00947CA8"/>
    <w:rsid w:val="00950027"/>
    <w:rsid w:val="009501E7"/>
    <w:rsid w:val="0095053F"/>
    <w:rsid w:val="00950AE0"/>
    <w:rsid w:val="00950F35"/>
    <w:rsid w:val="00951070"/>
    <w:rsid w:val="00951807"/>
    <w:rsid w:val="009519DC"/>
    <w:rsid w:val="009522A9"/>
    <w:rsid w:val="009524A8"/>
    <w:rsid w:val="00952DB0"/>
    <w:rsid w:val="009530A2"/>
    <w:rsid w:val="009535B8"/>
    <w:rsid w:val="0095399D"/>
    <w:rsid w:val="00953B76"/>
    <w:rsid w:val="00953F0D"/>
    <w:rsid w:val="00953FD9"/>
    <w:rsid w:val="009543B6"/>
    <w:rsid w:val="0095496A"/>
    <w:rsid w:val="00954B1D"/>
    <w:rsid w:val="0095563A"/>
    <w:rsid w:val="00955C25"/>
    <w:rsid w:val="00955D66"/>
    <w:rsid w:val="009565E1"/>
    <w:rsid w:val="00956638"/>
    <w:rsid w:val="0095693D"/>
    <w:rsid w:val="00956BBF"/>
    <w:rsid w:val="00956D27"/>
    <w:rsid w:val="00956E8A"/>
    <w:rsid w:val="0095735B"/>
    <w:rsid w:val="0095764A"/>
    <w:rsid w:val="00957B26"/>
    <w:rsid w:val="00957C77"/>
    <w:rsid w:val="00957CCC"/>
    <w:rsid w:val="009601C2"/>
    <w:rsid w:val="009605F6"/>
    <w:rsid w:val="0096062C"/>
    <w:rsid w:val="00960802"/>
    <w:rsid w:val="00961203"/>
    <w:rsid w:val="00961E9E"/>
    <w:rsid w:val="009622F7"/>
    <w:rsid w:val="009626CE"/>
    <w:rsid w:val="0096295D"/>
    <w:rsid w:val="00962D7B"/>
    <w:rsid w:val="0096318B"/>
    <w:rsid w:val="0096379A"/>
    <w:rsid w:val="00963B32"/>
    <w:rsid w:val="00963CE0"/>
    <w:rsid w:val="00963D25"/>
    <w:rsid w:val="00964287"/>
    <w:rsid w:val="00964539"/>
    <w:rsid w:val="0096481C"/>
    <w:rsid w:val="00964E09"/>
    <w:rsid w:val="00964F90"/>
    <w:rsid w:val="00965141"/>
    <w:rsid w:val="0096517C"/>
    <w:rsid w:val="009651F5"/>
    <w:rsid w:val="00965367"/>
    <w:rsid w:val="0096576C"/>
    <w:rsid w:val="0096611E"/>
    <w:rsid w:val="009666CB"/>
    <w:rsid w:val="00966916"/>
    <w:rsid w:val="00967170"/>
    <w:rsid w:val="009673E7"/>
    <w:rsid w:val="00967A5C"/>
    <w:rsid w:val="00967E58"/>
    <w:rsid w:val="00967F77"/>
    <w:rsid w:val="0097013F"/>
    <w:rsid w:val="00970207"/>
    <w:rsid w:val="00970263"/>
    <w:rsid w:val="009713F5"/>
    <w:rsid w:val="00971736"/>
    <w:rsid w:val="00971752"/>
    <w:rsid w:val="00971DA8"/>
    <w:rsid w:val="0097239E"/>
    <w:rsid w:val="00972598"/>
    <w:rsid w:val="00972FDC"/>
    <w:rsid w:val="00973202"/>
    <w:rsid w:val="0097349C"/>
    <w:rsid w:val="00973FC3"/>
    <w:rsid w:val="009741F4"/>
    <w:rsid w:val="009742A6"/>
    <w:rsid w:val="0097467D"/>
    <w:rsid w:val="00974B29"/>
    <w:rsid w:val="0097537C"/>
    <w:rsid w:val="009755E7"/>
    <w:rsid w:val="00975E41"/>
    <w:rsid w:val="00975F82"/>
    <w:rsid w:val="009760B1"/>
    <w:rsid w:val="00976C03"/>
    <w:rsid w:val="0097750C"/>
    <w:rsid w:val="009775D7"/>
    <w:rsid w:val="00980304"/>
    <w:rsid w:val="009805B3"/>
    <w:rsid w:val="00980710"/>
    <w:rsid w:val="00980764"/>
    <w:rsid w:val="00980DE9"/>
    <w:rsid w:val="00981E78"/>
    <w:rsid w:val="00982427"/>
    <w:rsid w:val="00982B1B"/>
    <w:rsid w:val="00983D94"/>
    <w:rsid w:val="009841F0"/>
    <w:rsid w:val="0098426A"/>
    <w:rsid w:val="009842D4"/>
    <w:rsid w:val="00984495"/>
    <w:rsid w:val="00984497"/>
    <w:rsid w:val="0098453E"/>
    <w:rsid w:val="009845BC"/>
    <w:rsid w:val="00984951"/>
    <w:rsid w:val="00984BF4"/>
    <w:rsid w:val="00984DD4"/>
    <w:rsid w:val="0098574E"/>
    <w:rsid w:val="00985DFF"/>
    <w:rsid w:val="00986084"/>
    <w:rsid w:val="00986AE1"/>
    <w:rsid w:val="00986E4B"/>
    <w:rsid w:val="009872CA"/>
    <w:rsid w:val="00987676"/>
    <w:rsid w:val="00987889"/>
    <w:rsid w:val="00987CBD"/>
    <w:rsid w:val="00990606"/>
    <w:rsid w:val="00990911"/>
    <w:rsid w:val="00990A9F"/>
    <w:rsid w:val="00990F6F"/>
    <w:rsid w:val="00991903"/>
    <w:rsid w:val="00991EB9"/>
    <w:rsid w:val="00991EF3"/>
    <w:rsid w:val="0099209C"/>
    <w:rsid w:val="009920CD"/>
    <w:rsid w:val="00992B5F"/>
    <w:rsid w:val="00992D12"/>
    <w:rsid w:val="009931AB"/>
    <w:rsid w:val="0099362C"/>
    <w:rsid w:val="0099366A"/>
    <w:rsid w:val="0099393B"/>
    <w:rsid w:val="009939F4"/>
    <w:rsid w:val="00993A70"/>
    <w:rsid w:val="009945AB"/>
    <w:rsid w:val="00994AB1"/>
    <w:rsid w:val="00994D17"/>
    <w:rsid w:val="00995A46"/>
    <w:rsid w:val="00995AEC"/>
    <w:rsid w:val="00995D7E"/>
    <w:rsid w:val="00996389"/>
    <w:rsid w:val="009974DA"/>
    <w:rsid w:val="009976ED"/>
    <w:rsid w:val="009978EE"/>
    <w:rsid w:val="0099798F"/>
    <w:rsid w:val="00997AB6"/>
    <w:rsid w:val="00997F26"/>
    <w:rsid w:val="009A0B27"/>
    <w:rsid w:val="009A0FCE"/>
    <w:rsid w:val="009A141B"/>
    <w:rsid w:val="009A1E83"/>
    <w:rsid w:val="009A229E"/>
    <w:rsid w:val="009A29D8"/>
    <w:rsid w:val="009A2EF2"/>
    <w:rsid w:val="009A2FC0"/>
    <w:rsid w:val="009A31B3"/>
    <w:rsid w:val="009A3238"/>
    <w:rsid w:val="009A350D"/>
    <w:rsid w:val="009A35F1"/>
    <w:rsid w:val="009A3B15"/>
    <w:rsid w:val="009A3E30"/>
    <w:rsid w:val="009A40EC"/>
    <w:rsid w:val="009A4115"/>
    <w:rsid w:val="009A4716"/>
    <w:rsid w:val="009A50F4"/>
    <w:rsid w:val="009A50FD"/>
    <w:rsid w:val="009A5421"/>
    <w:rsid w:val="009A56B7"/>
    <w:rsid w:val="009A5834"/>
    <w:rsid w:val="009A5E15"/>
    <w:rsid w:val="009A5F76"/>
    <w:rsid w:val="009A6379"/>
    <w:rsid w:val="009A6C60"/>
    <w:rsid w:val="009A71A4"/>
    <w:rsid w:val="009A71D3"/>
    <w:rsid w:val="009A7748"/>
    <w:rsid w:val="009A7BDF"/>
    <w:rsid w:val="009A7F35"/>
    <w:rsid w:val="009B03F8"/>
    <w:rsid w:val="009B0C0A"/>
    <w:rsid w:val="009B1744"/>
    <w:rsid w:val="009B1B42"/>
    <w:rsid w:val="009B25D5"/>
    <w:rsid w:val="009B29F3"/>
    <w:rsid w:val="009B3A0A"/>
    <w:rsid w:val="009B4007"/>
    <w:rsid w:val="009B4179"/>
    <w:rsid w:val="009B4AE6"/>
    <w:rsid w:val="009B4CAF"/>
    <w:rsid w:val="009B5410"/>
    <w:rsid w:val="009B58CA"/>
    <w:rsid w:val="009B593D"/>
    <w:rsid w:val="009B60C6"/>
    <w:rsid w:val="009B61D8"/>
    <w:rsid w:val="009B634D"/>
    <w:rsid w:val="009B7415"/>
    <w:rsid w:val="009B7867"/>
    <w:rsid w:val="009C0805"/>
    <w:rsid w:val="009C090A"/>
    <w:rsid w:val="009C097F"/>
    <w:rsid w:val="009C0C97"/>
    <w:rsid w:val="009C0E53"/>
    <w:rsid w:val="009C0EBD"/>
    <w:rsid w:val="009C1BDF"/>
    <w:rsid w:val="009C2494"/>
    <w:rsid w:val="009C27B4"/>
    <w:rsid w:val="009C28AA"/>
    <w:rsid w:val="009C295B"/>
    <w:rsid w:val="009C2C3B"/>
    <w:rsid w:val="009C2F43"/>
    <w:rsid w:val="009C2FFB"/>
    <w:rsid w:val="009C36A9"/>
    <w:rsid w:val="009C3931"/>
    <w:rsid w:val="009C3AE9"/>
    <w:rsid w:val="009C3C05"/>
    <w:rsid w:val="009C3D07"/>
    <w:rsid w:val="009C3F64"/>
    <w:rsid w:val="009C47B7"/>
    <w:rsid w:val="009C4B52"/>
    <w:rsid w:val="009C4E40"/>
    <w:rsid w:val="009C55DB"/>
    <w:rsid w:val="009C5813"/>
    <w:rsid w:val="009C58FF"/>
    <w:rsid w:val="009C5FB0"/>
    <w:rsid w:val="009C6072"/>
    <w:rsid w:val="009C6102"/>
    <w:rsid w:val="009C65E6"/>
    <w:rsid w:val="009C66F9"/>
    <w:rsid w:val="009C6E38"/>
    <w:rsid w:val="009C6E5E"/>
    <w:rsid w:val="009C74B8"/>
    <w:rsid w:val="009C753F"/>
    <w:rsid w:val="009C75E4"/>
    <w:rsid w:val="009C7838"/>
    <w:rsid w:val="009D07E6"/>
    <w:rsid w:val="009D10DD"/>
    <w:rsid w:val="009D161B"/>
    <w:rsid w:val="009D1677"/>
    <w:rsid w:val="009D1CB7"/>
    <w:rsid w:val="009D1E23"/>
    <w:rsid w:val="009D20ED"/>
    <w:rsid w:val="009D20FB"/>
    <w:rsid w:val="009D240E"/>
    <w:rsid w:val="009D2447"/>
    <w:rsid w:val="009D2503"/>
    <w:rsid w:val="009D28FA"/>
    <w:rsid w:val="009D2C81"/>
    <w:rsid w:val="009D2EB4"/>
    <w:rsid w:val="009D2FFE"/>
    <w:rsid w:val="009D3046"/>
    <w:rsid w:val="009D314B"/>
    <w:rsid w:val="009D3174"/>
    <w:rsid w:val="009D4BDC"/>
    <w:rsid w:val="009D4DE7"/>
    <w:rsid w:val="009D55F7"/>
    <w:rsid w:val="009D5901"/>
    <w:rsid w:val="009D5CC6"/>
    <w:rsid w:val="009D7050"/>
    <w:rsid w:val="009D76E6"/>
    <w:rsid w:val="009D7913"/>
    <w:rsid w:val="009D792B"/>
    <w:rsid w:val="009D79E2"/>
    <w:rsid w:val="009D7BC3"/>
    <w:rsid w:val="009E09AE"/>
    <w:rsid w:val="009E1183"/>
    <w:rsid w:val="009E1B96"/>
    <w:rsid w:val="009E1D97"/>
    <w:rsid w:val="009E21F8"/>
    <w:rsid w:val="009E22A9"/>
    <w:rsid w:val="009E2A31"/>
    <w:rsid w:val="009E2E9C"/>
    <w:rsid w:val="009E2ECA"/>
    <w:rsid w:val="009E32CD"/>
    <w:rsid w:val="009E369D"/>
    <w:rsid w:val="009E3A3F"/>
    <w:rsid w:val="009E3A4F"/>
    <w:rsid w:val="009E3B5C"/>
    <w:rsid w:val="009E3C2B"/>
    <w:rsid w:val="009E3F3E"/>
    <w:rsid w:val="009E40EB"/>
    <w:rsid w:val="009E4BF7"/>
    <w:rsid w:val="009E4FD0"/>
    <w:rsid w:val="009E522F"/>
    <w:rsid w:val="009E5725"/>
    <w:rsid w:val="009E57BD"/>
    <w:rsid w:val="009E5992"/>
    <w:rsid w:val="009E601E"/>
    <w:rsid w:val="009E60CF"/>
    <w:rsid w:val="009E6129"/>
    <w:rsid w:val="009E6504"/>
    <w:rsid w:val="009E65DA"/>
    <w:rsid w:val="009E6F5D"/>
    <w:rsid w:val="009E7198"/>
    <w:rsid w:val="009E7366"/>
    <w:rsid w:val="009E753A"/>
    <w:rsid w:val="009E769D"/>
    <w:rsid w:val="009E78FC"/>
    <w:rsid w:val="009E7F49"/>
    <w:rsid w:val="009E7F81"/>
    <w:rsid w:val="009F0689"/>
    <w:rsid w:val="009F081C"/>
    <w:rsid w:val="009F0CDA"/>
    <w:rsid w:val="009F13D6"/>
    <w:rsid w:val="009F144D"/>
    <w:rsid w:val="009F165F"/>
    <w:rsid w:val="009F178E"/>
    <w:rsid w:val="009F17D4"/>
    <w:rsid w:val="009F1AA7"/>
    <w:rsid w:val="009F1E0C"/>
    <w:rsid w:val="009F1E3B"/>
    <w:rsid w:val="009F20A1"/>
    <w:rsid w:val="009F2CBA"/>
    <w:rsid w:val="009F2E16"/>
    <w:rsid w:val="009F2E3C"/>
    <w:rsid w:val="009F352B"/>
    <w:rsid w:val="009F38DF"/>
    <w:rsid w:val="009F4090"/>
    <w:rsid w:val="009F4436"/>
    <w:rsid w:val="009F4972"/>
    <w:rsid w:val="009F4A4E"/>
    <w:rsid w:val="009F4F64"/>
    <w:rsid w:val="009F4FE7"/>
    <w:rsid w:val="009F5222"/>
    <w:rsid w:val="009F5D72"/>
    <w:rsid w:val="009F5E26"/>
    <w:rsid w:val="009F6114"/>
    <w:rsid w:val="009F64F6"/>
    <w:rsid w:val="009F659F"/>
    <w:rsid w:val="009F694F"/>
    <w:rsid w:val="009F6A01"/>
    <w:rsid w:val="009F6A8A"/>
    <w:rsid w:val="009F6BE6"/>
    <w:rsid w:val="009F6C50"/>
    <w:rsid w:val="009F79E3"/>
    <w:rsid w:val="009F7AF5"/>
    <w:rsid w:val="00A00772"/>
    <w:rsid w:val="00A00A33"/>
    <w:rsid w:val="00A00A80"/>
    <w:rsid w:val="00A015ED"/>
    <w:rsid w:val="00A019A0"/>
    <w:rsid w:val="00A01B23"/>
    <w:rsid w:val="00A0260D"/>
    <w:rsid w:val="00A02CF3"/>
    <w:rsid w:val="00A03856"/>
    <w:rsid w:val="00A03C7A"/>
    <w:rsid w:val="00A03D9F"/>
    <w:rsid w:val="00A04020"/>
    <w:rsid w:val="00A0497F"/>
    <w:rsid w:val="00A04983"/>
    <w:rsid w:val="00A052A8"/>
    <w:rsid w:val="00A05365"/>
    <w:rsid w:val="00A05D70"/>
    <w:rsid w:val="00A06234"/>
    <w:rsid w:val="00A06A56"/>
    <w:rsid w:val="00A0718C"/>
    <w:rsid w:val="00A071B0"/>
    <w:rsid w:val="00A07847"/>
    <w:rsid w:val="00A07A3C"/>
    <w:rsid w:val="00A07BD7"/>
    <w:rsid w:val="00A07D91"/>
    <w:rsid w:val="00A07F32"/>
    <w:rsid w:val="00A101AB"/>
    <w:rsid w:val="00A101C4"/>
    <w:rsid w:val="00A11860"/>
    <w:rsid w:val="00A123F7"/>
    <w:rsid w:val="00A12768"/>
    <w:rsid w:val="00A128DD"/>
    <w:rsid w:val="00A12AD1"/>
    <w:rsid w:val="00A130BA"/>
    <w:rsid w:val="00A132CA"/>
    <w:rsid w:val="00A135E5"/>
    <w:rsid w:val="00A138F1"/>
    <w:rsid w:val="00A13C47"/>
    <w:rsid w:val="00A13F4A"/>
    <w:rsid w:val="00A1441F"/>
    <w:rsid w:val="00A1475C"/>
    <w:rsid w:val="00A14B9A"/>
    <w:rsid w:val="00A14C29"/>
    <w:rsid w:val="00A14DF4"/>
    <w:rsid w:val="00A14E92"/>
    <w:rsid w:val="00A15673"/>
    <w:rsid w:val="00A15A3E"/>
    <w:rsid w:val="00A15A9F"/>
    <w:rsid w:val="00A15D27"/>
    <w:rsid w:val="00A1749A"/>
    <w:rsid w:val="00A17CF1"/>
    <w:rsid w:val="00A203E9"/>
    <w:rsid w:val="00A20566"/>
    <w:rsid w:val="00A2097A"/>
    <w:rsid w:val="00A20D3F"/>
    <w:rsid w:val="00A21187"/>
    <w:rsid w:val="00A21482"/>
    <w:rsid w:val="00A21F2C"/>
    <w:rsid w:val="00A221C4"/>
    <w:rsid w:val="00A2230D"/>
    <w:rsid w:val="00A22F7E"/>
    <w:rsid w:val="00A23180"/>
    <w:rsid w:val="00A2396D"/>
    <w:rsid w:val="00A2422E"/>
    <w:rsid w:val="00A243EE"/>
    <w:rsid w:val="00A245E7"/>
    <w:rsid w:val="00A246EA"/>
    <w:rsid w:val="00A24A9E"/>
    <w:rsid w:val="00A268B7"/>
    <w:rsid w:val="00A275AB"/>
    <w:rsid w:val="00A27657"/>
    <w:rsid w:val="00A27E29"/>
    <w:rsid w:val="00A30AFC"/>
    <w:rsid w:val="00A30CC1"/>
    <w:rsid w:val="00A310F3"/>
    <w:rsid w:val="00A315DE"/>
    <w:rsid w:val="00A3171A"/>
    <w:rsid w:val="00A318D7"/>
    <w:rsid w:val="00A31DEC"/>
    <w:rsid w:val="00A32911"/>
    <w:rsid w:val="00A32B8D"/>
    <w:rsid w:val="00A32BEB"/>
    <w:rsid w:val="00A33034"/>
    <w:rsid w:val="00A33387"/>
    <w:rsid w:val="00A336DC"/>
    <w:rsid w:val="00A3471D"/>
    <w:rsid w:val="00A35854"/>
    <w:rsid w:val="00A35D98"/>
    <w:rsid w:val="00A36562"/>
    <w:rsid w:val="00A3692B"/>
    <w:rsid w:val="00A36AB0"/>
    <w:rsid w:val="00A36E17"/>
    <w:rsid w:val="00A37421"/>
    <w:rsid w:val="00A37895"/>
    <w:rsid w:val="00A37A97"/>
    <w:rsid w:val="00A40224"/>
    <w:rsid w:val="00A4057E"/>
    <w:rsid w:val="00A40C7E"/>
    <w:rsid w:val="00A40E9F"/>
    <w:rsid w:val="00A40FD7"/>
    <w:rsid w:val="00A41596"/>
    <w:rsid w:val="00A41B6E"/>
    <w:rsid w:val="00A41DF3"/>
    <w:rsid w:val="00A423B5"/>
    <w:rsid w:val="00A42976"/>
    <w:rsid w:val="00A42E39"/>
    <w:rsid w:val="00A42FC7"/>
    <w:rsid w:val="00A430DD"/>
    <w:rsid w:val="00A430E5"/>
    <w:rsid w:val="00A4390E"/>
    <w:rsid w:val="00A43A0C"/>
    <w:rsid w:val="00A43FBC"/>
    <w:rsid w:val="00A44B7D"/>
    <w:rsid w:val="00A4575D"/>
    <w:rsid w:val="00A45966"/>
    <w:rsid w:val="00A45AD7"/>
    <w:rsid w:val="00A45BEA"/>
    <w:rsid w:val="00A45CFF"/>
    <w:rsid w:val="00A4609A"/>
    <w:rsid w:val="00A4667C"/>
    <w:rsid w:val="00A4680F"/>
    <w:rsid w:val="00A46849"/>
    <w:rsid w:val="00A47326"/>
    <w:rsid w:val="00A47631"/>
    <w:rsid w:val="00A502D5"/>
    <w:rsid w:val="00A50FA0"/>
    <w:rsid w:val="00A51176"/>
    <w:rsid w:val="00A512FD"/>
    <w:rsid w:val="00A5189B"/>
    <w:rsid w:val="00A51AEA"/>
    <w:rsid w:val="00A51EEA"/>
    <w:rsid w:val="00A5255F"/>
    <w:rsid w:val="00A528AC"/>
    <w:rsid w:val="00A53378"/>
    <w:rsid w:val="00A53671"/>
    <w:rsid w:val="00A536FF"/>
    <w:rsid w:val="00A54551"/>
    <w:rsid w:val="00A546F2"/>
    <w:rsid w:val="00A5485D"/>
    <w:rsid w:val="00A54B17"/>
    <w:rsid w:val="00A5509B"/>
    <w:rsid w:val="00A5626F"/>
    <w:rsid w:val="00A562BF"/>
    <w:rsid w:val="00A56711"/>
    <w:rsid w:val="00A56AF7"/>
    <w:rsid w:val="00A56F39"/>
    <w:rsid w:val="00A577C5"/>
    <w:rsid w:val="00A57AC4"/>
    <w:rsid w:val="00A6027C"/>
    <w:rsid w:val="00A60766"/>
    <w:rsid w:val="00A6098E"/>
    <w:rsid w:val="00A612A0"/>
    <w:rsid w:val="00A6156A"/>
    <w:rsid w:val="00A61621"/>
    <w:rsid w:val="00A618D5"/>
    <w:rsid w:val="00A61B5F"/>
    <w:rsid w:val="00A61E22"/>
    <w:rsid w:val="00A62613"/>
    <w:rsid w:val="00A6286C"/>
    <w:rsid w:val="00A62A58"/>
    <w:rsid w:val="00A631C7"/>
    <w:rsid w:val="00A63742"/>
    <w:rsid w:val="00A64337"/>
    <w:rsid w:val="00A644D5"/>
    <w:rsid w:val="00A64A05"/>
    <w:rsid w:val="00A64E19"/>
    <w:rsid w:val="00A64E1B"/>
    <w:rsid w:val="00A64FA1"/>
    <w:rsid w:val="00A65008"/>
    <w:rsid w:val="00A6522A"/>
    <w:rsid w:val="00A654E3"/>
    <w:rsid w:val="00A65E6F"/>
    <w:rsid w:val="00A664B7"/>
    <w:rsid w:val="00A66E02"/>
    <w:rsid w:val="00A66E29"/>
    <w:rsid w:val="00A6728C"/>
    <w:rsid w:val="00A67910"/>
    <w:rsid w:val="00A70435"/>
    <w:rsid w:val="00A70689"/>
    <w:rsid w:val="00A71838"/>
    <w:rsid w:val="00A718E1"/>
    <w:rsid w:val="00A725F4"/>
    <w:rsid w:val="00A72C6D"/>
    <w:rsid w:val="00A72E34"/>
    <w:rsid w:val="00A72E70"/>
    <w:rsid w:val="00A7372F"/>
    <w:rsid w:val="00A737D1"/>
    <w:rsid w:val="00A74433"/>
    <w:rsid w:val="00A7443D"/>
    <w:rsid w:val="00A74601"/>
    <w:rsid w:val="00A746ED"/>
    <w:rsid w:val="00A74C56"/>
    <w:rsid w:val="00A75618"/>
    <w:rsid w:val="00A757BA"/>
    <w:rsid w:val="00A75ED9"/>
    <w:rsid w:val="00A75F06"/>
    <w:rsid w:val="00A76552"/>
    <w:rsid w:val="00A76B44"/>
    <w:rsid w:val="00A76B89"/>
    <w:rsid w:val="00A76EA2"/>
    <w:rsid w:val="00A76EAB"/>
    <w:rsid w:val="00A76F8D"/>
    <w:rsid w:val="00A76FB9"/>
    <w:rsid w:val="00A77315"/>
    <w:rsid w:val="00A80488"/>
    <w:rsid w:val="00A80508"/>
    <w:rsid w:val="00A8059D"/>
    <w:rsid w:val="00A80854"/>
    <w:rsid w:val="00A824D5"/>
    <w:rsid w:val="00A83256"/>
    <w:rsid w:val="00A832A0"/>
    <w:rsid w:val="00A834CB"/>
    <w:rsid w:val="00A837B9"/>
    <w:rsid w:val="00A83B29"/>
    <w:rsid w:val="00A83F29"/>
    <w:rsid w:val="00A8409B"/>
    <w:rsid w:val="00A842AA"/>
    <w:rsid w:val="00A847A6"/>
    <w:rsid w:val="00A84B54"/>
    <w:rsid w:val="00A84E44"/>
    <w:rsid w:val="00A852E9"/>
    <w:rsid w:val="00A85313"/>
    <w:rsid w:val="00A85375"/>
    <w:rsid w:val="00A8565B"/>
    <w:rsid w:val="00A85747"/>
    <w:rsid w:val="00A85828"/>
    <w:rsid w:val="00A859D1"/>
    <w:rsid w:val="00A85B35"/>
    <w:rsid w:val="00A868A2"/>
    <w:rsid w:val="00A86A4E"/>
    <w:rsid w:val="00A86BBA"/>
    <w:rsid w:val="00A86C39"/>
    <w:rsid w:val="00A86C51"/>
    <w:rsid w:val="00A86ED4"/>
    <w:rsid w:val="00A8729F"/>
    <w:rsid w:val="00A87864"/>
    <w:rsid w:val="00A87A90"/>
    <w:rsid w:val="00A87A9F"/>
    <w:rsid w:val="00A87BA4"/>
    <w:rsid w:val="00A87D33"/>
    <w:rsid w:val="00A87E79"/>
    <w:rsid w:val="00A87E87"/>
    <w:rsid w:val="00A908A6"/>
    <w:rsid w:val="00A90BDF"/>
    <w:rsid w:val="00A90C7A"/>
    <w:rsid w:val="00A90ED2"/>
    <w:rsid w:val="00A90FD1"/>
    <w:rsid w:val="00A91609"/>
    <w:rsid w:val="00A92655"/>
    <w:rsid w:val="00A93159"/>
    <w:rsid w:val="00A93435"/>
    <w:rsid w:val="00A9349A"/>
    <w:rsid w:val="00A93604"/>
    <w:rsid w:val="00A943C2"/>
    <w:rsid w:val="00A943E2"/>
    <w:rsid w:val="00A94A99"/>
    <w:rsid w:val="00A94ADC"/>
    <w:rsid w:val="00A94DFB"/>
    <w:rsid w:val="00A94F7C"/>
    <w:rsid w:val="00A955B1"/>
    <w:rsid w:val="00A9591D"/>
    <w:rsid w:val="00A95DC7"/>
    <w:rsid w:val="00A961B0"/>
    <w:rsid w:val="00A96288"/>
    <w:rsid w:val="00A96372"/>
    <w:rsid w:val="00A964F8"/>
    <w:rsid w:val="00A965D2"/>
    <w:rsid w:val="00A967D9"/>
    <w:rsid w:val="00A969B9"/>
    <w:rsid w:val="00A96D87"/>
    <w:rsid w:val="00A97100"/>
    <w:rsid w:val="00A97439"/>
    <w:rsid w:val="00A97491"/>
    <w:rsid w:val="00AA0074"/>
    <w:rsid w:val="00AA0161"/>
    <w:rsid w:val="00AA0B21"/>
    <w:rsid w:val="00AA1489"/>
    <w:rsid w:val="00AA23C2"/>
    <w:rsid w:val="00AA2A15"/>
    <w:rsid w:val="00AA2D03"/>
    <w:rsid w:val="00AA3880"/>
    <w:rsid w:val="00AA3B20"/>
    <w:rsid w:val="00AA3D25"/>
    <w:rsid w:val="00AA49FB"/>
    <w:rsid w:val="00AA4BC6"/>
    <w:rsid w:val="00AA4E59"/>
    <w:rsid w:val="00AA4FC9"/>
    <w:rsid w:val="00AA522D"/>
    <w:rsid w:val="00AA554B"/>
    <w:rsid w:val="00AA571C"/>
    <w:rsid w:val="00AA577F"/>
    <w:rsid w:val="00AA5CD0"/>
    <w:rsid w:val="00AA6C75"/>
    <w:rsid w:val="00AA6E52"/>
    <w:rsid w:val="00AA6FD9"/>
    <w:rsid w:val="00AA7318"/>
    <w:rsid w:val="00AA7538"/>
    <w:rsid w:val="00AA76B0"/>
    <w:rsid w:val="00AA7776"/>
    <w:rsid w:val="00AB0107"/>
    <w:rsid w:val="00AB0335"/>
    <w:rsid w:val="00AB05B7"/>
    <w:rsid w:val="00AB0DE7"/>
    <w:rsid w:val="00AB0F77"/>
    <w:rsid w:val="00AB12E0"/>
    <w:rsid w:val="00AB1940"/>
    <w:rsid w:val="00AB1DEC"/>
    <w:rsid w:val="00AB265B"/>
    <w:rsid w:val="00AB2F7A"/>
    <w:rsid w:val="00AB31D3"/>
    <w:rsid w:val="00AB3799"/>
    <w:rsid w:val="00AB3C0A"/>
    <w:rsid w:val="00AB42E3"/>
    <w:rsid w:val="00AB43FE"/>
    <w:rsid w:val="00AB4776"/>
    <w:rsid w:val="00AB5564"/>
    <w:rsid w:val="00AB5889"/>
    <w:rsid w:val="00AB5B7D"/>
    <w:rsid w:val="00AB5D59"/>
    <w:rsid w:val="00AB6083"/>
    <w:rsid w:val="00AB61D8"/>
    <w:rsid w:val="00AB651B"/>
    <w:rsid w:val="00AB690D"/>
    <w:rsid w:val="00AB6A65"/>
    <w:rsid w:val="00AB6CA5"/>
    <w:rsid w:val="00AB7A2B"/>
    <w:rsid w:val="00AB7B88"/>
    <w:rsid w:val="00AC03B2"/>
    <w:rsid w:val="00AC09EB"/>
    <w:rsid w:val="00AC0A08"/>
    <w:rsid w:val="00AC0EF1"/>
    <w:rsid w:val="00AC0FA8"/>
    <w:rsid w:val="00AC1B41"/>
    <w:rsid w:val="00AC1CF7"/>
    <w:rsid w:val="00AC1E87"/>
    <w:rsid w:val="00AC2B63"/>
    <w:rsid w:val="00AC2FAB"/>
    <w:rsid w:val="00AC3116"/>
    <w:rsid w:val="00AC31DB"/>
    <w:rsid w:val="00AC387F"/>
    <w:rsid w:val="00AC3BB8"/>
    <w:rsid w:val="00AC3EB4"/>
    <w:rsid w:val="00AC3F2A"/>
    <w:rsid w:val="00AC4153"/>
    <w:rsid w:val="00AC523B"/>
    <w:rsid w:val="00AC5461"/>
    <w:rsid w:val="00AC57E8"/>
    <w:rsid w:val="00AC5939"/>
    <w:rsid w:val="00AC5D14"/>
    <w:rsid w:val="00AC5DD2"/>
    <w:rsid w:val="00AC5E5F"/>
    <w:rsid w:val="00AC5F41"/>
    <w:rsid w:val="00AC5FF3"/>
    <w:rsid w:val="00AC64E0"/>
    <w:rsid w:val="00AC67E3"/>
    <w:rsid w:val="00AC6971"/>
    <w:rsid w:val="00AC75BD"/>
    <w:rsid w:val="00AC7856"/>
    <w:rsid w:val="00AC78DE"/>
    <w:rsid w:val="00AC7A9A"/>
    <w:rsid w:val="00AD044F"/>
    <w:rsid w:val="00AD08B5"/>
    <w:rsid w:val="00AD0C51"/>
    <w:rsid w:val="00AD0D02"/>
    <w:rsid w:val="00AD0D4E"/>
    <w:rsid w:val="00AD104C"/>
    <w:rsid w:val="00AD181C"/>
    <w:rsid w:val="00AD1833"/>
    <w:rsid w:val="00AD194B"/>
    <w:rsid w:val="00AD1F3A"/>
    <w:rsid w:val="00AD22A7"/>
    <w:rsid w:val="00AD23D0"/>
    <w:rsid w:val="00AD26D3"/>
    <w:rsid w:val="00AD2B18"/>
    <w:rsid w:val="00AD2B23"/>
    <w:rsid w:val="00AD2D98"/>
    <w:rsid w:val="00AD2E62"/>
    <w:rsid w:val="00AD2F18"/>
    <w:rsid w:val="00AD2F4F"/>
    <w:rsid w:val="00AD349E"/>
    <w:rsid w:val="00AD35F9"/>
    <w:rsid w:val="00AD3E20"/>
    <w:rsid w:val="00AD478E"/>
    <w:rsid w:val="00AD5811"/>
    <w:rsid w:val="00AD5A1E"/>
    <w:rsid w:val="00AD5B9E"/>
    <w:rsid w:val="00AD6368"/>
    <w:rsid w:val="00AD68D6"/>
    <w:rsid w:val="00AD6CCD"/>
    <w:rsid w:val="00AD7009"/>
    <w:rsid w:val="00AD7434"/>
    <w:rsid w:val="00AD7838"/>
    <w:rsid w:val="00AD7A03"/>
    <w:rsid w:val="00AE09E3"/>
    <w:rsid w:val="00AE13D0"/>
    <w:rsid w:val="00AE1B4E"/>
    <w:rsid w:val="00AE1B9C"/>
    <w:rsid w:val="00AE2BAA"/>
    <w:rsid w:val="00AE3B5F"/>
    <w:rsid w:val="00AE44AA"/>
    <w:rsid w:val="00AE47D2"/>
    <w:rsid w:val="00AE4881"/>
    <w:rsid w:val="00AE4FBC"/>
    <w:rsid w:val="00AE52B8"/>
    <w:rsid w:val="00AE5895"/>
    <w:rsid w:val="00AE5D2F"/>
    <w:rsid w:val="00AE5FF6"/>
    <w:rsid w:val="00AE668E"/>
    <w:rsid w:val="00AE6730"/>
    <w:rsid w:val="00AE79F5"/>
    <w:rsid w:val="00AE7BD7"/>
    <w:rsid w:val="00AF0222"/>
    <w:rsid w:val="00AF086C"/>
    <w:rsid w:val="00AF088E"/>
    <w:rsid w:val="00AF0997"/>
    <w:rsid w:val="00AF0D57"/>
    <w:rsid w:val="00AF131A"/>
    <w:rsid w:val="00AF17F9"/>
    <w:rsid w:val="00AF1E0D"/>
    <w:rsid w:val="00AF1F6D"/>
    <w:rsid w:val="00AF1FEC"/>
    <w:rsid w:val="00AF2562"/>
    <w:rsid w:val="00AF2649"/>
    <w:rsid w:val="00AF2889"/>
    <w:rsid w:val="00AF29B6"/>
    <w:rsid w:val="00AF29ED"/>
    <w:rsid w:val="00AF343E"/>
    <w:rsid w:val="00AF3584"/>
    <w:rsid w:val="00AF4141"/>
    <w:rsid w:val="00AF4E8E"/>
    <w:rsid w:val="00AF61D7"/>
    <w:rsid w:val="00AF6426"/>
    <w:rsid w:val="00AF6629"/>
    <w:rsid w:val="00AF6736"/>
    <w:rsid w:val="00AF6A91"/>
    <w:rsid w:val="00AF6B56"/>
    <w:rsid w:val="00AF6BAF"/>
    <w:rsid w:val="00AF6E6D"/>
    <w:rsid w:val="00AF71DF"/>
    <w:rsid w:val="00AF7356"/>
    <w:rsid w:val="00AF788F"/>
    <w:rsid w:val="00AF7FB4"/>
    <w:rsid w:val="00B001E5"/>
    <w:rsid w:val="00B005E3"/>
    <w:rsid w:val="00B0153A"/>
    <w:rsid w:val="00B01666"/>
    <w:rsid w:val="00B0216D"/>
    <w:rsid w:val="00B02179"/>
    <w:rsid w:val="00B02425"/>
    <w:rsid w:val="00B02749"/>
    <w:rsid w:val="00B02869"/>
    <w:rsid w:val="00B02CCB"/>
    <w:rsid w:val="00B0380A"/>
    <w:rsid w:val="00B046D0"/>
    <w:rsid w:val="00B04707"/>
    <w:rsid w:val="00B04AA6"/>
    <w:rsid w:val="00B04D57"/>
    <w:rsid w:val="00B04E5C"/>
    <w:rsid w:val="00B0554B"/>
    <w:rsid w:val="00B05C9F"/>
    <w:rsid w:val="00B060F6"/>
    <w:rsid w:val="00B06B65"/>
    <w:rsid w:val="00B073F4"/>
    <w:rsid w:val="00B07526"/>
    <w:rsid w:val="00B07818"/>
    <w:rsid w:val="00B07A79"/>
    <w:rsid w:val="00B07B19"/>
    <w:rsid w:val="00B07B46"/>
    <w:rsid w:val="00B10C2A"/>
    <w:rsid w:val="00B1192D"/>
    <w:rsid w:val="00B11AF0"/>
    <w:rsid w:val="00B11EE5"/>
    <w:rsid w:val="00B11F58"/>
    <w:rsid w:val="00B12A2E"/>
    <w:rsid w:val="00B12DE1"/>
    <w:rsid w:val="00B12F98"/>
    <w:rsid w:val="00B1381C"/>
    <w:rsid w:val="00B142E1"/>
    <w:rsid w:val="00B14514"/>
    <w:rsid w:val="00B146C3"/>
    <w:rsid w:val="00B149C0"/>
    <w:rsid w:val="00B14A39"/>
    <w:rsid w:val="00B14A3E"/>
    <w:rsid w:val="00B14B04"/>
    <w:rsid w:val="00B158A5"/>
    <w:rsid w:val="00B15963"/>
    <w:rsid w:val="00B15D1F"/>
    <w:rsid w:val="00B15E44"/>
    <w:rsid w:val="00B15E69"/>
    <w:rsid w:val="00B16679"/>
    <w:rsid w:val="00B167C0"/>
    <w:rsid w:val="00B16D64"/>
    <w:rsid w:val="00B172C3"/>
    <w:rsid w:val="00B17554"/>
    <w:rsid w:val="00B176A6"/>
    <w:rsid w:val="00B176F3"/>
    <w:rsid w:val="00B200A5"/>
    <w:rsid w:val="00B20347"/>
    <w:rsid w:val="00B20540"/>
    <w:rsid w:val="00B20689"/>
    <w:rsid w:val="00B20E6F"/>
    <w:rsid w:val="00B20EDB"/>
    <w:rsid w:val="00B20FB0"/>
    <w:rsid w:val="00B21851"/>
    <w:rsid w:val="00B218AB"/>
    <w:rsid w:val="00B2223C"/>
    <w:rsid w:val="00B22B82"/>
    <w:rsid w:val="00B22E97"/>
    <w:rsid w:val="00B231A8"/>
    <w:rsid w:val="00B23B0F"/>
    <w:rsid w:val="00B23C11"/>
    <w:rsid w:val="00B23C17"/>
    <w:rsid w:val="00B23DAB"/>
    <w:rsid w:val="00B248CB"/>
    <w:rsid w:val="00B24A43"/>
    <w:rsid w:val="00B24D9D"/>
    <w:rsid w:val="00B2591F"/>
    <w:rsid w:val="00B25984"/>
    <w:rsid w:val="00B25A4D"/>
    <w:rsid w:val="00B26515"/>
    <w:rsid w:val="00B26549"/>
    <w:rsid w:val="00B26618"/>
    <w:rsid w:val="00B2661B"/>
    <w:rsid w:val="00B26A1F"/>
    <w:rsid w:val="00B26F91"/>
    <w:rsid w:val="00B26FF0"/>
    <w:rsid w:val="00B27046"/>
    <w:rsid w:val="00B27290"/>
    <w:rsid w:val="00B27461"/>
    <w:rsid w:val="00B27826"/>
    <w:rsid w:val="00B278E1"/>
    <w:rsid w:val="00B27A39"/>
    <w:rsid w:val="00B27A64"/>
    <w:rsid w:val="00B27CDA"/>
    <w:rsid w:val="00B27E87"/>
    <w:rsid w:val="00B27EC4"/>
    <w:rsid w:val="00B30071"/>
    <w:rsid w:val="00B302D4"/>
    <w:rsid w:val="00B30A05"/>
    <w:rsid w:val="00B30A3A"/>
    <w:rsid w:val="00B3117D"/>
    <w:rsid w:val="00B31B1D"/>
    <w:rsid w:val="00B31B73"/>
    <w:rsid w:val="00B32D42"/>
    <w:rsid w:val="00B32EE6"/>
    <w:rsid w:val="00B32F07"/>
    <w:rsid w:val="00B33017"/>
    <w:rsid w:val="00B33531"/>
    <w:rsid w:val="00B33B1F"/>
    <w:rsid w:val="00B33CC2"/>
    <w:rsid w:val="00B33F5D"/>
    <w:rsid w:val="00B34020"/>
    <w:rsid w:val="00B34525"/>
    <w:rsid w:val="00B345FE"/>
    <w:rsid w:val="00B349FC"/>
    <w:rsid w:val="00B34BCE"/>
    <w:rsid w:val="00B357AE"/>
    <w:rsid w:val="00B35CC6"/>
    <w:rsid w:val="00B35EFF"/>
    <w:rsid w:val="00B36419"/>
    <w:rsid w:val="00B36617"/>
    <w:rsid w:val="00B36812"/>
    <w:rsid w:val="00B369EC"/>
    <w:rsid w:val="00B36D2F"/>
    <w:rsid w:val="00B36E11"/>
    <w:rsid w:val="00B371D1"/>
    <w:rsid w:val="00B373FC"/>
    <w:rsid w:val="00B377CA"/>
    <w:rsid w:val="00B378C1"/>
    <w:rsid w:val="00B37A74"/>
    <w:rsid w:val="00B37C3F"/>
    <w:rsid w:val="00B4048F"/>
    <w:rsid w:val="00B40711"/>
    <w:rsid w:val="00B40A44"/>
    <w:rsid w:val="00B41039"/>
    <w:rsid w:val="00B41A24"/>
    <w:rsid w:val="00B41CC7"/>
    <w:rsid w:val="00B42B9C"/>
    <w:rsid w:val="00B4320B"/>
    <w:rsid w:val="00B43478"/>
    <w:rsid w:val="00B43598"/>
    <w:rsid w:val="00B43881"/>
    <w:rsid w:val="00B4411E"/>
    <w:rsid w:val="00B44254"/>
    <w:rsid w:val="00B44C8C"/>
    <w:rsid w:val="00B44E4D"/>
    <w:rsid w:val="00B45068"/>
    <w:rsid w:val="00B45093"/>
    <w:rsid w:val="00B45236"/>
    <w:rsid w:val="00B4529C"/>
    <w:rsid w:val="00B452C6"/>
    <w:rsid w:val="00B45516"/>
    <w:rsid w:val="00B45544"/>
    <w:rsid w:val="00B45D34"/>
    <w:rsid w:val="00B463ED"/>
    <w:rsid w:val="00B4659F"/>
    <w:rsid w:val="00B4721E"/>
    <w:rsid w:val="00B473BF"/>
    <w:rsid w:val="00B476DB"/>
    <w:rsid w:val="00B477F0"/>
    <w:rsid w:val="00B4781B"/>
    <w:rsid w:val="00B47C44"/>
    <w:rsid w:val="00B47DDD"/>
    <w:rsid w:val="00B500A2"/>
    <w:rsid w:val="00B50129"/>
    <w:rsid w:val="00B50775"/>
    <w:rsid w:val="00B5088B"/>
    <w:rsid w:val="00B50BFC"/>
    <w:rsid w:val="00B510B7"/>
    <w:rsid w:val="00B511E5"/>
    <w:rsid w:val="00B5150D"/>
    <w:rsid w:val="00B5172E"/>
    <w:rsid w:val="00B51775"/>
    <w:rsid w:val="00B51DA2"/>
    <w:rsid w:val="00B5278D"/>
    <w:rsid w:val="00B5318E"/>
    <w:rsid w:val="00B53544"/>
    <w:rsid w:val="00B5358D"/>
    <w:rsid w:val="00B54187"/>
    <w:rsid w:val="00B544BF"/>
    <w:rsid w:val="00B5473B"/>
    <w:rsid w:val="00B549CD"/>
    <w:rsid w:val="00B54A21"/>
    <w:rsid w:val="00B54CDD"/>
    <w:rsid w:val="00B54FB8"/>
    <w:rsid w:val="00B55120"/>
    <w:rsid w:val="00B55A99"/>
    <w:rsid w:val="00B56536"/>
    <w:rsid w:val="00B56582"/>
    <w:rsid w:val="00B567AB"/>
    <w:rsid w:val="00B56A21"/>
    <w:rsid w:val="00B56A7E"/>
    <w:rsid w:val="00B57232"/>
    <w:rsid w:val="00B5749F"/>
    <w:rsid w:val="00B5750A"/>
    <w:rsid w:val="00B57DAC"/>
    <w:rsid w:val="00B600C1"/>
    <w:rsid w:val="00B60927"/>
    <w:rsid w:val="00B609C5"/>
    <w:rsid w:val="00B60A94"/>
    <w:rsid w:val="00B60C9F"/>
    <w:rsid w:val="00B60FC7"/>
    <w:rsid w:val="00B612FE"/>
    <w:rsid w:val="00B617A0"/>
    <w:rsid w:val="00B61824"/>
    <w:rsid w:val="00B619A1"/>
    <w:rsid w:val="00B61BF0"/>
    <w:rsid w:val="00B62359"/>
    <w:rsid w:val="00B62583"/>
    <w:rsid w:val="00B627FE"/>
    <w:rsid w:val="00B62ADA"/>
    <w:rsid w:val="00B62BBD"/>
    <w:rsid w:val="00B62E80"/>
    <w:rsid w:val="00B62EC6"/>
    <w:rsid w:val="00B633E9"/>
    <w:rsid w:val="00B6350A"/>
    <w:rsid w:val="00B63E57"/>
    <w:rsid w:val="00B63F95"/>
    <w:rsid w:val="00B63FAE"/>
    <w:rsid w:val="00B645C0"/>
    <w:rsid w:val="00B646BB"/>
    <w:rsid w:val="00B64E18"/>
    <w:rsid w:val="00B6572C"/>
    <w:rsid w:val="00B6584A"/>
    <w:rsid w:val="00B65BA3"/>
    <w:rsid w:val="00B65BFF"/>
    <w:rsid w:val="00B665DA"/>
    <w:rsid w:val="00B674F2"/>
    <w:rsid w:val="00B6762C"/>
    <w:rsid w:val="00B6774D"/>
    <w:rsid w:val="00B67AE8"/>
    <w:rsid w:val="00B67E63"/>
    <w:rsid w:val="00B70457"/>
    <w:rsid w:val="00B705FB"/>
    <w:rsid w:val="00B70902"/>
    <w:rsid w:val="00B70AA6"/>
    <w:rsid w:val="00B71077"/>
    <w:rsid w:val="00B71164"/>
    <w:rsid w:val="00B71408"/>
    <w:rsid w:val="00B716EE"/>
    <w:rsid w:val="00B71850"/>
    <w:rsid w:val="00B71BE8"/>
    <w:rsid w:val="00B71CE2"/>
    <w:rsid w:val="00B72B89"/>
    <w:rsid w:val="00B72D1C"/>
    <w:rsid w:val="00B72D55"/>
    <w:rsid w:val="00B72E4F"/>
    <w:rsid w:val="00B72EDE"/>
    <w:rsid w:val="00B72F6C"/>
    <w:rsid w:val="00B7346B"/>
    <w:rsid w:val="00B734E5"/>
    <w:rsid w:val="00B7378D"/>
    <w:rsid w:val="00B739B9"/>
    <w:rsid w:val="00B73F08"/>
    <w:rsid w:val="00B73FCC"/>
    <w:rsid w:val="00B746EA"/>
    <w:rsid w:val="00B74990"/>
    <w:rsid w:val="00B74B31"/>
    <w:rsid w:val="00B74BF0"/>
    <w:rsid w:val="00B74E3C"/>
    <w:rsid w:val="00B75439"/>
    <w:rsid w:val="00B75839"/>
    <w:rsid w:val="00B7597B"/>
    <w:rsid w:val="00B75D2F"/>
    <w:rsid w:val="00B75EEA"/>
    <w:rsid w:val="00B75F32"/>
    <w:rsid w:val="00B75F66"/>
    <w:rsid w:val="00B76C00"/>
    <w:rsid w:val="00B76EA2"/>
    <w:rsid w:val="00B7715F"/>
    <w:rsid w:val="00B772CC"/>
    <w:rsid w:val="00B77479"/>
    <w:rsid w:val="00B77A89"/>
    <w:rsid w:val="00B77E27"/>
    <w:rsid w:val="00B800DF"/>
    <w:rsid w:val="00B8083A"/>
    <w:rsid w:val="00B80BB4"/>
    <w:rsid w:val="00B80C2A"/>
    <w:rsid w:val="00B80D43"/>
    <w:rsid w:val="00B81437"/>
    <w:rsid w:val="00B81600"/>
    <w:rsid w:val="00B81FDB"/>
    <w:rsid w:val="00B81FFA"/>
    <w:rsid w:val="00B820EB"/>
    <w:rsid w:val="00B829B0"/>
    <w:rsid w:val="00B82A28"/>
    <w:rsid w:val="00B82BE8"/>
    <w:rsid w:val="00B82BFE"/>
    <w:rsid w:val="00B82EF5"/>
    <w:rsid w:val="00B8306A"/>
    <w:rsid w:val="00B8311E"/>
    <w:rsid w:val="00B833E0"/>
    <w:rsid w:val="00B83BE5"/>
    <w:rsid w:val="00B84546"/>
    <w:rsid w:val="00B8457F"/>
    <w:rsid w:val="00B84670"/>
    <w:rsid w:val="00B846DB"/>
    <w:rsid w:val="00B8471C"/>
    <w:rsid w:val="00B84DE5"/>
    <w:rsid w:val="00B84EC7"/>
    <w:rsid w:val="00B84F46"/>
    <w:rsid w:val="00B85737"/>
    <w:rsid w:val="00B85793"/>
    <w:rsid w:val="00B8579D"/>
    <w:rsid w:val="00B8592D"/>
    <w:rsid w:val="00B8628B"/>
    <w:rsid w:val="00B865C6"/>
    <w:rsid w:val="00B86BAA"/>
    <w:rsid w:val="00B86C8B"/>
    <w:rsid w:val="00B87609"/>
    <w:rsid w:val="00B87B44"/>
    <w:rsid w:val="00B87BDB"/>
    <w:rsid w:val="00B90613"/>
    <w:rsid w:val="00B908FA"/>
    <w:rsid w:val="00B9101B"/>
    <w:rsid w:val="00B918D7"/>
    <w:rsid w:val="00B91963"/>
    <w:rsid w:val="00B91C7B"/>
    <w:rsid w:val="00B9201A"/>
    <w:rsid w:val="00B922CE"/>
    <w:rsid w:val="00B92622"/>
    <w:rsid w:val="00B93170"/>
    <w:rsid w:val="00B93BCD"/>
    <w:rsid w:val="00B93D8D"/>
    <w:rsid w:val="00B94072"/>
    <w:rsid w:val="00B9471E"/>
    <w:rsid w:val="00B94972"/>
    <w:rsid w:val="00B94C48"/>
    <w:rsid w:val="00B94FAC"/>
    <w:rsid w:val="00B9504B"/>
    <w:rsid w:val="00B95545"/>
    <w:rsid w:val="00B95556"/>
    <w:rsid w:val="00B9556E"/>
    <w:rsid w:val="00B960AC"/>
    <w:rsid w:val="00B96118"/>
    <w:rsid w:val="00B9621D"/>
    <w:rsid w:val="00B96318"/>
    <w:rsid w:val="00B9648F"/>
    <w:rsid w:val="00B96BB2"/>
    <w:rsid w:val="00B971D5"/>
    <w:rsid w:val="00B9756A"/>
    <w:rsid w:val="00B97C74"/>
    <w:rsid w:val="00B97F79"/>
    <w:rsid w:val="00BA06D9"/>
    <w:rsid w:val="00BA08AE"/>
    <w:rsid w:val="00BA0F1B"/>
    <w:rsid w:val="00BA11FB"/>
    <w:rsid w:val="00BA179B"/>
    <w:rsid w:val="00BA1929"/>
    <w:rsid w:val="00BA1DAC"/>
    <w:rsid w:val="00BA2010"/>
    <w:rsid w:val="00BA2349"/>
    <w:rsid w:val="00BA25F4"/>
    <w:rsid w:val="00BA2A30"/>
    <w:rsid w:val="00BA2A41"/>
    <w:rsid w:val="00BA2DF6"/>
    <w:rsid w:val="00BA2EF2"/>
    <w:rsid w:val="00BA36C7"/>
    <w:rsid w:val="00BA397E"/>
    <w:rsid w:val="00BA3B4A"/>
    <w:rsid w:val="00BA3DB5"/>
    <w:rsid w:val="00BA4120"/>
    <w:rsid w:val="00BA4B72"/>
    <w:rsid w:val="00BA5017"/>
    <w:rsid w:val="00BA5283"/>
    <w:rsid w:val="00BA5EF8"/>
    <w:rsid w:val="00BA622E"/>
    <w:rsid w:val="00BA6A2C"/>
    <w:rsid w:val="00BA6B99"/>
    <w:rsid w:val="00BA6FDC"/>
    <w:rsid w:val="00BA71B3"/>
    <w:rsid w:val="00BA778B"/>
    <w:rsid w:val="00BB02FA"/>
    <w:rsid w:val="00BB04AD"/>
    <w:rsid w:val="00BB09D4"/>
    <w:rsid w:val="00BB09F9"/>
    <w:rsid w:val="00BB0A39"/>
    <w:rsid w:val="00BB1069"/>
    <w:rsid w:val="00BB19C6"/>
    <w:rsid w:val="00BB2314"/>
    <w:rsid w:val="00BB235E"/>
    <w:rsid w:val="00BB2586"/>
    <w:rsid w:val="00BB271C"/>
    <w:rsid w:val="00BB2A9F"/>
    <w:rsid w:val="00BB319A"/>
    <w:rsid w:val="00BB3D39"/>
    <w:rsid w:val="00BB3FCB"/>
    <w:rsid w:val="00BB408C"/>
    <w:rsid w:val="00BB4288"/>
    <w:rsid w:val="00BB4F3E"/>
    <w:rsid w:val="00BB531F"/>
    <w:rsid w:val="00BB59E1"/>
    <w:rsid w:val="00BB5C58"/>
    <w:rsid w:val="00BB5E57"/>
    <w:rsid w:val="00BB638F"/>
    <w:rsid w:val="00BB69AA"/>
    <w:rsid w:val="00BB7536"/>
    <w:rsid w:val="00BC0123"/>
    <w:rsid w:val="00BC0490"/>
    <w:rsid w:val="00BC0525"/>
    <w:rsid w:val="00BC0F73"/>
    <w:rsid w:val="00BC1F7A"/>
    <w:rsid w:val="00BC2238"/>
    <w:rsid w:val="00BC2859"/>
    <w:rsid w:val="00BC2BC7"/>
    <w:rsid w:val="00BC2EF1"/>
    <w:rsid w:val="00BC323D"/>
    <w:rsid w:val="00BC33BF"/>
    <w:rsid w:val="00BC346B"/>
    <w:rsid w:val="00BC3498"/>
    <w:rsid w:val="00BC3D77"/>
    <w:rsid w:val="00BC448D"/>
    <w:rsid w:val="00BC4839"/>
    <w:rsid w:val="00BC484A"/>
    <w:rsid w:val="00BC4944"/>
    <w:rsid w:val="00BC4C58"/>
    <w:rsid w:val="00BC4C8F"/>
    <w:rsid w:val="00BC5461"/>
    <w:rsid w:val="00BC56D9"/>
    <w:rsid w:val="00BC5973"/>
    <w:rsid w:val="00BC5B87"/>
    <w:rsid w:val="00BC5D96"/>
    <w:rsid w:val="00BC62F9"/>
    <w:rsid w:val="00BC631A"/>
    <w:rsid w:val="00BC6E15"/>
    <w:rsid w:val="00BC7147"/>
    <w:rsid w:val="00BC740A"/>
    <w:rsid w:val="00BC779A"/>
    <w:rsid w:val="00BC7A71"/>
    <w:rsid w:val="00BC7CFF"/>
    <w:rsid w:val="00BC7F25"/>
    <w:rsid w:val="00BD03A5"/>
    <w:rsid w:val="00BD0FD6"/>
    <w:rsid w:val="00BD10A2"/>
    <w:rsid w:val="00BD1355"/>
    <w:rsid w:val="00BD1DFD"/>
    <w:rsid w:val="00BD23D0"/>
    <w:rsid w:val="00BD2807"/>
    <w:rsid w:val="00BD2992"/>
    <w:rsid w:val="00BD2A64"/>
    <w:rsid w:val="00BD2BDA"/>
    <w:rsid w:val="00BD2ECF"/>
    <w:rsid w:val="00BD383D"/>
    <w:rsid w:val="00BD39A6"/>
    <w:rsid w:val="00BD3C62"/>
    <w:rsid w:val="00BD48EF"/>
    <w:rsid w:val="00BD4A20"/>
    <w:rsid w:val="00BD4B6F"/>
    <w:rsid w:val="00BD4D35"/>
    <w:rsid w:val="00BD4D53"/>
    <w:rsid w:val="00BD4F2F"/>
    <w:rsid w:val="00BD52CF"/>
    <w:rsid w:val="00BD539E"/>
    <w:rsid w:val="00BD590F"/>
    <w:rsid w:val="00BD5A68"/>
    <w:rsid w:val="00BD5A6A"/>
    <w:rsid w:val="00BD6226"/>
    <w:rsid w:val="00BD643E"/>
    <w:rsid w:val="00BD671F"/>
    <w:rsid w:val="00BD6C07"/>
    <w:rsid w:val="00BD747B"/>
    <w:rsid w:val="00BD7650"/>
    <w:rsid w:val="00BD791C"/>
    <w:rsid w:val="00BD7F0C"/>
    <w:rsid w:val="00BE115F"/>
    <w:rsid w:val="00BE133F"/>
    <w:rsid w:val="00BE1711"/>
    <w:rsid w:val="00BE17C1"/>
    <w:rsid w:val="00BE1B8C"/>
    <w:rsid w:val="00BE1BA8"/>
    <w:rsid w:val="00BE1C3F"/>
    <w:rsid w:val="00BE28A5"/>
    <w:rsid w:val="00BE2B3D"/>
    <w:rsid w:val="00BE329D"/>
    <w:rsid w:val="00BE42E8"/>
    <w:rsid w:val="00BE42F5"/>
    <w:rsid w:val="00BE4870"/>
    <w:rsid w:val="00BE4C81"/>
    <w:rsid w:val="00BE4FF8"/>
    <w:rsid w:val="00BE5086"/>
    <w:rsid w:val="00BE51BB"/>
    <w:rsid w:val="00BE5C4A"/>
    <w:rsid w:val="00BE5E93"/>
    <w:rsid w:val="00BE6911"/>
    <w:rsid w:val="00BE6E35"/>
    <w:rsid w:val="00BE72EC"/>
    <w:rsid w:val="00BE79A8"/>
    <w:rsid w:val="00BE7A5D"/>
    <w:rsid w:val="00BE7CF3"/>
    <w:rsid w:val="00BE7DE9"/>
    <w:rsid w:val="00BF0335"/>
    <w:rsid w:val="00BF044C"/>
    <w:rsid w:val="00BF0551"/>
    <w:rsid w:val="00BF0563"/>
    <w:rsid w:val="00BF06A9"/>
    <w:rsid w:val="00BF0859"/>
    <w:rsid w:val="00BF1380"/>
    <w:rsid w:val="00BF1A3B"/>
    <w:rsid w:val="00BF1C11"/>
    <w:rsid w:val="00BF22E6"/>
    <w:rsid w:val="00BF2669"/>
    <w:rsid w:val="00BF2747"/>
    <w:rsid w:val="00BF2861"/>
    <w:rsid w:val="00BF2BB4"/>
    <w:rsid w:val="00BF3A4D"/>
    <w:rsid w:val="00BF3F97"/>
    <w:rsid w:val="00BF4037"/>
    <w:rsid w:val="00BF4191"/>
    <w:rsid w:val="00BF4252"/>
    <w:rsid w:val="00BF4E5B"/>
    <w:rsid w:val="00BF52F4"/>
    <w:rsid w:val="00BF579A"/>
    <w:rsid w:val="00BF5CA3"/>
    <w:rsid w:val="00BF6750"/>
    <w:rsid w:val="00BF7475"/>
    <w:rsid w:val="00BF7FE7"/>
    <w:rsid w:val="00C00093"/>
    <w:rsid w:val="00C005B8"/>
    <w:rsid w:val="00C00A93"/>
    <w:rsid w:val="00C00CC0"/>
    <w:rsid w:val="00C00DCA"/>
    <w:rsid w:val="00C00E3F"/>
    <w:rsid w:val="00C0133D"/>
    <w:rsid w:val="00C01D13"/>
    <w:rsid w:val="00C0220E"/>
    <w:rsid w:val="00C030B6"/>
    <w:rsid w:val="00C0330E"/>
    <w:rsid w:val="00C0418E"/>
    <w:rsid w:val="00C0469D"/>
    <w:rsid w:val="00C049C4"/>
    <w:rsid w:val="00C04B85"/>
    <w:rsid w:val="00C04BE5"/>
    <w:rsid w:val="00C04D7B"/>
    <w:rsid w:val="00C05178"/>
    <w:rsid w:val="00C05469"/>
    <w:rsid w:val="00C0658F"/>
    <w:rsid w:val="00C06ABE"/>
    <w:rsid w:val="00C06E71"/>
    <w:rsid w:val="00C07155"/>
    <w:rsid w:val="00C07482"/>
    <w:rsid w:val="00C07C62"/>
    <w:rsid w:val="00C103E8"/>
    <w:rsid w:val="00C105A3"/>
    <w:rsid w:val="00C109D2"/>
    <w:rsid w:val="00C10CAA"/>
    <w:rsid w:val="00C111FD"/>
    <w:rsid w:val="00C1124D"/>
    <w:rsid w:val="00C11760"/>
    <w:rsid w:val="00C119D8"/>
    <w:rsid w:val="00C11F25"/>
    <w:rsid w:val="00C1244D"/>
    <w:rsid w:val="00C1256C"/>
    <w:rsid w:val="00C12856"/>
    <w:rsid w:val="00C12D22"/>
    <w:rsid w:val="00C13238"/>
    <w:rsid w:val="00C13266"/>
    <w:rsid w:val="00C13637"/>
    <w:rsid w:val="00C138D8"/>
    <w:rsid w:val="00C13F5B"/>
    <w:rsid w:val="00C1453E"/>
    <w:rsid w:val="00C14551"/>
    <w:rsid w:val="00C14755"/>
    <w:rsid w:val="00C14830"/>
    <w:rsid w:val="00C14B22"/>
    <w:rsid w:val="00C14E5D"/>
    <w:rsid w:val="00C15546"/>
    <w:rsid w:val="00C1571F"/>
    <w:rsid w:val="00C15BCB"/>
    <w:rsid w:val="00C15C24"/>
    <w:rsid w:val="00C15E2E"/>
    <w:rsid w:val="00C16E6A"/>
    <w:rsid w:val="00C16E73"/>
    <w:rsid w:val="00C16E8A"/>
    <w:rsid w:val="00C16FA5"/>
    <w:rsid w:val="00C179C4"/>
    <w:rsid w:val="00C17A2F"/>
    <w:rsid w:val="00C17FEA"/>
    <w:rsid w:val="00C20409"/>
    <w:rsid w:val="00C215E0"/>
    <w:rsid w:val="00C21B1F"/>
    <w:rsid w:val="00C21D42"/>
    <w:rsid w:val="00C22235"/>
    <w:rsid w:val="00C22905"/>
    <w:rsid w:val="00C23157"/>
    <w:rsid w:val="00C232C9"/>
    <w:rsid w:val="00C23598"/>
    <w:rsid w:val="00C23740"/>
    <w:rsid w:val="00C237FD"/>
    <w:rsid w:val="00C23979"/>
    <w:rsid w:val="00C23A4C"/>
    <w:rsid w:val="00C23B58"/>
    <w:rsid w:val="00C24495"/>
    <w:rsid w:val="00C24803"/>
    <w:rsid w:val="00C24B2E"/>
    <w:rsid w:val="00C24BB8"/>
    <w:rsid w:val="00C24C05"/>
    <w:rsid w:val="00C25876"/>
    <w:rsid w:val="00C25986"/>
    <w:rsid w:val="00C265EF"/>
    <w:rsid w:val="00C26BF5"/>
    <w:rsid w:val="00C26D18"/>
    <w:rsid w:val="00C2782C"/>
    <w:rsid w:val="00C27B66"/>
    <w:rsid w:val="00C30305"/>
    <w:rsid w:val="00C30423"/>
    <w:rsid w:val="00C304BA"/>
    <w:rsid w:val="00C30ADB"/>
    <w:rsid w:val="00C30AEF"/>
    <w:rsid w:val="00C30E26"/>
    <w:rsid w:val="00C312E4"/>
    <w:rsid w:val="00C31656"/>
    <w:rsid w:val="00C31AF6"/>
    <w:rsid w:val="00C325AC"/>
    <w:rsid w:val="00C325DA"/>
    <w:rsid w:val="00C32E05"/>
    <w:rsid w:val="00C3312E"/>
    <w:rsid w:val="00C33172"/>
    <w:rsid w:val="00C332DA"/>
    <w:rsid w:val="00C3350B"/>
    <w:rsid w:val="00C33598"/>
    <w:rsid w:val="00C3367A"/>
    <w:rsid w:val="00C33718"/>
    <w:rsid w:val="00C338D1"/>
    <w:rsid w:val="00C3483C"/>
    <w:rsid w:val="00C34882"/>
    <w:rsid w:val="00C349FE"/>
    <w:rsid w:val="00C34A64"/>
    <w:rsid w:val="00C34B09"/>
    <w:rsid w:val="00C34D22"/>
    <w:rsid w:val="00C35844"/>
    <w:rsid w:val="00C35B6A"/>
    <w:rsid w:val="00C35C52"/>
    <w:rsid w:val="00C35C9E"/>
    <w:rsid w:val="00C35EB7"/>
    <w:rsid w:val="00C35FFD"/>
    <w:rsid w:val="00C36237"/>
    <w:rsid w:val="00C362DB"/>
    <w:rsid w:val="00C368AE"/>
    <w:rsid w:val="00C36C8B"/>
    <w:rsid w:val="00C3704F"/>
    <w:rsid w:val="00C3708E"/>
    <w:rsid w:val="00C37344"/>
    <w:rsid w:val="00C37587"/>
    <w:rsid w:val="00C37A8E"/>
    <w:rsid w:val="00C37E4F"/>
    <w:rsid w:val="00C40649"/>
    <w:rsid w:val="00C406F6"/>
    <w:rsid w:val="00C40771"/>
    <w:rsid w:val="00C40EE3"/>
    <w:rsid w:val="00C4108C"/>
    <w:rsid w:val="00C4120B"/>
    <w:rsid w:val="00C41BBF"/>
    <w:rsid w:val="00C41BEA"/>
    <w:rsid w:val="00C41EC4"/>
    <w:rsid w:val="00C41F62"/>
    <w:rsid w:val="00C427C9"/>
    <w:rsid w:val="00C4345A"/>
    <w:rsid w:val="00C43947"/>
    <w:rsid w:val="00C443CF"/>
    <w:rsid w:val="00C44543"/>
    <w:rsid w:val="00C4466E"/>
    <w:rsid w:val="00C44710"/>
    <w:rsid w:val="00C447F4"/>
    <w:rsid w:val="00C44888"/>
    <w:rsid w:val="00C448C5"/>
    <w:rsid w:val="00C44B92"/>
    <w:rsid w:val="00C44E61"/>
    <w:rsid w:val="00C44EDD"/>
    <w:rsid w:val="00C4505E"/>
    <w:rsid w:val="00C4539E"/>
    <w:rsid w:val="00C45743"/>
    <w:rsid w:val="00C45790"/>
    <w:rsid w:val="00C469AF"/>
    <w:rsid w:val="00C46D77"/>
    <w:rsid w:val="00C47683"/>
    <w:rsid w:val="00C4769B"/>
    <w:rsid w:val="00C478B8"/>
    <w:rsid w:val="00C47A3E"/>
    <w:rsid w:val="00C47BC8"/>
    <w:rsid w:val="00C47D88"/>
    <w:rsid w:val="00C5012E"/>
    <w:rsid w:val="00C506DB"/>
    <w:rsid w:val="00C50B8E"/>
    <w:rsid w:val="00C50EBF"/>
    <w:rsid w:val="00C50F98"/>
    <w:rsid w:val="00C51207"/>
    <w:rsid w:val="00C516F7"/>
    <w:rsid w:val="00C519C4"/>
    <w:rsid w:val="00C51D15"/>
    <w:rsid w:val="00C51DE9"/>
    <w:rsid w:val="00C51FCC"/>
    <w:rsid w:val="00C521ED"/>
    <w:rsid w:val="00C52477"/>
    <w:rsid w:val="00C52CEF"/>
    <w:rsid w:val="00C52CFB"/>
    <w:rsid w:val="00C52EB1"/>
    <w:rsid w:val="00C5339F"/>
    <w:rsid w:val="00C53519"/>
    <w:rsid w:val="00C535A9"/>
    <w:rsid w:val="00C535D4"/>
    <w:rsid w:val="00C535E8"/>
    <w:rsid w:val="00C53F01"/>
    <w:rsid w:val="00C545DD"/>
    <w:rsid w:val="00C54C5F"/>
    <w:rsid w:val="00C54D63"/>
    <w:rsid w:val="00C54EA6"/>
    <w:rsid w:val="00C55364"/>
    <w:rsid w:val="00C55652"/>
    <w:rsid w:val="00C55716"/>
    <w:rsid w:val="00C571E2"/>
    <w:rsid w:val="00C57EED"/>
    <w:rsid w:val="00C57F28"/>
    <w:rsid w:val="00C60216"/>
    <w:rsid w:val="00C61726"/>
    <w:rsid w:val="00C61B7D"/>
    <w:rsid w:val="00C622CD"/>
    <w:rsid w:val="00C62348"/>
    <w:rsid w:val="00C62508"/>
    <w:rsid w:val="00C6266F"/>
    <w:rsid w:val="00C62890"/>
    <w:rsid w:val="00C628DC"/>
    <w:rsid w:val="00C62A74"/>
    <w:rsid w:val="00C6304C"/>
    <w:rsid w:val="00C63763"/>
    <w:rsid w:val="00C63AA6"/>
    <w:rsid w:val="00C63B4C"/>
    <w:rsid w:val="00C63FD1"/>
    <w:rsid w:val="00C640D0"/>
    <w:rsid w:val="00C64AC3"/>
    <w:rsid w:val="00C65427"/>
    <w:rsid w:val="00C657B2"/>
    <w:rsid w:val="00C6591D"/>
    <w:rsid w:val="00C66139"/>
    <w:rsid w:val="00C661F8"/>
    <w:rsid w:val="00C66681"/>
    <w:rsid w:val="00C66821"/>
    <w:rsid w:val="00C66FD8"/>
    <w:rsid w:val="00C6748A"/>
    <w:rsid w:val="00C67661"/>
    <w:rsid w:val="00C67D43"/>
    <w:rsid w:val="00C67DF6"/>
    <w:rsid w:val="00C70798"/>
    <w:rsid w:val="00C70D3D"/>
    <w:rsid w:val="00C7124B"/>
    <w:rsid w:val="00C71555"/>
    <w:rsid w:val="00C7186B"/>
    <w:rsid w:val="00C718DF"/>
    <w:rsid w:val="00C71B2F"/>
    <w:rsid w:val="00C720E1"/>
    <w:rsid w:val="00C72D5F"/>
    <w:rsid w:val="00C7321A"/>
    <w:rsid w:val="00C73DD7"/>
    <w:rsid w:val="00C74157"/>
    <w:rsid w:val="00C744A1"/>
    <w:rsid w:val="00C745E1"/>
    <w:rsid w:val="00C7462C"/>
    <w:rsid w:val="00C7514B"/>
    <w:rsid w:val="00C7569C"/>
    <w:rsid w:val="00C75CB6"/>
    <w:rsid w:val="00C75DD9"/>
    <w:rsid w:val="00C75E92"/>
    <w:rsid w:val="00C76015"/>
    <w:rsid w:val="00C761A4"/>
    <w:rsid w:val="00C76D7E"/>
    <w:rsid w:val="00C76D8E"/>
    <w:rsid w:val="00C76DFE"/>
    <w:rsid w:val="00C772F3"/>
    <w:rsid w:val="00C77D24"/>
    <w:rsid w:val="00C801BA"/>
    <w:rsid w:val="00C8084C"/>
    <w:rsid w:val="00C80A26"/>
    <w:rsid w:val="00C80B3F"/>
    <w:rsid w:val="00C80F14"/>
    <w:rsid w:val="00C80F7F"/>
    <w:rsid w:val="00C811E2"/>
    <w:rsid w:val="00C8135E"/>
    <w:rsid w:val="00C81866"/>
    <w:rsid w:val="00C82209"/>
    <w:rsid w:val="00C8250F"/>
    <w:rsid w:val="00C82D4C"/>
    <w:rsid w:val="00C831D1"/>
    <w:rsid w:val="00C83273"/>
    <w:rsid w:val="00C8383D"/>
    <w:rsid w:val="00C83917"/>
    <w:rsid w:val="00C84307"/>
    <w:rsid w:val="00C84548"/>
    <w:rsid w:val="00C84D39"/>
    <w:rsid w:val="00C852DF"/>
    <w:rsid w:val="00C8530B"/>
    <w:rsid w:val="00C85B97"/>
    <w:rsid w:val="00C8610A"/>
    <w:rsid w:val="00C8659C"/>
    <w:rsid w:val="00C87277"/>
    <w:rsid w:val="00C9008A"/>
    <w:rsid w:val="00C9011D"/>
    <w:rsid w:val="00C904EC"/>
    <w:rsid w:val="00C908EB"/>
    <w:rsid w:val="00C9096B"/>
    <w:rsid w:val="00C909ED"/>
    <w:rsid w:val="00C90C99"/>
    <w:rsid w:val="00C90D84"/>
    <w:rsid w:val="00C90EFC"/>
    <w:rsid w:val="00C913A0"/>
    <w:rsid w:val="00C9183C"/>
    <w:rsid w:val="00C91B1D"/>
    <w:rsid w:val="00C91C12"/>
    <w:rsid w:val="00C91DC7"/>
    <w:rsid w:val="00C92AC6"/>
    <w:rsid w:val="00C92CD5"/>
    <w:rsid w:val="00C92F0D"/>
    <w:rsid w:val="00C9322A"/>
    <w:rsid w:val="00C93AFB"/>
    <w:rsid w:val="00C93C3E"/>
    <w:rsid w:val="00C93D77"/>
    <w:rsid w:val="00C9429F"/>
    <w:rsid w:val="00C94690"/>
    <w:rsid w:val="00C94CFE"/>
    <w:rsid w:val="00C94F3E"/>
    <w:rsid w:val="00C94F93"/>
    <w:rsid w:val="00C953CB"/>
    <w:rsid w:val="00C957A5"/>
    <w:rsid w:val="00C957D5"/>
    <w:rsid w:val="00C95906"/>
    <w:rsid w:val="00C95930"/>
    <w:rsid w:val="00C95B8A"/>
    <w:rsid w:val="00C960F4"/>
    <w:rsid w:val="00C966DC"/>
    <w:rsid w:val="00C96C3D"/>
    <w:rsid w:val="00C96F34"/>
    <w:rsid w:val="00C97920"/>
    <w:rsid w:val="00C97C9E"/>
    <w:rsid w:val="00C97D13"/>
    <w:rsid w:val="00C97D9A"/>
    <w:rsid w:val="00CA00A2"/>
    <w:rsid w:val="00CA0185"/>
    <w:rsid w:val="00CA035C"/>
    <w:rsid w:val="00CA041C"/>
    <w:rsid w:val="00CA0652"/>
    <w:rsid w:val="00CA0662"/>
    <w:rsid w:val="00CA0755"/>
    <w:rsid w:val="00CA098D"/>
    <w:rsid w:val="00CA0F54"/>
    <w:rsid w:val="00CA19E5"/>
    <w:rsid w:val="00CA1BC5"/>
    <w:rsid w:val="00CA23B7"/>
    <w:rsid w:val="00CA2D8C"/>
    <w:rsid w:val="00CA2F3F"/>
    <w:rsid w:val="00CA309D"/>
    <w:rsid w:val="00CA3869"/>
    <w:rsid w:val="00CA3D00"/>
    <w:rsid w:val="00CA3E5B"/>
    <w:rsid w:val="00CA418A"/>
    <w:rsid w:val="00CA46D1"/>
    <w:rsid w:val="00CA4857"/>
    <w:rsid w:val="00CA4B93"/>
    <w:rsid w:val="00CA4F8B"/>
    <w:rsid w:val="00CA53B0"/>
    <w:rsid w:val="00CA59D2"/>
    <w:rsid w:val="00CA6114"/>
    <w:rsid w:val="00CA62FC"/>
    <w:rsid w:val="00CA66BE"/>
    <w:rsid w:val="00CA681F"/>
    <w:rsid w:val="00CA68B8"/>
    <w:rsid w:val="00CA713A"/>
    <w:rsid w:val="00CA731A"/>
    <w:rsid w:val="00CB0162"/>
    <w:rsid w:val="00CB06AA"/>
    <w:rsid w:val="00CB0B1F"/>
    <w:rsid w:val="00CB117C"/>
    <w:rsid w:val="00CB1519"/>
    <w:rsid w:val="00CB1AEF"/>
    <w:rsid w:val="00CB2127"/>
    <w:rsid w:val="00CB22B7"/>
    <w:rsid w:val="00CB24CF"/>
    <w:rsid w:val="00CB2801"/>
    <w:rsid w:val="00CB29C7"/>
    <w:rsid w:val="00CB2D02"/>
    <w:rsid w:val="00CB2DE1"/>
    <w:rsid w:val="00CB2EF9"/>
    <w:rsid w:val="00CB313C"/>
    <w:rsid w:val="00CB3511"/>
    <w:rsid w:val="00CB36D8"/>
    <w:rsid w:val="00CB3C55"/>
    <w:rsid w:val="00CB3EE1"/>
    <w:rsid w:val="00CB43CB"/>
    <w:rsid w:val="00CB475E"/>
    <w:rsid w:val="00CB49C5"/>
    <w:rsid w:val="00CB563B"/>
    <w:rsid w:val="00CB5815"/>
    <w:rsid w:val="00CB5C26"/>
    <w:rsid w:val="00CB62C7"/>
    <w:rsid w:val="00CB62D4"/>
    <w:rsid w:val="00CB6748"/>
    <w:rsid w:val="00CB6837"/>
    <w:rsid w:val="00CB6BE9"/>
    <w:rsid w:val="00CB6EC5"/>
    <w:rsid w:val="00CB70CC"/>
    <w:rsid w:val="00CB70D6"/>
    <w:rsid w:val="00CB73E1"/>
    <w:rsid w:val="00CB7478"/>
    <w:rsid w:val="00CB74E3"/>
    <w:rsid w:val="00CB7897"/>
    <w:rsid w:val="00CB78A9"/>
    <w:rsid w:val="00CB791B"/>
    <w:rsid w:val="00CB7988"/>
    <w:rsid w:val="00CB79EA"/>
    <w:rsid w:val="00CB7B12"/>
    <w:rsid w:val="00CC046C"/>
    <w:rsid w:val="00CC08E7"/>
    <w:rsid w:val="00CC0F25"/>
    <w:rsid w:val="00CC1305"/>
    <w:rsid w:val="00CC1541"/>
    <w:rsid w:val="00CC1704"/>
    <w:rsid w:val="00CC19DD"/>
    <w:rsid w:val="00CC1BE3"/>
    <w:rsid w:val="00CC1FE0"/>
    <w:rsid w:val="00CC204D"/>
    <w:rsid w:val="00CC2462"/>
    <w:rsid w:val="00CC279D"/>
    <w:rsid w:val="00CC282F"/>
    <w:rsid w:val="00CC2DB3"/>
    <w:rsid w:val="00CC2E5B"/>
    <w:rsid w:val="00CC2FC5"/>
    <w:rsid w:val="00CC3472"/>
    <w:rsid w:val="00CC3855"/>
    <w:rsid w:val="00CC402D"/>
    <w:rsid w:val="00CC4C19"/>
    <w:rsid w:val="00CC5120"/>
    <w:rsid w:val="00CC5A80"/>
    <w:rsid w:val="00CC5B44"/>
    <w:rsid w:val="00CC5DE5"/>
    <w:rsid w:val="00CC5E33"/>
    <w:rsid w:val="00CC653D"/>
    <w:rsid w:val="00CC6A26"/>
    <w:rsid w:val="00CC6ACD"/>
    <w:rsid w:val="00CC6DCF"/>
    <w:rsid w:val="00CC71D9"/>
    <w:rsid w:val="00CC7BD5"/>
    <w:rsid w:val="00CC7D9B"/>
    <w:rsid w:val="00CD00D6"/>
    <w:rsid w:val="00CD035F"/>
    <w:rsid w:val="00CD06C7"/>
    <w:rsid w:val="00CD088F"/>
    <w:rsid w:val="00CD0994"/>
    <w:rsid w:val="00CD0C99"/>
    <w:rsid w:val="00CD13E7"/>
    <w:rsid w:val="00CD1824"/>
    <w:rsid w:val="00CD1DF9"/>
    <w:rsid w:val="00CD2B86"/>
    <w:rsid w:val="00CD2E0E"/>
    <w:rsid w:val="00CD302B"/>
    <w:rsid w:val="00CD34E8"/>
    <w:rsid w:val="00CD3903"/>
    <w:rsid w:val="00CD3E9D"/>
    <w:rsid w:val="00CD48F6"/>
    <w:rsid w:val="00CD4C31"/>
    <w:rsid w:val="00CD4DF5"/>
    <w:rsid w:val="00CD549E"/>
    <w:rsid w:val="00CD5C6C"/>
    <w:rsid w:val="00CD5EFF"/>
    <w:rsid w:val="00CD60F7"/>
    <w:rsid w:val="00CD654C"/>
    <w:rsid w:val="00CD6584"/>
    <w:rsid w:val="00CD6A3A"/>
    <w:rsid w:val="00CD6BD1"/>
    <w:rsid w:val="00CD6C45"/>
    <w:rsid w:val="00CD766D"/>
    <w:rsid w:val="00CD781F"/>
    <w:rsid w:val="00CD7F15"/>
    <w:rsid w:val="00CE08A7"/>
    <w:rsid w:val="00CE0E9B"/>
    <w:rsid w:val="00CE11D8"/>
    <w:rsid w:val="00CE1213"/>
    <w:rsid w:val="00CE1258"/>
    <w:rsid w:val="00CE12CA"/>
    <w:rsid w:val="00CE1476"/>
    <w:rsid w:val="00CE2857"/>
    <w:rsid w:val="00CE2F3D"/>
    <w:rsid w:val="00CE3532"/>
    <w:rsid w:val="00CE3654"/>
    <w:rsid w:val="00CE36D9"/>
    <w:rsid w:val="00CE394D"/>
    <w:rsid w:val="00CE3C82"/>
    <w:rsid w:val="00CE3EB9"/>
    <w:rsid w:val="00CE45E5"/>
    <w:rsid w:val="00CE4686"/>
    <w:rsid w:val="00CE4CBD"/>
    <w:rsid w:val="00CE4D0E"/>
    <w:rsid w:val="00CE4DC1"/>
    <w:rsid w:val="00CE4E01"/>
    <w:rsid w:val="00CE5201"/>
    <w:rsid w:val="00CE5438"/>
    <w:rsid w:val="00CE5A96"/>
    <w:rsid w:val="00CE5BA3"/>
    <w:rsid w:val="00CE6E3C"/>
    <w:rsid w:val="00CE712E"/>
    <w:rsid w:val="00CE79AD"/>
    <w:rsid w:val="00CE7BCA"/>
    <w:rsid w:val="00CE7C4C"/>
    <w:rsid w:val="00CE7E53"/>
    <w:rsid w:val="00CF0329"/>
    <w:rsid w:val="00CF0636"/>
    <w:rsid w:val="00CF0A8C"/>
    <w:rsid w:val="00CF130D"/>
    <w:rsid w:val="00CF1CE2"/>
    <w:rsid w:val="00CF1D98"/>
    <w:rsid w:val="00CF1E5B"/>
    <w:rsid w:val="00CF1E7A"/>
    <w:rsid w:val="00CF2076"/>
    <w:rsid w:val="00CF2B6B"/>
    <w:rsid w:val="00CF2C5D"/>
    <w:rsid w:val="00CF3D87"/>
    <w:rsid w:val="00CF53AF"/>
    <w:rsid w:val="00CF558D"/>
    <w:rsid w:val="00CF5912"/>
    <w:rsid w:val="00CF5DBF"/>
    <w:rsid w:val="00CF5F58"/>
    <w:rsid w:val="00CF6878"/>
    <w:rsid w:val="00CF6C02"/>
    <w:rsid w:val="00CF7561"/>
    <w:rsid w:val="00CF7A3D"/>
    <w:rsid w:val="00CF7BFD"/>
    <w:rsid w:val="00CF7C82"/>
    <w:rsid w:val="00CF7F5B"/>
    <w:rsid w:val="00D005CF"/>
    <w:rsid w:val="00D00DBD"/>
    <w:rsid w:val="00D01762"/>
    <w:rsid w:val="00D018C0"/>
    <w:rsid w:val="00D025FE"/>
    <w:rsid w:val="00D028A3"/>
    <w:rsid w:val="00D02AEE"/>
    <w:rsid w:val="00D0394A"/>
    <w:rsid w:val="00D03DF4"/>
    <w:rsid w:val="00D03EAC"/>
    <w:rsid w:val="00D03EFE"/>
    <w:rsid w:val="00D0433E"/>
    <w:rsid w:val="00D0436D"/>
    <w:rsid w:val="00D0442D"/>
    <w:rsid w:val="00D05F05"/>
    <w:rsid w:val="00D0627A"/>
    <w:rsid w:val="00D06683"/>
    <w:rsid w:val="00D066D9"/>
    <w:rsid w:val="00D06799"/>
    <w:rsid w:val="00D0692B"/>
    <w:rsid w:val="00D06EEA"/>
    <w:rsid w:val="00D072EF"/>
    <w:rsid w:val="00D073FA"/>
    <w:rsid w:val="00D0765A"/>
    <w:rsid w:val="00D07EF0"/>
    <w:rsid w:val="00D114BB"/>
    <w:rsid w:val="00D11E89"/>
    <w:rsid w:val="00D11EF3"/>
    <w:rsid w:val="00D12161"/>
    <w:rsid w:val="00D1231C"/>
    <w:rsid w:val="00D12756"/>
    <w:rsid w:val="00D12FEE"/>
    <w:rsid w:val="00D1327A"/>
    <w:rsid w:val="00D13539"/>
    <w:rsid w:val="00D1380F"/>
    <w:rsid w:val="00D13B57"/>
    <w:rsid w:val="00D140D1"/>
    <w:rsid w:val="00D14A51"/>
    <w:rsid w:val="00D14D5B"/>
    <w:rsid w:val="00D14F19"/>
    <w:rsid w:val="00D14F77"/>
    <w:rsid w:val="00D15448"/>
    <w:rsid w:val="00D1545F"/>
    <w:rsid w:val="00D15652"/>
    <w:rsid w:val="00D1574A"/>
    <w:rsid w:val="00D16625"/>
    <w:rsid w:val="00D1673D"/>
    <w:rsid w:val="00D16A9B"/>
    <w:rsid w:val="00D16DD4"/>
    <w:rsid w:val="00D1767F"/>
    <w:rsid w:val="00D17736"/>
    <w:rsid w:val="00D17BA2"/>
    <w:rsid w:val="00D20753"/>
    <w:rsid w:val="00D21461"/>
    <w:rsid w:val="00D21B4D"/>
    <w:rsid w:val="00D21E8B"/>
    <w:rsid w:val="00D2218D"/>
    <w:rsid w:val="00D223BE"/>
    <w:rsid w:val="00D22456"/>
    <w:rsid w:val="00D227AC"/>
    <w:rsid w:val="00D22A49"/>
    <w:rsid w:val="00D22E8D"/>
    <w:rsid w:val="00D237A0"/>
    <w:rsid w:val="00D2390A"/>
    <w:rsid w:val="00D23A64"/>
    <w:rsid w:val="00D24054"/>
    <w:rsid w:val="00D24356"/>
    <w:rsid w:val="00D246B9"/>
    <w:rsid w:val="00D24A51"/>
    <w:rsid w:val="00D24D3A"/>
    <w:rsid w:val="00D24F84"/>
    <w:rsid w:val="00D2518C"/>
    <w:rsid w:val="00D251F8"/>
    <w:rsid w:val="00D2525F"/>
    <w:rsid w:val="00D25F4B"/>
    <w:rsid w:val="00D25FEC"/>
    <w:rsid w:val="00D26491"/>
    <w:rsid w:val="00D26D8B"/>
    <w:rsid w:val="00D27D48"/>
    <w:rsid w:val="00D30669"/>
    <w:rsid w:val="00D3076E"/>
    <w:rsid w:val="00D30AB0"/>
    <w:rsid w:val="00D30C8E"/>
    <w:rsid w:val="00D31488"/>
    <w:rsid w:val="00D31500"/>
    <w:rsid w:val="00D3162B"/>
    <w:rsid w:val="00D3221D"/>
    <w:rsid w:val="00D323DB"/>
    <w:rsid w:val="00D325AA"/>
    <w:rsid w:val="00D32723"/>
    <w:rsid w:val="00D32AA9"/>
    <w:rsid w:val="00D32E4B"/>
    <w:rsid w:val="00D33268"/>
    <w:rsid w:val="00D33313"/>
    <w:rsid w:val="00D3357F"/>
    <w:rsid w:val="00D33699"/>
    <w:rsid w:val="00D3371D"/>
    <w:rsid w:val="00D33814"/>
    <w:rsid w:val="00D33E78"/>
    <w:rsid w:val="00D33FD3"/>
    <w:rsid w:val="00D340D6"/>
    <w:rsid w:val="00D341E5"/>
    <w:rsid w:val="00D34A46"/>
    <w:rsid w:val="00D34AE5"/>
    <w:rsid w:val="00D34BD5"/>
    <w:rsid w:val="00D350C3"/>
    <w:rsid w:val="00D356C9"/>
    <w:rsid w:val="00D35D87"/>
    <w:rsid w:val="00D3670B"/>
    <w:rsid w:val="00D36ABE"/>
    <w:rsid w:val="00D36C49"/>
    <w:rsid w:val="00D36CA2"/>
    <w:rsid w:val="00D37650"/>
    <w:rsid w:val="00D40128"/>
    <w:rsid w:val="00D40144"/>
    <w:rsid w:val="00D4031F"/>
    <w:rsid w:val="00D4037B"/>
    <w:rsid w:val="00D405B7"/>
    <w:rsid w:val="00D40AA9"/>
    <w:rsid w:val="00D40AE8"/>
    <w:rsid w:val="00D40D3E"/>
    <w:rsid w:val="00D411C8"/>
    <w:rsid w:val="00D4174D"/>
    <w:rsid w:val="00D42411"/>
    <w:rsid w:val="00D426DF"/>
    <w:rsid w:val="00D42764"/>
    <w:rsid w:val="00D42784"/>
    <w:rsid w:val="00D427E2"/>
    <w:rsid w:val="00D42E5B"/>
    <w:rsid w:val="00D42F43"/>
    <w:rsid w:val="00D430F0"/>
    <w:rsid w:val="00D43198"/>
    <w:rsid w:val="00D435E6"/>
    <w:rsid w:val="00D435F2"/>
    <w:rsid w:val="00D43A08"/>
    <w:rsid w:val="00D43B9B"/>
    <w:rsid w:val="00D442B9"/>
    <w:rsid w:val="00D44C70"/>
    <w:rsid w:val="00D44FCB"/>
    <w:rsid w:val="00D457C4"/>
    <w:rsid w:val="00D462AE"/>
    <w:rsid w:val="00D4648F"/>
    <w:rsid w:val="00D46577"/>
    <w:rsid w:val="00D46611"/>
    <w:rsid w:val="00D46B5E"/>
    <w:rsid w:val="00D46BF8"/>
    <w:rsid w:val="00D46F90"/>
    <w:rsid w:val="00D46F95"/>
    <w:rsid w:val="00D470C7"/>
    <w:rsid w:val="00D470FA"/>
    <w:rsid w:val="00D4742B"/>
    <w:rsid w:val="00D47899"/>
    <w:rsid w:val="00D500E1"/>
    <w:rsid w:val="00D5013C"/>
    <w:rsid w:val="00D502E2"/>
    <w:rsid w:val="00D50499"/>
    <w:rsid w:val="00D504F3"/>
    <w:rsid w:val="00D5086F"/>
    <w:rsid w:val="00D509A7"/>
    <w:rsid w:val="00D50B67"/>
    <w:rsid w:val="00D50E5A"/>
    <w:rsid w:val="00D50F79"/>
    <w:rsid w:val="00D51960"/>
    <w:rsid w:val="00D519E6"/>
    <w:rsid w:val="00D51D23"/>
    <w:rsid w:val="00D51D92"/>
    <w:rsid w:val="00D52DE9"/>
    <w:rsid w:val="00D538BD"/>
    <w:rsid w:val="00D54767"/>
    <w:rsid w:val="00D54FB0"/>
    <w:rsid w:val="00D55579"/>
    <w:rsid w:val="00D5615C"/>
    <w:rsid w:val="00D56227"/>
    <w:rsid w:val="00D56327"/>
    <w:rsid w:val="00D563D1"/>
    <w:rsid w:val="00D570F2"/>
    <w:rsid w:val="00D5770F"/>
    <w:rsid w:val="00D57852"/>
    <w:rsid w:val="00D579E7"/>
    <w:rsid w:val="00D579EE"/>
    <w:rsid w:val="00D57A9F"/>
    <w:rsid w:val="00D57C54"/>
    <w:rsid w:val="00D60068"/>
    <w:rsid w:val="00D604EE"/>
    <w:rsid w:val="00D609C2"/>
    <w:rsid w:val="00D60CC7"/>
    <w:rsid w:val="00D61410"/>
    <w:rsid w:val="00D61609"/>
    <w:rsid w:val="00D6162B"/>
    <w:rsid w:val="00D61661"/>
    <w:rsid w:val="00D61A3A"/>
    <w:rsid w:val="00D62591"/>
    <w:rsid w:val="00D62636"/>
    <w:rsid w:val="00D62CEF"/>
    <w:rsid w:val="00D632A5"/>
    <w:rsid w:val="00D63697"/>
    <w:rsid w:val="00D6374E"/>
    <w:rsid w:val="00D63AEA"/>
    <w:rsid w:val="00D63B93"/>
    <w:rsid w:val="00D64704"/>
    <w:rsid w:val="00D64AC2"/>
    <w:rsid w:val="00D65409"/>
    <w:rsid w:val="00D6580D"/>
    <w:rsid w:val="00D65AC5"/>
    <w:rsid w:val="00D660A8"/>
    <w:rsid w:val="00D66350"/>
    <w:rsid w:val="00D66FDF"/>
    <w:rsid w:val="00D67688"/>
    <w:rsid w:val="00D67B25"/>
    <w:rsid w:val="00D70314"/>
    <w:rsid w:val="00D70891"/>
    <w:rsid w:val="00D70A17"/>
    <w:rsid w:val="00D70D3C"/>
    <w:rsid w:val="00D70FCF"/>
    <w:rsid w:val="00D716A9"/>
    <w:rsid w:val="00D718C7"/>
    <w:rsid w:val="00D71A42"/>
    <w:rsid w:val="00D72181"/>
    <w:rsid w:val="00D72429"/>
    <w:rsid w:val="00D729A6"/>
    <w:rsid w:val="00D73268"/>
    <w:rsid w:val="00D7358A"/>
    <w:rsid w:val="00D739F2"/>
    <w:rsid w:val="00D73E97"/>
    <w:rsid w:val="00D74278"/>
    <w:rsid w:val="00D743E7"/>
    <w:rsid w:val="00D7456C"/>
    <w:rsid w:val="00D747EC"/>
    <w:rsid w:val="00D749C6"/>
    <w:rsid w:val="00D74C7B"/>
    <w:rsid w:val="00D74E77"/>
    <w:rsid w:val="00D75740"/>
    <w:rsid w:val="00D758B8"/>
    <w:rsid w:val="00D758CE"/>
    <w:rsid w:val="00D75AAC"/>
    <w:rsid w:val="00D75C00"/>
    <w:rsid w:val="00D75C47"/>
    <w:rsid w:val="00D75C6E"/>
    <w:rsid w:val="00D772AD"/>
    <w:rsid w:val="00D773A3"/>
    <w:rsid w:val="00D77420"/>
    <w:rsid w:val="00D7743E"/>
    <w:rsid w:val="00D775C2"/>
    <w:rsid w:val="00D779D4"/>
    <w:rsid w:val="00D800A4"/>
    <w:rsid w:val="00D8097E"/>
    <w:rsid w:val="00D80BEB"/>
    <w:rsid w:val="00D80FCD"/>
    <w:rsid w:val="00D81F17"/>
    <w:rsid w:val="00D8237D"/>
    <w:rsid w:val="00D8274B"/>
    <w:rsid w:val="00D82806"/>
    <w:rsid w:val="00D82C06"/>
    <w:rsid w:val="00D82DB0"/>
    <w:rsid w:val="00D840DE"/>
    <w:rsid w:val="00D8481D"/>
    <w:rsid w:val="00D84A24"/>
    <w:rsid w:val="00D84CE6"/>
    <w:rsid w:val="00D85688"/>
    <w:rsid w:val="00D86AE0"/>
    <w:rsid w:val="00D86CE7"/>
    <w:rsid w:val="00D86D1A"/>
    <w:rsid w:val="00D87143"/>
    <w:rsid w:val="00D87E39"/>
    <w:rsid w:val="00D900AA"/>
    <w:rsid w:val="00D90350"/>
    <w:rsid w:val="00D903E0"/>
    <w:rsid w:val="00D904C5"/>
    <w:rsid w:val="00D905AB"/>
    <w:rsid w:val="00D9075F"/>
    <w:rsid w:val="00D907E5"/>
    <w:rsid w:val="00D90C3E"/>
    <w:rsid w:val="00D90E22"/>
    <w:rsid w:val="00D9128C"/>
    <w:rsid w:val="00D9154D"/>
    <w:rsid w:val="00D928D1"/>
    <w:rsid w:val="00D92923"/>
    <w:rsid w:val="00D929B2"/>
    <w:rsid w:val="00D92A24"/>
    <w:rsid w:val="00D92D54"/>
    <w:rsid w:val="00D934C0"/>
    <w:rsid w:val="00D939CD"/>
    <w:rsid w:val="00D93AC5"/>
    <w:rsid w:val="00D93FA5"/>
    <w:rsid w:val="00D944D0"/>
    <w:rsid w:val="00D94A74"/>
    <w:rsid w:val="00D95F44"/>
    <w:rsid w:val="00D967E4"/>
    <w:rsid w:val="00D96E88"/>
    <w:rsid w:val="00DA015C"/>
    <w:rsid w:val="00DA08F3"/>
    <w:rsid w:val="00DA0C23"/>
    <w:rsid w:val="00DA0F31"/>
    <w:rsid w:val="00DA1085"/>
    <w:rsid w:val="00DA1324"/>
    <w:rsid w:val="00DA1715"/>
    <w:rsid w:val="00DA1C29"/>
    <w:rsid w:val="00DA1F7E"/>
    <w:rsid w:val="00DA1FDA"/>
    <w:rsid w:val="00DA20EC"/>
    <w:rsid w:val="00DA294E"/>
    <w:rsid w:val="00DA297B"/>
    <w:rsid w:val="00DA2DEE"/>
    <w:rsid w:val="00DA33C6"/>
    <w:rsid w:val="00DA419E"/>
    <w:rsid w:val="00DA465A"/>
    <w:rsid w:val="00DA4A7C"/>
    <w:rsid w:val="00DA4AD2"/>
    <w:rsid w:val="00DA5820"/>
    <w:rsid w:val="00DA6C24"/>
    <w:rsid w:val="00DA6D71"/>
    <w:rsid w:val="00DA72C7"/>
    <w:rsid w:val="00DA737A"/>
    <w:rsid w:val="00DA7561"/>
    <w:rsid w:val="00DA7E1C"/>
    <w:rsid w:val="00DA7F6F"/>
    <w:rsid w:val="00DA7FA7"/>
    <w:rsid w:val="00DB008F"/>
    <w:rsid w:val="00DB0302"/>
    <w:rsid w:val="00DB0613"/>
    <w:rsid w:val="00DB0718"/>
    <w:rsid w:val="00DB0CB6"/>
    <w:rsid w:val="00DB12FC"/>
    <w:rsid w:val="00DB1302"/>
    <w:rsid w:val="00DB15E3"/>
    <w:rsid w:val="00DB167A"/>
    <w:rsid w:val="00DB17CC"/>
    <w:rsid w:val="00DB1A87"/>
    <w:rsid w:val="00DB1B1C"/>
    <w:rsid w:val="00DB1BB4"/>
    <w:rsid w:val="00DB1EA0"/>
    <w:rsid w:val="00DB25FE"/>
    <w:rsid w:val="00DB2BB7"/>
    <w:rsid w:val="00DB300C"/>
    <w:rsid w:val="00DB310D"/>
    <w:rsid w:val="00DB36EF"/>
    <w:rsid w:val="00DB3AC3"/>
    <w:rsid w:val="00DB424F"/>
    <w:rsid w:val="00DB42E5"/>
    <w:rsid w:val="00DB4953"/>
    <w:rsid w:val="00DB4A33"/>
    <w:rsid w:val="00DB4CC8"/>
    <w:rsid w:val="00DB4E9F"/>
    <w:rsid w:val="00DB50C6"/>
    <w:rsid w:val="00DB57AB"/>
    <w:rsid w:val="00DB5A38"/>
    <w:rsid w:val="00DB5BA8"/>
    <w:rsid w:val="00DB64FA"/>
    <w:rsid w:val="00DB6932"/>
    <w:rsid w:val="00DB6AC6"/>
    <w:rsid w:val="00DB729A"/>
    <w:rsid w:val="00DB7498"/>
    <w:rsid w:val="00DB74D9"/>
    <w:rsid w:val="00DB7E0B"/>
    <w:rsid w:val="00DC0968"/>
    <w:rsid w:val="00DC0A76"/>
    <w:rsid w:val="00DC0DEF"/>
    <w:rsid w:val="00DC0E46"/>
    <w:rsid w:val="00DC1793"/>
    <w:rsid w:val="00DC19AD"/>
    <w:rsid w:val="00DC1AE9"/>
    <w:rsid w:val="00DC1C1F"/>
    <w:rsid w:val="00DC1D93"/>
    <w:rsid w:val="00DC2618"/>
    <w:rsid w:val="00DC2DF4"/>
    <w:rsid w:val="00DC32F0"/>
    <w:rsid w:val="00DC3594"/>
    <w:rsid w:val="00DC35FE"/>
    <w:rsid w:val="00DC379F"/>
    <w:rsid w:val="00DC37E8"/>
    <w:rsid w:val="00DC3D38"/>
    <w:rsid w:val="00DC4008"/>
    <w:rsid w:val="00DC465B"/>
    <w:rsid w:val="00DC48EE"/>
    <w:rsid w:val="00DC4DA5"/>
    <w:rsid w:val="00DC55F2"/>
    <w:rsid w:val="00DC5AD2"/>
    <w:rsid w:val="00DC5BA3"/>
    <w:rsid w:val="00DC5CF3"/>
    <w:rsid w:val="00DC5DA9"/>
    <w:rsid w:val="00DC5EE4"/>
    <w:rsid w:val="00DC5EFF"/>
    <w:rsid w:val="00DC5FCE"/>
    <w:rsid w:val="00DC6A88"/>
    <w:rsid w:val="00DC74CF"/>
    <w:rsid w:val="00DC76FD"/>
    <w:rsid w:val="00DC7876"/>
    <w:rsid w:val="00DC7AEE"/>
    <w:rsid w:val="00DC7C9F"/>
    <w:rsid w:val="00DC7DAB"/>
    <w:rsid w:val="00DC7F22"/>
    <w:rsid w:val="00DD01D4"/>
    <w:rsid w:val="00DD0423"/>
    <w:rsid w:val="00DD07BB"/>
    <w:rsid w:val="00DD0A17"/>
    <w:rsid w:val="00DD1286"/>
    <w:rsid w:val="00DD195D"/>
    <w:rsid w:val="00DD1AE6"/>
    <w:rsid w:val="00DD2095"/>
    <w:rsid w:val="00DD23FB"/>
    <w:rsid w:val="00DD24DB"/>
    <w:rsid w:val="00DD2B6D"/>
    <w:rsid w:val="00DD2C50"/>
    <w:rsid w:val="00DD331B"/>
    <w:rsid w:val="00DD3534"/>
    <w:rsid w:val="00DD3D3B"/>
    <w:rsid w:val="00DD3F3C"/>
    <w:rsid w:val="00DD43C8"/>
    <w:rsid w:val="00DD444F"/>
    <w:rsid w:val="00DD49EA"/>
    <w:rsid w:val="00DD4C0A"/>
    <w:rsid w:val="00DD4CA6"/>
    <w:rsid w:val="00DD4D85"/>
    <w:rsid w:val="00DD56AD"/>
    <w:rsid w:val="00DD60E1"/>
    <w:rsid w:val="00DD615A"/>
    <w:rsid w:val="00DD6198"/>
    <w:rsid w:val="00DD66AE"/>
    <w:rsid w:val="00DD694E"/>
    <w:rsid w:val="00DD6E16"/>
    <w:rsid w:val="00DD7679"/>
    <w:rsid w:val="00DD7DB8"/>
    <w:rsid w:val="00DE03FA"/>
    <w:rsid w:val="00DE0B40"/>
    <w:rsid w:val="00DE0FD4"/>
    <w:rsid w:val="00DE15F5"/>
    <w:rsid w:val="00DE162F"/>
    <w:rsid w:val="00DE1A3A"/>
    <w:rsid w:val="00DE1C32"/>
    <w:rsid w:val="00DE1CE9"/>
    <w:rsid w:val="00DE22FF"/>
    <w:rsid w:val="00DE268C"/>
    <w:rsid w:val="00DE2EA4"/>
    <w:rsid w:val="00DE426C"/>
    <w:rsid w:val="00DE43D5"/>
    <w:rsid w:val="00DE442E"/>
    <w:rsid w:val="00DE477A"/>
    <w:rsid w:val="00DE47AD"/>
    <w:rsid w:val="00DE4B96"/>
    <w:rsid w:val="00DE59F4"/>
    <w:rsid w:val="00DE5C1F"/>
    <w:rsid w:val="00DE6207"/>
    <w:rsid w:val="00DE673D"/>
    <w:rsid w:val="00DE68FD"/>
    <w:rsid w:val="00DE6A13"/>
    <w:rsid w:val="00DE74FB"/>
    <w:rsid w:val="00DE753B"/>
    <w:rsid w:val="00DE7DF3"/>
    <w:rsid w:val="00DF008E"/>
    <w:rsid w:val="00DF0807"/>
    <w:rsid w:val="00DF0BCE"/>
    <w:rsid w:val="00DF0DA9"/>
    <w:rsid w:val="00DF10C3"/>
    <w:rsid w:val="00DF195B"/>
    <w:rsid w:val="00DF2089"/>
    <w:rsid w:val="00DF2122"/>
    <w:rsid w:val="00DF299A"/>
    <w:rsid w:val="00DF29C9"/>
    <w:rsid w:val="00DF2D1C"/>
    <w:rsid w:val="00DF341B"/>
    <w:rsid w:val="00DF35F5"/>
    <w:rsid w:val="00DF3610"/>
    <w:rsid w:val="00DF4B3F"/>
    <w:rsid w:val="00DF4C30"/>
    <w:rsid w:val="00DF51F9"/>
    <w:rsid w:val="00DF5579"/>
    <w:rsid w:val="00DF5A2F"/>
    <w:rsid w:val="00DF5A32"/>
    <w:rsid w:val="00DF5E10"/>
    <w:rsid w:val="00DF5FD6"/>
    <w:rsid w:val="00DF5FDD"/>
    <w:rsid w:val="00DF697E"/>
    <w:rsid w:val="00DF6B86"/>
    <w:rsid w:val="00DF71AA"/>
    <w:rsid w:val="00DF7442"/>
    <w:rsid w:val="00DF769A"/>
    <w:rsid w:val="00DF7AE9"/>
    <w:rsid w:val="00E00240"/>
    <w:rsid w:val="00E00958"/>
    <w:rsid w:val="00E00BED"/>
    <w:rsid w:val="00E00F6D"/>
    <w:rsid w:val="00E0103F"/>
    <w:rsid w:val="00E015DA"/>
    <w:rsid w:val="00E0167B"/>
    <w:rsid w:val="00E01F3A"/>
    <w:rsid w:val="00E0258A"/>
    <w:rsid w:val="00E02627"/>
    <w:rsid w:val="00E027F2"/>
    <w:rsid w:val="00E028EE"/>
    <w:rsid w:val="00E02C52"/>
    <w:rsid w:val="00E02DD9"/>
    <w:rsid w:val="00E02E54"/>
    <w:rsid w:val="00E03739"/>
    <w:rsid w:val="00E03925"/>
    <w:rsid w:val="00E03ED9"/>
    <w:rsid w:val="00E040A9"/>
    <w:rsid w:val="00E041B4"/>
    <w:rsid w:val="00E04407"/>
    <w:rsid w:val="00E04CF8"/>
    <w:rsid w:val="00E053E1"/>
    <w:rsid w:val="00E05B92"/>
    <w:rsid w:val="00E05E79"/>
    <w:rsid w:val="00E05F7D"/>
    <w:rsid w:val="00E06242"/>
    <w:rsid w:val="00E06401"/>
    <w:rsid w:val="00E067C9"/>
    <w:rsid w:val="00E06BAB"/>
    <w:rsid w:val="00E07014"/>
    <w:rsid w:val="00E10012"/>
    <w:rsid w:val="00E10C20"/>
    <w:rsid w:val="00E10DF8"/>
    <w:rsid w:val="00E10F8A"/>
    <w:rsid w:val="00E114CD"/>
    <w:rsid w:val="00E11E7C"/>
    <w:rsid w:val="00E12864"/>
    <w:rsid w:val="00E12E98"/>
    <w:rsid w:val="00E1339D"/>
    <w:rsid w:val="00E134E6"/>
    <w:rsid w:val="00E13B01"/>
    <w:rsid w:val="00E13B4C"/>
    <w:rsid w:val="00E13B9A"/>
    <w:rsid w:val="00E13C95"/>
    <w:rsid w:val="00E13DAD"/>
    <w:rsid w:val="00E14115"/>
    <w:rsid w:val="00E14C77"/>
    <w:rsid w:val="00E15B77"/>
    <w:rsid w:val="00E162AB"/>
    <w:rsid w:val="00E164A5"/>
    <w:rsid w:val="00E16963"/>
    <w:rsid w:val="00E16D16"/>
    <w:rsid w:val="00E17379"/>
    <w:rsid w:val="00E175AC"/>
    <w:rsid w:val="00E177D2"/>
    <w:rsid w:val="00E17FBE"/>
    <w:rsid w:val="00E200A0"/>
    <w:rsid w:val="00E20463"/>
    <w:rsid w:val="00E2071C"/>
    <w:rsid w:val="00E20905"/>
    <w:rsid w:val="00E209B4"/>
    <w:rsid w:val="00E209DE"/>
    <w:rsid w:val="00E20C69"/>
    <w:rsid w:val="00E20C93"/>
    <w:rsid w:val="00E20FA7"/>
    <w:rsid w:val="00E2142D"/>
    <w:rsid w:val="00E2159C"/>
    <w:rsid w:val="00E21764"/>
    <w:rsid w:val="00E21CE9"/>
    <w:rsid w:val="00E21DD1"/>
    <w:rsid w:val="00E22191"/>
    <w:rsid w:val="00E22430"/>
    <w:rsid w:val="00E224F1"/>
    <w:rsid w:val="00E22A50"/>
    <w:rsid w:val="00E22A69"/>
    <w:rsid w:val="00E22D75"/>
    <w:rsid w:val="00E22DD3"/>
    <w:rsid w:val="00E22FF3"/>
    <w:rsid w:val="00E23844"/>
    <w:rsid w:val="00E23931"/>
    <w:rsid w:val="00E23BDC"/>
    <w:rsid w:val="00E23D45"/>
    <w:rsid w:val="00E24953"/>
    <w:rsid w:val="00E24B47"/>
    <w:rsid w:val="00E24D60"/>
    <w:rsid w:val="00E24ECA"/>
    <w:rsid w:val="00E255AF"/>
    <w:rsid w:val="00E257BD"/>
    <w:rsid w:val="00E2594B"/>
    <w:rsid w:val="00E25D39"/>
    <w:rsid w:val="00E26026"/>
    <w:rsid w:val="00E262D9"/>
    <w:rsid w:val="00E26817"/>
    <w:rsid w:val="00E2724B"/>
    <w:rsid w:val="00E27416"/>
    <w:rsid w:val="00E279D7"/>
    <w:rsid w:val="00E27CEE"/>
    <w:rsid w:val="00E301B9"/>
    <w:rsid w:val="00E30227"/>
    <w:rsid w:val="00E303DF"/>
    <w:rsid w:val="00E312B5"/>
    <w:rsid w:val="00E313D8"/>
    <w:rsid w:val="00E318BA"/>
    <w:rsid w:val="00E31CD6"/>
    <w:rsid w:val="00E32174"/>
    <w:rsid w:val="00E32601"/>
    <w:rsid w:val="00E32A2D"/>
    <w:rsid w:val="00E32D52"/>
    <w:rsid w:val="00E33324"/>
    <w:rsid w:val="00E3345A"/>
    <w:rsid w:val="00E33729"/>
    <w:rsid w:val="00E33861"/>
    <w:rsid w:val="00E3393F"/>
    <w:rsid w:val="00E34556"/>
    <w:rsid w:val="00E346C7"/>
    <w:rsid w:val="00E34C55"/>
    <w:rsid w:val="00E34E86"/>
    <w:rsid w:val="00E354DC"/>
    <w:rsid w:val="00E35545"/>
    <w:rsid w:val="00E35684"/>
    <w:rsid w:val="00E357B4"/>
    <w:rsid w:val="00E3597B"/>
    <w:rsid w:val="00E359BB"/>
    <w:rsid w:val="00E35D70"/>
    <w:rsid w:val="00E35EF9"/>
    <w:rsid w:val="00E35F6F"/>
    <w:rsid w:val="00E36225"/>
    <w:rsid w:val="00E363A8"/>
    <w:rsid w:val="00E3645B"/>
    <w:rsid w:val="00E3650C"/>
    <w:rsid w:val="00E365FF"/>
    <w:rsid w:val="00E368A8"/>
    <w:rsid w:val="00E3719D"/>
    <w:rsid w:val="00E373FD"/>
    <w:rsid w:val="00E377A7"/>
    <w:rsid w:val="00E377D5"/>
    <w:rsid w:val="00E40BFA"/>
    <w:rsid w:val="00E40F5F"/>
    <w:rsid w:val="00E41034"/>
    <w:rsid w:val="00E41161"/>
    <w:rsid w:val="00E41266"/>
    <w:rsid w:val="00E41BCD"/>
    <w:rsid w:val="00E41E0E"/>
    <w:rsid w:val="00E42341"/>
    <w:rsid w:val="00E4257C"/>
    <w:rsid w:val="00E42954"/>
    <w:rsid w:val="00E42B7D"/>
    <w:rsid w:val="00E42DC8"/>
    <w:rsid w:val="00E43B5D"/>
    <w:rsid w:val="00E44309"/>
    <w:rsid w:val="00E449EF"/>
    <w:rsid w:val="00E453DD"/>
    <w:rsid w:val="00E459A4"/>
    <w:rsid w:val="00E45A7E"/>
    <w:rsid w:val="00E4619E"/>
    <w:rsid w:val="00E46250"/>
    <w:rsid w:val="00E462DE"/>
    <w:rsid w:val="00E46445"/>
    <w:rsid w:val="00E465E6"/>
    <w:rsid w:val="00E47716"/>
    <w:rsid w:val="00E47D88"/>
    <w:rsid w:val="00E5013D"/>
    <w:rsid w:val="00E502B9"/>
    <w:rsid w:val="00E5083A"/>
    <w:rsid w:val="00E50C87"/>
    <w:rsid w:val="00E517E8"/>
    <w:rsid w:val="00E5181E"/>
    <w:rsid w:val="00E51F79"/>
    <w:rsid w:val="00E52ACD"/>
    <w:rsid w:val="00E52F01"/>
    <w:rsid w:val="00E532BA"/>
    <w:rsid w:val="00E53428"/>
    <w:rsid w:val="00E5388E"/>
    <w:rsid w:val="00E5436B"/>
    <w:rsid w:val="00E543BC"/>
    <w:rsid w:val="00E54B56"/>
    <w:rsid w:val="00E54B91"/>
    <w:rsid w:val="00E54D43"/>
    <w:rsid w:val="00E552CF"/>
    <w:rsid w:val="00E55A41"/>
    <w:rsid w:val="00E55A85"/>
    <w:rsid w:val="00E55E3E"/>
    <w:rsid w:val="00E56564"/>
    <w:rsid w:val="00E567AB"/>
    <w:rsid w:val="00E5680E"/>
    <w:rsid w:val="00E57017"/>
    <w:rsid w:val="00E57124"/>
    <w:rsid w:val="00E57E72"/>
    <w:rsid w:val="00E6021D"/>
    <w:rsid w:val="00E60E76"/>
    <w:rsid w:val="00E6117A"/>
    <w:rsid w:val="00E61515"/>
    <w:rsid w:val="00E61BBC"/>
    <w:rsid w:val="00E61DA2"/>
    <w:rsid w:val="00E61E0C"/>
    <w:rsid w:val="00E61F19"/>
    <w:rsid w:val="00E6224D"/>
    <w:rsid w:val="00E62269"/>
    <w:rsid w:val="00E62440"/>
    <w:rsid w:val="00E627ED"/>
    <w:rsid w:val="00E62B28"/>
    <w:rsid w:val="00E62C0D"/>
    <w:rsid w:val="00E630A6"/>
    <w:rsid w:val="00E6365D"/>
    <w:rsid w:val="00E63988"/>
    <w:rsid w:val="00E63F48"/>
    <w:rsid w:val="00E6519E"/>
    <w:rsid w:val="00E65858"/>
    <w:rsid w:val="00E658CE"/>
    <w:rsid w:val="00E65A56"/>
    <w:rsid w:val="00E65D46"/>
    <w:rsid w:val="00E6685B"/>
    <w:rsid w:val="00E66928"/>
    <w:rsid w:val="00E66A4A"/>
    <w:rsid w:val="00E66A6E"/>
    <w:rsid w:val="00E67BDC"/>
    <w:rsid w:val="00E67D59"/>
    <w:rsid w:val="00E67E37"/>
    <w:rsid w:val="00E701A3"/>
    <w:rsid w:val="00E702B6"/>
    <w:rsid w:val="00E70EE0"/>
    <w:rsid w:val="00E719C8"/>
    <w:rsid w:val="00E71B17"/>
    <w:rsid w:val="00E720BA"/>
    <w:rsid w:val="00E72865"/>
    <w:rsid w:val="00E7294D"/>
    <w:rsid w:val="00E729FF"/>
    <w:rsid w:val="00E72A6C"/>
    <w:rsid w:val="00E72B83"/>
    <w:rsid w:val="00E72BF3"/>
    <w:rsid w:val="00E72C41"/>
    <w:rsid w:val="00E733C2"/>
    <w:rsid w:val="00E73761"/>
    <w:rsid w:val="00E737EA"/>
    <w:rsid w:val="00E73BA6"/>
    <w:rsid w:val="00E73C0B"/>
    <w:rsid w:val="00E7462A"/>
    <w:rsid w:val="00E747B0"/>
    <w:rsid w:val="00E74A39"/>
    <w:rsid w:val="00E757A0"/>
    <w:rsid w:val="00E75916"/>
    <w:rsid w:val="00E766EC"/>
    <w:rsid w:val="00E76A7A"/>
    <w:rsid w:val="00E76F9B"/>
    <w:rsid w:val="00E773B1"/>
    <w:rsid w:val="00E77BCB"/>
    <w:rsid w:val="00E8071F"/>
    <w:rsid w:val="00E80DD6"/>
    <w:rsid w:val="00E80F9F"/>
    <w:rsid w:val="00E8125E"/>
    <w:rsid w:val="00E81315"/>
    <w:rsid w:val="00E8167A"/>
    <w:rsid w:val="00E819B3"/>
    <w:rsid w:val="00E8231F"/>
    <w:rsid w:val="00E825FE"/>
    <w:rsid w:val="00E82C22"/>
    <w:rsid w:val="00E82DC8"/>
    <w:rsid w:val="00E82F49"/>
    <w:rsid w:val="00E82F6B"/>
    <w:rsid w:val="00E839C8"/>
    <w:rsid w:val="00E83FE1"/>
    <w:rsid w:val="00E840D9"/>
    <w:rsid w:val="00E841A8"/>
    <w:rsid w:val="00E84349"/>
    <w:rsid w:val="00E8459A"/>
    <w:rsid w:val="00E852DA"/>
    <w:rsid w:val="00E854BA"/>
    <w:rsid w:val="00E857A6"/>
    <w:rsid w:val="00E858F4"/>
    <w:rsid w:val="00E85C0A"/>
    <w:rsid w:val="00E85DE7"/>
    <w:rsid w:val="00E864AD"/>
    <w:rsid w:val="00E86A4D"/>
    <w:rsid w:val="00E86AC6"/>
    <w:rsid w:val="00E86FA4"/>
    <w:rsid w:val="00E87078"/>
    <w:rsid w:val="00E874EC"/>
    <w:rsid w:val="00E87572"/>
    <w:rsid w:val="00E8757C"/>
    <w:rsid w:val="00E87AF1"/>
    <w:rsid w:val="00E900A7"/>
    <w:rsid w:val="00E90687"/>
    <w:rsid w:val="00E910A5"/>
    <w:rsid w:val="00E91545"/>
    <w:rsid w:val="00E9176D"/>
    <w:rsid w:val="00E91813"/>
    <w:rsid w:val="00E91CD1"/>
    <w:rsid w:val="00E91F30"/>
    <w:rsid w:val="00E91F74"/>
    <w:rsid w:val="00E91FCC"/>
    <w:rsid w:val="00E921DE"/>
    <w:rsid w:val="00E925C3"/>
    <w:rsid w:val="00E927F9"/>
    <w:rsid w:val="00E9295D"/>
    <w:rsid w:val="00E92B2A"/>
    <w:rsid w:val="00E92C42"/>
    <w:rsid w:val="00E92CB8"/>
    <w:rsid w:val="00E92E1C"/>
    <w:rsid w:val="00E93182"/>
    <w:rsid w:val="00E932F5"/>
    <w:rsid w:val="00E93324"/>
    <w:rsid w:val="00E934BE"/>
    <w:rsid w:val="00E9396F"/>
    <w:rsid w:val="00E94003"/>
    <w:rsid w:val="00E94285"/>
    <w:rsid w:val="00E94414"/>
    <w:rsid w:val="00E948B8"/>
    <w:rsid w:val="00E95314"/>
    <w:rsid w:val="00E95799"/>
    <w:rsid w:val="00E961FA"/>
    <w:rsid w:val="00E96435"/>
    <w:rsid w:val="00E96765"/>
    <w:rsid w:val="00E96BF3"/>
    <w:rsid w:val="00E96C1E"/>
    <w:rsid w:val="00E96E3E"/>
    <w:rsid w:val="00E971B6"/>
    <w:rsid w:val="00E97310"/>
    <w:rsid w:val="00E975EB"/>
    <w:rsid w:val="00E97B57"/>
    <w:rsid w:val="00E97E65"/>
    <w:rsid w:val="00EA0A84"/>
    <w:rsid w:val="00EA0D0F"/>
    <w:rsid w:val="00EA0EBB"/>
    <w:rsid w:val="00EA0FB7"/>
    <w:rsid w:val="00EA1C9D"/>
    <w:rsid w:val="00EA23F4"/>
    <w:rsid w:val="00EA264A"/>
    <w:rsid w:val="00EA305D"/>
    <w:rsid w:val="00EA3663"/>
    <w:rsid w:val="00EA4830"/>
    <w:rsid w:val="00EA4DE9"/>
    <w:rsid w:val="00EA512F"/>
    <w:rsid w:val="00EA5191"/>
    <w:rsid w:val="00EA54B5"/>
    <w:rsid w:val="00EA5622"/>
    <w:rsid w:val="00EA5674"/>
    <w:rsid w:val="00EA5814"/>
    <w:rsid w:val="00EA5A66"/>
    <w:rsid w:val="00EA5C5B"/>
    <w:rsid w:val="00EA5CAB"/>
    <w:rsid w:val="00EA5CC5"/>
    <w:rsid w:val="00EA6323"/>
    <w:rsid w:val="00EA66A6"/>
    <w:rsid w:val="00EA696E"/>
    <w:rsid w:val="00EA6B63"/>
    <w:rsid w:val="00EA6F82"/>
    <w:rsid w:val="00EA6FE9"/>
    <w:rsid w:val="00EA71FE"/>
    <w:rsid w:val="00EA7595"/>
    <w:rsid w:val="00EA7871"/>
    <w:rsid w:val="00EB00F8"/>
    <w:rsid w:val="00EB0664"/>
    <w:rsid w:val="00EB0A9D"/>
    <w:rsid w:val="00EB0C42"/>
    <w:rsid w:val="00EB0CA5"/>
    <w:rsid w:val="00EB0D76"/>
    <w:rsid w:val="00EB17E8"/>
    <w:rsid w:val="00EB1E4A"/>
    <w:rsid w:val="00EB2114"/>
    <w:rsid w:val="00EB2665"/>
    <w:rsid w:val="00EB26D9"/>
    <w:rsid w:val="00EB28FD"/>
    <w:rsid w:val="00EB2B15"/>
    <w:rsid w:val="00EB2F3F"/>
    <w:rsid w:val="00EB3449"/>
    <w:rsid w:val="00EB35D6"/>
    <w:rsid w:val="00EB37FF"/>
    <w:rsid w:val="00EB3EF7"/>
    <w:rsid w:val="00EB4210"/>
    <w:rsid w:val="00EB433D"/>
    <w:rsid w:val="00EB46A5"/>
    <w:rsid w:val="00EB4766"/>
    <w:rsid w:val="00EB4898"/>
    <w:rsid w:val="00EB4CAC"/>
    <w:rsid w:val="00EB4E4D"/>
    <w:rsid w:val="00EB4FCB"/>
    <w:rsid w:val="00EB504E"/>
    <w:rsid w:val="00EB52E9"/>
    <w:rsid w:val="00EB53BA"/>
    <w:rsid w:val="00EB53C9"/>
    <w:rsid w:val="00EB5840"/>
    <w:rsid w:val="00EB6146"/>
    <w:rsid w:val="00EB66F5"/>
    <w:rsid w:val="00EB6A8E"/>
    <w:rsid w:val="00EB70E4"/>
    <w:rsid w:val="00EB7CC1"/>
    <w:rsid w:val="00EC0395"/>
    <w:rsid w:val="00EC04D3"/>
    <w:rsid w:val="00EC14AC"/>
    <w:rsid w:val="00EC1CE2"/>
    <w:rsid w:val="00EC1CE5"/>
    <w:rsid w:val="00EC2ECB"/>
    <w:rsid w:val="00EC2F9C"/>
    <w:rsid w:val="00EC318E"/>
    <w:rsid w:val="00EC3EF1"/>
    <w:rsid w:val="00EC4125"/>
    <w:rsid w:val="00EC41C3"/>
    <w:rsid w:val="00EC4612"/>
    <w:rsid w:val="00EC4AA0"/>
    <w:rsid w:val="00EC4E39"/>
    <w:rsid w:val="00EC55A0"/>
    <w:rsid w:val="00EC5670"/>
    <w:rsid w:val="00EC5A25"/>
    <w:rsid w:val="00EC5CF0"/>
    <w:rsid w:val="00EC65FC"/>
    <w:rsid w:val="00EC7159"/>
    <w:rsid w:val="00EC72E3"/>
    <w:rsid w:val="00EC760F"/>
    <w:rsid w:val="00EC7D05"/>
    <w:rsid w:val="00EC7D93"/>
    <w:rsid w:val="00ED006C"/>
    <w:rsid w:val="00ED0977"/>
    <w:rsid w:val="00ED0CB1"/>
    <w:rsid w:val="00ED0D93"/>
    <w:rsid w:val="00ED1AC1"/>
    <w:rsid w:val="00ED1ED8"/>
    <w:rsid w:val="00ED23BD"/>
    <w:rsid w:val="00ED245D"/>
    <w:rsid w:val="00ED2DA6"/>
    <w:rsid w:val="00ED2EA7"/>
    <w:rsid w:val="00ED3844"/>
    <w:rsid w:val="00ED3EFC"/>
    <w:rsid w:val="00ED4014"/>
    <w:rsid w:val="00ED446A"/>
    <w:rsid w:val="00ED45E0"/>
    <w:rsid w:val="00ED4705"/>
    <w:rsid w:val="00ED4CD5"/>
    <w:rsid w:val="00ED5CB5"/>
    <w:rsid w:val="00ED5CFE"/>
    <w:rsid w:val="00ED5EBE"/>
    <w:rsid w:val="00ED6611"/>
    <w:rsid w:val="00ED6698"/>
    <w:rsid w:val="00ED6704"/>
    <w:rsid w:val="00ED677E"/>
    <w:rsid w:val="00ED7396"/>
    <w:rsid w:val="00ED73D8"/>
    <w:rsid w:val="00ED7627"/>
    <w:rsid w:val="00ED7B9C"/>
    <w:rsid w:val="00EE01F0"/>
    <w:rsid w:val="00EE03D8"/>
    <w:rsid w:val="00EE03E6"/>
    <w:rsid w:val="00EE0461"/>
    <w:rsid w:val="00EE08DD"/>
    <w:rsid w:val="00EE0F7F"/>
    <w:rsid w:val="00EE1387"/>
    <w:rsid w:val="00EE1656"/>
    <w:rsid w:val="00EE1835"/>
    <w:rsid w:val="00EE1B27"/>
    <w:rsid w:val="00EE1B66"/>
    <w:rsid w:val="00EE239D"/>
    <w:rsid w:val="00EE285B"/>
    <w:rsid w:val="00EE29E2"/>
    <w:rsid w:val="00EE2DD1"/>
    <w:rsid w:val="00EE387F"/>
    <w:rsid w:val="00EE3B80"/>
    <w:rsid w:val="00EE3C78"/>
    <w:rsid w:val="00EE3DD1"/>
    <w:rsid w:val="00EE3E0F"/>
    <w:rsid w:val="00EE3EA9"/>
    <w:rsid w:val="00EE4366"/>
    <w:rsid w:val="00EE43C1"/>
    <w:rsid w:val="00EE48D4"/>
    <w:rsid w:val="00EE5027"/>
    <w:rsid w:val="00EE529D"/>
    <w:rsid w:val="00EE5D93"/>
    <w:rsid w:val="00EE6DE1"/>
    <w:rsid w:val="00EE732B"/>
    <w:rsid w:val="00EF00A7"/>
    <w:rsid w:val="00EF00DA"/>
    <w:rsid w:val="00EF059C"/>
    <w:rsid w:val="00EF0C5C"/>
    <w:rsid w:val="00EF0D1B"/>
    <w:rsid w:val="00EF0E4B"/>
    <w:rsid w:val="00EF0FC7"/>
    <w:rsid w:val="00EF16F4"/>
    <w:rsid w:val="00EF1E04"/>
    <w:rsid w:val="00EF1FF0"/>
    <w:rsid w:val="00EF2AF5"/>
    <w:rsid w:val="00EF33FA"/>
    <w:rsid w:val="00EF3934"/>
    <w:rsid w:val="00EF3BB2"/>
    <w:rsid w:val="00EF3E8B"/>
    <w:rsid w:val="00EF55B1"/>
    <w:rsid w:val="00EF57AB"/>
    <w:rsid w:val="00EF5B76"/>
    <w:rsid w:val="00EF624A"/>
    <w:rsid w:val="00EF6272"/>
    <w:rsid w:val="00EF6291"/>
    <w:rsid w:val="00EF6508"/>
    <w:rsid w:val="00EF6986"/>
    <w:rsid w:val="00EF6C77"/>
    <w:rsid w:val="00EF7C89"/>
    <w:rsid w:val="00F0042A"/>
    <w:rsid w:val="00F006D0"/>
    <w:rsid w:val="00F00C89"/>
    <w:rsid w:val="00F00FB8"/>
    <w:rsid w:val="00F01130"/>
    <w:rsid w:val="00F0190A"/>
    <w:rsid w:val="00F01C1D"/>
    <w:rsid w:val="00F01C2C"/>
    <w:rsid w:val="00F01FC0"/>
    <w:rsid w:val="00F02032"/>
    <w:rsid w:val="00F0266E"/>
    <w:rsid w:val="00F02801"/>
    <w:rsid w:val="00F0294E"/>
    <w:rsid w:val="00F02A8F"/>
    <w:rsid w:val="00F02DFA"/>
    <w:rsid w:val="00F03289"/>
    <w:rsid w:val="00F03480"/>
    <w:rsid w:val="00F034E9"/>
    <w:rsid w:val="00F03B22"/>
    <w:rsid w:val="00F03BE5"/>
    <w:rsid w:val="00F042AD"/>
    <w:rsid w:val="00F04927"/>
    <w:rsid w:val="00F0533B"/>
    <w:rsid w:val="00F05968"/>
    <w:rsid w:val="00F05D16"/>
    <w:rsid w:val="00F05FF1"/>
    <w:rsid w:val="00F060CA"/>
    <w:rsid w:val="00F063BF"/>
    <w:rsid w:val="00F063EC"/>
    <w:rsid w:val="00F06875"/>
    <w:rsid w:val="00F06907"/>
    <w:rsid w:val="00F06A1A"/>
    <w:rsid w:val="00F06DDA"/>
    <w:rsid w:val="00F070B2"/>
    <w:rsid w:val="00F075A4"/>
    <w:rsid w:val="00F07C33"/>
    <w:rsid w:val="00F07E43"/>
    <w:rsid w:val="00F10780"/>
    <w:rsid w:val="00F117AC"/>
    <w:rsid w:val="00F117CA"/>
    <w:rsid w:val="00F12286"/>
    <w:rsid w:val="00F1261F"/>
    <w:rsid w:val="00F12689"/>
    <w:rsid w:val="00F1271B"/>
    <w:rsid w:val="00F128EE"/>
    <w:rsid w:val="00F12DA2"/>
    <w:rsid w:val="00F1309C"/>
    <w:rsid w:val="00F132CF"/>
    <w:rsid w:val="00F13988"/>
    <w:rsid w:val="00F13A02"/>
    <w:rsid w:val="00F13A1C"/>
    <w:rsid w:val="00F13DC9"/>
    <w:rsid w:val="00F13DE1"/>
    <w:rsid w:val="00F13ED6"/>
    <w:rsid w:val="00F143B3"/>
    <w:rsid w:val="00F15591"/>
    <w:rsid w:val="00F16212"/>
    <w:rsid w:val="00F16367"/>
    <w:rsid w:val="00F16963"/>
    <w:rsid w:val="00F176D9"/>
    <w:rsid w:val="00F17E8D"/>
    <w:rsid w:val="00F20664"/>
    <w:rsid w:val="00F20F90"/>
    <w:rsid w:val="00F216BF"/>
    <w:rsid w:val="00F21839"/>
    <w:rsid w:val="00F218EC"/>
    <w:rsid w:val="00F21969"/>
    <w:rsid w:val="00F21B9A"/>
    <w:rsid w:val="00F223F1"/>
    <w:rsid w:val="00F22823"/>
    <w:rsid w:val="00F2313F"/>
    <w:rsid w:val="00F234D6"/>
    <w:rsid w:val="00F23795"/>
    <w:rsid w:val="00F23E7B"/>
    <w:rsid w:val="00F2487A"/>
    <w:rsid w:val="00F252BD"/>
    <w:rsid w:val="00F25327"/>
    <w:rsid w:val="00F25E3C"/>
    <w:rsid w:val="00F26126"/>
    <w:rsid w:val="00F265C8"/>
    <w:rsid w:val="00F2670D"/>
    <w:rsid w:val="00F26F1E"/>
    <w:rsid w:val="00F27A18"/>
    <w:rsid w:val="00F27E80"/>
    <w:rsid w:val="00F27F47"/>
    <w:rsid w:val="00F30015"/>
    <w:rsid w:val="00F30153"/>
    <w:rsid w:val="00F30588"/>
    <w:rsid w:val="00F30957"/>
    <w:rsid w:val="00F31435"/>
    <w:rsid w:val="00F31506"/>
    <w:rsid w:val="00F319B9"/>
    <w:rsid w:val="00F31E4D"/>
    <w:rsid w:val="00F31FF4"/>
    <w:rsid w:val="00F32BF6"/>
    <w:rsid w:val="00F32DD5"/>
    <w:rsid w:val="00F330AC"/>
    <w:rsid w:val="00F332AF"/>
    <w:rsid w:val="00F33453"/>
    <w:rsid w:val="00F33B89"/>
    <w:rsid w:val="00F33E23"/>
    <w:rsid w:val="00F34232"/>
    <w:rsid w:val="00F34681"/>
    <w:rsid w:val="00F34A69"/>
    <w:rsid w:val="00F34AB6"/>
    <w:rsid w:val="00F34C39"/>
    <w:rsid w:val="00F351FC"/>
    <w:rsid w:val="00F3532E"/>
    <w:rsid w:val="00F35E61"/>
    <w:rsid w:val="00F36B93"/>
    <w:rsid w:val="00F36BDA"/>
    <w:rsid w:val="00F372F0"/>
    <w:rsid w:val="00F373B3"/>
    <w:rsid w:val="00F37719"/>
    <w:rsid w:val="00F40293"/>
    <w:rsid w:val="00F40916"/>
    <w:rsid w:val="00F40A2C"/>
    <w:rsid w:val="00F40EA6"/>
    <w:rsid w:val="00F40EA7"/>
    <w:rsid w:val="00F41497"/>
    <w:rsid w:val="00F42053"/>
    <w:rsid w:val="00F42181"/>
    <w:rsid w:val="00F423D5"/>
    <w:rsid w:val="00F42D46"/>
    <w:rsid w:val="00F42E4B"/>
    <w:rsid w:val="00F43053"/>
    <w:rsid w:val="00F43A13"/>
    <w:rsid w:val="00F4449E"/>
    <w:rsid w:val="00F44A9A"/>
    <w:rsid w:val="00F45125"/>
    <w:rsid w:val="00F457B2"/>
    <w:rsid w:val="00F45BE1"/>
    <w:rsid w:val="00F46A42"/>
    <w:rsid w:val="00F46E37"/>
    <w:rsid w:val="00F47601"/>
    <w:rsid w:val="00F47A30"/>
    <w:rsid w:val="00F47CAA"/>
    <w:rsid w:val="00F47DF4"/>
    <w:rsid w:val="00F47F25"/>
    <w:rsid w:val="00F47FBA"/>
    <w:rsid w:val="00F50087"/>
    <w:rsid w:val="00F50153"/>
    <w:rsid w:val="00F50209"/>
    <w:rsid w:val="00F5092C"/>
    <w:rsid w:val="00F50AA9"/>
    <w:rsid w:val="00F514B8"/>
    <w:rsid w:val="00F51D72"/>
    <w:rsid w:val="00F52317"/>
    <w:rsid w:val="00F52809"/>
    <w:rsid w:val="00F52BDE"/>
    <w:rsid w:val="00F52BEA"/>
    <w:rsid w:val="00F52DB6"/>
    <w:rsid w:val="00F53534"/>
    <w:rsid w:val="00F53775"/>
    <w:rsid w:val="00F538C0"/>
    <w:rsid w:val="00F53D96"/>
    <w:rsid w:val="00F53FD6"/>
    <w:rsid w:val="00F54487"/>
    <w:rsid w:val="00F545B9"/>
    <w:rsid w:val="00F54918"/>
    <w:rsid w:val="00F561B7"/>
    <w:rsid w:val="00F561BF"/>
    <w:rsid w:val="00F56B95"/>
    <w:rsid w:val="00F56EB8"/>
    <w:rsid w:val="00F5701B"/>
    <w:rsid w:val="00F57098"/>
    <w:rsid w:val="00F57585"/>
    <w:rsid w:val="00F5769E"/>
    <w:rsid w:val="00F57CBE"/>
    <w:rsid w:val="00F57E63"/>
    <w:rsid w:val="00F600E0"/>
    <w:rsid w:val="00F604C3"/>
    <w:rsid w:val="00F60C01"/>
    <w:rsid w:val="00F61ACD"/>
    <w:rsid w:val="00F620C1"/>
    <w:rsid w:val="00F621D3"/>
    <w:rsid w:val="00F62204"/>
    <w:rsid w:val="00F624F3"/>
    <w:rsid w:val="00F62554"/>
    <w:rsid w:val="00F62B26"/>
    <w:rsid w:val="00F6320E"/>
    <w:rsid w:val="00F63231"/>
    <w:rsid w:val="00F63863"/>
    <w:rsid w:val="00F639FA"/>
    <w:rsid w:val="00F64578"/>
    <w:rsid w:val="00F649DC"/>
    <w:rsid w:val="00F64AB4"/>
    <w:rsid w:val="00F6557E"/>
    <w:rsid w:val="00F6574B"/>
    <w:rsid w:val="00F66495"/>
    <w:rsid w:val="00F67040"/>
    <w:rsid w:val="00F7009E"/>
    <w:rsid w:val="00F706DF"/>
    <w:rsid w:val="00F70C6B"/>
    <w:rsid w:val="00F70EF8"/>
    <w:rsid w:val="00F70F3D"/>
    <w:rsid w:val="00F712EB"/>
    <w:rsid w:val="00F7170F"/>
    <w:rsid w:val="00F71A52"/>
    <w:rsid w:val="00F71A6D"/>
    <w:rsid w:val="00F71A83"/>
    <w:rsid w:val="00F72623"/>
    <w:rsid w:val="00F7276E"/>
    <w:rsid w:val="00F72911"/>
    <w:rsid w:val="00F72BD5"/>
    <w:rsid w:val="00F73060"/>
    <w:rsid w:val="00F736C2"/>
    <w:rsid w:val="00F738E8"/>
    <w:rsid w:val="00F73A0E"/>
    <w:rsid w:val="00F74BFA"/>
    <w:rsid w:val="00F74C95"/>
    <w:rsid w:val="00F755A3"/>
    <w:rsid w:val="00F75A54"/>
    <w:rsid w:val="00F75BF3"/>
    <w:rsid w:val="00F75D5B"/>
    <w:rsid w:val="00F75DF3"/>
    <w:rsid w:val="00F765CA"/>
    <w:rsid w:val="00F76B15"/>
    <w:rsid w:val="00F77A51"/>
    <w:rsid w:val="00F77EDB"/>
    <w:rsid w:val="00F80102"/>
    <w:rsid w:val="00F80791"/>
    <w:rsid w:val="00F80C63"/>
    <w:rsid w:val="00F80F91"/>
    <w:rsid w:val="00F810BB"/>
    <w:rsid w:val="00F81BF8"/>
    <w:rsid w:val="00F81EC6"/>
    <w:rsid w:val="00F81F88"/>
    <w:rsid w:val="00F828B0"/>
    <w:rsid w:val="00F82998"/>
    <w:rsid w:val="00F82CA6"/>
    <w:rsid w:val="00F82E85"/>
    <w:rsid w:val="00F83546"/>
    <w:rsid w:val="00F83BC5"/>
    <w:rsid w:val="00F83BEE"/>
    <w:rsid w:val="00F84666"/>
    <w:rsid w:val="00F8525A"/>
    <w:rsid w:val="00F85AC1"/>
    <w:rsid w:val="00F85D72"/>
    <w:rsid w:val="00F85DC9"/>
    <w:rsid w:val="00F85E5B"/>
    <w:rsid w:val="00F869D5"/>
    <w:rsid w:val="00F8723D"/>
    <w:rsid w:val="00F87581"/>
    <w:rsid w:val="00F87A54"/>
    <w:rsid w:val="00F87DA8"/>
    <w:rsid w:val="00F87FA0"/>
    <w:rsid w:val="00F90157"/>
    <w:rsid w:val="00F903B0"/>
    <w:rsid w:val="00F90CF4"/>
    <w:rsid w:val="00F90DC1"/>
    <w:rsid w:val="00F9108C"/>
    <w:rsid w:val="00F91358"/>
    <w:rsid w:val="00F91E0B"/>
    <w:rsid w:val="00F9240A"/>
    <w:rsid w:val="00F92645"/>
    <w:rsid w:val="00F926BB"/>
    <w:rsid w:val="00F92CE0"/>
    <w:rsid w:val="00F92FB3"/>
    <w:rsid w:val="00F9347C"/>
    <w:rsid w:val="00F938EA"/>
    <w:rsid w:val="00F93ABB"/>
    <w:rsid w:val="00F93C0B"/>
    <w:rsid w:val="00F93D75"/>
    <w:rsid w:val="00F94114"/>
    <w:rsid w:val="00F94FE0"/>
    <w:rsid w:val="00F95092"/>
    <w:rsid w:val="00F952BF"/>
    <w:rsid w:val="00F9540A"/>
    <w:rsid w:val="00F9589C"/>
    <w:rsid w:val="00F964E7"/>
    <w:rsid w:val="00F9721B"/>
    <w:rsid w:val="00F97527"/>
    <w:rsid w:val="00F97FA3"/>
    <w:rsid w:val="00FA0281"/>
    <w:rsid w:val="00FA092A"/>
    <w:rsid w:val="00FA0DC3"/>
    <w:rsid w:val="00FA1782"/>
    <w:rsid w:val="00FA1784"/>
    <w:rsid w:val="00FA1884"/>
    <w:rsid w:val="00FA1E9B"/>
    <w:rsid w:val="00FA2712"/>
    <w:rsid w:val="00FA2B5B"/>
    <w:rsid w:val="00FA4054"/>
    <w:rsid w:val="00FA40D2"/>
    <w:rsid w:val="00FA4235"/>
    <w:rsid w:val="00FA4C07"/>
    <w:rsid w:val="00FA4F00"/>
    <w:rsid w:val="00FA5432"/>
    <w:rsid w:val="00FA5661"/>
    <w:rsid w:val="00FA5A82"/>
    <w:rsid w:val="00FA636B"/>
    <w:rsid w:val="00FA6400"/>
    <w:rsid w:val="00FA66C0"/>
    <w:rsid w:val="00FA66E9"/>
    <w:rsid w:val="00FA6BA5"/>
    <w:rsid w:val="00FA6D71"/>
    <w:rsid w:val="00FA6E2D"/>
    <w:rsid w:val="00FA6FD7"/>
    <w:rsid w:val="00FA702C"/>
    <w:rsid w:val="00FA7A0E"/>
    <w:rsid w:val="00FB0113"/>
    <w:rsid w:val="00FB01F7"/>
    <w:rsid w:val="00FB05F1"/>
    <w:rsid w:val="00FB07B0"/>
    <w:rsid w:val="00FB0E8F"/>
    <w:rsid w:val="00FB12C4"/>
    <w:rsid w:val="00FB198E"/>
    <w:rsid w:val="00FB19E4"/>
    <w:rsid w:val="00FB1AD1"/>
    <w:rsid w:val="00FB2159"/>
    <w:rsid w:val="00FB254D"/>
    <w:rsid w:val="00FB25CE"/>
    <w:rsid w:val="00FB2718"/>
    <w:rsid w:val="00FB27BD"/>
    <w:rsid w:val="00FB2835"/>
    <w:rsid w:val="00FB521C"/>
    <w:rsid w:val="00FB5260"/>
    <w:rsid w:val="00FB539C"/>
    <w:rsid w:val="00FB5443"/>
    <w:rsid w:val="00FB5522"/>
    <w:rsid w:val="00FB556B"/>
    <w:rsid w:val="00FB55F5"/>
    <w:rsid w:val="00FB57AB"/>
    <w:rsid w:val="00FB5852"/>
    <w:rsid w:val="00FB5D81"/>
    <w:rsid w:val="00FB62C2"/>
    <w:rsid w:val="00FB6A07"/>
    <w:rsid w:val="00FB6D72"/>
    <w:rsid w:val="00FB6DF7"/>
    <w:rsid w:val="00FB703D"/>
    <w:rsid w:val="00FB70A0"/>
    <w:rsid w:val="00FB7431"/>
    <w:rsid w:val="00FB751E"/>
    <w:rsid w:val="00FB7689"/>
    <w:rsid w:val="00FB7857"/>
    <w:rsid w:val="00FB7B72"/>
    <w:rsid w:val="00FB7B87"/>
    <w:rsid w:val="00FB7EFD"/>
    <w:rsid w:val="00FC037A"/>
    <w:rsid w:val="00FC0419"/>
    <w:rsid w:val="00FC0574"/>
    <w:rsid w:val="00FC0A01"/>
    <w:rsid w:val="00FC0B74"/>
    <w:rsid w:val="00FC0C28"/>
    <w:rsid w:val="00FC1239"/>
    <w:rsid w:val="00FC1C50"/>
    <w:rsid w:val="00FC1D6B"/>
    <w:rsid w:val="00FC22D7"/>
    <w:rsid w:val="00FC28ED"/>
    <w:rsid w:val="00FC2992"/>
    <w:rsid w:val="00FC2EBB"/>
    <w:rsid w:val="00FC2EBC"/>
    <w:rsid w:val="00FC305D"/>
    <w:rsid w:val="00FC30AF"/>
    <w:rsid w:val="00FC3560"/>
    <w:rsid w:val="00FC3879"/>
    <w:rsid w:val="00FC38B7"/>
    <w:rsid w:val="00FC391A"/>
    <w:rsid w:val="00FC3A09"/>
    <w:rsid w:val="00FC42E5"/>
    <w:rsid w:val="00FC4B14"/>
    <w:rsid w:val="00FC5197"/>
    <w:rsid w:val="00FC52B7"/>
    <w:rsid w:val="00FC5484"/>
    <w:rsid w:val="00FC55F0"/>
    <w:rsid w:val="00FC5713"/>
    <w:rsid w:val="00FC5DED"/>
    <w:rsid w:val="00FC65CA"/>
    <w:rsid w:val="00FC69B1"/>
    <w:rsid w:val="00FC6DC0"/>
    <w:rsid w:val="00FC6DCA"/>
    <w:rsid w:val="00FC7022"/>
    <w:rsid w:val="00FC71B8"/>
    <w:rsid w:val="00FC71D5"/>
    <w:rsid w:val="00FC765D"/>
    <w:rsid w:val="00FC767F"/>
    <w:rsid w:val="00FC7932"/>
    <w:rsid w:val="00FC7ADE"/>
    <w:rsid w:val="00FC7AFC"/>
    <w:rsid w:val="00FC7C88"/>
    <w:rsid w:val="00FC7EA4"/>
    <w:rsid w:val="00FD0213"/>
    <w:rsid w:val="00FD0236"/>
    <w:rsid w:val="00FD05FE"/>
    <w:rsid w:val="00FD0807"/>
    <w:rsid w:val="00FD0E30"/>
    <w:rsid w:val="00FD10D6"/>
    <w:rsid w:val="00FD15D1"/>
    <w:rsid w:val="00FD16A0"/>
    <w:rsid w:val="00FD1916"/>
    <w:rsid w:val="00FD1C78"/>
    <w:rsid w:val="00FD2222"/>
    <w:rsid w:val="00FD2AC8"/>
    <w:rsid w:val="00FD2B03"/>
    <w:rsid w:val="00FD2BAC"/>
    <w:rsid w:val="00FD369C"/>
    <w:rsid w:val="00FD3761"/>
    <w:rsid w:val="00FD39B0"/>
    <w:rsid w:val="00FD3BAF"/>
    <w:rsid w:val="00FD4057"/>
    <w:rsid w:val="00FD42C8"/>
    <w:rsid w:val="00FD44C7"/>
    <w:rsid w:val="00FD49A8"/>
    <w:rsid w:val="00FD4A6A"/>
    <w:rsid w:val="00FD4D23"/>
    <w:rsid w:val="00FD51E6"/>
    <w:rsid w:val="00FD53B0"/>
    <w:rsid w:val="00FD57E4"/>
    <w:rsid w:val="00FD591E"/>
    <w:rsid w:val="00FD5B12"/>
    <w:rsid w:val="00FD5D0A"/>
    <w:rsid w:val="00FD6062"/>
    <w:rsid w:val="00FD640E"/>
    <w:rsid w:val="00FD645D"/>
    <w:rsid w:val="00FD6903"/>
    <w:rsid w:val="00FD73AC"/>
    <w:rsid w:val="00FD7787"/>
    <w:rsid w:val="00FD79DC"/>
    <w:rsid w:val="00FE00D3"/>
    <w:rsid w:val="00FE0AB7"/>
    <w:rsid w:val="00FE104C"/>
    <w:rsid w:val="00FE199D"/>
    <w:rsid w:val="00FE2652"/>
    <w:rsid w:val="00FE2D2D"/>
    <w:rsid w:val="00FE2DB1"/>
    <w:rsid w:val="00FE3149"/>
    <w:rsid w:val="00FE4819"/>
    <w:rsid w:val="00FE4DE1"/>
    <w:rsid w:val="00FE5329"/>
    <w:rsid w:val="00FE53FA"/>
    <w:rsid w:val="00FE5598"/>
    <w:rsid w:val="00FE6762"/>
    <w:rsid w:val="00FE67B6"/>
    <w:rsid w:val="00FE6B21"/>
    <w:rsid w:val="00FE74D9"/>
    <w:rsid w:val="00FE79FE"/>
    <w:rsid w:val="00FE7D6F"/>
    <w:rsid w:val="00FF004F"/>
    <w:rsid w:val="00FF0060"/>
    <w:rsid w:val="00FF007B"/>
    <w:rsid w:val="00FF0546"/>
    <w:rsid w:val="00FF05CC"/>
    <w:rsid w:val="00FF060A"/>
    <w:rsid w:val="00FF0728"/>
    <w:rsid w:val="00FF0C76"/>
    <w:rsid w:val="00FF0DC4"/>
    <w:rsid w:val="00FF0E4B"/>
    <w:rsid w:val="00FF0F0A"/>
    <w:rsid w:val="00FF1001"/>
    <w:rsid w:val="00FF140F"/>
    <w:rsid w:val="00FF2029"/>
    <w:rsid w:val="00FF26D1"/>
    <w:rsid w:val="00FF29ED"/>
    <w:rsid w:val="00FF2A25"/>
    <w:rsid w:val="00FF2C13"/>
    <w:rsid w:val="00FF2E60"/>
    <w:rsid w:val="00FF3387"/>
    <w:rsid w:val="00FF383E"/>
    <w:rsid w:val="00FF3C4D"/>
    <w:rsid w:val="00FF3DDB"/>
    <w:rsid w:val="00FF407B"/>
    <w:rsid w:val="00FF40B6"/>
    <w:rsid w:val="00FF46B5"/>
    <w:rsid w:val="00FF51EF"/>
    <w:rsid w:val="00FF5615"/>
    <w:rsid w:val="00FF565B"/>
    <w:rsid w:val="00FF5A07"/>
    <w:rsid w:val="00FF5CB0"/>
    <w:rsid w:val="00FF5D08"/>
    <w:rsid w:val="00FF6062"/>
    <w:rsid w:val="00FF640E"/>
    <w:rsid w:val="00FF6459"/>
    <w:rsid w:val="00FF6DA2"/>
    <w:rsid w:val="00FF730E"/>
    <w:rsid w:val="00FF74E9"/>
    <w:rsid w:val="00FF776C"/>
    <w:rsid w:val="00FF776D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2F5A40"/>
  <w15:chartTrackingRefBased/>
  <w15:docId w15:val="{44F91F50-61B6-420D-BE4F-EB1310ED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A6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243E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243E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ED6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546CE6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7B7DB1"/>
  </w:style>
  <w:style w:type="paragraph" w:customStyle="1" w:styleId="Default">
    <w:name w:val="Default"/>
    <w:rsid w:val="00731F76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E3E97"/>
    <w:pPr>
      <w:ind w:left="720"/>
    </w:pPr>
  </w:style>
  <w:style w:type="character" w:styleId="CommentReference">
    <w:name w:val="annotation reference"/>
    <w:rsid w:val="00CB117C"/>
    <w:rPr>
      <w:sz w:val="16"/>
      <w:szCs w:val="16"/>
    </w:rPr>
  </w:style>
  <w:style w:type="paragraph" w:styleId="CommentText">
    <w:name w:val="annotation text"/>
    <w:basedOn w:val="Normal"/>
    <w:link w:val="CommentTextChar"/>
    <w:rsid w:val="00CB117C"/>
    <w:rPr>
      <w:sz w:val="20"/>
      <w:szCs w:val="20"/>
    </w:rPr>
  </w:style>
  <w:style w:type="character" w:customStyle="1" w:styleId="CommentTextChar">
    <w:name w:val="Comment Text Char"/>
    <w:link w:val="CommentText"/>
    <w:rsid w:val="00CB117C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B117C"/>
    <w:rPr>
      <w:b/>
      <w:bCs/>
    </w:rPr>
  </w:style>
  <w:style w:type="character" w:customStyle="1" w:styleId="CommentSubjectChar">
    <w:name w:val="Comment Subject Char"/>
    <w:link w:val="CommentSubject"/>
    <w:rsid w:val="00CB117C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3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1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0.emf"/><Relationship Id="rId28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E9D6E14-4C5D-4443-8E2B-8A27A087E5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11166-583D-4047-8736-5180FD63C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21</Pages>
  <Words>2785</Words>
  <Characters>15880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AVEGA</vt:lpstr>
    </vt:vector>
  </TitlesOfParts>
  <Company>iTOTi®</Company>
  <LinksUpToDate>false</LinksUpToDate>
  <CharactersWithSpaces>18628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AVEGA</dc:title>
  <dc:subject/>
  <dc:creator>BP&amp;Co.</dc:creator>
  <cp:keywords/>
  <dc:description/>
  <cp:lastModifiedBy>Noel M. Cainglet</cp:lastModifiedBy>
  <cp:revision>288</cp:revision>
  <cp:lastPrinted>2017-10-18T01:37:00Z</cp:lastPrinted>
  <dcterms:created xsi:type="dcterms:W3CDTF">2017-08-15T11:43:00Z</dcterms:created>
  <dcterms:modified xsi:type="dcterms:W3CDTF">2017-12-16T01:42:00Z</dcterms:modified>
</cp:coreProperties>
</file>