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991476" w14:textId="77777777" w:rsidR="00347263" w:rsidRPr="00773037" w:rsidRDefault="002E40E3" w:rsidP="00773037">
      <w:pPr>
        <w:jc w:val="both"/>
      </w:pPr>
      <w:r w:rsidRPr="00773037">
        <w:rPr>
          <w:rFonts w:ascii="Arial" w:hAnsi="Arial"/>
          <w:noProof/>
          <w:sz w:val="18"/>
          <w:szCs w:val="18"/>
          <w:lang w:val="en-PH" w:eastAsia="en-PH"/>
        </w:rPr>
        <mc:AlternateContent>
          <mc:Choice Requires="wps">
            <w:drawing>
              <wp:anchor distT="0" distB="0" distL="114300" distR="114300" simplePos="0" relativeHeight="251656704" behindDoc="0" locked="0" layoutInCell="1" allowOverlap="1" wp14:anchorId="6BD49FD5" wp14:editId="57049FD2">
                <wp:simplePos x="0" y="0"/>
                <wp:positionH relativeFrom="column">
                  <wp:posOffset>0</wp:posOffset>
                </wp:positionH>
                <wp:positionV relativeFrom="paragraph">
                  <wp:posOffset>123825</wp:posOffset>
                </wp:positionV>
                <wp:extent cx="5989320" cy="1271270"/>
                <wp:effectExtent l="9525" t="10795" r="11430" b="13335"/>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271270"/>
                        </a:xfrm>
                        <a:prstGeom prst="rect">
                          <a:avLst/>
                        </a:prstGeom>
                        <a:solidFill>
                          <a:srgbClr val="FFFFFF"/>
                        </a:solidFill>
                        <a:ln w="9525">
                          <a:solidFill>
                            <a:srgbClr val="000000"/>
                          </a:solidFill>
                          <a:miter lim="800000"/>
                          <a:headEnd/>
                          <a:tailEnd/>
                        </a:ln>
                      </wps:spPr>
                      <wps:txbx>
                        <w:txbxContent>
                          <w:p w14:paraId="05834BEE" w14:textId="77777777" w:rsidR="00655A45" w:rsidRDefault="00655A4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49FD5" id="_x0000_t202" coordsize="21600,21600" o:spt="202" path="m,l,21600r21600,l21600,xe">
                <v:stroke joinstyle="miter"/>
                <v:path gradientshapeok="t" o:connecttype="rect"/>
              </v:shapetype>
              <v:shape id="Text Box 8" o:spid="_x0000_s1026" type="#_x0000_t202" style="position:absolute;left:0;text-align:left;margin-left:0;margin-top:9.75pt;width:471.6pt;height:100.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">
                <v:textbox>
                  <w:txbxContent>
                    <w:p w14:paraId="05834BEE" w14:textId="77777777" w:rsidR="00655A45" w:rsidRDefault="00655A45"/>
                  </w:txbxContent>
                </v:textbox>
              </v:shape>
            </w:pict>
          </mc:Fallback>
        </mc:AlternateContent>
      </w:r>
      <w:r w:rsidR="00F435A7" w:rsidRPr="00773037">
        <w:tab/>
      </w:r>
    </w:p>
    <w:p w14:paraId="34B2B5C7" w14:textId="77777777" w:rsidR="003A0818" w:rsidRPr="00773037" w:rsidRDefault="002E40E3" w:rsidP="00773037">
      <w:pPr>
        <w:jc w:val="both"/>
        <w:rPr>
          <w:rFonts w:ascii="Arial" w:hAnsi="Arial"/>
          <w:sz w:val="18"/>
          <w:szCs w:val="18"/>
        </w:rPr>
      </w:pPr>
      <w:r w:rsidRPr="00773037">
        <w:rPr>
          <w:rFonts w:ascii="Arial" w:hAnsi="Arial"/>
          <w:noProof/>
          <w:sz w:val="18"/>
          <w:szCs w:val="18"/>
          <w:lang w:val="en-PH" w:eastAsia="en-PH"/>
        </w:rPr>
        <mc:AlternateContent>
          <mc:Choice Requires="wps">
            <w:drawing>
              <wp:anchor distT="0" distB="0" distL="114300" distR="114300" simplePos="0" relativeHeight="251657728" behindDoc="0" locked="0" layoutInCell="1" allowOverlap="1" wp14:anchorId="6774156D" wp14:editId="6B66E424">
                <wp:simplePos x="0" y="0"/>
                <wp:positionH relativeFrom="column">
                  <wp:posOffset>114300</wp:posOffset>
                </wp:positionH>
                <wp:positionV relativeFrom="paragraph">
                  <wp:posOffset>62865</wp:posOffset>
                </wp:positionV>
                <wp:extent cx="5760720" cy="457200"/>
                <wp:effectExtent l="9525" t="10795" r="11430" b="8255"/>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5E8A3170" w14:textId="77777777" w:rsidR="00655A45" w:rsidRPr="00E359BB" w:rsidRDefault="00655A45">
                            <w:r w:rsidRPr="00E359BB">
                              <w:t>PROGRAM TITLE</w:t>
                            </w:r>
                          </w:p>
                          <w:p w14:paraId="76978B79" w14:textId="77777777" w:rsidR="00655A45" w:rsidRPr="00FC71B8" w:rsidRDefault="00655A45" w:rsidP="003A2961">
                            <w:pPr>
                              <w:jc w:val="center"/>
                              <w:rPr>
                                <w:caps/>
                              </w:rPr>
                            </w:pPr>
                            <w:r>
                              <w:rPr>
                                <w:caps/>
                              </w:rPr>
                              <w:t>MARKETING AND OPERATIONS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4156D" id="Text Box 9" o:spid="_x0000_s1027" type="#_x0000_t202" style="position:absolute;left:0;text-align:left;margin-left:9pt;margin-top:4.95pt;width:453.6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">
                <v:textbox>
                  <w:txbxContent>
                    <w:p w14:paraId="5E8A3170" w14:textId="77777777" w:rsidR="00655A45" w:rsidRPr="00E359BB" w:rsidRDefault="00655A45">
                      <w:r w:rsidRPr="00E359BB">
                        <w:t>PROGRAM TITLE</w:t>
                      </w:r>
                    </w:p>
                    <w:p w14:paraId="76978B79" w14:textId="77777777" w:rsidR="00655A45" w:rsidRPr="00FC71B8" w:rsidRDefault="00655A45" w:rsidP="003A2961">
                      <w:pPr>
                        <w:jc w:val="center"/>
                        <w:rPr>
                          <w:caps/>
                        </w:rPr>
                      </w:pPr>
                      <w:r>
                        <w:rPr>
                          <w:caps/>
                        </w:rPr>
                        <w:t>MARKETING AND OPERATIONS</w:t>
                      </w:r>
                    </w:p>
                  </w:txbxContent>
                </v:textbox>
              </v:shape>
            </w:pict>
          </mc:Fallback>
        </mc:AlternateContent>
      </w:r>
    </w:p>
    <w:p w14:paraId="46F47500" w14:textId="77777777" w:rsidR="003A0818" w:rsidRPr="00773037" w:rsidRDefault="006C6778" w:rsidP="00773037">
      <w:pPr>
        <w:jc w:val="both"/>
        <w:rPr>
          <w:rFonts w:ascii="Arial" w:hAnsi="Arial"/>
          <w:sz w:val="18"/>
          <w:szCs w:val="18"/>
        </w:rPr>
      </w:pPr>
      <w:r w:rsidRPr="00773037">
        <w:rPr>
          <w:rFonts w:ascii="Arial" w:hAnsi="Arial"/>
          <w:sz w:val="18"/>
          <w:szCs w:val="18"/>
        </w:rPr>
        <w:tab/>
      </w:r>
    </w:p>
    <w:p w14:paraId="2B395572" w14:textId="77777777" w:rsidR="003A0818" w:rsidRPr="00773037" w:rsidRDefault="006C6778" w:rsidP="00773037">
      <w:pPr>
        <w:jc w:val="both"/>
        <w:rPr>
          <w:rFonts w:ascii="Arial" w:hAnsi="Arial"/>
          <w:sz w:val="18"/>
          <w:szCs w:val="18"/>
        </w:rPr>
      </w:pPr>
      <w:r w:rsidRPr="00773037">
        <w:rPr>
          <w:rFonts w:ascii="Arial" w:hAnsi="Arial"/>
          <w:sz w:val="18"/>
          <w:szCs w:val="18"/>
        </w:rPr>
        <w:tab/>
      </w:r>
    </w:p>
    <w:p w14:paraId="518FC517" w14:textId="77777777" w:rsidR="003A0818" w:rsidRPr="00773037" w:rsidRDefault="006C6778" w:rsidP="00773037">
      <w:pPr>
        <w:jc w:val="both"/>
        <w:rPr>
          <w:rFonts w:ascii="Arial" w:hAnsi="Arial"/>
          <w:sz w:val="18"/>
          <w:szCs w:val="18"/>
        </w:rPr>
      </w:pPr>
      <w:r w:rsidRPr="00773037">
        <w:rPr>
          <w:rFonts w:ascii="Arial" w:hAnsi="Arial"/>
          <w:sz w:val="18"/>
          <w:szCs w:val="18"/>
        </w:rPr>
        <w:tab/>
      </w:r>
    </w:p>
    <w:p w14:paraId="1388D28F" w14:textId="77777777" w:rsidR="003A0818" w:rsidRPr="00773037" w:rsidRDefault="002E40E3" w:rsidP="00773037">
      <w:pPr>
        <w:jc w:val="both"/>
        <w:rPr>
          <w:rFonts w:ascii="Arial" w:hAnsi="Arial"/>
          <w:sz w:val="18"/>
          <w:szCs w:val="18"/>
        </w:rPr>
      </w:pPr>
      <w:r w:rsidRPr="00773037">
        <w:rPr>
          <w:rFonts w:ascii="Arial" w:hAnsi="Arial"/>
          <w:noProof/>
          <w:sz w:val="18"/>
          <w:szCs w:val="18"/>
          <w:lang w:val="en-PH" w:eastAsia="en-PH"/>
        </w:rPr>
        <mc:AlternateContent>
          <mc:Choice Requires="wps">
            <w:drawing>
              <wp:anchor distT="0" distB="0" distL="114300" distR="114300" simplePos="0" relativeHeight="251658752" behindDoc="0" locked="0" layoutInCell="1" allowOverlap="1" wp14:anchorId="654B2858" wp14:editId="0F57AE22">
                <wp:simplePos x="0" y="0"/>
                <wp:positionH relativeFrom="column">
                  <wp:posOffset>114300</wp:posOffset>
                </wp:positionH>
                <wp:positionV relativeFrom="paragraph">
                  <wp:posOffset>108585</wp:posOffset>
                </wp:positionV>
                <wp:extent cx="5760720" cy="457200"/>
                <wp:effectExtent l="9525" t="10795" r="11430" b="8255"/>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4563122A" w14:textId="77777777" w:rsidR="00655A45" w:rsidRPr="00D976AF" w:rsidRDefault="00655A45">
                            <w:r w:rsidRPr="00D976AF">
                              <w:t>PROCESS TITLE</w:t>
                            </w:r>
                          </w:p>
                          <w:p w14:paraId="04BC9CBE" w14:textId="77777777" w:rsidR="00655A45" w:rsidRPr="00C373F2" w:rsidRDefault="00655A45" w:rsidP="00026709">
                            <w:pPr>
                              <w:jc w:val="center"/>
                            </w:pPr>
                            <w:r>
                              <w:t>Cargo Operations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B2858" id="Text Box 10" o:spid="_x0000_s1028" type="#_x0000_t202" style="position:absolute;left:0;text-align:left;margin-left:9pt;margin-top:8.55pt;width:453.6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">
                <v:textbox>
                  <w:txbxContent>
                    <w:p w14:paraId="4563122A" w14:textId="77777777" w:rsidR="00655A45" w:rsidRPr="00D976AF" w:rsidRDefault="00655A45">
                      <w:r w:rsidRPr="00D976AF">
                        <w:t>PROCESS TITLE</w:t>
                      </w:r>
                    </w:p>
                    <w:p w14:paraId="04BC9CBE" w14:textId="77777777" w:rsidR="00655A45" w:rsidRPr="00C373F2" w:rsidRDefault="00655A45" w:rsidP="00026709">
                      <w:pPr>
                        <w:jc w:val="center"/>
                      </w:pPr>
                      <w:r>
                        <w:t>Cargo Operations</w:t>
                      </w:r>
                    </w:p>
                  </w:txbxContent>
                </v:textbox>
              </v:shape>
            </w:pict>
          </mc:Fallback>
        </mc:AlternateContent>
      </w:r>
    </w:p>
    <w:p w14:paraId="03026B34" w14:textId="77777777" w:rsidR="003A0818" w:rsidRPr="00773037" w:rsidRDefault="003A0818" w:rsidP="00773037">
      <w:pPr>
        <w:jc w:val="both"/>
        <w:rPr>
          <w:rFonts w:ascii="Arial" w:hAnsi="Arial"/>
          <w:sz w:val="18"/>
          <w:szCs w:val="18"/>
        </w:rPr>
      </w:pPr>
    </w:p>
    <w:p w14:paraId="0ED766A9" w14:textId="77777777" w:rsidR="003A0818" w:rsidRPr="00773037" w:rsidRDefault="006C6778" w:rsidP="00773037">
      <w:pPr>
        <w:jc w:val="both"/>
        <w:rPr>
          <w:rFonts w:ascii="Arial" w:hAnsi="Arial"/>
          <w:sz w:val="18"/>
          <w:szCs w:val="18"/>
        </w:rPr>
      </w:pPr>
      <w:r w:rsidRPr="00773037">
        <w:rPr>
          <w:rFonts w:ascii="Arial" w:hAnsi="Arial"/>
          <w:sz w:val="18"/>
          <w:szCs w:val="18"/>
        </w:rPr>
        <w:tab/>
      </w:r>
    </w:p>
    <w:p w14:paraId="788A20C8" w14:textId="77777777" w:rsidR="003A0818" w:rsidRPr="00773037" w:rsidRDefault="003A0818" w:rsidP="00773037">
      <w:pPr>
        <w:jc w:val="both"/>
        <w:rPr>
          <w:rFonts w:ascii="Arial" w:hAnsi="Arial"/>
          <w:sz w:val="18"/>
          <w:szCs w:val="18"/>
        </w:rPr>
      </w:pPr>
    </w:p>
    <w:p w14:paraId="6618A31F" w14:textId="77777777" w:rsidR="005673EC" w:rsidRPr="00773037" w:rsidRDefault="005673EC" w:rsidP="00773037">
      <w:pPr>
        <w:jc w:val="both"/>
        <w:rPr>
          <w:rFonts w:ascii="Arial" w:hAnsi="Arial"/>
          <w:sz w:val="18"/>
          <w:szCs w:val="18"/>
        </w:rPr>
      </w:pPr>
    </w:p>
    <w:p w14:paraId="5A36CFE0" w14:textId="77777777" w:rsidR="003226EA" w:rsidRPr="00773037" w:rsidRDefault="003226EA" w:rsidP="00773037">
      <w:pPr>
        <w:jc w:val="both"/>
        <w:rPr>
          <w:rFonts w:ascii="Arial" w:hAnsi="Arial"/>
          <w:sz w:val="18"/>
          <w:szCs w:val="18"/>
        </w:rPr>
      </w:pPr>
    </w:p>
    <w:p w14:paraId="03D1A8A2" w14:textId="77777777" w:rsidR="002916D0" w:rsidRPr="00773037" w:rsidRDefault="002916D0" w:rsidP="00773037">
      <w:pPr>
        <w:tabs>
          <w:tab w:val="left" w:pos="1524"/>
        </w:tabs>
        <w:jc w:val="both"/>
        <w:rPr>
          <w:rFonts w:ascii="Arial" w:hAnsi="Arial"/>
          <w:sz w:val="18"/>
          <w:szCs w:val="18"/>
        </w:rPr>
      </w:pPr>
    </w:p>
    <w:p w14:paraId="1D3F03AE" w14:textId="77777777" w:rsidR="003226EA" w:rsidRPr="00773037" w:rsidRDefault="003226EA" w:rsidP="00773037">
      <w:pPr>
        <w:numPr>
          <w:ilvl w:val="0"/>
          <w:numId w:val="1"/>
        </w:numPr>
        <w:jc w:val="both"/>
        <w:rPr>
          <w:u w:val="single"/>
        </w:rPr>
      </w:pPr>
      <w:r w:rsidRPr="00773037">
        <w:rPr>
          <w:u w:val="single"/>
        </w:rPr>
        <w:t>SCOPE</w:t>
      </w:r>
    </w:p>
    <w:p w14:paraId="157CDFDD" w14:textId="77777777" w:rsidR="005F0095" w:rsidRPr="00773037" w:rsidRDefault="005F0095" w:rsidP="00773037">
      <w:pPr>
        <w:ind w:left="576"/>
        <w:jc w:val="both"/>
      </w:pPr>
      <w:bookmarkStart w:id="0" w:name="_GoBack"/>
      <w:bookmarkEnd w:id="0"/>
    </w:p>
    <w:p w14:paraId="72A4D6DB" w14:textId="77777777" w:rsidR="007B261E" w:rsidRPr="00773037" w:rsidRDefault="003226EA" w:rsidP="00773037">
      <w:pPr>
        <w:ind w:left="576"/>
        <w:jc w:val="both"/>
      </w:pPr>
      <w:r w:rsidRPr="00773037">
        <w:t xml:space="preserve">This </w:t>
      </w:r>
      <w:r w:rsidRPr="00773037">
        <w:rPr>
          <w:caps/>
        </w:rPr>
        <w:t>p</w:t>
      </w:r>
      <w:r w:rsidRPr="00773037">
        <w:t xml:space="preserve">olicies and </w:t>
      </w:r>
      <w:r w:rsidRPr="00773037">
        <w:rPr>
          <w:caps/>
        </w:rPr>
        <w:t>p</w:t>
      </w:r>
      <w:r w:rsidRPr="00773037">
        <w:t>rocedures</w:t>
      </w:r>
      <w:r w:rsidR="00750980" w:rsidRPr="00773037">
        <w:t xml:space="preserve"> </w:t>
      </w:r>
      <w:r w:rsidRPr="00773037">
        <w:rPr>
          <w:caps/>
        </w:rPr>
        <w:t>m</w:t>
      </w:r>
      <w:r w:rsidRPr="00773037">
        <w:t>anual establishes policies, systems,</w:t>
      </w:r>
      <w:r w:rsidR="00FE6FFD" w:rsidRPr="00773037">
        <w:t xml:space="preserve"> procedures and contro</w:t>
      </w:r>
      <w:r w:rsidR="00712DAC" w:rsidRPr="00773037">
        <w:t xml:space="preserve">ls on </w:t>
      </w:r>
      <w:r w:rsidR="00530317" w:rsidRPr="00773037">
        <w:t>cargo operations</w:t>
      </w:r>
      <w:r w:rsidR="006D6DE9" w:rsidRPr="00773037">
        <w:t xml:space="preserve">. </w:t>
      </w:r>
      <w:proofErr w:type="gramStart"/>
      <w:r w:rsidR="00067C56" w:rsidRPr="00773037">
        <w:t>All duties and responsibilities stated in this manual are not</w:t>
      </w:r>
      <w:proofErr w:type="gramEnd"/>
      <w:r w:rsidR="00067C56" w:rsidRPr="00773037">
        <w:t xml:space="preserve"> exclusive to the personnel’s designated responsibilities in this process title</w:t>
      </w:r>
      <w:r w:rsidR="009B61D8" w:rsidRPr="00773037">
        <w:t>.</w:t>
      </w:r>
    </w:p>
    <w:p w14:paraId="38D38AE4" w14:textId="77777777" w:rsidR="00FF529D" w:rsidRPr="00773037" w:rsidRDefault="00FF529D" w:rsidP="00773037">
      <w:pPr>
        <w:ind w:left="576"/>
        <w:jc w:val="both"/>
      </w:pPr>
    </w:p>
    <w:p w14:paraId="26842612" w14:textId="77777777" w:rsidR="00812F5D" w:rsidRPr="00773037" w:rsidRDefault="003226EA" w:rsidP="00773037">
      <w:pPr>
        <w:numPr>
          <w:ilvl w:val="0"/>
          <w:numId w:val="1"/>
        </w:numPr>
        <w:jc w:val="both"/>
        <w:rPr>
          <w:u w:val="single"/>
        </w:rPr>
      </w:pPr>
      <w:r w:rsidRPr="00773037">
        <w:rPr>
          <w:u w:val="single"/>
        </w:rPr>
        <w:t>OBJECTIVES</w:t>
      </w:r>
    </w:p>
    <w:p w14:paraId="36B540D4" w14:textId="77777777" w:rsidR="00627CE8" w:rsidRPr="00773037" w:rsidRDefault="00627CE8" w:rsidP="00773037">
      <w:pPr>
        <w:ind w:left="900"/>
        <w:jc w:val="both"/>
      </w:pPr>
    </w:p>
    <w:p w14:paraId="6284D902" w14:textId="77777777" w:rsidR="00473F3E" w:rsidRPr="00773037" w:rsidRDefault="001F0CE9" w:rsidP="00773037">
      <w:pPr>
        <w:numPr>
          <w:ilvl w:val="0"/>
          <w:numId w:val="2"/>
        </w:numPr>
        <w:tabs>
          <w:tab w:val="num" w:pos="900"/>
        </w:tabs>
        <w:ind w:left="900"/>
        <w:jc w:val="both"/>
      </w:pPr>
      <w:r w:rsidRPr="00773037">
        <w:t>To establish general guidelines on procedures on trucking, loading and unloading of vessel operations.</w:t>
      </w:r>
    </w:p>
    <w:p w14:paraId="1D861352" w14:textId="77777777" w:rsidR="001F0CE9" w:rsidRPr="00773037" w:rsidRDefault="00CF46D2" w:rsidP="00773037">
      <w:pPr>
        <w:numPr>
          <w:ilvl w:val="0"/>
          <w:numId w:val="2"/>
        </w:numPr>
        <w:tabs>
          <w:tab w:val="num" w:pos="900"/>
        </w:tabs>
        <w:ind w:left="900"/>
        <w:jc w:val="both"/>
      </w:pPr>
      <w:r w:rsidRPr="00773037">
        <w:t xml:space="preserve">To ensure proper controls, monitoring and documentation </w:t>
      </w:r>
      <w:proofErr w:type="gramStart"/>
      <w:r w:rsidRPr="00773037">
        <w:t>are in placed</w:t>
      </w:r>
      <w:proofErr w:type="gramEnd"/>
      <w:r w:rsidRPr="00773037">
        <w:t xml:space="preserve"> over cargo operations.</w:t>
      </w:r>
    </w:p>
    <w:p w14:paraId="3B9FF25A" w14:textId="77777777" w:rsidR="008A4D5D" w:rsidRPr="00773037" w:rsidRDefault="00385363" w:rsidP="00773037">
      <w:pPr>
        <w:numPr>
          <w:ilvl w:val="0"/>
          <w:numId w:val="2"/>
        </w:numPr>
        <w:tabs>
          <w:tab w:val="num" w:pos="900"/>
        </w:tabs>
        <w:ind w:left="900"/>
        <w:jc w:val="both"/>
      </w:pPr>
      <w:proofErr w:type="gramStart"/>
      <w:r w:rsidRPr="00773037">
        <w:t>T</w:t>
      </w:r>
      <w:r w:rsidR="00473F3E" w:rsidRPr="00773037">
        <w:t>o clearly define</w:t>
      </w:r>
      <w:proofErr w:type="gramEnd"/>
      <w:r w:rsidR="00473F3E" w:rsidRPr="00773037">
        <w:t xml:space="preserve"> the duties and responsibilities of all personnel</w:t>
      </w:r>
      <w:r w:rsidR="00C30936" w:rsidRPr="00773037">
        <w:t xml:space="preserve"> involved in this process </w:t>
      </w:r>
      <w:r w:rsidR="008A4D5D" w:rsidRPr="00773037">
        <w:t>title.</w:t>
      </w:r>
    </w:p>
    <w:p w14:paraId="02213E11" w14:textId="77777777" w:rsidR="00627CE8" w:rsidRPr="00773037" w:rsidRDefault="00627CE8" w:rsidP="00773037">
      <w:pPr>
        <w:ind w:left="576"/>
        <w:jc w:val="both"/>
        <w:rPr>
          <w:u w:val="single"/>
        </w:rPr>
      </w:pPr>
    </w:p>
    <w:p w14:paraId="5056BDB5" w14:textId="77777777" w:rsidR="003226EA" w:rsidRPr="00773037" w:rsidRDefault="003226EA" w:rsidP="00773037">
      <w:pPr>
        <w:numPr>
          <w:ilvl w:val="0"/>
          <w:numId w:val="1"/>
        </w:numPr>
        <w:jc w:val="both"/>
        <w:rPr>
          <w:u w:val="single"/>
        </w:rPr>
      </w:pPr>
      <w:r w:rsidRPr="00773037">
        <w:rPr>
          <w:u w:val="single"/>
        </w:rPr>
        <w:t>PERSONNEL INVOLVED</w:t>
      </w:r>
    </w:p>
    <w:p w14:paraId="2AB8B70D" w14:textId="77777777" w:rsidR="00957C77" w:rsidRPr="00302068" w:rsidRDefault="00957C77" w:rsidP="00773037">
      <w:pPr>
        <w:ind w:left="576"/>
        <w:jc w:val="both"/>
      </w:pPr>
    </w:p>
    <w:p w14:paraId="0B534697" w14:textId="77777777" w:rsidR="00F15754" w:rsidRPr="00302068" w:rsidRDefault="00D846B8" w:rsidP="00773037">
      <w:pPr>
        <w:numPr>
          <w:ilvl w:val="1"/>
          <w:numId w:val="1"/>
        </w:numPr>
        <w:jc w:val="both"/>
      </w:pPr>
      <w:r w:rsidRPr="00302068">
        <w:t>Truck Driver</w:t>
      </w:r>
    </w:p>
    <w:p w14:paraId="14C7D2AB" w14:textId="77777777" w:rsidR="001361F1" w:rsidRDefault="001361F1" w:rsidP="001361F1">
      <w:pPr>
        <w:ind w:left="1260"/>
      </w:pPr>
    </w:p>
    <w:p w14:paraId="50E9AC5B" w14:textId="77777777" w:rsidR="005C1FFD" w:rsidRPr="00302068" w:rsidRDefault="008778F8" w:rsidP="00773037">
      <w:pPr>
        <w:numPr>
          <w:ilvl w:val="2"/>
          <w:numId w:val="1"/>
        </w:numPr>
      </w:pPr>
      <w:r w:rsidRPr="00302068">
        <w:t xml:space="preserve">Responsible for the </w:t>
      </w:r>
      <w:r w:rsidR="00395768" w:rsidRPr="00302068">
        <w:t xml:space="preserve">weighing, loading </w:t>
      </w:r>
      <w:r w:rsidR="00BE154E" w:rsidRPr="00302068">
        <w:t xml:space="preserve">and delivery </w:t>
      </w:r>
      <w:r w:rsidR="00F15754" w:rsidRPr="00302068">
        <w:t xml:space="preserve">of cargoes to vessel, consignee </w:t>
      </w:r>
      <w:r w:rsidR="00BE154E" w:rsidRPr="00302068">
        <w:t>or other designated receiver.</w:t>
      </w:r>
    </w:p>
    <w:p w14:paraId="2F860EC7" w14:textId="77777777" w:rsidR="00D74029" w:rsidRPr="00302068" w:rsidRDefault="00DA0DA7" w:rsidP="00DA0DA7">
      <w:pPr>
        <w:numPr>
          <w:ilvl w:val="2"/>
          <w:numId w:val="1"/>
        </w:numPr>
      </w:pPr>
      <w:r>
        <w:t>Obtains Authority to Load (ATL) from Operations Department.</w:t>
      </w:r>
    </w:p>
    <w:p w14:paraId="44F1BB77" w14:textId="77777777" w:rsidR="00D846B8" w:rsidRDefault="00D17478" w:rsidP="00773037">
      <w:pPr>
        <w:pStyle w:val="ListParagraph"/>
        <w:numPr>
          <w:ilvl w:val="2"/>
          <w:numId w:val="1"/>
        </w:numPr>
        <w:jc w:val="both"/>
      </w:pPr>
      <w:r w:rsidRPr="00302068">
        <w:t>Prepares and issues delivery receipt</w:t>
      </w:r>
      <w:r w:rsidR="0044445F" w:rsidRPr="00302068">
        <w:t xml:space="preserve"> (DR)</w:t>
      </w:r>
      <w:r w:rsidRPr="00302068">
        <w:t>.</w:t>
      </w:r>
    </w:p>
    <w:p w14:paraId="08B18F89" w14:textId="77777777" w:rsidR="00BE44A9" w:rsidRPr="00302068" w:rsidRDefault="00BE44A9" w:rsidP="00885A1B">
      <w:pPr>
        <w:jc w:val="both"/>
      </w:pPr>
    </w:p>
    <w:p w14:paraId="1EDC434D" w14:textId="77777777" w:rsidR="00BE628E" w:rsidRPr="00773037" w:rsidRDefault="00BE628E" w:rsidP="00773037">
      <w:pPr>
        <w:pStyle w:val="ListParagraph"/>
        <w:numPr>
          <w:ilvl w:val="1"/>
          <w:numId w:val="1"/>
        </w:numPr>
        <w:jc w:val="both"/>
      </w:pPr>
      <w:r w:rsidRPr="00773037">
        <w:t>Quarter Master</w:t>
      </w:r>
    </w:p>
    <w:p w14:paraId="030EB439" w14:textId="77777777" w:rsidR="00BE628E" w:rsidRPr="00773037" w:rsidRDefault="00BE628E" w:rsidP="00773037">
      <w:pPr>
        <w:pStyle w:val="ListParagraph"/>
        <w:ind w:left="936"/>
        <w:jc w:val="both"/>
      </w:pPr>
    </w:p>
    <w:p w14:paraId="66249A9D" w14:textId="77777777" w:rsidR="00BE628E" w:rsidRPr="00773037" w:rsidRDefault="00BE628E" w:rsidP="00773037">
      <w:pPr>
        <w:pStyle w:val="ListParagraph"/>
        <w:numPr>
          <w:ilvl w:val="2"/>
          <w:numId w:val="1"/>
        </w:numPr>
        <w:jc w:val="both"/>
      </w:pPr>
      <w:r w:rsidRPr="00773037">
        <w:t>Check completeness, inspect and count cargoes loaded</w:t>
      </w:r>
      <w:r w:rsidR="001B7D25" w:rsidRPr="00773037">
        <w:t>/unloaded</w:t>
      </w:r>
      <w:r w:rsidRPr="00773037">
        <w:t xml:space="preserve"> </w:t>
      </w:r>
      <w:r w:rsidR="001B7D25" w:rsidRPr="00773037">
        <w:t xml:space="preserve">in </w:t>
      </w:r>
      <w:r w:rsidRPr="00773037">
        <w:t>vessel.</w:t>
      </w:r>
    </w:p>
    <w:p w14:paraId="254C63D0" w14:textId="77777777" w:rsidR="00BE628E" w:rsidRPr="00773037" w:rsidRDefault="00BE628E" w:rsidP="00773037">
      <w:pPr>
        <w:pStyle w:val="ListParagraph"/>
        <w:numPr>
          <w:ilvl w:val="2"/>
          <w:numId w:val="1"/>
        </w:numPr>
        <w:jc w:val="both"/>
      </w:pPr>
      <w:r w:rsidRPr="00773037">
        <w:t xml:space="preserve">Update </w:t>
      </w:r>
      <w:proofErr w:type="gramStart"/>
      <w:r w:rsidRPr="00773037">
        <w:t>cargo monitoring</w:t>
      </w:r>
      <w:proofErr w:type="gramEnd"/>
      <w:r w:rsidRPr="00773037">
        <w:t xml:space="preserve"> log during loading/unloading activities.</w:t>
      </w:r>
    </w:p>
    <w:p w14:paraId="7E9DE6D2" w14:textId="77777777" w:rsidR="00885A1B" w:rsidRDefault="00885A1B" w:rsidP="00773037">
      <w:pPr>
        <w:pStyle w:val="ListParagraph"/>
        <w:ind w:left="936"/>
        <w:jc w:val="both"/>
      </w:pPr>
      <w:r>
        <w:br w:type="page"/>
      </w:r>
    </w:p>
    <w:p w14:paraId="0AACF257" w14:textId="77777777" w:rsidR="0042599F" w:rsidRPr="00773037" w:rsidRDefault="0042599F" w:rsidP="00773037">
      <w:pPr>
        <w:pStyle w:val="ListParagraph"/>
        <w:numPr>
          <w:ilvl w:val="1"/>
          <w:numId w:val="1"/>
        </w:numPr>
        <w:jc w:val="both"/>
      </w:pPr>
      <w:r w:rsidRPr="00773037">
        <w:lastRenderedPageBreak/>
        <w:t>Chief Mate</w:t>
      </w:r>
    </w:p>
    <w:p w14:paraId="27D9A463" w14:textId="77777777" w:rsidR="0042599F" w:rsidRPr="00773037" w:rsidRDefault="0042599F" w:rsidP="00773037">
      <w:pPr>
        <w:pStyle w:val="ListParagraph"/>
        <w:ind w:left="936"/>
        <w:jc w:val="both"/>
      </w:pPr>
    </w:p>
    <w:p w14:paraId="638426F4" w14:textId="77777777" w:rsidR="0042599F" w:rsidRPr="00773037" w:rsidRDefault="0042599F" w:rsidP="00773037">
      <w:pPr>
        <w:pStyle w:val="ListParagraph"/>
        <w:numPr>
          <w:ilvl w:val="2"/>
          <w:numId w:val="1"/>
        </w:numPr>
        <w:jc w:val="both"/>
      </w:pPr>
      <w:r w:rsidRPr="00773037">
        <w:t>Prepares the following:</w:t>
      </w:r>
    </w:p>
    <w:p w14:paraId="5FD7594C" w14:textId="77777777" w:rsidR="0042599F" w:rsidRPr="00773037" w:rsidRDefault="0042599F" w:rsidP="00773037">
      <w:pPr>
        <w:pStyle w:val="ListParagraph"/>
        <w:numPr>
          <w:ilvl w:val="0"/>
          <w:numId w:val="10"/>
        </w:numPr>
        <w:jc w:val="both"/>
      </w:pPr>
      <w:r w:rsidRPr="00773037">
        <w:t>Notice of Readiness (NOR)</w:t>
      </w:r>
    </w:p>
    <w:p w14:paraId="63899FB5" w14:textId="77777777" w:rsidR="0042599F" w:rsidRPr="00773037" w:rsidRDefault="0042599F" w:rsidP="00773037">
      <w:pPr>
        <w:pStyle w:val="ListParagraph"/>
        <w:numPr>
          <w:ilvl w:val="0"/>
          <w:numId w:val="10"/>
        </w:numPr>
        <w:jc w:val="both"/>
      </w:pPr>
      <w:r w:rsidRPr="00773037">
        <w:t>Notice of Completion (NOC)</w:t>
      </w:r>
    </w:p>
    <w:p w14:paraId="31C0E08F" w14:textId="77777777" w:rsidR="0042599F" w:rsidRPr="00773037" w:rsidRDefault="0042599F" w:rsidP="00773037">
      <w:pPr>
        <w:pStyle w:val="ListParagraph"/>
        <w:numPr>
          <w:ilvl w:val="0"/>
          <w:numId w:val="10"/>
        </w:numPr>
        <w:jc w:val="both"/>
      </w:pPr>
      <w:r w:rsidRPr="00773037">
        <w:t>Statement of Facts (SOF)</w:t>
      </w:r>
    </w:p>
    <w:p w14:paraId="4F73A6D0" w14:textId="77777777" w:rsidR="0042599F" w:rsidRPr="00773037" w:rsidRDefault="0042599F" w:rsidP="00773037">
      <w:pPr>
        <w:pStyle w:val="ListParagraph"/>
        <w:numPr>
          <w:ilvl w:val="0"/>
          <w:numId w:val="10"/>
        </w:numPr>
        <w:jc w:val="both"/>
      </w:pPr>
      <w:r w:rsidRPr="00773037">
        <w:t>Bill of Lading (BOL)</w:t>
      </w:r>
    </w:p>
    <w:p w14:paraId="22D363BD" w14:textId="77777777" w:rsidR="0042599F" w:rsidRPr="00773037" w:rsidRDefault="0042599F" w:rsidP="00773037">
      <w:pPr>
        <w:pStyle w:val="ListParagraph"/>
        <w:numPr>
          <w:ilvl w:val="2"/>
          <w:numId w:val="1"/>
        </w:numPr>
        <w:jc w:val="both"/>
      </w:pPr>
      <w:r w:rsidRPr="00773037">
        <w:t>Obtains vessel inspection report, if any.</w:t>
      </w:r>
    </w:p>
    <w:p w14:paraId="22A60BE6" w14:textId="77777777" w:rsidR="006F7F3B" w:rsidRPr="00EE2E74" w:rsidRDefault="006F7F3B" w:rsidP="00773037">
      <w:pPr>
        <w:pStyle w:val="ListParagraph"/>
        <w:numPr>
          <w:ilvl w:val="2"/>
          <w:numId w:val="1"/>
        </w:numPr>
        <w:jc w:val="both"/>
      </w:pPr>
      <w:r w:rsidRPr="00EE2E74">
        <w:t>Ensures proper cargo stowage (trimming and piling of bagged cargoes).</w:t>
      </w:r>
    </w:p>
    <w:p w14:paraId="57233FE9" w14:textId="77777777" w:rsidR="0042599F" w:rsidRPr="00773037" w:rsidRDefault="0042599F" w:rsidP="00773037">
      <w:pPr>
        <w:pStyle w:val="ListParagraph"/>
        <w:ind w:left="936"/>
        <w:jc w:val="both"/>
      </w:pPr>
    </w:p>
    <w:p w14:paraId="7E57A0D0" w14:textId="77777777" w:rsidR="00B23640" w:rsidRPr="00773037" w:rsidRDefault="00713AB9" w:rsidP="00773037">
      <w:pPr>
        <w:pStyle w:val="ListParagraph"/>
        <w:numPr>
          <w:ilvl w:val="1"/>
          <w:numId w:val="1"/>
        </w:numPr>
        <w:jc w:val="both"/>
      </w:pPr>
      <w:r w:rsidRPr="00773037">
        <w:t>Trucking Manager</w:t>
      </w:r>
    </w:p>
    <w:p w14:paraId="02C13D3C" w14:textId="77777777" w:rsidR="00B23640" w:rsidRPr="00773037" w:rsidRDefault="00B23640" w:rsidP="00773037">
      <w:pPr>
        <w:pStyle w:val="ListParagraph"/>
        <w:ind w:left="1260"/>
        <w:jc w:val="both"/>
      </w:pPr>
    </w:p>
    <w:p w14:paraId="4A56C90A" w14:textId="77777777" w:rsidR="00B23640" w:rsidRDefault="00885A1B" w:rsidP="00773037">
      <w:pPr>
        <w:pStyle w:val="ListParagraph"/>
        <w:numPr>
          <w:ilvl w:val="2"/>
          <w:numId w:val="1"/>
        </w:numPr>
        <w:jc w:val="both"/>
      </w:pPr>
      <w:r>
        <w:t>Receives notice of booking from Operations Manager and forward details of delivery to Trucking Supervisor.</w:t>
      </w:r>
    </w:p>
    <w:p w14:paraId="7E6B5ED8" w14:textId="77777777" w:rsidR="00636BDD" w:rsidRDefault="00636BDD" w:rsidP="00773037">
      <w:pPr>
        <w:pStyle w:val="ListParagraph"/>
        <w:numPr>
          <w:ilvl w:val="2"/>
          <w:numId w:val="1"/>
        </w:numPr>
        <w:jc w:val="both"/>
      </w:pPr>
      <w:r>
        <w:t>Responsible for overall trucking operations.</w:t>
      </w:r>
    </w:p>
    <w:p w14:paraId="78228FFB" w14:textId="77777777" w:rsidR="00885A1B" w:rsidRDefault="00885A1B" w:rsidP="00885A1B">
      <w:pPr>
        <w:pStyle w:val="ListParagraph"/>
        <w:ind w:left="1260"/>
        <w:jc w:val="both"/>
      </w:pPr>
    </w:p>
    <w:p w14:paraId="60FA98C7" w14:textId="77777777" w:rsidR="00885A1B" w:rsidRDefault="00885A1B" w:rsidP="00885A1B">
      <w:pPr>
        <w:pStyle w:val="ListParagraph"/>
        <w:numPr>
          <w:ilvl w:val="1"/>
          <w:numId w:val="1"/>
        </w:numPr>
        <w:jc w:val="both"/>
      </w:pPr>
      <w:r>
        <w:t>Trucking Supervisor</w:t>
      </w:r>
    </w:p>
    <w:p w14:paraId="08C3E93B" w14:textId="77777777" w:rsidR="00885A1B" w:rsidRDefault="00885A1B" w:rsidP="00885A1B">
      <w:pPr>
        <w:pStyle w:val="ListParagraph"/>
        <w:ind w:left="936"/>
        <w:jc w:val="both"/>
      </w:pPr>
    </w:p>
    <w:p w14:paraId="5ED7353A" w14:textId="77777777" w:rsidR="00885A1B" w:rsidRDefault="00885A1B" w:rsidP="00885A1B">
      <w:pPr>
        <w:pStyle w:val="ListParagraph"/>
        <w:numPr>
          <w:ilvl w:val="2"/>
          <w:numId w:val="1"/>
        </w:numPr>
        <w:jc w:val="both"/>
      </w:pPr>
      <w:r>
        <w:t>Checks availability and status of trucks.</w:t>
      </w:r>
    </w:p>
    <w:p w14:paraId="0121E623" w14:textId="77777777" w:rsidR="00885A1B" w:rsidRDefault="00885A1B" w:rsidP="00885A1B">
      <w:pPr>
        <w:pStyle w:val="ListParagraph"/>
        <w:numPr>
          <w:ilvl w:val="2"/>
          <w:numId w:val="1"/>
        </w:numPr>
        <w:jc w:val="both"/>
      </w:pPr>
      <w:r>
        <w:t>Notify and give instructions to truck drivers and helpers.</w:t>
      </w:r>
    </w:p>
    <w:p w14:paraId="0C868E0E" w14:textId="77777777" w:rsidR="001E4200" w:rsidRDefault="001E4200" w:rsidP="001E4200">
      <w:pPr>
        <w:pStyle w:val="ListParagraph"/>
        <w:numPr>
          <w:ilvl w:val="2"/>
          <w:numId w:val="1"/>
        </w:numPr>
        <w:jc w:val="both"/>
      </w:pPr>
      <w:r>
        <w:t>Responsible for dispatching, giving instruction and monitoring of truck drivers and helpers.</w:t>
      </w:r>
    </w:p>
    <w:p w14:paraId="2104718D" w14:textId="77777777" w:rsidR="001E4200" w:rsidRDefault="00885A1B" w:rsidP="001E4200">
      <w:pPr>
        <w:pStyle w:val="ListParagraph"/>
        <w:numPr>
          <w:ilvl w:val="2"/>
          <w:numId w:val="1"/>
        </w:numPr>
        <w:jc w:val="both"/>
      </w:pPr>
      <w:r>
        <w:t>Updates Truck Dispatching and Monitoring Report.</w:t>
      </w:r>
    </w:p>
    <w:p w14:paraId="4284F19F" w14:textId="77777777" w:rsidR="00627CE8" w:rsidRPr="00773037" w:rsidRDefault="00627CE8" w:rsidP="00773037">
      <w:pPr>
        <w:pStyle w:val="ListParagraph"/>
        <w:ind w:left="936"/>
        <w:jc w:val="both"/>
      </w:pPr>
    </w:p>
    <w:p w14:paraId="01363639" w14:textId="77777777" w:rsidR="00627CE8" w:rsidRPr="00773037" w:rsidRDefault="00D26782" w:rsidP="00773037">
      <w:pPr>
        <w:pStyle w:val="ListParagraph"/>
        <w:numPr>
          <w:ilvl w:val="1"/>
          <w:numId w:val="1"/>
        </w:numPr>
        <w:jc w:val="both"/>
      </w:pPr>
      <w:commentRangeStart w:id="1"/>
      <w:r w:rsidRPr="00773037">
        <w:t>Operations Manager</w:t>
      </w:r>
      <w:commentRangeEnd w:id="1"/>
      <w:r w:rsidR="00652247">
        <w:rPr>
          <w:rStyle w:val="CommentReference"/>
        </w:rPr>
        <w:commentReference w:id="1"/>
      </w:r>
    </w:p>
    <w:p w14:paraId="17CACF39" w14:textId="77777777" w:rsidR="009F2035" w:rsidRPr="00773037" w:rsidRDefault="009F2035" w:rsidP="00773037">
      <w:pPr>
        <w:pStyle w:val="ListParagraph"/>
        <w:ind w:left="936"/>
        <w:jc w:val="both"/>
      </w:pPr>
    </w:p>
    <w:p w14:paraId="5A7C7F1F" w14:textId="77777777" w:rsidR="00627CE8" w:rsidRPr="00773037" w:rsidRDefault="00D37056" w:rsidP="00773037">
      <w:pPr>
        <w:pStyle w:val="ListParagraph"/>
        <w:numPr>
          <w:ilvl w:val="2"/>
          <w:numId w:val="1"/>
        </w:numPr>
        <w:jc w:val="both"/>
      </w:pPr>
      <w:r w:rsidRPr="00773037">
        <w:t>Responsi</w:t>
      </w:r>
      <w:r w:rsidR="006B3B5B" w:rsidRPr="00773037">
        <w:t>ble for overall cargo operations including loading or unloading of vessel</w:t>
      </w:r>
      <w:r w:rsidRPr="00773037">
        <w:t>.</w:t>
      </w:r>
    </w:p>
    <w:p w14:paraId="75259D31" w14:textId="48DF23B9" w:rsidR="00523DEA" w:rsidRPr="00773037" w:rsidRDefault="00523DEA" w:rsidP="00773037">
      <w:pPr>
        <w:pStyle w:val="ListParagraph"/>
        <w:numPr>
          <w:ilvl w:val="2"/>
          <w:numId w:val="1"/>
        </w:numPr>
        <w:jc w:val="both"/>
      </w:pPr>
      <w:r w:rsidRPr="00773037">
        <w:t xml:space="preserve">Approves </w:t>
      </w:r>
      <w:r w:rsidR="00B34AF3">
        <w:t>Out-turn Summary</w:t>
      </w:r>
      <w:r w:rsidR="00D315B0" w:rsidRPr="00773037">
        <w:t>.</w:t>
      </w:r>
    </w:p>
    <w:p w14:paraId="3F0C498D" w14:textId="77777777" w:rsidR="00627CE8" w:rsidRDefault="00627CE8" w:rsidP="00773037">
      <w:pPr>
        <w:pStyle w:val="ListParagraph"/>
        <w:ind w:left="936"/>
        <w:jc w:val="both"/>
      </w:pPr>
    </w:p>
    <w:p w14:paraId="556E7DAA" w14:textId="77777777" w:rsidR="003B729D" w:rsidRDefault="003B729D" w:rsidP="003B729D">
      <w:pPr>
        <w:pStyle w:val="ListParagraph"/>
        <w:numPr>
          <w:ilvl w:val="1"/>
          <w:numId w:val="1"/>
        </w:numPr>
        <w:jc w:val="both"/>
      </w:pPr>
      <w:r>
        <w:t>Operations Supervisor</w:t>
      </w:r>
    </w:p>
    <w:p w14:paraId="0AD7BBA0" w14:textId="77777777" w:rsidR="003B729D" w:rsidRDefault="003B729D" w:rsidP="003B729D">
      <w:pPr>
        <w:pStyle w:val="ListParagraph"/>
        <w:ind w:left="936"/>
        <w:jc w:val="both"/>
      </w:pPr>
    </w:p>
    <w:p w14:paraId="1145ACF0" w14:textId="1C9FFE1D" w:rsidR="00152DFE" w:rsidRDefault="00252ECA" w:rsidP="00152DFE">
      <w:pPr>
        <w:pStyle w:val="ListParagraph"/>
        <w:ind w:left="936"/>
        <w:jc w:val="both"/>
      </w:pPr>
      <w:r>
        <w:t xml:space="preserve">Checks and reviews completeness and accuracy of </w:t>
      </w:r>
      <w:r w:rsidR="00B34AF3">
        <w:t xml:space="preserve">Out-turn Summary </w:t>
      </w:r>
      <w:r>
        <w:t>and its attachments.</w:t>
      </w:r>
    </w:p>
    <w:p w14:paraId="3908356D" w14:textId="77777777" w:rsidR="00152DFE" w:rsidRDefault="00152DFE" w:rsidP="00152DFE">
      <w:pPr>
        <w:pStyle w:val="ListParagraph"/>
        <w:ind w:left="936"/>
        <w:jc w:val="both"/>
      </w:pPr>
    </w:p>
    <w:p w14:paraId="0AF65FF5" w14:textId="77777777" w:rsidR="00D26782" w:rsidRPr="00773037" w:rsidRDefault="00F15869" w:rsidP="00152DFE">
      <w:pPr>
        <w:pStyle w:val="ListParagraph"/>
        <w:numPr>
          <w:ilvl w:val="1"/>
          <w:numId w:val="1"/>
        </w:numPr>
        <w:jc w:val="both"/>
      </w:pPr>
      <w:r>
        <w:t>Operations Supercargo/Staff</w:t>
      </w:r>
    </w:p>
    <w:p w14:paraId="28CBE6D0" w14:textId="77777777" w:rsidR="00D26782" w:rsidRPr="00773037" w:rsidRDefault="00D26782" w:rsidP="00E14564">
      <w:pPr>
        <w:pStyle w:val="ListParagraph"/>
        <w:ind w:left="936"/>
        <w:jc w:val="both"/>
      </w:pPr>
    </w:p>
    <w:p w14:paraId="316284DE" w14:textId="77777777" w:rsidR="00452654" w:rsidRPr="00773037" w:rsidRDefault="001F1988" w:rsidP="00E14564">
      <w:pPr>
        <w:pStyle w:val="ListParagraph"/>
        <w:numPr>
          <w:ilvl w:val="2"/>
          <w:numId w:val="1"/>
        </w:numPr>
        <w:jc w:val="both"/>
      </w:pPr>
      <w:r>
        <w:t xml:space="preserve">Receives duly accomplished accountable and other business forms (i.e., DR, CRD, CID, WT, ATL, BOL, NOC, NOR, SOF, </w:t>
      </w:r>
      <w:r>
        <w:rPr>
          <w:i/>
        </w:rPr>
        <w:t>etc.</w:t>
      </w:r>
      <w:r>
        <w:t>)</w:t>
      </w:r>
    </w:p>
    <w:p w14:paraId="2B90012E" w14:textId="10F35342" w:rsidR="00071B95" w:rsidRPr="00773037" w:rsidRDefault="002C214C" w:rsidP="00E14564">
      <w:pPr>
        <w:pStyle w:val="ListParagraph"/>
        <w:numPr>
          <w:ilvl w:val="2"/>
          <w:numId w:val="1"/>
        </w:numPr>
        <w:jc w:val="both"/>
      </w:pPr>
      <w:r w:rsidRPr="00773037">
        <w:t xml:space="preserve">Prepares </w:t>
      </w:r>
      <w:r w:rsidR="001C2083">
        <w:t>Out-turn Summary</w:t>
      </w:r>
      <w:r w:rsidR="001F1988">
        <w:t xml:space="preserve"> with complete attachments.</w:t>
      </w:r>
    </w:p>
    <w:p w14:paraId="4E8A14F5" w14:textId="1DF4CB55" w:rsidR="00071B95" w:rsidRDefault="00071B95" w:rsidP="00E14564">
      <w:pPr>
        <w:pStyle w:val="ListParagraph"/>
        <w:numPr>
          <w:ilvl w:val="2"/>
          <w:numId w:val="1"/>
        </w:numPr>
        <w:jc w:val="both"/>
      </w:pPr>
      <w:r w:rsidRPr="00773037">
        <w:t xml:space="preserve">Forwards </w:t>
      </w:r>
      <w:r w:rsidR="00B34AF3">
        <w:t>Out-turn Summary</w:t>
      </w:r>
      <w:r w:rsidRPr="00773037">
        <w:t xml:space="preserve"> with complete attachments </w:t>
      </w:r>
      <w:r w:rsidR="00061F3C">
        <w:t xml:space="preserve">to Operations Department </w:t>
      </w:r>
      <w:r w:rsidR="00E14564">
        <w:t xml:space="preserve">for proper checking, review and approval </w:t>
      </w:r>
      <w:r w:rsidR="0073598F" w:rsidRPr="00773037">
        <w:t>prior to endorsement to Billing and Accounting Department.</w:t>
      </w:r>
    </w:p>
    <w:p w14:paraId="2252CD47" w14:textId="77777777" w:rsidR="00A75B1F" w:rsidRDefault="00A75B1F" w:rsidP="00E14564">
      <w:pPr>
        <w:pStyle w:val="ListParagraph"/>
        <w:ind w:left="1260"/>
        <w:jc w:val="both"/>
      </w:pPr>
      <w:r>
        <w:br w:type="page"/>
      </w:r>
    </w:p>
    <w:p w14:paraId="5D99E133" w14:textId="77777777" w:rsidR="00B23640" w:rsidRPr="00773037" w:rsidRDefault="001C2768" w:rsidP="00773037">
      <w:pPr>
        <w:pStyle w:val="ListParagraph"/>
        <w:numPr>
          <w:ilvl w:val="1"/>
          <w:numId w:val="1"/>
        </w:numPr>
        <w:jc w:val="both"/>
      </w:pPr>
      <w:r w:rsidRPr="00773037">
        <w:lastRenderedPageBreak/>
        <w:t>Accounting Staff</w:t>
      </w:r>
    </w:p>
    <w:p w14:paraId="73615B82" w14:textId="77777777" w:rsidR="00613B12" w:rsidRPr="00773037" w:rsidRDefault="00613B12" w:rsidP="00773037">
      <w:pPr>
        <w:pStyle w:val="ListParagraph"/>
        <w:ind w:left="900"/>
        <w:jc w:val="both"/>
      </w:pPr>
    </w:p>
    <w:p w14:paraId="79007F56" w14:textId="18B7A754" w:rsidR="00B23640" w:rsidRPr="00773037" w:rsidRDefault="00DF5338" w:rsidP="00773037">
      <w:pPr>
        <w:pStyle w:val="ListParagraph"/>
        <w:numPr>
          <w:ilvl w:val="2"/>
          <w:numId w:val="1"/>
        </w:numPr>
        <w:jc w:val="both"/>
      </w:pPr>
      <w:r w:rsidRPr="00773037">
        <w:t xml:space="preserve">Prepares Statement of Account (SOA) upon receipt of duly accomplished </w:t>
      </w:r>
      <w:r w:rsidR="003126F0">
        <w:t>Out-turn Summary</w:t>
      </w:r>
      <w:r w:rsidR="004D73DE">
        <w:t xml:space="preserve"> with complete attachments</w:t>
      </w:r>
      <w:r w:rsidRPr="00773037">
        <w:t>.</w:t>
      </w:r>
    </w:p>
    <w:p w14:paraId="232202DA" w14:textId="77777777" w:rsidR="00DF5338" w:rsidRPr="00773037" w:rsidRDefault="00DF5338" w:rsidP="00B17A91">
      <w:pPr>
        <w:pStyle w:val="ListParagraph"/>
        <w:numPr>
          <w:ilvl w:val="2"/>
          <w:numId w:val="1"/>
        </w:numPr>
        <w:jc w:val="both"/>
      </w:pPr>
      <w:r w:rsidRPr="00773037">
        <w:t>Upda</w:t>
      </w:r>
      <w:r w:rsidR="00B17A91">
        <w:t>tes and maintains the s</w:t>
      </w:r>
      <w:r w:rsidRPr="00773037">
        <w:t xml:space="preserve">ales </w:t>
      </w:r>
      <w:r w:rsidR="00B17A91">
        <w:t>j</w:t>
      </w:r>
      <w:r w:rsidRPr="00773037">
        <w:t>ournal</w:t>
      </w:r>
      <w:r w:rsidR="00B17A91">
        <w:t xml:space="preserve"> and s</w:t>
      </w:r>
      <w:r w:rsidRPr="00773037">
        <w:t>ubsidiary ledger for accounts receivable</w:t>
      </w:r>
    </w:p>
    <w:p w14:paraId="6AD41B5E" w14:textId="77777777" w:rsidR="00752D8B" w:rsidRPr="00773037" w:rsidRDefault="00752D8B" w:rsidP="00773037">
      <w:pPr>
        <w:pStyle w:val="ListParagraph"/>
        <w:ind w:left="576"/>
        <w:jc w:val="both"/>
      </w:pPr>
    </w:p>
    <w:p w14:paraId="662ACB80" w14:textId="77777777" w:rsidR="0008472E" w:rsidRPr="00773037" w:rsidRDefault="002F69F2" w:rsidP="00773037">
      <w:pPr>
        <w:pStyle w:val="ListParagraph"/>
        <w:numPr>
          <w:ilvl w:val="0"/>
          <w:numId w:val="1"/>
        </w:numPr>
        <w:jc w:val="both"/>
      </w:pPr>
      <w:r w:rsidRPr="00773037">
        <w:rPr>
          <w:u w:val="single"/>
        </w:rPr>
        <w:t>KEY TERM</w:t>
      </w:r>
      <w:r w:rsidR="00167664" w:rsidRPr="00773037">
        <w:rPr>
          <w:u w:val="single"/>
        </w:rPr>
        <w:t>S</w:t>
      </w:r>
    </w:p>
    <w:p w14:paraId="12CDCC23" w14:textId="77777777" w:rsidR="00167664" w:rsidRPr="00773037" w:rsidRDefault="00167664" w:rsidP="00773037">
      <w:pPr>
        <w:ind w:left="936"/>
        <w:jc w:val="both"/>
      </w:pPr>
    </w:p>
    <w:p w14:paraId="7C1D1DFF" w14:textId="77777777" w:rsidR="00E27588" w:rsidRPr="00773037" w:rsidRDefault="00E27588" w:rsidP="00773037">
      <w:pPr>
        <w:numPr>
          <w:ilvl w:val="1"/>
          <w:numId w:val="1"/>
        </w:numPr>
        <w:jc w:val="both"/>
      </w:pPr>
      <w:r w:rsidRPr="00773037">
        <w:rPr>
          <w:i/>
        </w:rPr>
        <w:t xml:space="preserve">Consignee </w:t>
      </w:r>
      <w:r w:rsidRPr="00773037">
        <w:t>–</w:t>
      </w:r>
      <w:r w:rsidR="007D17CF" w:rsidRPr="00773037">
        <w:t xml:space="preserve"> </w:t>
      </w:r>
      <w:r w:rsidR="00C80784" w:rsidRPr="00773037">
        <w:t xml:space="preserve">person/entity entitled to receive the </w:t>
      </w:r>
      <w:r w:rsidR="00292099" w:rsidRPr="00773037">
        <w:t xml:space="preserve">cargoes </w:t>
      </w:r>
      <w:r w:rsidR="006D0125" w:rsidRPr="00773037">
        <w:t>delivered</w:t>
      </w:r>
      <w:r w:rsidR="00C80784" w:rsidRPr="00773037">
        <w:t>.</w:t>
      </w:r>
      <w:r w:rsidR="006D0125" w:rsidRPr="00773037">
        <w:t xml:space="preserve"> </w:t>
      </w:r>
      <w:proofErr w:type="gramStart"/>
      <w:r w:rsidR="006D0125" w:rsidRPr="00773037">
        <w:t>Basically, the</w:t>
      </w:r>
      <w:proofErr w:type="gramEnd"/>
      <w:r w:rsidR="006D0125" w:rsidRPr="00773037">
        <w:t xml:space="preserve"> receiving party.</w:t>
      </w:r>
    </w:p>
    <w:p w14:paraId="0414C430" w14:textId="77777777" w:rsidR="009A767B" w:rsidRPr="00773037" w:rsidRDefault="009A767B" w:rsidP="00773037">
      <w:pPr>
        <w:numPr>
          <w:ilvl w:val="1"/>
          <w:numId w:val="1"/>
        </w:numPr>
        <w:jc w:val="both"/>
      </w:pPr>
      <w:r w:rsidRPr="00773037">
        <w:rPr>
          <w:i/>
        </w:rPr>
        <w:t xml:space="preserve">Gross Weight </w:t>
      </w:r>
      <w:r w:rsidRPr="00773037">
        <w:t xml:space="preserve">– </w:t>
      </w:r>
      <w:r w:rsidR="00BF5907" w:rsidRPr="00773037">
        <w:t>weight of a loaded truck.</w:t>
      </w:r>
    </w:p>
    <w:p w14:paraId="2BB7255A" w14:textId="77777777" w:rsidR="00A70DA8" w:rsidRPr="00773037" w:rsidRDefault="00BF5907" w:rsidP="00773037">
      <w:pPr>
        <w:numPr>
          <w:ilvl w:val="1"/>
          <w:numId w:val="1"/>
        </w:numPr>
        <w:jc w:val="both"/>
      </w:pPr>
      <w:r w:rsidRPr="00773037">
        <w:rPr>
          <w:i/>
        </w:rPr>
        <w:t xml:space="preserve">Net </w:t>
      </w:r>
      <w:r w:rsidR="009A767B" w:rsidRPr="00773037">
        <w:rPr>
          <w:i/>
        </w:rPr>
        <w:t xml:space="preserve">Weight </w:t>
      </w:r>
      <w:r w:rsidR="009A767B" w:rsidRPr="00773037">
        <w:t xml:space="preserve">– </w:t>
      </w:r>
      <w:r w:rsidRPr="00773037">
        <w:t>the difference between gross weight and tare weight.</w:t>
      </w:r>
    </w:p>
    <w:p w14:paraId="2C20C537" w14:textId="77777777" w:rsidR="00A70DA8" w:rsidRPr="00773037" w:rsidRDefault="00A70DA8" w:rsidP="00773037">
      <w:pPr>
        <w:numPr>
          <w:ilvl w:val="1"/>
          <w:numId w:val="1"/>
        </w:numPr>
        <w:jc w:val="both"/>
      </w:pPr>
      <w:r w:rsidRPr="00773037">
        <w:rPr>
          <w:i/>
        </w:rPr>
        <w:t xml:space="preserve">Shipper </w:t>
      </w:r>
      <w:r w:rsidRPr="00773037">
        <w:t xml:space="preserve">– </w:t>
      </w:r>
      <w:r w:rsidR="00A82869" w:rsidRPr="00773037">
        <w:t xml:space="preserve">person/entity who delivers the cargo to consignee. </w:t>
      </w:r>
      <w:proofErr w:type="gramStart"/>
      <w:r w:rsidR="00A82869" w:rsidRPr="00773037">
        <w:t>Basically, the</w:t>
      </w:r>
      <w:proofErr w:type="gramEnd"/>
      <w:r w:rsidR="00A82869" w:rsidRPr="00773037">
        <w:t xml:space="preserve"> sending party.</w:t>
      </w:r>
    </w:p>
    <w:p w14:paraId="003A8874" w14:textId="77777777" w:rsidR="00A76AAB" w:rsidRPr="00773037" w:rsidRDefault="009A767B" w:rsidP="00773037">
      <w:pPr>
        <w:numPr>
          <w:ilvl w:val="1"/>
          <w:numId w:val="1"/>
        </w:numPr>
        <w:jc w:val="both"/>
      </w:pPr>
      <w:r w:rsidRPr="00773037">
        <w:rPr>
          <w:i/>
        </w:rPr>
        <w:t xml:space="preserve">Tare Weight </w:t>
      </w:r>
      <w:r w:rsidRPr="00773037">
        <w:t xml:space="preserve">– </w:t>
      </w:r>
      <w:r w:rsidR="00BF5907" w:rsidRPr="00773037">
        <w:t>weight of an empty truck.</w:t>
      </w:r>
    </w:p>
    <w:p w14:paraId="609189D4" w14:textId="77777777" w:rsidR="00993016" w:rsidRPr="00773037" w:rsidRDefault="00993016" w:rsidP="00773037">
      <w:pPr>
        <w:numPr>
          <w:ilvl w:val="1"/>
          <w:numId w:val="1"/>
        </w:numPr>
        <w:jc w:val="both"/>
      </w:pPr>
      <w:r w:rsidRPr="00773037">
        <w:rPr>
          <w:i/>
        </w:rPr>
        <w:t xml:space="preserve">Vessel </w:t>
      </w:r>
      <w:r w:rsidRPr="00773037">
        <w:t xml:space="preserve">– </w:t>
      </w:r>
      <w:r w:rsidR="009120E1" w:rsidRPr="00773037">
        <w:t>ship used as a means of transportation of cargo</w:t>
      </w:r>
      <w:r w:rsidR="00AA5139" w:rsidRPr="00773037">
        <w:t>es</w:t>
      </w:r>
      <w:r w:rsidR="009120E1" w:rsidRPr="00773037">
        <w:t xml:space="preserve"> on water.</w:t>
      </w:r>
    </w:p>
    <w:p w14:paraId="4A6172FE" w14:textId="77777777" w:rsidR="001C0C04" w:rsidRPr="00773037" w:rsidRDefault="001C0C04" w:rsidP="00773037">
      <w:pPr>
        <w:jc w:val="both"/>
      </w:pPr>
    </w:p>
    <w:p w14:paraId="17854E7F" w14:textId="77777777" w:rsidR="003226EA" w:rsidRPr="00773037" w:rsidRDefault="003226EA" w:rsidP="00773037">
      <w:pPr>
        <w:pStyle w:val="ListParagraph"/>
        <w:numPr>
          <w:ilvl w:val="0"/>
          <w:numId w:val="1"/>
        </w:numPr>
        <w:jc w:val="both"/>
        <w:rPr>
          <w:u w:val="single"/>
        </w:rPr>
      </w:pPr>
      <w:r w:rsidRPr="00773037">
        <w:rPr>
          <w:u w:val="single"/>
        </w:rPr>
        <w:t>POLICIES</w:t>
      </w:r>
    </w:p>
    <w:p w14:paraId="702117E7" w14:textId="77777777" w:rsidR="000565D5" w:rsidRPr="00773037" w:rsidRDefault="000565D5" w:rsidP="00773037">
      <w:pPr>
        <w:pStyle w:val="ListParagraph"/>
        <w:ind w:left="936"/>
        <w:jc w:val="both"/>
      </w:pPr>
    </w:p>
    <w:p w14:paraId="409EFAD8" w14:textId="77777777" w:rsidR="00BA79BC" w:rsidRPr="00773037" w:rsidRDefault="00BA79BC" w:rsidP="00773037">
      <w:pPr>
        <w:pStyle w:val="ListParagraph"/>
        <w:numPr>
          <w:ilvl w:val="1"/>
          <w:numId w:val="1"/>
        </w:numPr>
        <w:jc w:val="both"/>
      </w:pPr>
      <w:r w:rsidRPr="00773037">
        <w:rPr>
          <w:b/>
        </w:rPr>
        <w:t>Trucking</w:t>
      </w:r>
    </w:p>
    <w:p w14:paraId="2E0A091C" w14:textId="77777777" w:rsidR="009B7140" w:rsidRPr="00773037" w:rsidRDefault="009B7140" w:rsidP="00773037">
      <w:pPr>
        <w:jc w:val="both"/>
      </w:pPr>
    </w:p>
    <w:p w14:paraId="520C4C71" w14:textId="77777777" w:rsidR="00505C0F" w:rsidRPr="00773037" w:rsidRDefault="007A6EBB" w:rsidP="00773037">
      <w:pPr>
        <w:numPr>
          <w:ilvl w:val="2"/>
          <w:numId w:val="1"/>
        </w:numPr>
        <w:jc w:val="both"/>
      </w:pPr>
      <w:r w:rsidRPr="00773037">
        <w:t xml:space="preserve">The warehouse/vessel cargo in-charge </w:t>
      </w:r>
      <w:r w:rsidR="00A828B9" w:rsidRPr="00773037">
        <w:t xml:space="preserve">shall ensure that only </w:t>
      </w:r>
      <w:r w:rsidR="00DE4DC6" w:rsidRPr="00773037">
        <w:t xml:space="preserve">trucks </w:t>
      </w:r>
      <w:r w:rsidR="00A828B9" w:rsidRPr="00773037">
        <w:t xml:space="preserve">with duly approved authority to load (ATL) </w:t>
      </w:r>
      <w:r w:rsidR="00DE4DC6" w:rsidRPr="00773037">
        <w:t>are loaded with cargoes.</w:t>
      </w:r>
    </w:p>
    <w:p w14:paraId="3CDD59A7" w14:textId="77777777" w:rsidR="00C66FA0" w:rsidRPr="00773037" w:rsidRDefault="004D5112" w:rsidP="00773037">
      <w:pPr>
        <w:numPr>
          <w:ilvl w:val="2"/>
          <w:numId w:val="1"/>
        </w:numPr>
        <w:jc w:val="both"/>
      </w:pPr>
      <w:r w:rsidRPr="00773037">
        <w:t xml:space="preserve">All trucks </w:t>
      </w:r>
      <w:r w:rsidR="005F627B" w:rsidRPr="00773037">
        <w:t xml:space="preserve">shall be weigh prior to </w:t>
      </w:r>
      <w:r w:rsidRPr="00773037">
        <w:t>loading</w:t>
      </w:r>
      <w:r w:rsidR="00284FC8" w:rsidRPr="00773037">
        <w:t xml:space="preserve"> (i.e. tare weight)</w:t>
      </w:r>
      <w:r w:rsidRPr="00773037">
        <w:t xml:space="preserve"> and </w:t>
      </w:r>
      <w:r w:rsidR="00B1751E" w:rsidRPr="00773037">
        <w:t>after loading but before delivery</w:t>
      </w:r>
      <w:r w:rsidR="00284FC8" w:rsidRPr="00773037">
        <w:t xml:space="preserve"> (i.e. gross weight)</w:t>
      </w:r>
      <w:r w:rsidR="005F627B" w:rsidRPr="00773037">
        <w:t xml:space="preserve">. </w:t>
      </w:r>
      <w:r w:rsidR="001042A5" w:rsidRPr="00773037">
        <w:t>The estimated cargo weight shall be determined by deducting the tar</w:t>
      </w:r>
      <w:r w:rsidR="00A55BB7" w:rsidRPr="00773037">
        <w:t>e weight f</w:t>
      </w:r>
      <w:r w:rsidR="00304AEC" w:rsidRPr="00773037">
        <w:t>rom the gross weight</w:t>
      </w:r>
      <w:r w:rsidR="00A21F71" w:rsidRPr="00773037">
        <w:t xml:space="preserve"> (i.e. net weight)</w:t>
      </w:r>
      <w:r w:rsidR="00C66FA0" w:rsidRPr="00773037">
        <w:t>.</w:t>
      </w:r>
    </w:p>
    <w:p w14:paraId="12C523E7" w14:textId="77777777" w:rsidR="003F1D27" w:rsidRPr="00773037" w:rsidRDefault="00B856B7" w:rsidP="00773037">
      <w:pPr>
        <w:numPr>
          <w:ilvl w:val="2"/>
          <w:numId w:val="1"/>
        </w:numPr>
        <w:jc w:val="both"/>
      </w:pPr>
      <w:r w:rsidRPr="00773037">
        <w:t xml:space="preserve">The operations in-charge shall check the reasonableness of the estimated cargo weight </w:t>
      </w:r>
      <w:r w:rsidR="00F07056" w:rsidRPr="00773037">
        <w:t xml:space="preserve">declared per </w:t>
      </w:r>
      <w:r w:rsidRPr="00773037">
        <w:t>weighing ticket by reference to standard average weight of simil</w:t>
      </w:r>
      <w:r w:rsidR="00D20641" w:rsidRPr="00773037">
        <w:t xml:space="preserve">ar type </w:t>
      </w:r>
      <w:r w:rsidR="00546DE6" w:rsidRPr="00773037">
        <w:t>and quanti</w:t>
      </w:r>
      <w:r w:rsidR="002902D7" w:rsidRPr="00773037">
        <w:t>ty of cargoes loaded on trucks.</w:t>
      </w:r>
      <w:r w:rsidR="00D4334A" w:rsidRPr="00773037">
        <w:t xml:space="preserve"> </w:t>
      </w:r>
      <w:r w:rsidR="00E10129" w:rsidRPr="00773037">
        <w:t>R</w:t>
      </w:r>
      <w:r w:rsidR="00330CDE" w:rsidRPr="00773037">
        <w:t xml:space="preserve">easonableness of estimated cargo weight shall be </w:t>
      </w:r>
      <w:r w:rsidR="00E10129" w:rsidRPr="00773037">
        <w:t xml:space="preserve">determined both on a </w:t>
      </w:r>
      <w:r w:rsidR="00D4334A" w:rsidRPr="00773037">
        <w:t xml:space="preserve">per truck </w:t>
      </w:r>
      <w:r w:rsidR="00106414" w:rsidRPr="00773037">
        <w:t xml:space="preserve">and totality </w:t>
      </w:r>
      <w:r w:rsidR="00403BB9" w:rsidRPr="00773037">
        <w:t>level.</w:t>
      </w:r>
    </w:p>
    <w:p w14:paraId="2FFF0C4B" w14:textId="77777777" w:rsidR="00EF7A25" w:rsidRPr="00773037" w:rsidRDefault="00EF7A25" w:rsidP="00773037">
      <w:pPr>
        <w:numPr>
          <w:ilvl w:val="2"/>
          <w:numId w:val="1"/>
        </w:numPr>
        <w:jc w:val="both"/>
      </w:pPr>
      <w:r w:rsidRPr="00773037">
        <w:t>Only good cargo</w:t>
      </w:r>
      <w:r w:rsidR="003538E4" w:rsidRPr="00773037">
        <w:t xml:space="preserve">es shall be accepted and </w:t>
      </w:r>
      <w:r w:rsidR="00A04C07" w:rsidRPr="00773037">
        <w:t xml:space="preserve">loaded to trucks </w:t>
      </w:r>
      <w:r w:rsidR="00764422" w:rsidRPr="00773037">
        <w:t xml:space="preserve">for delivery. </w:t>
      </w:r>
    </w:p>
    <w:p w14:paraId="668755A3" w14:textId="77777777" w:rsidR="00187D23" w:rsidRPr="00773037" w:rsidRDefault="008E47EB" w:rsidP="00773037">
      <w:pPr>
        <w:numPr>
          <w:ilvl w:val="2"/>
          <w:numId w:val="1"/>
        </w:numPr>
        <w:jc w:val="both"/>
      </w:pPr>
      <w:r w:rsidRPr="00773037">
        <w:t xml:space="preserve">Appropriate </w:t>
      </w:r>
      <w:r w:rsidR="00416928" w:rsidRPr="00773037">
        <w:t xml:space="preserve">cargo </w:t>
      </w:r>
      <w:r w:rsidRPr="00773037">
        <w:t xml:space="preserve">protective </w:t>
      </w:r>
      <w:r w:rsidR="00416928" w:rsidRPr="00773037">
        <w:t xml:space="preserve">materials </w:t>
      </w:r>
      <w:proofErr w:type="gramStart"/>
      <w:r w:rsidR="00187D23" w:rsidRPr="00773037">
        <w:t xml:space="preserve">shall be </w:t>
      </w:r>
      <w:r w:rsidR="007B2082" w:rsidRPr="00773037">
        <w:t>made</w:t>
      </w:r>
      <w:proofErr w:type="gramEnd"/>
      <w:r w:rsidR="007B2082" w:rsidRPr="00773037">
        <w:t xml:space="preserve"> </w:t>
      </w:r>
      <w:r w:rsidR="00187D23" w:rsidRPr="00773037">
        <w:t xml:space="preserve">readily </w:t>
      </w:r>
      <w:r w:rsidR="00524FC1" w:rsidRPr="00773037">
        <w:t xml:space="preserve">available </w:t>
      </w:r>
      <w:r w:rsidR="00187D23" w:rsidRPr="00773037">
        <w:t>in case of sudden inc</w:t>
      </w:r>
      <w:r w:rsidR="00BD30F7" w:rsidRPr="00773037">
        <w:t>lement w</w:t>
      </w:r>
      <w:r w:rsidR="00280BCB" w:rsidRPr="00773037">
        <w:t xml:space="preserve">eather conditions </w:t>
      </w:r>
      <w:r w:rsidR="00117AD3" w:rsidRPr="00773037">
        <w:t>while on road</w:t>
      </w:r>
      <w:r w:rsidR="00280BCB" w:rsidRPr="00773037">
        <w:t>.</w:t>
      </w:r>
    </w:p>
    <w:p w14:paraId="70ED377D" w14:textId="77777777" w:rsidR="00DB64C9" w:rsidRPr="00773037" w:rsidRDefault="00DB64C9" w:rsidP="00773037">
      <w:pPr>
        <w:numPr>
          <w:ilvl w:val="2"/>
          <w:numId w:val="1"/>
        </w:numPr>
        <w:jc w:val="both"/>
      </w:pPr>
      <w:r w:rsidRPr="00773037">
        <w:t xml:space="preserve">The </w:t>
      </w:r>
      <w:r w:rsidR="00AD2D5B" w:rsidRPr="00773037">
        <w:t xml:space="preserve">operations in-charge </w:t>
      </w:r>
      <w:r w:rsidRPr="00773037">
        <w:t>shall monitor the number and progress of cargoes delivered by trucks and must ensure that the same are duly delivered to, received and acknowledged by the receiving party.</w:t>
      </w:r>
    </w:p>
    <w:p w14:paraId="5776981E" w14:textId="77777777" w:rsidR="00F539B5" w:rsidRPr="00773037" w:rsidRDefault="00536605" w:rsidP="00773037">
      <w:pPr>
        <w:numPr>
          <w:ilvl w:val="2"/>
          <w:numId w:val="1"/>
        </w:numPr>
        <w:jc w:val="both"/>
      </w:pPr>
      <w:r w:rsidRPr="00773037">
        <w:t>T</w:t>
      </w:r>
      <w:r w:rsidR="00D04791" w:rsidRPr="00773037">
        <w:t xml:space="preserve">he use of </w:t>
      </w:r>
      <w:r w:rsidR="003C1C35" w:rsidRPr="00773037">
        <w:t xml:space="preserve">mobile </w:t>
      </w:r>
      <w:r w:rsidR="00B6523B" w:rsidRPr="00773037">
        <w:t>communications device or other el</w:t>
      </w:r>
      <w:r w:rsidR="00D42484" w:rsidRPr="00773037">
        <w:t xml:space="preserve">ectronic devices </w:t>
      </w:r>
      <w:r w:rsidR="00664811" w:rsidRPr="00773037">
        <w:t xml:space="preserve">while </w:t>
      </w:r>
      <w:r w:rsidR="00291FB1" w:rsidRPr="00773037">
        <w:t>driving</w:t>
      </w:r>
      <w:r w:rsidR="000A05C7" w:rsidRPr="00773037">
        <w:t xml:space="preserve">, </w:t>
      </w:r>
      <w:r w:rsidR="000C31CB" w:rsidRPr="00773037">
        <w:t>for whatever purpose</w:t>
      </w:r>
      <w:r w:rsidR="00C86E1A" w:rsidRPr="00773037">
        <w:t xml:space="preserve">s </w:t>
      </w:r>
      <w:r w:rsidR="005022B8" w:rsidRPr="00773037">
        <w:t xml:space="preserve">(i.e., </w:t>
      </w:r>
      <w:r w:rsidR="00FD0963" w:rsidRPr="00773037">
        <w:t>to write</w:t>
      </w:r>
      <w:r w:rsidR="00B57AE4" w:rsidRPr="00773037">
        <w:t xml:space="preserve"> or read </w:t>
      </w:r>
      <w:r w:rsidR="00FD0963" w:rsidRPr="00773037">
        <w:t>text</w:t>
      </w:r>
      <w:r w:rsidR="00B57AE4" w:rsidRPr="00773037">
        <w:t>s</w:t>
      </w:r>
      <w:r w:rsidR="00FD0963" w:rsidRPr="00773037">
        <w:t xml:space="preserve">, make or receive calls, surf </w:t>
      </w:r>
      <w:r w:rsidR="00AE4DA3" w:rsidRPr="00773037">
        <w:t xml:space="preserve">the internet, </w:t>
      </w:r>
      <w:r w:rsidR="00AE4DA3" w:rsidRPr="00773037">
        <w:rPr>
          <w:i/>
        </w:rPr>
        <w:t>etc.</w:t>
      </w:r>
      <w:r w:rsidR="00FD0963" w:rsidRPr="00773037">
        <w:t xml:space="preserve">), </w:t>
      </w:r>
      <w:r w:rsidR="00291FB1" w:rsidRPr="00773037">
        <w:t>is strictly</w:t>
      </w:r>
      <w:r w:rsidR="008C4DF2" w:rsidRPr="00773037">
        <w:t xml:space="preserve"> prohibited</w:t>
      </w:r>
      <w:r w:rsidR="005C3310" w:rsidRPr="00773037">
        <w:t xml:space="preserve"> except </w:t>
      </w:r>
      <w:r w:rsidR="002C06B0" w:rsidRPr="00773037">
        <w:t xml:space="preserve">in </w:t>
      </w:r>
      <w:r w:rsidR="007C7884" w:rsidRPr="00773037">
        <w:t xml:space="preserve">emergency cases. Provided, </w:t>
      </w:r>
      <w:r w:rsidR="0030627F" w:rsidRPr="00773037">
        <w:t>t</w:t>
      </w:r>
      <w:r w:rsidR="00D31145" w:rsidRPr="00773037">
        <w:t xml:space="preserve">hat such </w:t>
      </w:r>
      <w:r w:rsidR="00211833" w:rsidRPr="00773037">
        <w:t>was done</w:t>
      </w:r>
      <w:r w:rsidR="00D16C2A" w:rsidRPr="00773037">
        <w:t xml:space="preserve"> through a hand-free device </w:t>
      </w:r>
      <w:r w:rsidR="00211833" w:rsidRPr="00773037">
        <w:t>using</w:t>
      </w:r>
      <w:r w:rsidR="00D16C2A" w:rsidRPr="00773037">
        <w:t xml:space="preserve"> either </w:t>
      </w:r>
      <w:r w:rsidR="0030627F" w:rsidRPr="00773037">
        <w:t>speaker phone, earphones and microphones or other similar devices</w:t>
      </w:r>
      <w:r w:rsidR="003000D5" w:rsidRPr="00773037">
        <w:t xml:space="preserve"> which will not affect </w:t>
      </w:r>
      <w:r w:rsidR="00FC5348" w:rsidRPr="00773037">
        <w:t xml:space="preserve">or distract </w:t>
      </w:r>
      <w:r w:rsidR="003000D5" w:rsidRPr="00773037">
        <w:t>the line of sight of the driver.</w:t>
      </w:r>
      <w:r w:rsidR="00C3249B" w:rsidRPr="00773037">
        <w:t xml:space="preserve"> Driving speed </w:t>
      </w:r>
      <w:proofErr w:type="gramStart"/>
      <w:r w:rsidR="00C3249B" w:rsidRPr="00773037">
        <w:t>shall also be taken</w:t>
      </w:r>
      <w:proofErr w:type="gramEnd"/>
      <w:r w:rsidR="00C3249B" w:rsidRPr="00773037">
        <w:t xml:space="preserve"> into account.</w:t>
      </w:r>
    </w:p>
    <w:p w14:paraId="7BB68B57" w14:textId="77777777" w:rsidR="00F53C9E" w:rsidRPr="00773037" w:rsidRDefault="00F53C9E" w:rsidP="00773037">
      <w:pPr>
        <w:numPr>
          <w:ilvl w:val="2"/>
          <w:numId w:val="1"/>
        </w:numPr>
        <w:jc w:val="both"/>
      </w:pPr>
      <w:r w:rsidRPr="00773037">
        <w:t xml:space="preserve">Smoking or drinking while driving or under the influence of intoxicating liquor or drugs </w:t>
      </w:r>
      <w:proofErr w:type="gramStart"/>
      <w:r w:rsidRPr="00773037">
        <w:t>is strictly prohibited</w:t>
      </w:r>
      <w:proofErr w:type="gramEnd"/>
      <w:r w:rsidRPr="00773037">
        <w:t>.</w:t>
      </w:r>
    </w:p>
    <w:p w14:paraId="250C7DA5" w14:textId="77777777" w:rsidR="00BA79BC" w:rsidRPr="00773037" w:rsidRDefault="00BA79BC" w:rsidP="00773037">
      <w:pPr>
        <w:pStyle w:val="ListParagraph"/>
        <w:numPr>
          <w:ilvl w:val="1"/>
          <w:numId w:val="1"/>
        </w:numPr>
        <w:tabs>
          <w:tab w:val="left" w:pos="7570"/>
        </w:tabs>
        <w:jc w:val="both"/>
        <w:rPr>
          <w:b/>
        </w:rPr>
      </w:pPr>
      <w:r w:rsidRPr="00773037">
        <w:rPr>
          <w:b/>
        </w:rPr>
        <w:lastRenderedPageBreak/>
        <w:t>Loading/Unloading of Vessel</w:t>
      </w:r>
    </w:p>
    <w:p w14:paraId="6B3CF24A" w14:textId="77777777" w:rsidR="00BA79BC" w:rsidRPr="00773037" w:rsidRDefault="00BA79BC" w:rsidP="00773037">
      <w:pPr>
        <w:pStyle w:val="ListParagraph"/>
        <w:tabs>
          <w:tab w:val="left" w:pos="7570"/>
        </w:tabs>
        <w:ind w:left="936"/>
        <w:jc w:val="both"/>
      </w:pPr>
    </w:p>
    <w:p w14:paraId="1C27E870" w14:textId="77777777" w:rsidR="00DB79A6" w:rsidRPr="00773037" w:rsidRDefault="00BA79BC" w:rsidP="00773037">
      <w:pPr>
        <w:pStyle w:val="ListParagraph"/>
        <w:numPr>
          <w:ilvl w:val="2"/>
          <w:numId w:val="1"/>
        </w:numPr>
        <w:jc w:val="both"/>
      </w:pPr>
      <w:r w:rsidRPr="00773037">
        <w:t xml:space="preserve">The Master shall have the authority to stop or resume the operations anytime as necessary and shall document the reason in the Statement of Facts. </w:t>
      </w:r>
    </w:p>
    <w:p w14:paraId="420CC55D" w14:textId="77777777" w:rsidR="00BA79BC" w:rsidRPr="00773037" w:rsidRDefault="00BA79BC" w:rsidP="00773037">
      <w:pPr>
        <w:numPr>
          <w:ilvl w:val="2"/>
          <w:numId w:val="1"/>
        </w:numPr>
        <w:jc w:val="both"/>
      </w:pPr>
      <w:r w:rsidRPr="00773037">
        <w:t>Loading or unloading of cargoes shall be perform on time and within the date needed by the consignee to avoid delays.</w:t>
      </w:r>
    </w:p>
    <w:p w14:paraId="7EFC4EDB" w14:textId="77777777" w:rsidR="00BA79BC" w:rsidRPr="00773037" w:rsidRDefault="00BA79BC" w:rsidP="00773037">
      <w:pPr>
        <w:numPr>
          <w:ilvl w:val="2"/>
          <w:numId w:val="1"/>
        </w:numPr>
        <w:jc w:val="both"/>
      </w:pPr>
      <w:r w:rsidRPr="00773037">
        <w:t xml:space="preserve">Only good cargoes </w:t>
      </w:r>
      <w:proofErr w:type="gramStart"/>
      <w:r w:rsidRPr="00773037">
        <w:t>shall be accepted</w:t>
      </w:r>
      <w:proofErr w:type="gramEnd"/>
      <w:r w:rsidRPr="00773037">
        <w:t xml:space="preserve"> for delivery to consignee. Damaged, infested or wet cargoes </w:t>
      </w:r>
      <w:proofErr w:type="gramStart"/>
      <w:r w:rsidRPr="00773037">
        <w:t>shall be properly identified</w:t>
      </w:r>
      <w:proofErr w:type="gramEnd"/>
      <w:r w:rsidRPr="00773037">
        <w:t xml:space="preserve">, segregated and return to the shipper. A report (e.g., report on damaged cargoes) </w:t>
      </w:r>
      <w:proofErr w:type="gramStart"/>
      <w:r w:rsidRPr="00773037">
        <w:t>shall be made</w:t>
      </w:r>
      <w:proofErr w:type="gramEnd"/>
      <w:r w:rsidRPr="00773037">
        <w:t xml:space="preserve"> in writing as to the type and quantity of the returned cargos and remarks thereof.</w:t>
      </w:r>
      <w:r w:rsidR="006F1CD1" w:rsidRPr="00773037">
        <w:t xml:space="preserve"> Any replacement must be </w:t>
      </w:r>
      <w:r w:rsidR="00E52F3E" w:rsidRPr="00773037">
        <w:t xml:space="preserve">fully accounted and </w:t>
      </w:r>
      <w:r w:rsidR="006F1CD1" w:rsidRPr="00773037">
        <w:t>duly do</w:t>
      </w:r>
      <w:r w:rsidR="00E52F3E" w:rsidRPr="00773037">
        <w:t>cumented against returned cargo, if any.</w:t>
      </w:r>
    </w:p>
    <w:p w14:paraId="306A321A" w14:textId="77777777" w:rsidR="00BA79BC" w:rsidRPr="00773037" w:rsidRDefault="00BA79BC" w:rsidP="00773037">
      <w:pPr>
        <w:numPr>
          <w:ilvl w:val="2"/>
          <w:numId w:val="1"/>
        </w:numPr>
        <w:jc w:val="both"/>
      </w:pPr>
      <w:r w:rsidRPr="00773037">
        <w:t>Cargoes to be loaded onboard should be within the safe working loads or capacity of the cargo-handling equipment as well as with the total volume to be loaded are within the maximum load capacity of the vessel.</w:t>
      </w:r>
    </w:p>
    <w:p w14:paraId="7510E3BD" w14:textId="77777777" w:rsidR="00BA79BC" w:rsidRPr="00773037" w:rsidRDefault="00BA79BC" w:rsidP="00773037">
      <w:pPr>
        <w:numPr>
          <w:ilvl w:val="2"/>
          <w:numId w:val="1"/>
        </w:numPr>
        <w:jc w:val="both"/>
      </w:pPr>
      <w:r w:rsidRPr="00773037">
        <w:t xml:space="preserve">The Chief Mate must ensure that the vessel and its cargo-handling components (e.g. stowage, hatch cover, crane, </w:t>
      </w:r>
      <w:r w:rsidRPr="00773037">
        <w:rPr>
          <w:i/>
        </w:rPr>
        <w:t>etc.</w:t>
      </w:r>
      <w:r w:rsidRPr="00773037">
        <w:t>), is in good working condition and that the vessel is free from insects, pests and other elements or factors that could affect the cargo loaded onboard.</w:t>
      </w:r>
    </w:p>
    <w:p w14:paraId="23FDB0C3" w14:textId="77777777" w:rsidR="00BA79BC" w:rsidRPr="00773037" w:rsidRDefault="00BA79BC" w:rsidP="00773037">
      <w:pPr>
        <w:numPr>
          <w:ilvl w:val="2"/>
          <w:numId w:val="1"/>
        </w:numPr>
        <w:jc w:val="both"/>
      </w:pPr>
      <w:r w:rsidRPr="00773037">
        <w:t>The Chief Mate must also ensure that all cargoes are fully loaded intact in accordance with the shipper’s declared quantity, weight or volume.</w:t>
      </w:r>
    </w:p>
    <w:p w14:paraId="56730048" w14:textId="77777777" w:rsidR="00BA79BC" w:rsidRPr="00773037" w:rsidRDefault="00BA79BC" w:rsidP="00773037">
      <w:pPr>
        <w:numPr>
          <w:ilvl w:val="2"/>
          <w:numId w:val="1"/>
        </w:numPr>
        <w:jc w:val="both"/>
      </w:pPr>
      <w:r w:rsidRPr="00773037">
        <w:t xml:space="preserve">For cargoes loaded on board that cannot be measured individually by quantity but in aggregate in terms of weight, an objective and reliable estimate thereof shall be determine and copy of basis of calculation shall be obtain. (e.g., </w:t>
      </w:r>
      <w:r w:rsidR="00CE0B14">
        <w:t xml:space="preserve">draught </w:t>
      </w:r>
      <w:r w:rsidRPr="00773037">
        <w:t>survey report)</w:t>
      </w:r>
    </w:p>
    <w:p w14:paraId="14DEA306" w14:textId="77777777" w:rsidR="00C3068C" w:rsidRPr="00773037" w:rsidRDefault="00B10489" w:rsidP="00773037">
      <w:pPr>
        <w:numPr>
          <w:ilvl w:val="2"/>
          <w:numId w:val="1"/>
        </w:numPr>
        <w:jc w:val="both"/>
      </w:pPr>
      <w:r w:rsidRPr="00773037">
        <w:t xml:space="preserve">A </w:t>
      </w:r>
      <w:r w:rsidR="00E505AA" w:rsidRPr="00773037">
        <w:t>Mate’</w:t>
      </w:r>
      <w:r w:rsidRPr="00773037">
        <w:t xml:space="preserve">s Receipt shall be issued by the Chief Mate </w:t>
      </w:r>
      <w:r w:rsidR="00E505AA" w:rsidRPr="00773037">
        <w:t xml:space="preserve">in cases </w:t>
      </w:r>
      <w:r w:rsidR="009F0A41" w:rsidRPr="00773037">
        <w:t xml:space="preserve">when </w:t>
      </w:r>
      <w:r w:rsidR="00E505AA" w:rsidRPr="00773037">
        <w:t>cargoes loaded on board are measured based on shipper’</w:t>
      </w:r>
      <w:r w:rsidR="0063108F" w:rsidRPr="00773037">
        <w:t xml:space="preserve">s count and that </w:t>
      </w:r>
      <w:r w:rsidR="00E505AA" w:rsidRPr="00773037">
        <w:t xml:space="preserve">no representative of the Company was </w:t>
      </w:r>
      <w:r w:rsidR="006B1B91" w:rsidRPr="00773037">
        <w:t xml:space="preserve">present </w:t>
      </w:r>
      <w:r w:rsidR="008D03EE" w:rsidRPr="00773037">
        <w:t xml:space="preserve">or </w:t>
      </w:r>
      <w:r w:rsidR="00E505AA" w:rsidRPr="00773037">
        <w:t>involved during the count.</w:t>
      </w:r>
      <w:r w:rsidR="006D2594" w:rsidRPr="00773037">
        <w:t xml:space="preserve"> I</w:t>
      </w:r>
      <w:r w:rsidR="00574E3E" w:rsidRPr="00773037">
        <w:t xml:space="preserve">n no way </w:t>
      </w:r>
      <w:proofErr w:type="gramStart"/>
      <w:r w:rsidR="00574E3E" w:rsidRPr="00773037">
        <w:t>shall the Mate’s Receipt be treated</w:t>
      </w:r>
      <w:proofErr w:type="gramEnd"/>
      <w:r w:rsidR="00574E3E" w:rsidRPr="00773037">
        <w:t xml:space="preserve"> as a substitute for the Bill of Lading (BOL)</w:t>
      </w:r>
      <w:r w:rsidR="007D3E2B" w:rsidRPr="00773037">
        <w:t>.</w:t>
      </w:r>
      <w:r w:rsidR="00C82E35" w:rsidRPr="00773037">
        <w:t xml:space="preserve"> Such document constitutes only as a provision</w:t>
      </w:r>
      <w:r w:rsidR="001C3BD0" w:rsidRPr="00773037">
        <w:t xml:space="preserve">al </w:t>
      </w:r>
      <w:r w:rsidR="00C82E35" w:rsidRPr="00773037">
        <w:t xml:space="preserve">receipt until </w:t>
      </w:r>
      <w:proofErr w:type="gramStart"/>
      <w:r w:rsidR="00C82E35" w:rsidRPr="00773037">
        <w:t>a final Bill of Lading is issued by the Company</w:t>
      </w:r>
      <w:proofErr w:type="gramEnd"/>
      <w:r w:rsidR="00C82E35" w:rsidRPr="00773037">
        <w:t>.</w:t>
      </w:r>
    </w:p>
    <w:p w14:paraId="3C20E0FE" w14:textId="77777777" w:rsidR="00BA79BC" w:rsidRPr="00773037" w:rsidRDefault="00BA79BC" w:rsidP="00773037">
      <w:pPr>
        <w:numPr>
          <w:ilvl w:val="2"/>
          <w:numId w:val="1"/>
        </w:numPr>
        <w:jc w:val="both"/>
      </w:pPr>
      <w:r w:rsidRPr="00773037">
        <w:t xml:space="preserve">Only authorized personnel </w:t>
      </w:r>
      <w:proofErr w:type="gramStart"/>
      <w:r w:rsidRPr="00773037">
        <w:t>shall be allow</w:t>
      </w:r>
      <w:r w:rsidR="001E160C" w:rsidRPr="00773037">
        <w:t>ed</w:t>
      </w:r>
      <w:proofErr w:type="gramEnd"/>
      <w:r w:rsidRPr="00773037">
        <w:t xml:space="preserve"> to operate inside the vessel.</w:t>
      </w:r>
    </w:p>
    <w:p w14:paraId="54643282" w14:textId="77777777" w:rsidR="00F53C9E" w:rsidRPr="00773037" w:rsidRDefault="00F53C9E" w:rsidP="00773037">
      <w:pPr>
        <w:numPr>
          <w:ilvl w:val="2"/>
          <w:numId w:val="1"/>
        </w:numPr>
        <w:jc w:val="both"/>
      </w:pPr>
      <w:r w:rsidRPr="00773037">
        <w:t xml:space="preserve">All personnel involved must exercise the necessary diligence required when loading cargo onboard so as not to damage, contaminate, diminish or deteriorate the quality of the cargo </w:t>
      </w:r>
      <w:proofErr w:type="gramStart"/>
      <w:r w:rsidRPr="00773037">
        <w:t>being loaded</w:t>
      </w:r>
      <w:proofErr w:type="gramEnd"/>
      <w:r w:rsidRPr="00773037">
        <w:t>.</w:t>
      </w:r>
    </w:p>
    <w:p w14:paraId="22F294F2" w14:textId="77777777" w:rsidR="00F53C9E" w:rsidRPr="00773037" w:rsidRDefault="00F53C9E" w:rsidP="00773037">
      <w:pPr>
        <w:numPr>
          <w:ilvl w:val="2"/>
          <w:numId w:val="1"/>
        </w:numPr>
        <w:jc w:val="both"/>
      </w:pPr>
      <w:r w:rsidRPr="00773037">
        <w:t>All personn</w:t>
      </w:r>
      <w:r w:rsidR="00514AD0" w:rsidRPr="00773037">
        <w:t xml:space="preserve">el involved in cargo operations </w:t>
      </w:r>
      <w:r w:rsidRPr="00773037">
        <w:t xml:space="preserve">must be physically fit and shall observed proper hygiene. Smoking and/or drinking inside the vessel and during operations </w:t>
      </w:r>
      <w:proofErr w:type="gramStart"/>
      <w:r w:rsidRPr="00773037">
        <w:t>is strictly prohibited</w:t>
      </w:r>
      <w:proofErr w:type="gramEnd"/>
      <w:r w:rsidRPr="00773037">
        <w:t>. The Chief Mate shall properly report</w:t>
      </w:r>
      <w:r w:rsidR="009D06E4" w:rsidRPr="00773037">
        <w:t xml:space="preserve">, </w:t>
      </w:r>
      <w:r w:rsidRPr="00773037">
        <w:t>in writing noted by the Vessel Master</w:t>
      </w:r>
      <w:r w:rsidR="009D06E4" w:rsidRPr="00773037">
        <w:t xml:space="preserve">, </w:t>
      </w:r>
      <w:r w:rsidRPr="00773037">
        <w:t>to the Human Resource Department, personnel found to be under the influence of intoxicating liquor, drugs, or gambling during operations, shall be subject for disciplinary action.</w:t>
      </w:r>
      <w:r w:rsidR="00D12E04" w:rsidRPr="00773037">
        <w:t xml:space="preserve"> A copy of such report </w:t>
      </w:r>
      <w:proofErr w:type="gramStart"/>
      <w:r w:rsidR="00D12E04" w:rsidRPr="00773037">
        <w:t>shall be furnished</w:t>
      </w:r>
      <w:proofErr w:type="gramEnd"/>
      <w:r w:rsidR="00D12E04" w:rsidRPr="00773037">
        <w:t xml:space="preserve"> to the Operations Department.</w:t>
      </w:r>
    </w:p>
    <w:p w14:paraId="4F48DB15" w14:textId="77777777" w:rsidR="00331A71" w:rsidRPr="00773037" w:rsidRDefault="00331A71" w:rsidP="00773037">
      <w:pPr>
        <w:pStyle w:val="ListParagraph"/>
        <w:ind w:left="936"/>
        <w:jc w:val="both"/>
        <w:rPr>
          <w:b/>
        </w:rPr>
      </w:pPr>
      <w:r w:rsidRPr="00773037">
        <w:rPr>
          <w:b/>
        </w:rPr>
        <w:br w:type="page"/>
      </w:r>
    </w:p>
    <w:p w14:paraId="3909A64C" w14:textId="77777777" w:rsidR="00BA79BC" w:rsidRPr="00773037" w:rsidRDefault="00BA79BC" w:rsidP="00773037">
      <w:pPr>
        <w:pStyle w:val="ListParagraph"/>
        <w:numPr>
          <w:ilvl w:val="1"/>
          <w:numId w:val="1"/>
        </w:numPr>
        <w:jc w:val="both"/>
        <w:rPr>
          <w:b/>
        </w:rPr>
      </w:pPr>
      <w:r w:rsidRPr="00773037">
        <w:rPr>
          <w:b/>
        </w:rPr>
        <w:lastRenderedPageBreak/>
        <w:t>Documentation</w:t>
      </w:r>
      <w:r w:rsidR="005D1F99" w:rsidRPr="00773037">
        <w:rPr>
          <w:b/>
        </w:rPr>
        <w:t>s</w:t>
      </w:r>
    </w:p>
    <w:p w14:paraId="423D7A24" w14:textId="77777777" w:rsidR="00BA79BC" w:rsidRPr="00773037" w:rsidRDefault="00BA79BC" w:rsidP="00773037">
      <w:pPr>
        <w:ind w:left="900"/>
        <w:jc w:val="both"/>
      </w:pPr>
    </w:p>
    <w:p w14:paraId="4B838A53" w14:textId="1FE3D74C" w:rsidR="00F07496" w:rsidRDefault="00A2335D" w:rsidP="00773037">
      <w:pPr>
        <w:numPr>
          <w:ilvl w:val="2"/>
          <w:numId w:val="1"/>
        </w:numPr>
        <w:jc w:val="both"/>
      </w:pPr>
      <w:r>
        <w:t>A uniform Out-turn Summary</w:t>
      </w:r>
      <w:r w:rsidR="000569F6" w:rsidRPr="00773037">
        <w:t xml:space="preserve"> </w:t>
      </w:r>
      <w:r w:rsidR="00E40330" w:rsidRPr="00773037">
        <w:t xml:space="preserve">shall be prepared </w:t>
      </w:r>
      <w:r w:rsidR="00F07496" w:rsidRPr="00773037">
        <w:t>to summarize the detail</w:t>
      </w:r>
      <w:r w:rsidR="003C7909" w:rsidRPr="00773037">
        <w:t xml:space="preserve">s and supporting documentations for </w:t>
      </w:r>
      <w:r w:rsidR="00E40330" w:rsidRPr="00773037">
        <w:t xml:space="preserve">all types </w:t>
      </w:r>
      <w:r w:rsidR="00F07496" w:rsidRPr="00773037">
        <w:t>operations</w:t>
      </w:r>
      <w:r w:rsidR="00E40330" w:rsidRPr="00773037">
        <w:t xml:space="preserve"> performed by the Company</w:t>
      </w:r>
      <w:r w:rsidR="00F07496" w:rsidRPr="00773037">
        <w:t>.</w:t>
      </w:r>
      <w:r w:rsidR="00E40330" w:rsidRPr="00773037">
        <w:t xml:space="preserve"> At a minimu</w:t>
      </w:r>
      <w:r w:rsidR="000569F6" w:rsidRPr="00773037">
        <w:t xml:space="preserve">m, the following shall be attached to the </w:t>
      </w:r>
      <w:r>
        <w:t>Out-turn Summary</w:t>
      </w:r>
      <w:r w:rsidR="000569F6" w:rsidRPr="00773037">
        <w:t>:</w:t>
      </w:r>
    </w:p>
    <w:p w14:paraId="105E646D" w14:textId="77777777" w:rsidR="00406D16" w:rsidRPr="00773037" w:rsidRDefault="00406D16" w:rsidP="00406D16">
      <w:pPr>
        <w:ind w:left="1260"/>
        <w:jc w:val="both"/>
      </w:pPr>
    </w:p>
    <w:tbl>
      <w:tblPr>
        <w:tblStyle w:val="TableGrid"/>
        <w:tblW w:w="0" w:type="auto"/>
        <w:tblInd w:w="1260" w:type="dxa"/>
        <w:tblLook w:val="04A0" w:firstRow="1" w:lastRow="0" w:firstColumn="1" w:lastColumn="0" w:noHBand="0" w:noVBand="1"/>
      </w:tblPr>
      <w:tblGrid>
        <w:gridCol w:w="3865"/>
        <w:gridCol w:w="4297"/>
      </w:tblGrid>
      <w:tr w:rsidR="00BA6969" w:rsidRPr="00773037" w14:paraId="09A22316" w14:textId="77777777" w:rsidTr="001C3BD6">
        <w:tc>
          <w:tcPr>
            <w:tcW w:w="3865" w:type="dxa"/>
          </w:tcPr>
          <w:p w14:paraId="103F6E03" w14:textId="77777777" w:rsidR="00BA6969" w:rsidRPr="00773037" w:rsidRDefault="007F4881" w:rsidP="00773037">
            <w:pPr>
              <w:jc w:val="center"/>
              <w:rPr>
                <w:b/>
              </w:rPr>
            </w:pPr>
            <w:r w:rsidRPr="00773037">
              <w:rPr>
                <w:b/>
              </w:rPr>
              <w:t xml:space="preserve">Type of </w:t>
            </w:r>
            <w:r w:rsidR="00BA6969" w:rsidRPr="00773037">
              <w:rPr>
                <w:b/>
              </w:rPr>
              <w:t>Operations</w:t>
            </w:r>
          </w:p>
        </w:tc>
        <w:tc>
          <w:tcPr>
            <w:tcW w:w="4297" w:type="dxa"/>
          </w:tcPr>
          <w:p w14:paraId="6C6C1658" w14:textId="77777777" w:rsidR="00BA6969" w:rsidRPr="00773037" w:rsidRDefault="00BA6969" w:rsidP="00773037">
            <w:pPr>
              <w:jc w:val="center"/>
              <w:rPr>
                <w:b/>
              </w:rPr>
            </w:pPr>
            <w:r w:rsidRPr="00773037">
              <w:rPr>
                <w:b/>
              </w:rPr>
              <w:t>Documentations</w:t>
            </w:r>
          </w:p>
        </w:tc>
      </w:tr>
      <w:tr w:rsidR="00BA6969" w:rsidRPr="00773037" w14:paraId="6AA5C0F0" w14:textId="77777777" w:rsidTr="001C3BD6">
        <w:tc>
          <w:tcPr>
            <w:tcW w:w="3865" w:type="dxa"/>
          </w:tcPr>
          <w:p w14:paraId="2C28B2DF" w14:textId="77777777" w:rsidR="00BA6969" w:rsidRPr="00773037" w:rsidRDefault="00B81584" w:rsidP="00773037">
            <w:pPr>
              <w:pStyle w:val="ListParagraph"/>
              <w:numPr>
                <w:ilvl w:val="0"/>
                <w:numId w:val="14"/>
              </w:numPr>
            </w:pPr>
            <w:r w:rsidRPr="00773037">
              <w:t>Trucking delivery from shipper’s warehouse to vessel</w:t>
            </w:r>
          </w:p>
          <w:p w14:paraId="3062F179" w14:textId="77777777" w:rsidR="00B81584" w:rsidRPr="00773037" w:rsidRDefault="00B81584" w:rsidP="00773037">
            <w:pPr>
              <w:pStyle w:val="ListParagraph"/>
              <w:ind w:left="360"/>
            </w:pPr>
          </w:p>
        </w:tc>
        <w:tc>
          <w:tcPr>
            <w:tcW w:w="4297" w:type="dxa"/>
          </w:tcPr>
          <w:p w14:paraId="5ED68E57" w14:textId="77777777" w:rsidR="00BA6969" w:rsidRPr="00773037" w:rsidRDefault="000026C1" w:rsidP="00773037">
            <w:pPr>
              <w:pStyle w:val="ListParagraph"/>
              <w:numPr>
                <w:ilvl w:val="0"/>
                <w:numId w:val="15"/>
              </w:numPr>
            </w:pPr>
            <w:r w:rsidRPr="00773037">
              <w:t>Delivery receipts (DRs)</w:t>
            </w:r>
          </w:p>
          <w:p w14:paraId="681F8235" w14:textId="77777777" w:rsidR="0018482D" w:rsidRPr="00773037" w:rsidRDefault="00910668" w:rsidP="00773037">
            <w:pPr>
              <w:pStyle w:val="ListParagraph"/>
              <w:numPr>
                <w:ilvl w:val="0"/>
                <w:numId w:val="15"/>
              </w:numPr>
            </w:pPr>
            <w:r w:rsidRPr="00773037">
              <w:t>Warehouse issuance forms</w:t>
            </w:r>
            <w:r w:rsidR="005A30D9">
              <w:t>*</w:t>
            </w:r>
          </w:p>
          <w:p w14:paraId="1BD32CF5" w14:textId="77777777" w:rsidR="00910668" w:rsidRPr="00773037" w:rsidRDefault="00910668" w:rsidP="00773037">
            <w:pPr>
              <w:pStyle w:val="ListParagraph"/>
              <w:numPr>
                <w:ilvl w:val="0"/>
                <w:numId w:val="15"/>
              </w:numPr>
            </w:pPr>
            <w:r w:rsidRPr="00773037">
              <w:t>Weighing tickets</w:t>
            </w:r>
            <w:r w:rsidR="00C02F71">
              <w:t>*</w:t>
            </w:r>
          </w:p>
          <w:p w14:paraId="0F707698" w14:textId="77777777" w:rsidR="00910668" w:rsidRPr="00773037" w:rsidRDefault="00910668" w:rsidP="00773037">
            <w:pPr>
              <w:pStyle w:val="ListParagraph"/>
              <w:numPr>
                <w:ilvl w:val="0"/>
                <w:numId w:val="15"/>
              </w:numPr>
            </w:pPr>
            <w:r w:rsidRPr="00773037">
              <w:t>Authority to load</w:t>
            </w:r>
          </w:p>
          <w:p w14:paraId="6882528C" w14:textId="77777777" w:rsidR="0018482D" w:rsidRPr="00773037" w:rsidRDefault="0018482D" w:rsidP="00773037">
            <w:pPr>
              <w:pStyle w:val="ListParagraph"/>
              <w:ind w:left="360"/>
            </w:pPr>
          </w:p>
        </w:tc>
      </w:tr>
      <w:tr w:rsidR="00BA6969" w:rsidRPr="00773037" w14:paraId="43B47F85" w14:textId="77777777" w:rsidTr="001C3BD6">
        <w:tc>
          <w:tcPr>
            <w:tcW w:w="3865" w:type="dxa"/>
          </w:tcPr>
          <w:p w14:paraId="73E7AF98" w14:textId="77777777" w:rsidR="00BA6969" w:rsidRPr="00773037" w:rsidRDefault="00BA6969" w:rsidP="00773037">
            <w:pPr>
              <w:pStyle w:val="ListParagraph"/>
              <w:numPr>
                <w:ilvl w:val="0"/>
                <w:numId w:val="14"/>
              </w:numPr>
            </w:pPr>
            <w:r w:rsidRPr="00773037">
              <w:t>Shipping</w:t>
            </w:r>
            <w:r w:rsidR="00095D15" w:rsidRPr="00773037">
              <w:t xml:space="preserve"> (from port of origin to port of discharge)</w:t>
            </w:r>
          </w:p>
        </w:tc>
        <w:tc>
          <w:tcPr>
            <w:tcW w:w="4297" w:type="dxa"/>
          </w:tcPr>
          <w:p w14:paraId="1A485674" w14:textId="77777777" w:rsidR="00BA6969" w:rsidRPr="00773037" w:rsidRDefault="00A921F4" w:rsidP="00773037">
            <w:pPr>
              <w:pStyle w:val="ListParagraph"/>
              <w:numPr>
                <w:ilvl w:val="0"/>
                <w:numId w:val="15"/>
              </w:numPr>
            </w:pPr>
            <w:r w:rsidRPr="00773037">
              <w:t>Bill of lading</w:t>
            </w:r>
          </w:p>
          <w:p w14:paraId="642959E9" w14:textId="77777777" w:rsidR="00A921F4" w:rsidRPr="00773037" w:rsidRDefault="00A921F4" w:rsidP="00773037">
            <w:pPr>
              <w:pStyle w:val="ListParagraph"/>
              <w:numPr>
                <w:ilvl w:val="0"/>
                <w:numId w:val="15"/>
              </w:numPr>
            </w:pPr>
            <w:r w:rsidRPr="00773037">
              <w:t>Mate’s receipt (if applicable)</w:t>
            </w:r>
          </w:p>
          <w:p w14:paraId="216B1B36" w14:textId="77777777" w:rsidR="00A921F4" w:rsidRPr="00773037" w:rsidRDefault="00003D7C" w:rsidP="00773037">
            <w:pPr>
              <w:pStyle w:val="ListParagraph"/>
              <w:numPr>
                <w:ilvl w:val="0"/>
                <w:numId w:val="15"/>
              </w:numPr>
            </w:pPr>
            <w:r>
              <w:t xml:space="preserve">Draught </w:t>
            </w:r>
            <w:r w:rsidR="00A921F4" w:rsidRPr="00773037">
              <w:t>survey report (if applicable)</w:t>
            </w:r>
          </w:p>
          <w:p w14:paraId="24FF98BF" w14:textId="77777777" w:rsidR="00471552" w:rsidRPr="00773037" w:rsidRDefault="00471552" w:rsidP="00773037">
            <w:pPr>
              <w:pStyle w:val="ListParagraph"/>
              <w:numPr>
                <w:ilvl w:val="0"/>
                <w:numId w:val="15"/>
              </w:numPr>
            </w:pPr>
            <w:r w:rsidRPr="00773037">
              <w:t>Notice of completion</w:t>
            </w:r>
          </w:p>
          <w:p w14:paraId="7C939EB7" w14:textId="77777777" w:rsidR="00471552" w:rsidRPr="00773037" w:rsidRDefault="00471552" w:rsidP="00773037">
            <w:pPr>
              <w:pStyle w:val="ListParagraph"/>
              <w:numPr>
                <w:ilvl w:val="0"/>
                <w:numId w:val="15"/>
              </w:numPr>
            </w:pPr>
            <w:r w:rsidRPr="00773037">
              <w:t>Notice of readiness</w:t>
            </w:r>
          </w:p>
          <w:p w14:paraId="463CCFB0" w14:textId="77777777" w:rsidR="00471552" w:rsidRPr="00773037" w:rsidRDefault="00471552" w:rsidP="00773037">
            <w:pPr>
              <w:pStyle w:val="ListParagraph"/>
              <w:numPr>
                <w:ilvl w:val="0"/>
                <w:numId w:val="15"/>
              </w:numPr>
            </w:pPr>
            <w:r w:rsidRPr="00773037">
              <w:t>Statement of facts</w:t>
            </w:r>
          </w:p>
          <w:p w14:paraId="25F85A7F" w14:textId="77777777" w:rsidR="00A921F4" w:rsidRPr="00773037" w:rsidRDefault="00A921F4" w:rsidP="00773037">
            <w:pPr>
              <w:pStyle w:val="ListParagraph"/>
              <w:ind w:left="360"/>
            </w:pPr>
          </w:p>
        </w:tc>
      </w:tr>
      <w:tr w:rsidR="00910668" w:rsidRPr="00773037" w14:paraId="039FD703" w14:textId="77777777" w:rsidTr="001C3BD6">
        <w:tc>
          <w:tcPr>
            <w:tcW w:w="3865" w:type="dxa"/>
          </w:tcPr>
          <w:p w14:paraId="7E8CF2CB" w14:textId="77777777" w:rsidR="00910668" w:rsidRPr="00773037" w:rsidRDefault="00095D15" w:rsidP="00773037">
            <w:pPr>
              <w:pStyle w:val="ListParagraph"/>
              <w:numPr>
                <w:ilvl w:val="0"/>
                <w:numId w:val="14"/>
              </w:numPr>
            </w:pPr>
            <w:r w:rsidRPr="00773037">
              <w:t>Trucking delivery from vessel to consignee’s warehouse</w:t>
            </w:r>
          </w:p>
          <w:p w14:paraId="004B6204" w14:textId="77777777" w:rsidR="00095D15" w:rsidRPr="00773037" w:rsidRDefault="00095D15" w:rsidP="00773037">
            <w:pPr>
              <w:pStyle w:val="ListParagraph"/>
              <w:ind w:left="360"/>
            </w:pPr>
          </w:p>
        </w:tc>
        <w:tc>
          <w:tcPr>
            <w:tcW w:w="4297" w:type="dxa"/>
          </w:tcPr>
          <w:p w14:paraId="66FBE820" w14:textId="77777777" w:rsidR="00910668" w:rsidRPr="00773037" w:rsidRDefault="00794548" w:rsidP="00773037">
            <w:pPr>
              <w:pStyle w:val="ListParagraph"/>
              <w:numPr>
                <w:ilvl w:val="0"/>
                <w:numId w:val="15"/>
              </w:numPr>
            </w:pPr>
            <w:r w:rsidRPr="00773037">
              <w:t>Way bills</w:t>
            </w:r>
          </w:p>
          <w:p w14:paraId="69050810" w14:textId="77777777" w:rsidR="00794548" w:rsidRPr="00773037" w:rsidRDefault="00794548" w:rsidP="00773037">
            <w:pPr>
              <w:pStyle w:val="ListParagraph"/>
              <w:numPr>
                <w:ilvl w:val="0"/>
                <w:numId w:val="15"/>
              </w:numPr>
            </w:pPr>
            <w:r w:rsidRPr="00773037">
              <w:t>Cargo receipts</w:t>
            </w:r>
          </w:p>
          <w:p w14:paraId="01134062" w14:textId="77777777" w:rsidR="00794548" w:rsidRPr="00773037" w:rsidRDefault="00794548" w:rsidP="00773037">
            <w:pPr>
              <w:pStyle w:val="ListParagraph"/>
              <w:numPr>
                <w:ilvl w:val="0"/>
                <w:numId w:val="15"/>
              </w:numPr>
            </w:pPr>
            <w:r w:rsidRPr="00773037">
              <w:t>Delivery receipts</w:t>
            </w:r>
          </w:p>
          <w:p w14:paraId="5A9998A9" w14:textId="77777777" w:rsidR="00794548" w:rsidRPr="00773037" w:rsidRDefault="00794548" w:rsidP="00773037">
            <w:pPr>
              <w:pStyle w:val="ListParagraph"/>
              <w:numPr>
                <w:ilvl w:val="0"/>
                <w:numId w:val="15"/>
              </w:numPr>
            </w:pPr>
            <w:r w:rsidRPr="00773037">
              <w:t>Weighing tickets</w:t>
            </w:r>
          </w:p>
          <w:p w14:paraId="518279EA" w14:textId="77777777" w:rsidR="00794548" w:rsidRPr="00773037" w:rsidRDefault="00794548" w:rsidP="00773037">
            <w:pPr>
              <w:pStyle w:val="ListParagraph"/>
              <w:numPr>
                <w:ilvl w:val="0"/>
                <w:numId w:val="15"/>
              </w:numPr>
            </w:pPr>
            <w:r w:rsidRPr="00773037">
              <w:t>Warehouse receipt forms</w:t>
            </w:r>
            <w:r w:rsidR="005A30D9">
              <w:t>*</w:t>
            </w:r>
          </w:p>
          <w:p w14:paraId="158BE83E" w14:textId="77777777" w:rsidR="00794548" w:rsidRPr="00773037" w:rsidRDefault="00794548" w:rsidP="00773037">
            <w:pPr>
              <w:pStyle w:val="ListParagraph"/>
              <w:numPr>
                <w:ilvl w:val="0"/>
                <w:numId w:val="15"/>
              </w:numPr>
            </w:pPr>
            <w:r w:rsidRPr="00773037">
              <w:t>Authority to load</w:t>
            </w:r>
          </w:p>
          <w:p w14:paraId="33594B05" w14:textId="77777777" w:rsidR="00794548" w:rsidRPr="00773037" w:rsidRDefault="00794548" w:rsidP="00773037">
            <w:pPr>
              <w:pStyle w:val="ListParagraph"/>
              <w:ind w:left="360"/>
            </w:pPr>
          </w:p>
        </w:tc>
      </w:tr>
      <w:tr w:rsidR="00BA6969" w:rsidRPr="00773037" w14:paraId="7D2D45BC" w14:textId="77777777" w:rsidTr="001C3BD6">
        <w:tc>
          <w:tcPr>
            <w:tcW w:w="3865" w:type="dxa"/>
          </w:tcPr>
          <w:p w14:paraId="2608398D" w14:textId="77777777" w:rsidR="00BA6969" w:rsidRPr="00773037" w:rsidRDefault="00BA6969" w:rsidP="00773037">
            <w:pPr>
              <w:pStyle w:val="ListParagraph"/>
              <w:numPr>
                <w:ilvl w:val="0"/>
                <w:numId w:val="14"/>
              </w:numPr>
            </w:pPr>
            <w:r w:rsidRPr="00773037">
              <w:t>Cargo handling services</w:t>
            </w:r>
            <w:r w:rsidR="00794548" w:rsidRPr="00773037">
              <w:t xml:space="preserve"> (warehousing)</w:t>
            </w:r>
          </w:p>
          <w:p w14:paraId="24949730" w14:textId="77777777" w:rsidR="00794548" w:rsidRPr="00773037" w:rsidRDefault="00794548" w:rsidP="00773037">
            <w:pPr>
              <w:pStyle w:val="ListParagraph"/>
              <w:ind w:left="360"/>
            </w:pPr>
          </w:p>
        </w:tc>
        <w:tc>
          <w:tcPr>
            <w:tcW w:w="4297" w:type="dxa"/>
          </w:tcPr>
          <w:p w14:paraId="7378D26B" w14:textId="77777777" w:rsidR="0018200C" w:rsidRPr="00773037" w:rsidRDefault="0018200C" w:rsidP="00773037">
            <w:pPr>
              <w:pStyle w:val="ListParagraph"/>
              <w:numPr>
                <w:ilvl w:val="0"/>
                <w:numId w:val="15"/>
              </w:numPr>
            </w:pPr>
            <w:r w:rsidRPr="00773037">
              <w:t>Warehouse receipt/issuance forms</w:t>
            </w:r>
          </w:p>
        </w:tc>
      </w:tr>
    </w:tbl>
    <w:p w14:paraId="4CD928AB" w14:textId="77777777" w:rsidR="00BA6969" w:rsidRDefault="00BA6969" w:rsidP="00773037">
      <w:pPr>
        <w:ind w:left="1260"/>
        <w:jc w:val="both"/>
      </w:pPr>
    </w:p>
    <w:p w14:paraId="41FA0D33" w14:textId="77777777" w:rsidR="00C02F71" w:rsidRPr="00D67F3A" w:rsidRDefault="00C02F71" w:rsidP="00C02F71">
      <w:pPr>
        <w:ind w:left="1260"/>
        <w:jc w:val="both"/>
        <w:rPr>
          <w:i/>
          <w:sz w:val="20"/>
          <w:szCs w:val="20"/>
        </w:rPr>
      </w:pPr>
      <w:r w:rsidRPr="00D67F3A">
        <w:rPr>
          <w:sz w:val="20"/>
          <w:szCs w:val="20"/>
        </w:rPr>
        <w:t>*</w:t>
      </w:r>
      <w:r w:rsidR="00D40BE5">
        <w:rPr>
          <w:i/>
          <w:sz w:val="20"/>
          <w:szCs w:val="20"/>
        </w:rPr>
        <w:t xml:space="preserve">Some client’s practice or standard form </w:t>
      </w:r>
      <w:r w:rsidRPr="00D67F3A">
        <w:rPr>
          <w:i/>
          <w:sz w:val="20"/>
          <w:szCs w:val="20"/>
        </w:rPr>
        <w:t xml:space="preserve">are that weighing or scale tickets </w:t>
      </w:r>
      <w:proofErr w:type="gramStart"/>
      <w:r w:rsidRPr="00D67F3A">
        <w:rPr>
          <w:i/>
          <w:sz w:val="20"/>
          <w:szCs w:val="20"/>
        </w:rPr>
        <w:t xml:space="preserve">are printed at the back </w:t>
      </w:r>
      <w:r w:rsidR="00CD304E" w:rsidRPr="00D67F3A">
        <w:rPr>
          <w:i/>
          <w:sz w:val="20"/>
          <w:szCs w:val="20"/>
        </w:rPr>
        <w:t>of or consolidated with t</w:t>
      </w:r>
      <w:r w:rsidRPr="00D67F3A">
        <w:rPr>
          <w:i/>
          <w:sz w:val="20"/>
          <w:szCs w:val="20"/>
        </w:rPr>
        <w:t xml:space="preserve">he warehouse issuance </w:t>
      </w:r>
      <w:r w:rsidR="00011D17" w:rsidRPr="00D67F3A">
        <w:rPr>
          <w:i/>
          <w:sz w:val="20"/>
          <w:szCs w:val="20"/>
        </w:rPr>
        <w:t xml:space="preserve">or receipt </w:t>
      </w:r>
      <w:r w:rsidR="008473D6">
        <w:rPr>
          <w:i/>
          <w:sz w:val="20"/>
          <w:szCs w:val="20"/>
        </w:rPr>
        <w:t>forms</w:t>
      </w:r>
      <w:proofErr w:type="gramEnd"/>
      <w:r w:rsidR="008473D6">
        <w:rPr>
          <w:i/>
          <w:sz w:val="20"/>
          <w:szCs w:val="20"/>
        </w:rPr>
        <w:t>.</w:t>
      </w:r>
    </w:p>
    <w:p w14:paraId="30D938A4" w14:textId="77777777" w:rsidR="00C766D9" w:rsidRPr="00BE4A98" w:rsidRDefault="00C766D9" w:rsidP="00C02F71">
      <w:pPr>
        <w:ind w:left="1260"/>
        <w:jc w:val="both"/>
      </w:pPr>
    </w:p>
    <w:p w14:paraId="185EC0A0" w14:textId="77777777" w:rsidR="00A57C4A" w:rsidRPr="00773037" w:rsidRDefault="0077326D" w:rsidP="00BF1ECA">
      <w:pPr>
        <w:pStyle w:val="ListParagraph"/>
        <w:numPr>
          <w:ilvl w:val="2"/>
          <w:numId w:val="1"/>
        </w:numPr>
        <w:tabs>
          <w:tab w:val="left" w:pos="1770"/>
        </w:tabs>
        <w:jc w:val="both"/>
      </w:pPr>
      <w:r w:rsidRPr="00773037">
        <w:t xml:space="preserve">The Company shall comply with the </w:t>
      </w:r>
      <w:r w:rsidR="007018AC" w:rsidRPr="00773037">
        <w:t>specific documentation</w:t>
      </w:r>
      <w:r w:rsidR="002E54C5" w:rsidRPr="00773037">
        <w:t xml:space="preserve">s required per contract, </w:t>
      </w:r>
      <w:r w:rsidR="00EE60E0" w:rsidRPr="00773037">
        <w:t>per</w:t>
      </w:r>
      <w:r w:rsidR="002E54C5" w:rsidRPr="00773037">
        <w:t xml:space="preserve"> client or </w:t>
      </w:r>
      <w:r w:rsidR="00EE60E0" w:rsidRPr="00773037">
        <w:t xml:space="preserve">per </w:t>
      </w:r>
      <w:r w:rsidR="002E54C5" w:rsidRPr="00773037">
        <w:t xml:space="preserve">regulatory </w:t>
      </w:r>
      <w:proofErr w:type="gramStart"/>
      <w:r w:rsidR="002E54C5" w:rsidRPr="00773037">
        <w:t>bodies</w:t>
      </w:r>
      <w:r w:rsidR="002E7DDE" w:rsidRPr="00773037">
        <w:t xml:space="preserve"> which</w:t>
      </w:r>
      <w:proofErr w:type="gramEnd"/>
      <w:r w:rsidR="002E7DDE" w:rsidRPr="00773037">
        <w:t xml:space="preserve"> </w:t>
      </w:r>
      <w:r w:rsidR="00796488" w:rsidRPr="00773037">
        <w:t xml:space="preserve">is not usually prepared in the normal course of operations </w:t>
      </w:r>
      <w:r w:rsidR="00EE60E0" w:rsidRPr="00773037">
        <w:t xml:space="preserve">performed by the </w:t>
      </w:r>
      <w:r w:rsidR="00796488" w:rsidRPr="00773037">
        <w:t>Company</w:t>
      </w:r>
      <w:r w:rsidR="00EE60E0" w:rsidRPr="00773037">
        <w:t xml:space="preserve"> (i.e., </w:t>
      </w:r>
      <w:r w:rsidR="005A685F" w:rsidRPr="00773037">
        <w:t>Cer</w:t>
      </w:r>
      <w:r w:rsidR="005A685F" w:rsidRPr="00BF1ECA">
        <w:rPr>
          <w:b/>
        </w:rPr>
        <w:t>t</w:t>
      </w:r>
      <w:r w:rsidR="005A685F" w:rsidRPr="00773037">
        <w:t>i</w:t>
      </w:r>
      <w:r w:rsidR="00EE60E0" w:rsidRPr="00773037">
        <w:t>ficate of Random Sampling Repor</w:t>
      </w:r>
      <w:r w:rsidR="009E7EEE" w:rsidRPr="00773037">
        <w:t>t</w:t>
      </w:r>
      <w:r w:rsidR="00EE60E0" w:rsidRPr="00773037">
        <w:t xml:space="preserve">, </w:t>
      </w:r>
      <w:r w:rsidR="005A685F" w:rsidRPr="00773037">
        <w:t>Certificate of Vessel Spare Bags Manifesto</w:t>
      </w:r>
      <w:r w:rsidR="00EE60E0" w:rsidRPr="00773037">
        <w:t xml:space="preserve">, </w:t>
      </w:r>
      <w:r w:rsidR="00A57C4A" w:rsidRPr="00773037">
        <w:t>Letter of Protests</w:t>
      </w:r>
      <w:r w:rsidR="00EE60E0" w:rsidRPr="00773037">
        <w:t xml:space="preserve">, </w:t>
      </w:r>
      <w:r w:rsidR="00EE60E0" w:rsidRPr="00BF1ECA">
        <w:rPr>
          <w:i/>
        </w:rPr>
        <w:t>etc.)</w:t>
      </w:r>
    </w:p>
    <w:p w14:paraId="061073D3" w14:textId="77777777" w:rsidR="00BA79BC" w:rsidRPr="00773037" w:rsidRDefault="00BA79BC" w:rsidP="00773037">
      <w:pPr>
        <w:numPr>
          <w:ilvl w:val="2"/>
          <w:numId w:val="1"/>
        </w:numPr>
        <w:jc w:val="both"/>
      </w:pPr>
      <w:r w:rsidRPr="00773037">
        <w:t xml:space="preserve">All forms and documentations should be duly filled-out as to </w:t>
      </w:r>
      <w:proofErr w:type="gramStart"/>
      <w:r w:rsidRPr="00773037">
        <w:t>det</w:t>
      </w:r>
      <w:r w:rsidR="00DB0893" w:rsidRPr="00773037">
        <w:t>ails,</w:t>
      </w:r>
      <w:proofErr w:type="gramEnd"/>
      <w:r w:rsidR="00DB0893" w:rsidRPr="00773037">
        <w:t xml:space="preserve"> </w:t>
      </w:r>
      <w:r w:rsidR="00DB0893" w:rsidRPr="00EE2E74">
        <w:t>signed properly by the signatories above their printed full name</w:t>
      </w:r>
      <w:r w:rsidR="00DB0893" w:rsidRPr="00773037">
        <w:t xml:space="preserve"> </w:t>
      </w:r>
      <w:r w:rsidRPr="00773037">
        <w:t>and any alternations should be properly countersigned.</w:t>
      </w:r>
    </w:p>
    <w:p w14:paraId="403813E2" w14:textId="77777777" w:rsidR="00BA79BC" w:rsidRPr="00773037" w:rsidRDefault="00BA79BC" w:rsidP="00773037">
      <w:pPr>
        <w:numPr>
          <w:ilvl w:val="2"/>
          <w:numId w:val="1"/>
        </w:numPr>
        <w:jc w:val="both"/>
      </w:pPr>
      <w:r w:rsidRPr="00773037">
        <w:lastRenderedPageBreak/>
        <w:t xml:space="preserve">All activities conducted during loading and unloading of cargoes from vessel </w:t>
      </w:r>
      <w:proofErr w:type="gramStart"/>
      <w:r w:rsidRPr="00773037">
        <w:t>shall be properly docum</w:t>
      </w:r>
      <w:r w:rsidR="00012E78" w:rsidRPr="00773037">
        <w:t>ented</w:t>
      </w:r>
      <w:proofErr w:type="gramEnd"/>
      <w:r w:rsidR="00012E78" w:rsidRPr="00773037">
        <w:t xml:space="preserve"> in the Statement of Facts and a monitoring logbook shall be maintained to account for the total number of cargoes loaded/unloaded in the vessel.</w:t>
      </w:r>
    </w:p>
    <w:p w14:paraId="425FA1B7" w14:textId="77777777" w:rsidR="00BA79BC" w:rsidRPr="00773037" w:rsidRDefault="00BA79BC" w:rsidP="00773037">
      <w:pPr>
        <w:numPr>
          <w:ilvl w:val="2"/>
          <w:numId w:val="1"/>
        </w:numPr>
        <w:jc w:val="both"/>
      </w:pPr>
      <w:r w:rsidRPr="00773037">
        <w:t xml:space="preserve">Each vessel shall maintain a separate folder per voyage operations for filing of documents and other accountable forms and a monitoring thereof </w:t>
      </w:r>
      <w:proofErr w:type="gramStart"/>
      <w:r w:rsidRPr="00773037">
        <w:t>shall be made</w:t>
      </w:r>
      <w:proofErr w:type="gramEnd"/>
      <w:r w:rsidRPr="00773037">
        <w:t>.</w:t>
      </w:r>
    </w:p>
    <w:p w14:paraId="69CBB06F" w14:textId="77777777" w:rsidR="00707331" w:rsidRPr="00773037" w:rsidRDefault="00BA79BC" w:rsidP="00773037">
      <w:pPr>
        <w:numPr>
          <w:ilvl w:val="2"/>
          <w:numId w:val="1"/>
        </w:numPr>
        <w:jc w:val="both"/>
        <w:rPr>
          <w:u w:val="single"/>
        </w:rPr>
      </w:pPr>
      <w:proofErr w:type="gramStart"/>
      <w:r w:rsidRPr="00773037">
        <w:t>Copies of duly accomplished accountable forms and other documentations for distribution to other departments shall tempor</w:t>
      </w:r>
      <w:r w:rsidR="00297532" w:rsidRPr="00773037">
        <w:t>arily be kept by the Chief Mate</w:t>
      </w:r>
      <w:proofErr w:type="gramEnd"/>
      <w:r w:rsidR="00297532" w:rsidRPr="00773037">
        <w:t xml:space="preserve"> </w:t>
      </w:r>
      <w:r w:rsidRPr="00773037">
        <w:t>during navigation or pending completion of voyage op</w:t>
      </w:r>
      <w:r w:rsidR="001F4421" w:rsidRPr="00773037">
        <w:t xml:space="preserve">erations. </w:t>
      </w:r>
      <w:r w:rsidRPr="00773037">
        <w:t xml:space="preserve">Upon arrival to port of destination, </w:t>
      </w:r>
      <w:r w:rsidR="00B73E57" w:rsidRPr="00773037">
        <w:t xml:space="preserve">the Chief Mate shall </w:t>
      </w:r>
      <w:r w:rsidRPr="00773037">
        <w:t xml:space="preserve">submit </w:t>
      </w:r>
      <w:r w:rsidR="00B73E57" w:rsidRPr="00773037">
        <w:t xml:space="preserve">the </w:t>
      </w:r>
      <w:r w:rsidRPr="00773037">
        <w:t>documents to operations and retain vessel file copy.</w:t>
      </w:r>
    </w:p>
    <w:p w14:paraId="463C930D" w14:textId="40A446A9" w:rsidR="00BA79BC" w:rsidRPr="00773037" w:rsidRDefault="00BA79BC" w:rsidP="006722C1">
      <w:pPr>
        <w:tabs>
          <w:tab w:val="left" w:pos="5850"/>
        </w:tabs>
        <w:jc w:val="both"/>
      </w:pPr>
    </w:p>
    <w:p w14:paraId="1CE235D0" w14:textId="77777777" w:rsidR="00957C77" w:rsidRPr="00D42F48" w:rsidRDefault="003226EA" w:rsidP="00D42F48">
      <w:pPr>
        <w:pStyle w:val="ListParagraph"/>
        <w:numPr>
          <w:ilvl w:val="0"/>
          <w:numId w:val="1"/>
        </w:numPr>
        <w:jc w:val="both"/>
        <w:rPr>
          <w:u w:val="single"/>
        </w:rPr>
      </w:pPr>
      <w:r w:rsidRPr="00D42F48">
        <w:rPr>
          <w:u w:val="single"/>
        </w:rPr>
        <w:t>PROCEDURES</w:t>
      </w:r>
    </w:p>
    <w:p w14:paraId="2D37291B" w14:textId="77777777" w:rsidR="00132F13" w:rsidRPr="00773037" w:rsidRDefault="00132F13" w:rsidP="00773037">
      <w:pPr>
        <w:jc w:val="both"/>
      </w:pP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157"/>
        <w:gridCol w:w="1800"/>
        <w:gridCol w:w="1764"/>
      </w:tblGrid>
      <w:tr w:rsidR="00BA01C0" w:rsidRPr="00773037" w14:paraId="507F4882" w14:textId="77777777" w:rsidTr="00670A22">
        <w:trPr>
          <w:trHeight w:val="85"/>
          <w:tblHeader/>
          <w:jc w:val="center"/>
        </w:trPr>
        <w:tc>
          <w:tcPr>
            <w:tcW w:w="9397" w:type="dxa"/>
            <w:gridSpan w:val="4"/>
            <w:vAlign w:val="bottom"/>
          </w:tcPr>
          <w:p w14:paraId="3830C1A8" w14:textId="77777777" w:rsidR="004B34CE" w:rsidRPr="00773037" w:rsidRDefault="004B34CE" w:rsidP="00773037">
            <w:pPr>
              <w:jc w:val="center"/>
            </w:pPr>
          </w:p>
          <w:p w14:paraId="4182237F" w14:textId="77777777" w:rsidR="000E6EAA" w:rsidRPr="00773037" w:rsidRDefault="000E6EAA" w:rsidP="00773037">
            <w:pPr>
              <w:jc w:val="center"/>
            </w:pPr>
            <w:r w:rsidRPr="00773037">
              <w:t>Trucking</w:t>
            </w:r>
          </w:p>
          <w:p w14:paraId="38989455" w14:textId="77777777" w:rsidR="004B34CE" w:rsidRPr="00773037" w:rsidRDefault="004B34CE" w:rsidP="00773037">
            <w:pPr>
              <w:jc w:val="center"/>
            </w:pPr>
          </w:p>
        </w:tc>
      </w:tr>
      <w:tr w:rsidR="00BA01C0" w:rsidRPr="00773037" w14:paraId="5580422F" w14:textId="77777777" w:rsidTr="00670A22">
        <w:trPr>
          <w:trHeight w:val="70"/>
          <w:tblHeader/>
          <w:jc w:val="center"/>
        </w:trPr>
        <w:tc>
          <w:tcPr>
            <w:tcW w:w="676" w:type="dxa"/>
            <w:vAlign w:val="bottom"/>
          </w:tcPr>
          <w:p w14:paraId="3E0D95F1" w14:textId="77777777" w:rsidR="004B34CE" w:rsidRPr="00773037" w:rsidRDefault="004B34CE" w:rsidP="00773037">
            <w:pPr>
              <w:jc w:val="center"/>
            </w:pPr>
            <w:r w:rsidRPr="00773037">
              <w:t>Step No.</w:t>
            </w:r>
          </w:p>
        </w:tc>
        <w:tc>
          <w:tcPr>
            <w:tcW w:w="5157" w:type="dxa"/>
            <w:vAlign w:val="bottom"/>
          </w:tcPr>
          <w:p w14:paraId="2A3E1BEA" w14:textId="77777777" w:rsidR="004B34CE" w:rsidRPr="00773037" w:rsidRDefault="004B34CE" w:rsidP="00773037">
            <w:pPr>
              <w:jc w:val="center"/>
            </w:pPr>
            <w:r w:rsidRPr="00773037">
              <w:t>Activity</w:t>
            </w:r>
          </w:p>
        </w:tc>
        <w:tc>
          <w:tcPr>
            <w:tcW w:w="1800" w:type="dxa"/>
            <w:vAlign w:val="bottom"/>
          </w:tcPr>
          <w:p w14:paraId="2BC19FEC" w14:textId="77777777" w:rsidR="004B34CE" w:rsidRPr="00773037" w:rsidRDefault="004B34CE" w:rsidP="00773037">
            <w:pPr>
              <w:jc w:val="center"/>
            </w:pPr>
            <w:r w:rsidRPr="00773037">
              <w:t>Personnel</w:t>
            </w:r>
          </w:p>
          <w:p w14:paraId="3E20F840" w14:textId="77777777" w:rsidR="004B34CE" w:rsidRPr="00773037" w:rsidRDefault="004B34CE" w:rsidP="00773037">
            <w:pPr>
              <w:jc w:val="center"/>
            </w:pPr>
            <w:r w:rsidRPr="00773037">
              <w:t>Involved</w:t>
            </w:r>
          </w:p>
        </w:tc>
        <w:tc>
          <w:tcPr>
            <w:tcW w:w="1764" w:type="dxa"/>
            <w:vAlign w:val="bottom"/>
          </w:tcPr>
          <w:p w14:paraId="11E08F16" w14:textId="77777777" w:rsidR="004B34CE" w:rsidRPr="00773037" w:rsidRDefault="004B34CE" w:rsidP="00773037">
            <w:pPr>
              <w:jc w:val="center"/>
            </w:pPr>
            <w:r w:rsidRPr="00773037">
              <w:t>Business</w:t>
            </w:r>
          </w:p>
          <w:p w14:paraId="6EDDFEAE" w14:textId="77777777" w:rsidR="004B34CE" w:rsidRPr="00773037" w:rsidRDefault="004B34CE" w:rsidP="00773037">
            <w:pPr>
              <w:jc w:val="center"/>
            </w:pPr>
            <w:r w:rsidRPr="00773037">
              <w:t>Forms</w:t>
            </w:r>
          </w:p>
        </w:tc>
      </w:tr>
      <w:tr w:rsidR="00BA01C0" w:rsidRPr="00773037" w14:paraId="659FE083" w14:textId="77777777" w:rsidTr="009713FD">
        <w:trPr>
          <w:trHeight w:val="307"/>
          <w:jc w:val="center"/>
        </w:trPr>
        <w:tc>
          <w:tcPr>
            <w:tcW w:w="676" w:type="dxa"/>
            <w:tcBorders>
              <w:bottom w:val="single" w:sz="4" w:space="0" w:color="auto"/>
            </w:tcBorders>
          </w:tcPr>
          <w:p w14:paraId="3477F159" w14:textId="77777777" w:rsidR="004B34CE" w:rsidRPr="00773037" w:rsidRDefault="007F2F6D" w:rsidP="00773037">
            <w:pPr>
              <w:jc w:val="center"/>
            </w:pPr>
            <w:r w:rsidRPr="00773037">
              <w:t>1</w:t>
            </w:r>
          </w:p>
        </w:tc>
        <w:tc>
          <w:tcPr>
            <w:tcW w:w="5157" w:type="dxa"/>
            <w:tcBorders>
              <w:bottom w:val="single" w:sz="4" w:space="0" w:color="auto"/>
            </w:tcBorders>
          </w:tcPr>
          <w:p w14:paraId="7872A8DD" w14:textId="77777777" w:rsidR="00147F7D" w:rsidRPr="00773037" w:rsidRDefault="00057F45" w:rsidP="00773037">
            <w:pPr>
              <w:tabs>
                <w:tab w:val="left" w:pos="1463"/>
              </w:tabs>
              <w:jc w:val="both"/>
            </w:pPr>
            <w:r>
              <w:t>Notify Trucking Manager of booking and details of delivery.</w:t>
            </w:r>
          </w:p>
          <w:p w14:paraId="61C515B4" w14:textId="77777777" w:rsidR="00DB7E81" w:rsidRPr="00773037" w:rsidRDefault="00DB7E81" w:rsidP="00773037">
            <w:pPr>
              <w:tabs>
                <w:tab w:val="left" w:pos="1463"/>
              </w:tabs>
              <w:jc w:val="both"/>
            </w:pPr>
          </w:p>
        </w:tc>
        <w:tc>
          <w:tcPr>
            <w:tcW w:w="1800" w:type="dxa"/>
            <w:tcBorders>
              <w:bottom w:val="single" w:sz="4" w:space="0" w:color="auto"/>
            </w:tcBorders>
          </w:tcPr>
          <w:p w14:paraId="60DE7820" w14:textId="77777777" w:rsidR="000B13E3" w:rsidRPr="00773037" w:rsidRDefault="00AB4B74" w:rsidP="00773037">
            <w:pPr>
              <w:jc w:val="center"/>
            </w:pPr>
            <w:r>
              <w:t>Operations Manager</w:t>
            </w:r>
          </w:p>
        </w:tc>
        <w:tc>
          <w:tcPr>
            <w:tcW w:w="1764" w:type="dxa"/>
            <w:tcBorders>
              <w:bottom w:val="single" w:sz="4" w:space="0" w:color="auto"/>
            </w:tcBorders>
          </w:tcPr>
          <w:p w14:paraId="51B34661" w14:textId="77777777" w:rsidR="004B34CE" w:rsidRPr="00773037" w:rsidRDefault="004B34CE" w:rsidP="00773037">
            <w:pPr>
              <w:jc w:val="center"/>
            </w:pPr>
          </w:p>
        </w:tc>
      </w:tr>
      <w:tr w:rsidR="00145AEB" w:rsidRPr="00773037" w14:paraId="0C655305" w14:textId="77777777" w:rsidTr="00057F45">
        <w:trPr>
          <w:trHeight w:val="557"/>
          <w:jc w:val="center"/>
        </w:trPr>
        <w:tc>
          <w:tcPr>
            <w:tcW w:w="676" w:type="dxa"/>
            <w:tcBorders>
              <w:bottom w:val="single" w:sz="4" w:space="0" w:color="auto"/>
            </w:tcBorders>
          </w:tcPr>
          <w:p w14:paraId="4174E34C" w14:textId="77777777" w:rsidR="00145AEB" w:rsidRPr="00773037" w:rsidRDefault="00145AEB" w:rsidP="00145AEB">
            <w:pPr>
              <w:jc w:val="center"/>
            </w:pPr>
            <w:r w:rsidRPr="00773037">
              <w:t>2</w:t>
            </w:r>
          </w:p>
        </w:tc>
        <w:tc>
          <w:tcPr>
            <w:tcW w:w="5157" w:type="dxa"/>
            <w:tcBorders>
              <w:bottom w:val="single" w:sz="4" w:space="0" w:color="auto"/>
            </w:tcBorders>
          </w:tcPr>
          <w:p w14:paraId="3C40AF0E" w14:textId="77777777" w:rsidR="00B00D08" w:rsidRDefault="00E86752" w:rsidP="00145AEB">
            <w:pPr>
              <w:tabs>
                <w:tab w:val="left" w:pos="1463"/>
              </w:tabs>
            </w:pPr>
            <w:r>
              <w:t>Receive notice from Operations Manager</w:t>
            </w:r>
            <w:r w:rsidR="00B00D08">
              <w:t xml:space="preserve"> and forward details of delivery to Trucking Supervisor.</w:t>
            </w:r>
          </w:p>
          <w:p w14:paraId="18887AC3" w14:textId="77777777" w:rsidR="00C16CA4" w:rsidRPr="00773037" w:rsidRDefault="00C16CA4" w:rsidP="00145AEB">
            <w:pPr>
              <w:tabs>
                <w:tab w:val="left" w:pos="1463"/>
              </w:tabs>
            </w:pPr>
          </w:p>
        </w:tc>
        <w:tc>
          <w:tcPr>
            <w:tcW w:w="1800" w:type="dxa"/>
            <w:tcBorders>
              <w:bottom w:val="single" w:sz="4" w:space="0" w:color="auto"/>
            </w:tcBorders>
          </w:tcPr>
          <w:p w14:paraId="46DA5A0A" w14:textId="77777777" w:rsidR="00145AEB" w:rsidRDefault="00B00D08" w:rsidP="00145AEB">
            <w:pPr>
              <w:jc w:val="center"/>
            </w:pPr>
            <w:r>
              <w:t>Trucking Manager</w:t>
            </w:r>
          </w:p>
        </w:tc>
        <w:tc>
          <w:tcPr>
            <w:tcW w:w="1764" w:type="dxa"/>
            <w:tcBorders>
              <w:bottom w:val="single" w:sz="4" w:space="0" w:color="auto"/>
            </w:tcBorders>
          </w:tcPr>
          <w:p w14:paraId="41BD0B3F" w14:textId="77777777" w:rsidR="00145AEB" w:rsidRPr="00773037" w:rsidRDefault="00145AEB" w:rsidP="00145AEB">
            <w:pPr>
              <w:jc w:val="center"/>
            </w:pPr>
          </w:p>
        </w:tc>
      </w:tr>
      <w:tr w:rsidR="00145AEB" w:rsidRPr="00773037" w14:paraId="22976221" w14:textId="77777777" w:rsidTr="00057F45">
        <w:trPr>
          <w:trHeight w:val="557"/>
          <w:jc w:val="center"/>
        </w:trPr>
        <w:tc>
          <w:tcPr>
            <w:tcW w:w="676" w:type="dxa"/>
            <w:tcBorders>
              <w:bottom w:val="single" w:sz="4" w:space="0" w:color="auto"/>
            </w:tcBorders>
          </w:tcPr>
          <w:p w14:paraId="262EA635" w14:textId="77777777" w:rsidR="00145AEB" w:rsidRPr="00773037" w:rsidRDefault="00145AEB" w:rsidP="00145AEB">
            <w:pPr>
              <w:jc w:val="center"/>
            </w:pPr>
            <w:r w:rsidRPr="00773037">
              <w:t>3</w:t>
            </w:r>
          </w:p>
        </w:tc>
        <w:tc>
          <w:tcPr>
            <w:tcW w:w="5157" w:type="dxa"/>
            <w:tcBorders>
              <w:bottom w:val="single" w:sz="4" w:space="0" w:color="auto"/>
            </w:tcBorders>
          </w:tcPr>
          <w:p w14:paraId="66AB0C5A" w14:textId="77777777" w:rsidR="00145AEB" w:rsidRPr="00773037" w:rsidRDefault="00145AEB" w:rsidP="00145AEB">
            <w:pPr>
              <w:tabs>
                <w:tab w:val="left" w:pos="1463"/>
              </w:tabs>
            </w:pPr>
            <w:r w:rsidRPr="00773037">
              <w:t>Check availability and status of trucks.</w:t>
            </w:r>
          </w:p>
          <w:p w14:paraId="4B05D560" w14:textId="77777777" w:rsidR="00145AEB" w:rsidRPr="00773037" w:rsidRDefault="00145AEB" w:rsidP="00145AEB">
            <w:pPr>
              <w:tabs>
                <w:tab w:val="left" w:pos="1463"/>
              </w:tabs>
            </w:pPr>
          </w:p>
        </w:tc>
        <w:tc>
          <w:tcPr>
            <w:tcW w:w="1800" w:type="dxa"/>
            <w:tcBorders>
              <w:bottom w:val="single" w:sz="4" w:space="0" w:color="auto"/>
            </w:tcBorders>
          </w:tcPr>
          <w:p w14:paraId="39D7A74E" w14:textId="77777777" w:rsidR="00145AEB" w:rsidRPr="00773037" w:rsidRDefault="00145AEB" w:rsidP="00145AEB">
            <w:pPr>
              <w:jc w:val="center"/>
            </w:pPr>
            <w:r>
              <w:t>Trucking Supervisor</w:t>
            </w:r>
          </w:p>
          <w:p w14:paraId="213A369A" w14:textId="77777777" w:rsidR="00145AEB" w:rsidRPr="00773037" w:rsidRDefault="00145AEB" w:rsidP="00145AEB">
            <w:pPr>
              <w:jc w:val="center"/>
            </w:pPr>
          </w:p>
        </w:tc>
        <w:tc>
          <w:tcPr>
            <w:tcW w:w="1764" w:type="dxa"/>
            <w:tcBorders>
              <w:bottom w:val="single" w:sz="4" w:space="0" w:color="auto"/>
            </w:tcBorders>
          </w:tcPr>
          <w:p w14:paraId="514D6E90" w14:textId="77777777" w:rsidR="00145AEB" w:rsidRPr="00773037" w:rsidRDefault="00145AEB" w:rsidP="00145AEB">
            <w:pPr>
              <w:jc w:val="center"/>
            </w:pPr>
          </w:p>
        </w:tc>
      </w:tr>
      <w:tr w:rsidR="00145AEB" w:rsidRPr="00773037" w14:paraId="2F0E3BE3" w14:textId="77777777" w:rsidTr="009713FD">
        <w:trPr>
          <w:trHeight w:val="161"/>
          <w:jc w:val="center"/>
        </w:trPr>
        <w:tc>
          <w:tcPr>
            <w:tcW w:w="676" w:type="dxa"/>
            <w:tcBorders>
              <w:bottom w:val="single" w:sz="4" w:space="0" w:color="auto"/>
            </w:tcBorders>
          </w:tcPr>
          <w:p w14:paraId="249C6155" w14:textId="77777777" w:rsidR="00145AEB" w:rsidRPr="0073066B" w:rsidRDefault="00145AEB" w:rsidP="00145AEB">
            <w:pPr>
              <w:jc w:val="center"/>
            </w:pPr>
            <w:r w:rsidRPr="0073066B">
              <w:t>4</w:t>
            </w:r>
          </w:p>
        </w:tc>
        <w:tc>
          <w:tcPr>
            <w:tcW w:w="5157" w:type="dxa"/>
            <w:tcBorders>
              <w:bottom w:val="single" w:sz="4" w:space="0" w:color="auto"/>
            </w:tcBorders>
          </w:tcPr>
          <w:p w14:paraId="1E4ECF73" w14:textId="77777777" w:rsidR="00145AEB" w:rsidRDefault="00145AEB" w:rsidP="00145AEB">
            <w:pPr>
              <w:tabs>
                <w:tab w:val="left" w:pos="1365"/>
              </w:tabs>
              <w:jc w:val="both"/>
            </w:pPr>
            <w:r w:rsidRPr="0073066B">
              <w:t xml:space="preserve">Notify and give instructions to </w:t>
            </w:r>
            <w:r w:rsidR="000D6ACD">
              <w:t>truck drivers and helpers.</w:t>
            </w:r>
          </w:p>
          <w:p w14:paraId="507932E3" w14:textId="77777777" w:rsidR="000D6ACD" w:rsidRPr="0073066B" w:rsidRDefault="000D6ACD" w:rsidP="00145AEB">
            <w:pPr>
              <w:tabs>
                <w:tab w:val="left" w:pos="1365"/>
              </w:tabs>
              <w:jc w:val="both"/>
            </w:pPr>
          </w:p>
        </w:tc>
        <w:tc>
          <w:tcPr>
            <w:tcW w:w="1800" w:type="dxa"/>
            <w:tcBorders>
              <w:bottom w:val="single" w:sz="4" w:space="0" w:color="auto"/>
            </w:tcBorders>
          </w:tcPr>
          <w:p w14:paraId="54A20C93" w14:textId="77777777" w:rsidR="00145AEB" w:rsidRPr="0073066B" w:rsidRDefault="00145AEB" w:rsidP="00145AEB">
            <w:pPr>
              <w:jc w:val="center"/>
            </w:pPr>
            <w:r w:rsidRPr="0073066B">
              <w:t>Trucking Supervisor</w:t>
            </w:r>
          </w:p>
        </w:tc>
        <w:tc>
          <w:tcPr>
            <w:tcW w:w="1764" w:type="dxa"/>
            <w:tcBorders>
              <w:bottom w:val="single" w:sz="4" w:space="0" w:color="auto"/>
            </w:tcBorders>
          </w:tcPr>
          <w:p w14:paraId="67C942A2" w14:textId="77777777" w:rsidR="00145AEB" w:rsidRPr="0073066B" w:rsidRDefault="00145AEB" w:rsidP="00145AEB">
            <w:pPr>
              <w:jc w:val="center"/>
            </w:pPr>
          </w:p>
        </w:tc>
      </w:tr>
      <w:tr w:rsidR="00145AEB" w:rsidRPr="00773037" w14:paraId="25F819BC" w14:textId="77777777" w:rsidTr="009713FD">
        <w:trPr>
          <w:trHeight w:val="161"/>
          <w:jc w:val="center"/>
        </w:trPr>
        <w:tc>
          <w:tcPr>
            <w:tcW w:w="676" w:type="dxa"/>
            <w:tcBorders>
              <w:bottom w:val="single" w:sz="4" w:space="0" w:color="auto"/>
            </w:tcBorders>
          </w:tcPr>
          <w:p w14:paraId="501C30AE" w14:textId="77777777" w:rsidR="00145AEB" w:rsidRPr="0073066B" w:rsidRDefault="00145AEB" w:rsidP="00145AEB">
            <w:pPr>
              <w:jc w:val="center"/>
            </w:pPr>
            <w:r w:rsidRPr="0073066B">
              <w:t>5</w:t>
            </w:r>
          </w:p>
        </w:tc>
        <w:tc>
          <w:tcPr>
            <w:tcW w:w="5157" w:type="dxa"/>
            <w:tcBorders>
              <w:bottom w:val="single" w:sz="4" w:space="0" w:color="auto"/>
            </w:tcBorders>
          </w:tcPr>
          <w:p w14:paraId="64846C69" w14:textId="77777777" w:rsidR="00145AEB" w:rsidRPr="0073066B" w:rsidRDefault="00145AEB" w:rsidP="00145AEB">
            <w:pPr>
              <w:tabs>
                <w:tab w:val="left" w:pos="1196"/>
              </w:tabs>
              <w:jc w:val="both"/>
            </w:pPr>
            <w:r w:rsidRPr="0073066B">
              <w:t>Update Truck Dispatching and Monitoring Report.</w:t>
            </w:r>
          </w:p>
          <w:p w14:paraId="473FD2E2" w14:textId="77777777" w:rsidR="00145AEB" w:rsidRPr="0073066B" w:rsidRDefault="00145AEB" w:rsidP="00145AEB">
            <w:pPr>
              <w:tabs>
                <w:tab w:val="left" w:pos="1196"/>
              </w:tabs>
              <w:jc w:val="both"/>
            </w:pPr>
          </w:p>
        </w:tc>
        <w:tc>
          <w:tcPr>
            <w:tcW w:w="1800" w:type="dxa"/>
            <w:tcBorders>
              <w:bottom w:val="single" w:sz="4" w:space="0" w:color="auto"/>
            </w:tcBorders>
          </w:tcPr>
          <w:p w14:paraId="768A00AA" w14:textId="77777777" w:rsidR="00145AEB" w:rsidRPr="0073066B" w:rsidRDefault="00145AEB" w:rsidP="00145AEB">
            <w:pPr>
              <w:jc w:val="center"/>
            </w:pPr>
            <w:r w:rsidRPr="0073066B">
              <w:t>Trucking Supervisor</w:t>
            </w:r>
          </w:p>
          <w:p w14:paraId="27486E6C" w14:textId="77777777" w:rsidR="00145AEB" w:rsidRPr="0073066B" w:rsidRDefault="00145AEB" w:rsidP="00145AEB">
            <w:pPr>
              <w:jc w:val="center"/>
            </w:pPr>
          </w:p>
        </w:tc>
        <w:tc>
          <w:tcPr>
            <w:tcW w:w="1764" w:type="dxa"/>
            <w:tcBorders>
              <w:bottom w:val="single" w:sz="4" w:space="0" w:color="auto"/>
            </w:tcBorders>
          </w:tcPr>
          <w:p w14:paraId="20C0F808" w14:textId="77777777" w:rsidR="00145AEB" w:rsidRPr="0073066B" w:rsidRDefault="00145AEB" w:rsidP="00145AEB">
            <w:pPr>
              <w:jc w:val="center"/>
            </w:pPr>
          </w:p>
        </w:tc>
      </w:tr>
      <w:tr w:rsidR="00145AEB" w:rsidRPr="00773037" w14:paraId="182A1444" w14:textId="77777777" w:rsidTr="009713FD">
        <w:trPr>
          <w:trHeight w:val="161"/>
          <w:jc w:val="center"/>
        </w:trPr>
        <w:tc>
          <w:tcPr>
            <w:tcW w:w="676" w:type="dxa"/>
            <w:tcBorders>
              <w:bottom w:val="single" w:sz="4" w:space="0" w:color="auto"/>
            </w:tcBorders>
          </w:tcPr>
          <w:p w14:paraId="39FFF812" w14:textId="77777777" w:rsidR="00145AEB" w:rsidRPr="00773037" w:rsidRDefault="00145AEB" w:rsidP="00145AEB">
            <w:pPr>
              <w:jc w:val="center"/>
            </w:pPr>
            <w:r w:rsidRPr="00773037">
              <w:t>6</w:t>
            </w:r>
          </w:p>
        </w:tc>
        <w:tc>
          <w:tcPr>
            <w:tcW w:w="5157" w:type="dxa"/>
            <w:tcBorders>
              <w:bottom w:val="single" w:sz="4" w:space="0" w:color="auto"/>
            </w:tcBorders>
          </w:tcPr>
          <w:p w14:paraId="2BDC9BEA" w14:textId="77777777" w:rsidR="00145AEB" w:rsidRPr="00773037" w:rsidRDefault="00145AEB" w:rsidP="00145AEB">
            <w:pPr>
              <w:tabs>
                <w:tab w:val="left" w:pos="1196"/>
              </w:tabs>
              <w:jc w:val="both"/>
            </w:pPr>
            <w:r w:rsidRPr="00773037">
              <w:t>Prepare and issue three copies of Authority to Load (ATL).</w:t>
            </w:r>
          </w:p>
          <w:p w14:paraId="49561D86" w14:textId="77777777" w:rsidR="00145AEB" w:rsidRPr="00773037" w:rsidRDefault="00145AEB" w:rsidP="00145AEB">
            <w:pPr>
              <w:tabs>
                <w:tab w:val="left" w:pos="1196"/>
              </w:tabs>
              <w:jc w:val="both"/>
            </w:pPr>
          </w:p>
        </w:tc>
        <w:tc>
          <w:tcPr>
            <w:tcW w:w="1800" w:type="dxa"/>
            <w:tcBorders>
              <w:bottom w:val="single" w:sz="4" w:space="0" w:color="auto"/>
            </w:tcBorders>
          </w:tcPr>
          <w:p w14:paraId="07B77C65" w14:textId="77777777" w:rsidR="000A14B0" w:rsidRDefault="00145AEB" w:rsidP="00145AEB">
            <w:pPr>
              <w:jc w:val="center"/>
            </w:pPr>
            <w:r w:rsidRPr="00773037">
              <w:t>Operations Coordinator</w:t>
            </w:r>
            <w:r w:rsidR="000A14B0">
              <w:t>/</w:t>
            </w:r>
          </w:p>
          <w:p w14:paraId="252BD296" w14:textId="74F24419" w:rsidR="00145AEB" w:rsidRPr="00773037" w:rsidRDefault="006F1E5A" w:rsidP="000A14B0">
            <w:pPr>
              <w:jc w:val="center"/>
            </w:pPr>
            <w:r>
              <w:t>Supercargo</w:t>
            </w:r>
          </w:p>
        </w:tc>
        <w:tc>
          <w:tcPr>
            <w:tcW w:w="1764" w:type="dxa"/>
            <w:tcBorders>
              <w:bottom w:val="single" w:sz="4" w:space="0" w:color="auto"/>
            </w:tcBorders>
          </w:tcPr>
          <w:p w14:paraId="1D3A7832" w14:textId="77777777" w:rsidR="00145AEB" w:rsidRPr="00773037" w:rsidRDefault="00145AEB" w:rsidP="00145AEB">
            <w:pPr>
              <w:jc w:val="center"/>
            </w:pPr>
            <w:r w:rsidRPr="00773037">
              <w:t>Duly filled-out and approved ATL</w:t>
            </w:r>
          </w:p>
          <w:p w14:paraId="6721D660" w14:textId="77777777" w:rsidR="00145AEB" w:rsidRPr="00773037" w:rsidRDefault="00145AEB" w:rsidP="00145AEB"/>
        </w:tc>
      </w:tr>
      <w:tr w:rsidR="00145AEB" w:rsidRPr="00773037" w14:paraId="2B5828DD" w14:textId="77777777" w:rsidTr="00A75B60">
        <w:trPr>
          <w:trHeight w:val="620"/>
          <w:jc w:val="center"/>
        </w:trPr>
        <w:tc>
          <w:tcPr>
            <w:tcW w:w="676" w:type="dxa"/>
            <w:tcBorders>
              <w:bottom w:val="single" w:sz="4" w:space="0" w:color="auto"/>
            </w:tcBorders>
          </w:tcPr>
          <w:p w14:paraId="2158440E" w14:textId="77777777" w:rsidR="00145AEB" w:rsidRPr="00773037" w:rsidRDefault="00145AEB" w:rsidP="00145AEB">
            <w:pPr>
              <w:jc w:val="center"/>
            </w:pPr>
            <w:r w:rsidRPr="00773037">
              <w:t>7</w:t>
            </w:r>
          </w:p>
        </w:tc>
        <w:tc>
          <w:tcPr>
            <w:tcW w:w="5157" w:type="dxa"/>
            <w:tcBorders>
              <w:bottom w:val="single" w:sz="4" w:space="0" w:color="auto"/>
            </w:tcBorders>
          </w:tcPr>
          <w:p w14:paraId="52378E46" w14:textId="77777777" w:rsidR="00145AEB" w:rsidRPr="00773037" w:rsidRDefault="00145AEB" w:rsidP="00145AEB">
            <w:pPr>
              <w:tabs>
                <w:tab w:val="left" w:pos="1196"/>
              </w:tabs>
              <w:jc w:val="both"/>
            </w:pPr>
            <w:r w:rsidRPr="00773037">
              <w:t>Acknowledge ATL and obtain two (2) copies.</w:t>
            </w:r>
          </w:p>
        </w:tc>
        <w:tc>
          <w:tcPr>
            <w:tcW w:w="1800" w:type="dxa"/>
            <w:tcBorders>
              <w:bottom w:val="single" w:sz="4" w:space="0" w:color="auto"/>
            </w:tcBorders>
          </w:tcPr>
          <w:p w14:paraId="3859EE52" w14:textId="77777777" w:rsidR="00145AEB" w:rsidRPr="00773037" w:rsidRDefault="00145AEB" w:rsidP="00145AEB">
            <w:pPr>
              <w:jc w:val="center"/>
            </w:pPr>
            <w:r w:rsidRPr="00773037">
              <w:t>Truck Driver</w:t>
            </w:r>
          </w:p>
        </w:tc>
        <w:tc>
          <w:tcPr>
            <w:tcW w:w="1764" w:type="dxa"/>
            <w:tcBorders>
              <w:bottom w:val="single" w:sz="4" w:space="0" w:color="auto"/>
            </w:tcBorders>
          </w:tcPr>
          <w:p w14:paraId="6D187FED" w14:textId="77777777" w:rsidR="00145AEB" w:rsidRDefault="00145AEB" w:rsidP="00145AEB">
            <w:pPr>
              <w:jc w:val="center"/>
            </w:pPr>
            <w:r w:rsidRPr="00773037">
              <w:t>Duly filled-out, approved and acknowledged ATL</w:t>
            </w:r>
          </w:p>
          <w:p w14:paraId="5FF09384" w14:textId="77777777" w:rsidR="00E4113B" w:rsidRPr="00773037" w:rsidRDefault="00E4113B" w:rsidP="00145AEB">
            <w:pPr>
              <w:jc w:val="center"/>
            </w:pPr>
          </w:p>
        </w:tc>
      </w:tr>
      <w:tr w:rsidR="00145AEB" w:rsidRPr="00773037" w14:paraId="0E056662" w14:textId="77777777" w:rsidTr="009713FD">
        <w:trPr>
          <w:trHeight w:val="161"/>
          <w:jc w:val="center"/>
        </w:trPr>
        <w:tc>
          <w:tcPr>
            <w:tcW w:w="676" w:type="dxa"/>
            <w:tcBorders>
              <w:bottom w:val="single" w:sz="4" w:space="0" w:color="auto"/>
            </w:tcBorders>
          </w:tcPr>
          <w:p w14:paraId="70246E10" w14:textId="77777777" w:rsidR="00145AEB" w:rsidRPr="00773037" w:rsidRDefault="00145AEB" w:rsidP="00145AEB">
            <w:pPr>
              <w:jc w:val="center"/>
            </w:pPr>
            <w:r w:rsidRPr="00773037">
              <w:lastRenderedPageBreak/>
              <w:t>8</w:t>
            </w:r>
          </w:p>
        </w:tc>
        <w:tc>
          <w:tcPr>
            <w:tcW w:w="5157" w:type="dxa"/>
            <w:tcBorders>
              <w:bottom w:val="single" w:sz="4" w:space="0" w:color="auto"/>
            </w:tcBorders>
          </w:tcPr>
          <w:p w14:paraId="409F5C77" w14:textId="77777777" w:rsidR="00145AEB" w:rsidRPr="00773037" w:rsidRDefault="00145AEB" w:rsidP="00145AEB">
            <w:pPr>
              <w:tabs>
                <w:tab w:val="left" w:pos="1196"/>
              </w:tabs>
              <w:jc w:val="both"/>
            </w:pPr>
            <w:r w:rsidRPr="00773037">
              <w:t>Proceed to weighing area for determination of “tare weight”.</w:t>
            </w:r>
          </w:p>
          <w:p w14:paraId="3CAB166D" w14:textId="77777777" w:rsidR="00145AEB" w:rsidRPr="00773037" w:rsidRDefault="00145AEB" w:rsidP="00145AEB">
            <w:pPr>
              <w:tabs>
                <w:tab w:val="left" w:pos="1196"/>
              </w:tabs>
              <w:jc w:val="both"/>
            </w:pPr>
          </w:p>
        </w:tc>
        <w:tc>
          <w:tcPr>
            <w:tcW w:w="1800" w:type="dxa"/>
            <w:tcBorders>
              <w:bottom w:val="single" w:sz="4" w:space="0" w:color="auto"/>
            </w:tcBorders>
          </w:tcPr>
          <w:p w14:paraId="0A881B3C" w14:textId="77777777" w:rsidR="00145AEB" w:rsidRPr="00773037" w:rsidRDefault="00145AEB" w:rsidP="00145AEB">
            <w:pPr>
              <w:jc w:val="center"/>
            </w:pPr>
            <w:r w:rsidRPr="00773037">
              <w:t>Truck Driver</w:t>
            </w:r>
          </w:p>
        </w:tc>
        <w:tc>
          <w:tcPr>
            <w:tcW w:w="1764" w:type="dxa"/>
            <w:tcBorders>
              <w:bottom w:val="single" w:sz="4" w:space="0" w:color="auto"/>
            </w:tcBorders>
          </w:tcPr>
          <w:p w14:paraId="228972CA" w14:textId="77777777" w:rsidR="00145AEB" w:rsidRPr="00773037" w:rsidRDefault="00145AEB" w:rsidP="00145AEB">
            <w:pPr>
              <w:jc w:val="center"/>
            </w:pPr>
          </w:p>
        </w:tc>
      </w:tr>
      <w:tr w:rsidR="00145AEB" w:rsidRPr="00773037" w14:paraId="7BF2F27A" w14:textId="77777777" w:rsidTr="009713FD">
        <w:trPr>
          <w:trHeight w:val="161"/>
          <w:jc w:val="center"/>
        </w:trPr>
        <w:tc>
          <w:tcPr>
            <w:tcW w:w="676" w:type="dxa"/>
            <w:tcBorders>
              <w:bottom w:val="single" w:sz="4" w:space="0" w:color="auto"/>
            </w:tcBorders>
          </w:tcPr>
          <w:p w14:paraId="00357D85" w14:textId="77777777" w:rsidR="00145AEB" w:rsidRPr="00773037" w:rsidRDefault="00145AEB" w:rsidP="00145AEB">
            <w:pPr>
              <w:jc w:val="center"/>
            </w:pPr>
            <w:r w:rsidRPr="00773037">
              <w:t>9</w:t>
            </w:r>
          </w:p>
        </w:tc>
        <w:tc>
          <w:tcPr>
            <w:tcW w:w="5157" w:type="dxa"/>
            <w:tcBorders>
              <w:bottom w:val="single" w:sz="4" w:space="0" w:color="auto"/>
            </w:tcBorders>
          </w:tcPr>
          <w:p w14:paraId="1F1D0879" w14:textId="77777777" w:rsidR="00145AEB" w:rsidRDefault="00145AEB" w:rsidP="00145AEB">
            <w:pPr>
              <w:tabs>
                <w:tab w:val="left" w:pos="1196"/>
              </w:tabs>
              <w:jc w:val="both"/>
            </w:pPr>
            <w:r w:rsidRPr="00773037">
              <w:t>After weighing the empty truck, proceed to loading area</w:t>
            </w:r>
            <w:r w:rsidR="00713B6A">
              <w:t xml:space="preserve"> (warehouse or vessel</w:t>
            </w:r>
            <w:r w:rsidR="00FD624D">
              <w:t xml:space="preserve">) </w:t>
            </w:r>
            <w:r w:rsidRPr="00773037">
              <w:t>and have ATL acknowledge by the</w:t>
            </w:r>
            <w:r w:rsidR="007835FB">
              <w:t xml:space="preserve"> cargo </w:t>
            </w:r>
            <w:r w:rsidRPr="00773037">
              <w:t>loading in-charge</w:t>
            </w:r>
            <w:r w:rsidR="005D6898">
              <w:t xml:space="preserve">. </w:t>
            </w:r>
          </w:p>
          <w:p w14:paraId="37DAC36E" w14:textId="77777777" w:rsidR="005D6898" w:rsidRDefault="005D6898" w:rsidP="00145AEB">
            <w:pPr>
              <w:tabs>
                <w:tab w:val="left" w:pos="1196"/>
              </w:tabs>
              <w:jc w:val="both"/>
            </w:pPr>
          </w:p>
          <w:p w14:paraId="5E882109" w14:textId="77777777" w:rsidR="005D6898" w:rsidRPr="00773037" w:rsidRDefault="005D6898" w:rsidP="00145AEB">
            <w:pPr>
              <w:tabs>
                <w:tab w:val="left" w:pos="1196"/>
              </w:tabs>
              <w:jc w:val="both"/>
            </w:pPr>
            <w:r>
              <w:t xml:space="preserve">The cargo loading in-charge may either be the </w:t>
            </w:r>
            <w:proofErr w:type="gramStart"/>
            <w:r>
              <w:t>client’s</w:t>
            </w:r>
            <w:proofErr w:type="gramEnd"/>
            <w:r>
              <w:t xml:space="preserve"> warehousing in-charge or the chief mate of the vessel.</w:t>
            </w:r>
          </w:p>
          <w:p w14:paraId="27683A73" w14:textId="77777777" w:rsidR="00AF36B9" w:rsidRDefault="00AF36B9" w:rsidP="00145AEB">
            <w:pPr>
              <w:tabs>
                <w:tab w:val="left" w:pos="1196"/>
              </w:tabs>
              <w:jc w:val="both"/>
            </w:pPr>
          </w:p>
          <w:p w14:paraId="649721FF" w14:textId="77777777" w:rsidR="00AF36B9" w:rsidRPr="00773037" w:rsidRDefault="00AF36B9" w:rsidP="00145AEB">
            <w:pPr>
              <w:tabs>
                <w:tab w:val="left" w:pos="1196"/>
              </w:tabs>
              <w:jc w:val="both"/>
            </w:pPr>
          </w:p>
        </w:tc>
        <w:tc>
          <w:tcPr>
            <w:tcW w:w="1800" w:type="dxa"/>
            <w:tcBorders>
              <w:bottom w:val="single" w:sz="4" w:space="0" w:color="auto"/>
            </w:tcBorders>
          </w:tcPr>
          <w:p w14:paraId="150013C6" w14:textId="77777777" w:rsidR="00145AEB" w:rsidRPr="00773037" w:rsidRDefault="00145AEB" w:rsidP="00145AEB">
            <w:pPr>
              <w:jc w:val="center"/>
            </w:pPr>
            <w:r w:rsidRPr="00773037">
              <w:t>Truck Driver</w:t>
            </w:r>
          </w:p>
        </w:tc>
        <w:tc>
          <w:tcPr>
            <w:tcW w:w="1764" w:type="dxa"/>
            <w:tcBorders>
              <w:bottom w:val="single" w:sz="4" w:space="0" w:color="auto"/>
            </w:tcBorders>
          </w:tcPr>
          <w:p w14:paraId="3F034821" w14:textId="77777777" w:rsidR="00145AEB" w:rsidRPr="00773037" w:rsidRDefault="00145AEB" w:rsidP="00145AEB">
            <w:pPr>
              <w:jc w:val="center"/>
            </w:pPr>
          </w:p>
        </w:tc>
      </w:tr>
      <w:tr w:rsidR="00145AEB" w:rsidRPr="00773037" w14:paraId="644B96E1" w14:textId="77777777" w:rsidTr="009713FD">
        <w:trPr>
          <w:trHeight w:val="161"/>
          <w:jc w:val="center"/>
        </w:trPr>
        <w:tc>
          <w:tcPr>
            <w:tcW w:w="676" w:type="dxa"/>
            <w:tcBorders>
              <w:bottom w:val="single" w:sz="4" w:space="0" w:color="auto"/>
            </w:tcBorders>
          </w:tcPr>
          <w:p w14:paraId="324D2004" w14:textId="77777777" w:rsidR="00145AEB" w:rsidRPr="00773037" w:rsidRDefault="00145AEB" w:rsidP="00145AEB">
            <w:pPr>
              <w:jc w:val="center"/>
            </w:pPr>
            <w:r w:rsidRPr="00773037">
              <w:t>10</w:t>
            </w:r>
          </w:p>
        </w:tc>
        <w:tc>
          <w:tcPr>
            <w:tcW w:w="5157" w:type="dxa"/>
            <w:tcBorders>
              <w:bottom w:val="single" w:sz="4" w:space="0" w:color="auto"/>
            </w:tcBorders>
          </w:tcPr>
          <w:p w14:paraId="53D2104B" w14:textId="77777777" w:rsidR="00F07AB7" w:rsidRDefault="00145AEB" w:rsidP="00145AEB">
            <w:pPr>
              <w:tabs>
                <w:tab w:val="left" w:pos="1196"/>
              </w:tabs>
              <w:jc w:val="both"/>
            </w:pPr>
            <w:r w:rsidRPr="00773037">
              <w:t>Acknowledge ATL</w:t>
            </w:r>
            <w:r w:rsidR="00AF36B9">
              <w:t xml:space="preserve"> and</w:t>
            </w:r>
            <w:r w:rsidR="009A07BC">
              <w:t xml:space="preserve"> </w:t>
            </w:r>
            <w:r w:rsidR="00E06DCB">
              <w:t>commence</w:t>
            </w:r>
            <w:r w:rsidR="00AF36B9">
              <w:t xml:space="preserve"> loading activities.</w:t>
            </w:r>
          </w:p>
          <w:p w14:paraId="3CC7FB17" w14:textId="77777777" w:rsidR="00F07AB7" w:rsidRDefault="00F07AB7" w:rsidP="00145AEB">
            <w:pPr>
              <w:tabs>
                <w:tab w:val="left" w:pos="1196"/>
              </w:tabs>
              <w:jc w:val="both"/>
            </w:pPr>
          </w:p>
          <w:p w14:paraId="5EF88622" w14:textId="77777777" w:rsidR="00F07AB7" w:rsidRDefault="001A4549" w:rsidP="00145AEB">
            <w:pPr>
              <w:tabs>
                <w:tab w:val="left" w:pos="1196"/>
              </w:tabs>
              <w:jc w:val="both"/>
            </w:pPr>
            <w:r>
              <w:t>C</w:t>
            </w:r>
            <w:r w:rsidR="005F761A">
              <w:t>argo loading in-charge</w:t>
            </w:r>
            <w:r w:rsidR="00E06DCB">
              <w:t>, truck</w:t>
            </w:r>
            <w:r>
              <w:t xml:space="preserve"> drivers and helpers must ensure that all </w:t>
            </w:r>
            <w:r w:rsidR="00F07AB7">
              <w:t xml:space="preserve">cargoes </w:t>
            </w:r>
            <w:proofErr w:type="gramStart"/>
            <w:r w:rsidR="00F07AB7">
              <w:t>are properly and completely loaded</w:t>
            </w:r>
            <w:proofErr w:type="gramEnd"/>
            <w:r w:rsidR="00F07AB7">
              <w:t xml:space="preserve"> to trucks.</w:t>
            </w:r>
          </w:p>
          <w:p w14:paraId="7F3EABF3" w14:textId="77777777" w:rsidR="00F07AB7" w:rsidRPr="00773037" w:rsidRDefault="00F07AB7" w:rsidP="00145AEB">
            <w:pPr>
              <w:tabs>
                <w:tab w:val="left" w:pos="1196"/>
              </w:tabs>
              <w:jc w:val="both"/>
            </w:pPr>
          </w:p>
        </w:tc>
        <w:tc>
          <w:tcPr>
            <w:tcW w:w="1800" w:type="dxa"/>
            <w:tcBorders>
              <w:bottom w:val="single" w:sz="4" w:space="0" w:color="auto"/>
            </w:tcBorders>
          </w:tcPr>
          <w:p w14:paraId="2257952C" w14:textId="77777777" w:rsidR="00145AEB" w:rsidRDefault="007835FB" w:rsidP="00145AEB">
            <w:pPr>
              <w:jc w:val="center"/>
            </w:pPr>
            <w:r>
              <w:t>Cargo Loading In-charge</w:t>
            </w:r>
          </w:p>
          <w:p w14:paraId="15027142" w14:textId="77777777" w:rsidR="00145AEB" w:rsidRPr="00773037" w:rsidRDefault="00145AEB" w:rsidP="00145AEB">
            <w:pPr>
              <w:jc w:val="center"/>
            </w:pPr>
          </w:p>
        </w:tc>
        <w:tc>
          <w:tcPr>
            <w:tcW w:w="1764" w:type="dxa"/>
            <w:tcBorders>
              <w:bottom w:val="single" w:sz="4" w:space="0" w:color="auto"/>
            </w:tcBorders>
          </w:tcPr>
          <w:p w14:paraId="19BFB444" w14:textId="77777777" w:rsidR="00145AEB" w:rsidRPr="00773037" w:rsidRDefault="00145AEB" w:rsidP="00145AEB">
            <w:pPr>
              <w:jc w:val="center"/>
            </w:pPr>
            <w:r w:rsidRPr="00773037">
              <w:t>Duly filled-out, approved and acknowledged ATL</w:t>
            </w:r>
          </w:p>
          <w:p w14:paraId="6A734C86" w14:textId="77777777" w:rsidR="00145AEB" w:rsidRPr="00773037" w:rsidRDefault="00145AEB" w:rsidP="00145AEB"/>
        </w:tc>
      </w:tr>
      <w:tr w:rsidR="008558D3" w:rsidRPr="00773037" w14:paraId="358A36B6" w14:textId="77777777" w:rsidTr="001F5929">
        <w:trPr>
          <w:trHeight w:val="485"/>
          <w:jc w:val="center"/>
        </w:trPr>
        <w:tc>
          <w:tcPr>
            <w:tcW w:w="676" w:type="dxa"/>
            <w:tcBorders>
              <w:bottom w:val="single" w:sz="4" w:space="0" w:color="auto"/>
            </w:tcBorders>
          </w:tcPr>
          <w:p w14:paraId="42E82CA6" w14:textId="77777777" w:rsidR="008558D3" w:rsidRPr="00773037" w:rsidRDefault="008558D3" w:rsidP="008558D3">
            <w:pPr>
              <w:jc w:val="center"/>
            </w:pPr>
            <w:r w:rsidRPr="00773037">
              <w:t>11</w:t>
            </w:r>
          </w:p>
        </w:tc>
        <w:tc>
          <w:tcPr>
            <w:tcW w:w="5157" w:type="dxa"/>
            <w:tcBorders>
              <w:bottom w:val="single" w:sz="4" w:space="0" w:color="auto"/>
            </w:tcBorders>
          </w:tcPr>
          <w:p w14:paraId="6005C042" w14:textId="77777777" w:rsidR="008558D3" w:rsidRPr="00773037" w:rsidRDefault="008558D3" w:rsidP="008558D3">
            <w:pPr>
              <w:tabs>
                <w:tab w:val="left" w:pos="1196"/>
              </w:tabs>
              <w:jc w:val="both"/>
            </w:pPr>
            <w:r w:rsidRPr="00773037">
              <w:t>Proceed to weighing area for determination of “gross weight”.</w:t>
            </w:r>
          </w:p>
          <w:p w14:paraId="57AD89A7" w14:textId="77777777" w:rsidR="008558D3" w:rsidRPr="00773037" w:rsidRDefault="008558D3" w:rsidP="008558D3">
            <w:pPr>
              <w:tabs>
                <w:tab w:val="left" w:pos="1196"/>
              </w:tabs>
              <w:jc w:val="both"/>
            </w:pPr>
          </w:p>
          <w:p w14:paraId="3786B82A" w14:textId="77777777" w:rsidR="008558D3" w:rsidRPr="00773037" w:rsidRDefault="008558D3" w:rsidP="008558D3">
            <w:pPr>
              <w:tabs>
                <w:tab w:val="left" w:pos="1196"/>
              </w:tabs>
              <w:jc w:val="both"/>
            </w:pPr>
          </w:p>
        </w:tc>
        <w:tc>
          <w:tcPr>
            <w:tcW w:w="1800" w:type="dxa"/>
            <w:tcBorders>
              <w:bottom w:val="single" w:sz="4" w:space="0" w:color="auto"/>
            </w:tcBorders>
          </w:tcPr>
          <w:p w14:paraId="4653FDB2" w14:textId="77777777" w:rsidR="008558D3" w:rsidRPr="00773037" w:rsidRDefault="008558D3" w:rsidP="008558D3">
            <w:pPr>
              <w:jc w:val="center"/>
            </w:pPr>
            <w:r w:rsidRPr="00773037">
              <w:t>Truck Driver</w:t>
            </w:r>
          </w:p>
          <w:p w14:paraId="1F3878B9" w14:textId="77777777" w:rsidR="008558D3" w:rsidRPr="00773037" w:rsidRDefault="008558D3" w:rsidP="008558D3">
            <w:pPr>
              <w:jc w:val="center"/>
            </w:pPr>
          </w:p>
        </w:tc>
        <w:tc>
          <w:tcPr>
            <w:tcW w:w="1764" w:type="dxa"/>
            <w:tcBorders>
              <w:bottom w:val="single" w:sz="4" w:space="0" w:color="auto"/>
            </w:tcBorders>
          </w:tcPr>
          <w:p w14:paraId="547C09A1" w14:textId="77777777" w:rsidR="008558D3" w:rsidRPr="00773037" w:rsidRDefault="008558D3" w:rsidP="008558D3">
            <w:pPr>
              <w:jc w:val="center"/>
            </w:pPr>
          </w:p>
        </w:tc>
      </w:tr>
      <w:tr w:rsidR="0036073F" w:rsidRPr="00773037" w14:paraId="461925C3" w14:textId="77777777" w:rsidTr="009713FD">
        <w:trPr>
          <w:trHeight w:val="161"/>
          <w:jc w:val="center"/>
        </w:trPr>
        <w:tc>
          <w:tcPr>
            <w:tcW w:w="676" w:type="dxa"/>
            <w:tcBorders>
              <w:bottom w:val="single" w:sz="4" w:space="0" w:color="auto"/>
            </w:tcBorders>
          </w:tcPr>
          <w:p w14:paraId="1261BA10" w14:textId="77777777" w:rsidR="0036073F" w:rsidRPr="00773037" w:rsidRDefault="0036073F" w:rsidP="0036073F">
            <w:pPr>
              <w:jc w:val="center"/>
            </w:pPr>
            <w:r w:rsidRPr="00773037">
              <w:t>12</w:t>
            </w:r>
          </w:p>
        </w:tc>
        <w:tc>
          <w:tcPr>
            <w:tcW w:w="5157" w:type="dxa"/>
            <w:tcBorders>
              <w:bottom w:val="single" w:sz="4" w:space="0" w:color="auto"/>
            </w:tcBorders>
          </w:tcPr>
          <w:p w14:paraId="4A2BB867" w14:textId="77777777" w:rsidR="0036073F" w:rsidRDefault="0036073F" w:rsidP="0036073F">
            <w:pPr>
              <w:tabs>
                <w:tab w:val="left" w:pos="1196"/>
              </w:tabs>
              <w:jc w:val="both"/>
            </w:pPr>
            <w:r>
              <w:t xml:space="preserve">Forward original copies of cargo issuance documents (warehouse issuance forms, cargo receipts, </w:t>
            </w:r>
            <w:r w:rsidR="00E06DCB">
              <w:t>waybill</w:t>
            </w:r>
            <w:r>
              <w:t xml:space="preserve">, weighing or scale tickets, </w:t>
            </w:r>
            <w:r>
              <w:rPr>
                <w:i/>
              </w:rPr>
              <w:t>etc.</w:t>
            </w:r>
            <w:r>
              <w:t xml:space="preserve">) to Operations </w:t>
            </w:r>
            <w:r w:rsidR="00F11A2E">
              <w:t>Supercargo</w:t>
            </w:r>
            <w:r>
              <w:t>.</w:t>
            </w:r>
          </w:p>
          <w:p w14:paraId="0A4E10ED" w14:textId="77777777" w:rsidR="0036073F" w:rsidRPr="00773037" w:rsidRDefault="0036073F" w:rsidP="0036073F">
            <w:pPr>
              <w:tabs>
                <w:tab w:val="left" w:pos="1196"/>
              </w:tabs>
              <w:jc w:val="both"/>
            </w:pPr>
          </w:p>
        </w:tc>
        <w:tc>
          <w:tcPr>
            <w:tcW w:w="1800" w:type="dxa"/>
            <w:tcBorders>
              <w:bottom w:val="single" w:sz="4" w:space="0" w:color="auto"/>
            </w:tcBorders>
          </w:tcPr>
          <w:p w14:paraId="6FEC0ED7" w14:textId="77777777" w:rsidR="0036073F" w:rsidRPr="00773037" w:rsidRDefault="0036073F" w:rsidP="0036073F">
            <w:pPr>
              <w:jc w:val="center"/>
            </w:pPr>
            <w:r>
              <w:t>Cargo Loading In-charge</w:t>
            </w:r>
          </w:p>
        </w:tc>
        <w:tc>
          <w:tcPr>
            <w:tcW w:w="1764" w:type="dxa"/>
            <w:tcBorders>
              <w:bottom w:val="single" w:sz="4" w:space="0" w:color="auto"/>
            </w:tcBorders>
          </w:tcPr>
          <w:p w14:paraId="4E023787" w14:textId="77777777" w:rsidR="0036073F" w:rsidRPr="00773037" w:rsidRDefault="0036073F" w:rsidP="0036073F">
            <w:pPr>
              <w:jc w:val="center"/>
            </w:pPr>
          </w:p>
        </w:tc>
      </w:tr>
      <w:tr w:rsidR="0036073F" w:rsidRPr="00773037" w14:paraId="1D42626B" w14:textId="77777777" w:rsidTr="009713FD">
        <w:trPr>
          <w:trHeight w:val="161"/>
          <w:jc w:val="center"/>
        </w:trPr>
        <w:tc>
          <w:tcPr>
            <w:tcW w:w="676" w:type="dxa"/>
            <w:tcBorders>
              <w:bottom w:val="single" w:sz="4" w:space="0" w:color="auto"/>
            </w:tcBorders>
          </w:tcPr>
          <w:p w14:paraId="4DCA7D02" w14:textId="77777777" w:rsidR="0036073F" w:rsidRPr="00773037" w:rsidRDefault="0036073F" w:rsidP="0036073F">
            <w:pPr>
              <w:jc w:val="center"/>
            </w:pPr>
            <w:r w:rsidRPr="00773037">
              <w:t>13</w:t>
            </w:r>
          </w:p>
        </w:tc>
        <w:tc>
          <w:tcPr>
            <w:tcW w:w="5157" w:type="dxa"/>
            <w:tcBorders>
              <w:bottom w:val="single" w:sz="4" w:space="0" w:color="auto"/>
            </w:tcBorders>
          </w:tcPr>
          <w:p w14:paraId="6C2AA764" w14:textId="77777777" w:rsidR="0036073F" w:rsidRDefault="00357B54" w:rsidP="0036073F">
            <w:pPr>
              <w:tabs>
                <w:tab w:val="left" w:pos="1196"/>
              </w:tabs>
              <w:jc w:val="both"/>
            </w:pPr>
            <w:r>
              <w:t>Receive original copies of cargo issuance documents.</w:t>
            </w:r>
          </w:p>
          <w:p w14:paraId="3B649639" w14:textId="77777777" w:rsidR="00357B54" w:rsidRPr="00773037" w:rsidRDefault="00357B54" w:rsidP="0036073F">
            <w:pPr>
              <w:tabs>
                <w:tab w:val="left" w:pos="1196"/>
              </w:tabs>
              <w:jc w:val="both"/>
            </w:pPr>
          </w:p>
        </w:tc>
        <w:tc>
          <w:tcPr>
            <w:tcW w:w="1800" w:type="dxa"/>
            <w:tcBorders>
              <w:bottom w:val="single" w:sz="4" w:space="0" w:color="auto"/>
            </w:tcBorders>
          </w:tcPr>
          <w:p w14:paraId="1CE3DBF4" w14:textId="77777777" w:rsidR="0036073F" w:rsidRPr="00773037" w:rsidRDefault="00357B54" w:rsidP="0036073F">
            <w:pPr>
              <w:jc w:val="center"/>
            </w:pPr>
            <w:r>
              <w:t>Operations Supercargo</w:t>
            </w:r>
          </w:p>
        </w:tc>
        <w:tc>
          <w:tcPr>
            <w:tcW w:w="1764" w:type="dxa"/>
            <w:tcBorders>
              <w:bottom w:val="single" w:sz="4" w:space="0" w:color="auto"/>
            </w:tcBorders>
          </w:tcPr>
          <w:p w14:paraId="6C79F1E9" w14:textId="77777777" w:rsidR="0036073F" w:rsidRPr="00773037" w:rsidRDefault="0036073F" w:rsidP="0036073F">
            <w:pPr>
              <w:jc w:val="center"/>
            </w:pPr>
          </w:p>
        </w:tc>
      </w:tr>
      <w:tr w:rsidR="009D0868" w:rsidRPr="00773037" w14:paraId="1071895B" w14:textId="77777777" w:rsidTr="009713FD">
        <w:trPr>
          <w:trHeight w:val="161"/>
          <w:jc w:val="center"/>
        </w:trPr>
        <w:tc>
          <w:tcPr>
            <w:tcW w:w="676" w:type="dxa"/>
            <w:tcBorders>
              <w:bottom w:val="single" w:sz="4" w:space="0" w:color="auto"/>
            </w:tcBorders>
          </w:tcPr>
          <w:p w14:paraId="16C67692" w14:textId="77777777" w:rsidR="009D0868" w:rsidRPr="00773037" w:rsidRDefault="009D0868" w:rsidP="009D0868">
            <w:pPr>
              <w:jc w:val="center"/>
            </w:pPr>
            <w:r w:rsidRPr="00773037">
              <w:t>14</w:t>
            </w:r>
          </w:p>
        </w:tc>
        <w:tc>
          <w:tcPr>
            <w:tcW w:w="5157" w:type="dxa"/>
            <w:tcBorders>
              <w:bottom w:val="single" w:sz="4" w:space="0" w:color="auto"/>
            </w:tcBorders>
          </w:tcPr>
          <w:p w14:paraId="56BF6E65" w14:textId="77777777" w:rsidR="009D0868" w:rsidRDefault="009D0868" w:rsidP="009D0868">
            <w:pPr>
              <w:tabs>
                <w:tab w:val="left" w:pos="1196"/>
              </w:tabs>
              <w:jc w:val="both"/>
            </w:pPr>
            <w:r w:rsidRPr="00773037">
              <w:t>Deliver cargoes to vessel, consignee or other designated receiving party.</w:t>
            </w:r>
          </w:p>
          <w:p w14:paraId="08FAEABE" w14:textId="77777777" w:rsidR="002419EB" w:rsidRPr="00773037" w:rsidRDefault="002419EB" w:rsidP="009D0868">
            <w:pPr>
              <w:tabs>
                <w:tab w:val="left" w:pos="1196"/>
              </w:tabs>
              <w:jc w:val="both"/>
            </w:pPr>
          </w:p>
        </w:tc>
        <w:tc>
          <w:tcPr>
            <w:tcW w:w="1800" w:type="dxa"/>
            <w:tcBorders>
              <w:bottom w:val="single" w:sz="4" w:space="0" w:color="auto"/>
            </w:tcBorders>
          </w:tcPr>
          <w:p w14:paraId="1D0C2A88" w14:textId="77777777" w:rsidR="009D0868" w:rsidRDefault="009D0868" w:rsidP="002419EB">
            <w:pPr>
              <w:jc w:val="center"/>
            </w:pPr>
            <w:r w:rsidRPr="00773037">
              <w:t>Truck Driver</w:t>
            </w:r>
          </w:p>
          <w:p w14:paraId="76C85D06" w14:textId="77777777" w:rsidR="002419EB" w:rsidRPr="00773037" w:rsidRDefault="002419EB" w:rsidP="002419EB"/>
        </w:tc>
        <w:tc>
          <w:tcPr>
            <w:tcW w:w="1764" w:type="dxa"/>
            <w:tcBorders>
              <w:bottom w:val="single" w:sz="4" w:space="0" w:color="auto"/>
            </w:tcBorders>
          </w:tcPr>
          <w:p w14:paraId="7FA5A32A" w14:textId="77777777" w:rsidR="009D0868" w:rsidRPr="00773037" w:rsidRDefault="009D0868" w:rsidP="009D0868">
            <w:pPr>
              <w:jc w:val="both"/>
            </w:pPr>
          </w:p>
        </w:tc>
      </w:tr>
      <w:tr w:rsidR="009A07BC" w:rsidRPr="00773037" w14:paraId="0C3A0514" w14:textId="77777777" w:rsidTr="009713FD">
        <w:trPr>
          <w:trHeight w:val="161"/>
          <w:jc w:val="center"/>
        </w:trPr>
        <w:tc>
          <w:tcPr>
            <w:tcW w:w="676" w:type="dxa"/>
            <w:tcBorders>
              <w:bottom w:val="single" w:sz="4" w:space="0" w:color="auto"/>
            </w:tcBorders>
          </w:tcPr>
          <w:p w14:paraId="6EAF2EB7" w14:textId="77777777" w:rsidR="009A07BC" w:rsidRPr="00773037" w:rsidRDefault="009A07BC" w:rsidP="009A07BC">
            <w:pPr>
              <w:jc w:val="center"/>
            </w:pPr>
            <w:r w:rsidRPr="00773037">
              <w:t>15</w:t>
            </w:r>
          </w:p>
        </w:tc>
        <w:tc>
          <w:tcPr>
            <w:tcW w:w="5157" w:type="dxa"/>
            <w:tcBorders>
              <w:bottom w:val="single" w:sz="4" w:space="0" w:color="auto"/>
            </w:tcBorders>
          </w:tcPr>
          <w:p w14:paraId="51A00755" w14:textId="77777777" w:rsidR="009A07BC" w:rsidRPr="00773037" w:rsidRDefault="009A07BC" w:rsidP="009A07BC">
            <w:pPr>
              <w:tabs>
                <w:tab w:val="left" w:pos="1196"/>
              </w:tabs>
              <w:jc w:val="both"/>
            </w:pPr>
            <w:r w:rsidRPr="00773037">
              <w:t xml:space="preserve">Prepare </w:t>
            </w:r>
            <w:r w:rsidR="00D0527A">
              <w:t>and issue Delivery Receipt (DR) upon completion of delivery.</w:t>
            </w:r>
          </w:p>
          <w:p w14:paraId="0346349B" w14:textId="77777777" w:rsidR="009A07BC" w:rsidRPr="00773037" w:rsidRDefault="009A07BC" w:rsidP="009A07BC">
            <w:pPr>
              <w:tabs>
                <w:tab w:val="left" w:pos="1196"/>
              </w:tabs>
              <w:jc w:val="both"/>
            </w:pPr>
          </w:p>
        </w:tc>
        <w:tc>
          <w:tcPr>
            <w:tcW w:w="1800" w:type="dxa"/>
            <w:tcBorders>
              <w:bottom w:val="single" w:sz="4" w:space="0" w:color="auto"/>
            </w:tcBorders>
          </w:tcPr>
          <w:p w14:paraId="375CC0ED" w14:textId="77777777" w:rsidR="009A07BC" w:rsidRPr="00773037" w:rsidRDefault="009A07BC" w:rsidP="009A07BC">
            <w:pPr>
              <w:jc w:val="center"/>
            </w:pPr>
            <w:r w:rsidRPr="00773037">
              <w:t>Truck Driver</w:t>
            </w:r>
          </w:p>
          <w:p w14:paraId="7C621ACA" w14:textId="77777777" w:rsidR="009A07BC" w:rsidRPr="00773037" w:rsidRDefault="009A07BC" w:rsidP="009A07BC">
            <w:pPr>
              <w:jc w:val="center"/>
            </w:pPr>
          </w:p>
        </w:tc>
        <w:tc>
          <w:tcPr>
            <w:tcW w:w="1764" w:type="dxa"/>
            <w:tcBorders>
              <w:bottom w:val="single" w:sz="4" w:space="0" w:color="auto"/>
            </w:tcBorders>
          </w:tcPr>
          <w:p w14:paraId="5AAAAE4B" w14:textId="77777777" w:rsidR="009A07BC" w:rsidRPr="00773037" w:rsidRDefault="009A07BC" w:rsidP="009A07BC">
            <w:pPr>
              <w:jc w:val="both"/>
            </w:pPr>
            <w:r w:rsidRPr="00773037">
              <w:t>Duly filled-out DR</w:t>
            </w:r>
          </w:p>
          <w:p w14:paraId="60ED5746" w14:textId="77777777" w:rsidR="009A07BC" w:rsidRPr="00773037" w:rsidRDefault="009A07BC" w:rsidP="009A07BC">
            <w:pPr>
              <w:jc w:val="both"/>
            </w:pPr>
          </w:p>
        </w:tc>
      </w:tr>
      <w:tr w:rsidR="009A07BC" w:rsidRPr="00773037" w14:paraId="402A6FBD" w14:textId="77777777" w:rsidTr="009713FD">
        <w:trPr>
          <w:trHeight w:val="161"/>
          <w:jc w:val="center"/>
        </w:trPr>
        <w:tc>
          <w:tcPr>
            <w:tcW w:w="676" w:type="dxa"/>
            <w:tcBorders>
              <w:bottom w:val="single" w:sz="4" w:space="0" w:color="auto"/>
            </w:tcBorders>
          </w:tcPr>
          <w:p w14:paraId="28E19247" w14:textId="77777777" w:rsidR="009A07BC" w:rsidRPr="00773037" w:rsidRDefault="009A07BC" w:rsidP="009A07BC">
            <w:pPr>
              <w:jc w:val="center"/>
            </w:pPr>
            <w:r w:rsidRPr="00773037">
              <w:lastRenderedPageBreak/>
              <w:t>16</w:t>
            </w:r>
          </w:p>
        </w:tc>
        <w:tc>
          <w:tcPr>
            <w:tcW w:w="5157" w:type="dxa"/>
            <w:tcBorders>
              <w:bottom w:val="single" w:sz="4" w:space="0" w:color="auto"/>
            </w:tcBorders>
          </w:tcPr>
          <w:p w14:paraId="70B5889A" w14:textId="77777777" w:rsidR="009A07BC" w:rsidRPr="00773037" w:rsidRDefault="009A07BC" w:rsidP="009A07BC">
            <w:pPr>
              <w:tabs>
                <w:tab w:val="left" w:pos="1196"/>
              </w:tabs>
              <w:jc w:val="both"/>
            </w:pPr>
            <w:r w:rsidRPr="00773037">
              <w:t>Acknowledge DR.</w:t>
            </w:r>
          </w:p>
          <w:p w14:paraId="7F4681D7" w14:textId="77777777" w:rsidR="00D504C8" w:rsidRDefault="00D504C8" w:rsidP="009A07BC">
            <w:pPr>
              <w:tabs>
                <w:tab w:val="left" w:pos="1196"/>
              </w:tabs>
              <w:jc w:val="both"/>
            </w:pPr>
          </w:p>
          <w:p w14:paraId="4EF005B9" w14:textId="77777777" w:rsidR="009A07BC" w:rsidRPr="00D504C8" w:rsidRDefault="00D504C8" w:rsidP="00D504C8">
            <w:pPr>
              <w:tabs>
                <w:tab w:val="left" w:pos="3818"/>
              </w:tabs>
            </w:pPr>
            <w:r>
              <w:tab/>
            </w:r>
          </w:p>
        </w:tc>
        <w:tc>
          <w:tcPr>
            <w:tcW w:w="1800" w:type="dxa"/>
            <w:tcBorders>
              <w:bottom w:val="single" w:sz="4" w:space="0" w:color="auto"/>
            </w:tcBorders>
          </w:tcPr>
          <w:p w14:paraId="69186458" w14:textId="77777777" w:rsidR="009A07BC" w:rsidRPr="00773037" w:rsidRDefault="009A07BC" w:rsidP="009A07BC">
            <w:pPr>
              <w:jc w:val="center"/>
            </w:pPr>
            <w:r w:rsidRPr="00773037">
              <w:t>Vessel/</w:t>
            </w:r>
          </w:p>
          <w:p w14:paraId="67CE7183" w14:textId="77777777" w:rsidR="009A07BC" w:rsidRPr="00773037" w:rsidRDefault="009A07BC" w:rsidP="009A07BC">
            <w:pPr>
              <w:jc w:val="center"/>
            </w:pPr>
            <w:r w:rsidRPr="00773037">
              <w:t>Consignee</w:t>
            </w:r>
            <w:r w:rsidR="00C42403">
              <w:t>’s Representative</w:t>
            </w:r>
          </w:p>
          <w:p w14:paraId="75E59DDB" w14:textId="77777777" w:rsidR="009A07BC" w:rsidRPr="00773037" w:rsidRDefault="009A07BC" w:rsidP="009A07BC">
            <w:pPr>
              <w:jc w:val="center"/>
            </w:pPr>
          </w:p>
        </w:tc>
        <w:tc>
          <w:tcPr>
            <w:tcW w:w="1764" w:type="dxa"/>
            <w:tcBorders>
              <w:bottom w:val="single" w:sz="4" w:space="0" w:color="auto"/>
            </w:tcBorders>
          </w:tcPr>
          <w:p w14:paraId="04E5D0A6" w14:textId="77777777" w:rsidR="009A07BC" w:rsidRPr="00773037" w:rsidRDefault="009A07BC" w:rsidP="009A07BC">
            <w:pPr>
              <w:jc w:val="both"/>
            </w:pPr>
            <w:r w:rsidRPr="00773037">
              <w:t>Duly filled-out and acknowledged DR</w:t>
            </w:r>
          </w:p>
          <w:p w14:paraId="7F822DF8" w14:textId="77777777" w:rsidR="009A07BC" w:rsidRPr="00773037" w:rsidRDefault="009A07BC" w:rsidP="009A07BC">
            <w:pPr>
              <w:jc w:val="both"/>
            </w:pPr>
          </w:p>
        </w:tc>
      </w:tr>
      <w:tr w:rsidR="009A07BC" w:rsidRPr="00773037" w14:paraId="7D1F9A04" w14:textId="77777777" w:rsidTr="009713FD">
        <w:trPr>
          <w:trHeight w:val="161"/>
          <w:jc w:val="center"/>
        </w:trPr>
        <w:tc>
          <w:tcPr>
            <w:tcW w:w="676" w:type="dxa"/>
            <w:tcBorders>
              <w:bottom w:val="single" w:sz="4" w:space="0" w:color="auto"/>
            </w:tcBorders>
          </w:tcPr>
          <w:p w14:paraId="370D8E30" w14:textId="77777777" w:rsidR="009A07BC" w:rsidRPr="00773037" w:rsidRDefault="009A07BC" w:rsidP="009A07BC">
            <w:pPr>
              <w:jc w:val="center"/>
            </w:pPr>
            <w:r w:rsidRPr="00773037">
              <w:t>17</w:t>
            </w:r>
          </w:p>
        </w:tc>
        <w:tc>
          <w:tcPr>
            <w:tcW w:w="5157" w:type="dxa"/>
            <w:tcBorders>
              <w:bottom w:val="single" w:sz="4" w:space="0" w:color="auto"/>
            </w:tcBorders>
          </w:tcPr>
          <w:p w14:paraId="1E1489D4" w14:textId="77777777" w:rsidR="00A42558" w:rsidRPr="00A42558" w:rsidRDefault="00A42558" w:rsidP="00127DC2">
            <w:pPr>
              <w:tabs>
                <w:tab w:val="left" w:pos="1196"/>
              </w:tabs>
            </w:pPr>
            <w:r>
              <w:t xml:space="preserve">Forward original copies of cargo receipt documents (warehouse receipt forms, receiving reports, weighing or scale tickets, </w:t>
            </w:r>
            <w:r>
              <w:rPr>
                <w:i/>
              </w:rPr>
              <w:t>etc.</w:t>
            </w:r>
            <w:r>
              <w:t>) to Operations Supercargo.</w:t>
            </w:r>
          </w:p>
          <w:p w14:paraId="14F83AF2" w14:textId="77777777" w:rsidR="00995E38" w:rsidRPr="00773037" w:rsidRDefault="00995E38" w:rsidP="00127DC2">
            <w:pPr>
              <w:tabs>
                <w:tab w:val="left" w:pos="1196"/>
              </w:tabs>
            </w:pPr>
          </w:p>
        </w:tc>
        <w:tc>
          <w:tcPr>
            <w:tcW w:w="1800" w:type="dxa"/>
            <w:tcBorders>
              <w:bottom w:val="single" w:sz="4" w:space="0" w:color="auto"/>
            </w:tcBorders>
          </w:tcPr>
          <w:p w14:paraId="11FA20D8" w14:textId="77777777" w:rsidR="00C42403" w:rsidRDefault="00C42403" w:rsidP="009A07BC">
            <w:pPr>
              <w:jc w:val="center"/>
            </w:pPr>
            <w:r>
              <w:t>Vessel/</w:t>
            </w:r>
          </w:p>
          <w:p w14:paraId="43CACA85" w14:textId="77777777" w:rsidR="009A07BC" w:rsidRPr="00773037" w:rsidRDefault="00C42403" w:rsidP="00805E72">
            <w:pPr>
              <w:jc w:val="center"/>
            </w:pPr>
            <w:r>
              <w:t>Consignee</w:t>
            </w:r>
            <w:r w:rsidR="00805E72">
              <w:t>’s Representative</w:t>
            </w:r>
          </w:p>
        </w:tc>
        <w:tc>
          <w:tcPr>
            <w:tcW w:w="1764" w:type="dxa"/>
            <w:tcBorders>
              <w:bottom w:val="single" w:sz="4" w:space="0" w:color="auto"/>
            </w:tcBorders>
          </w:tcPr>
          <w:p w14:paraId="55C8382A" w14:textId="77777777" w:rsidR="009A07BC" w:rsidRPr="00773037" w:rsidRDefault="009A07BC" w:rsidP="009A07BC">
            <w:pPr>
              <w:jc w:val="both"/>
            </w:pPr>
          </w:p>
        </w:tc>
      </w:tr>
      <w:tr w:rsidR="009A07BC" w:rsidRPr="00773037" w14:paraId="6567B79C" w14:textId="77777777" w:rsidTr="003E6CD2">
        <w:trPr>
          <w:trHeight w:val="161"/>
          <w:jc w:val="center"/>
        </w:trPr>
        <w:tc>
          <w:tcPr>
            <w:tcW w:w="676" w:type="dxa"/>
          </w:tcPr>
          <w:p w14:paraId="406487D6" w14:textId="77777777" w:rsidR="009A07BC" w:rsidRPr="00773037" w:rsidRDefault="009A07BC" w:rsidP="009A07BC">
            <w:pPr>
              <w:jc w:val="center"/>
            </w:pPr>
            <w:r w:rsidRPr="00773037">
              <w:t>18</w:t>
            </w:r>
          </w:p>
        </w:tc>
        <w:tc>
          <w:tcPr>
            <w:tcW w:w="5157" w:type="dxa"/>
          </w:tcPr>
          <w:p w14:paraId="6BBBE44C" w14:textId="77777777" w:rsidR="009A07BC" w:rsidRPr="00773037" w:rsidRDefault="004A03A3" w:rsidP="00127DC2">
            <w:pPr>
              <w:tabs>
                <w:tab w:val="left" w:pos="1196"/>
              </w:tabs>
            </w:pPr>
            <w:r>
              <w:t>Receive original copies of cargo receipt documents.</w:t>
            </w:r>
          </w:p>
          <w:p w14:paraId="2232235C" w14:textId="77777777" w:rsidR="009A07BC" w:rsidRDefault="009A07BC" w:rsidP="00127DC2">
            <w:pPr>
              <w:tabs>
                <w:tab w:val="left" w:pos="1196"/>
              </w:tabs>
            </w:pPr>
          </w:p>
          <w:p w14:paraId="78833BB0" w14:textId="566CC889" w:rsidR="00770322" w:rsidRDefault="00770322" w:rsidP="00127DC2">
            <w:pPr>
              <w:tabs>
                <w:tab w:val="left" w:pos="1196"/>
              </w:tabs>
              <w:rPr>
                <w:i/>
              </w:rPr>
            </w:pPr>
            <w:r w:rsidRPr="00E76F08">
              <w:rPr>
                <w:i/>
              </w:rPr>
              <w:t>To “</w:t>
            </w:r>
            <w:r w:rsidR="003E03A9">
              <w:rPr>
                <w:i/>
              </w:rPr>
              <w:t>Preparation of Out-turn Summary” procedures</w:t>
            </w:r>
            <w:r w:rsidRPr="00E76F08">
              <w:rPr>
                <w:i/>
              </w:rPr>
              <w:t>.</w:t>
            </w:r>
          </w:p>
          <w:p w14:paraId="5D95C2C6" w14:textId="77777777" w:rsidR="00D42F48" w:rsidRPr="00E76F08" w:rsidRDefault="00D42F48" w:rsidP="00127DC2">
            <w:pPr>
              <w:tabs>
                <w:tab w:val="left" w:pos="1196"/>
              </w:tabs>
              <w:rPr>
                <w:i/>
              </w:rPr>
            </w:pPr>
          </w:p>
        </w:tc>
        <w:tc>
          <w:tcPr>
            <w:tcW w:w="1800" w:type="dxa"/>
          </w:tcPr>
          <w:p w14:paraId="555E1F3D" w14:textId="77777777" w:rsidR="009A07BC" w:rsidRPr="00773037" w:rsidRDefault="004A03A3" w:rsidP="009A07BC">
            <w:pPr>
              <w:jc w:val="center"/>
            </w:pPr>
            <w:r>
              <w:t>Operations Supercargo</w:t>
            </w:r>
          </w:p>
          <w:p w14:paraId="16E143ED" w14:textId="77777777" w:rsidR="009A07BC" w:rsidRPr="00773037" w:rsidRDefault="009A07BC" w:rsidP="009A07BC">
            <w:pPr>
              <w:jc w:val="center"/>
            </w:pPr>
          </w:p>
        </w:tc>
        <w:tc>
          <w:tcPr>
            <w:tcW w:w="1764" w:type="dxa"/>
          </w:tcPr>
          <w:p w14:paraId="5AF789A0" w14:textId="77777777" w:rsidR="009A07BC" w:rsidRPr="00773037" w:rsidRDefault="009A07BC" w:rsidP="009A07BC">
            <w:pPr>
              <w:jc w:val="both"/>
            </w:pPr>
          </w:p>
        </w:tc>
      </w:tr>
    </w:tbl>
    <w:p w14:paraId="56FBB882" w14:textId="77777777" w:rsidR="00767735" w:rsidRPr="00773037" w:rsidRDefault="00767735" w:rsidP="00773037"/>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157"/>
        <w:gridCol w:w="1800"/>
        <w:gridCol w:w="1764"/>
      </w:tblGrid>
      <w:tr w:rsidR="00767735" w:rsidRPr="00773037" w14:paraId="2CDCDA69" w14:textId="77777777" w:rsidTr="002A386B">
        <w:trPr>
          <w:trHeight w:val="85"/>
          <w:tblHeader/>
          <w:jc w:val="center"/>
        </w:trPr>
        <w:tc>
          <w:tcPr>
            <w:tcW w:w="9397" w:type="dxa"/>
            <w:gridSpan w:val="4"/>
            <w:vAlign w:val="bottom"/>
          </w:tcPr>
          <w:p w14:paraId="11E22F17" w14:textId="77777777" w:rsidR="00767735" w:rsidRPr="00773037" w:rsidRDefault="00767735" w:rsidP="00773037">
            <w:pPr>
              <w:jc w:val="center"/>
            </w:pPr>
          </w:p>
          <w:p w14:paraId="2D35535B" w14:textId="77777777" w:rsidR="00767735" w:rsidRPr="00773037" w:rsidRDefault="00661600" w:rsidP="00773037">
            <w:pPr>
              <w:jc w:val="center"/>
            </w:pPr>
            <w:r w:rsidRPr="00773037">
              <w:t>Loading of Vessels</w:t>
            </w:r>
          </w:p>
          <w:p w14:paraId="71CBA744" w14:textId="77777777" w:rsidR="00661600" w:rsidRPr="00773037" w:rsidRDefault="00661600" w:rsidP="00773037">
            <w:pPr>
              <w:jc w:val="center"/>
            </w:pPr>
          </w:p>
        </w:tc>
      </w:tr>
      <w:tr w:rsidR="00767735" w:rsidRPr="00773037" w14:paraId="69C60D21" w14:textId="77777777" w:rsidTr="002A386B">
        <w:trPr>
          <w:trHeight w:val="70"/>
          <w:tblHeader/>
          <w:jc w:val="center"/>
        </w:trPr>
        <w:tc>
          <w:tcPr>
            <w:tcW w:w="676" w:type="dxa"/>
            <w:vAlign w:val="bottom"/>
          </w:tcPr>
          <w:p w14:paraId="2FB3A79E" w14:textId="77777777" w:rsidR="00767735" w:rsidRPr="00773037" w:rsidRDefault="00767735" w:rsidP="00773037">
            <w:pPr>
              <w:jc w:val="center"/>
            </w:pPr>
            <w:r w:rsidRPr="00773037">
              <w:t>Step No.</w:t>
            </w:r>
          </w:p>
        </w:tc>
        <w:tc>
          <w:tcPr>
            <w:tcW w:w="5157" w:type="dxa"/>
            <w:vAlign w:val="bottom"/>
          </w:tcPr>
          <w:p w14:paraId="1A321817" w14:textId="77777777" w:rsidR="00767735" w:rsidRPr="00773037" w:rsidRDefault="00767735" w:rsidP="00773037">
            <w:pPr>
              <w:jc w:val="center"/>
            </w:pPr>
            <w:r w:rsidRPr="00773037">
              <w:t>Activity</w:t>
            </w:r>
          </w:p>
        </w:tc>
        <w:tc>
          <w:tcPr>
            <w:tcW w:w="1800" w:type="dxa"/>
            <w:vAlign w:val="bottom"/>
          </w:tcPr>
          <w:p w14:paraId="0ED2ECF8" w14:textId="77777777" w:rsidR="00767735" w:rsidRPr="00773037" w:rsidRDefault="00767735" w:rsidP="00773037">
            <w:pPr>
              <w:jc w:val="center"/>
            </w:pPr>
            <w:r w:rsidRPr="00773037">
              <w:t>Personnel</w:t>
            </w:r>
          </w:p>
          <w:p w14:paraId="4CD9ABED" w14:textId="77777777" w:rsidR="00767735" w:rsidRPr="00773037" w:rsidRDefault="00767735" w:rsidP="00773037">
            <w:pPr>
              <w:jc w:val="center"/>
            </w:pPr>
            <w:r w:rsidRPr="00773037">
              <w:t>Involved</w:t>
            </w:r>
          </w:p>
        </w:tc>
        <w:tc>
          <w:tcPr>
            <w:tcW w:w="1764" w:type="dxa"/>
            <w:vAlign w:val="bottom"/>
          </w:tcPr>
          <w:p w14:paraId="55A58806" w14:textId="77777777" w:rsidR="00767735" w:rsidRPr="00773037" w:rsidRDefault="00767735" w:rsidP="00773037">
            <w:pPr>
              <w:jc w:val="center"/>
            </w:pPr>
            <w:r w:rsidRPr="00773037">
              <w:t>Business</w:t>
            </w:r>
          </w:p>
          <w:p w14:paraId="4A6041B8" w14:textId="77777777" w:rsidR="00767735" w:rsidRPr="00773037" w:rsidRDefault="00767735" w:rsidP="00773037">
            <w:pPr>
              <w:jc w:val="center"/>
            </w:pPr>
            <w:r w:rsidRPr="00773037">
              <w:t>Forms</w:t>
            </w:r>
          </w:p>
        </w:tc>
      </w:tr>
      <w:tr w:rsidR="00767735" w:rsidRPr="00773037" w14:paraId="04FA01A6" w14:textId="77777777" w:rsidTr="002A386B">
        <w:trPr>
          <w:trHeight w:val="307"/>
          <w:jc w:val="center"/>
        </w:trPr>
        <w:tc>
          <w:tcPr>
            <w:tcW w:w="676" w:type="dxa"/>
            <w:tcBorders>
              <w:bottom w:val="single" w:sz="4" w:space="0" w:color="auto"/>
            </w:tcBorders>
          </w:tcPr>
          <w:p w14:paraId="6DF28A4B" w14:textId="77777777" w:rsidR="00767735" w:rsidRPr="00773037" w:rsidRDefault="00767735" w:rsidP="00773037">
            <w:pPr>
              <w:jc w:val="center"/>
            </w:pPr>
            <w:r w:rsidRPr="00773037">
              <w:t>1</w:t>
            </w:r>
          </w:p>
        </w:tc>
        <w:tc>
          <w:tcPr>
            <w:tcW w:w="5157" w:type="dxa"/>
            <w:tcBorders>
              <w:bottom w:val="single" w:sz="4" w:space="0" w:color="auto"/>
            </w:tcBorders>
          </w:tcPr>
          <w:p w14:paraId="0CB06140" w14:textId="77777777" w:rsidR="00767735" w:rsidRPr="00773037" w:rsidRDefault="00D33D4B" w:rsidP="00773037">
            <w:pPr>
              <w:tabs>
                <w:tab w:val="left" w:pos="1463"/>
              </w:tabs>
              <w:jc w:val="both"/>
            </w:pPr>
            <w:r w:rsidRPr="00773037">
              <w:t>Receive notification from Marketing Department.</w:t>
            </w:r>
          </w:p>
        </w:tc>
        <w:tc>
          <w:tcPr>
            <w:tcW w:w="1800" w:type="dxa"/>
            <w:tcBorders>
              <w:bottom w:val="single" w:sz="4" w:space="0" w:color="auto"/>
            </w:tcBorders>
          </w:tcPr>
          <w:p w14:paraId="658F8D6B" w14:textId="77777777" w:rsidR="00767735" w:rsidRPr="00773037" w:rsidRDefault="00D33D4B" w:rsidP="00773037">
            <w:pPr>
              <w:jc w:val="center"/>
            </w:pPr>
            <w:r w:rsidRPr="00773037">
              <w:t>Operations Manager</w:t>
            </w:r>
          </w:p>
          <w:p w14:paraId="4F31326A" w14:textId="77777777" w:rsidR="00D33D4B" w:rsidRPr="00773037" w:rsidRDefault="00D33D4B" w:rsidP="00773037">
            <w:pPr>
              <w:jc w:val="center"/>
            </w:pPr>
          </w:p>
        </w:tc>
        <w:tc>
          <w:tcPr>
            <w:tcW w:w="1764" w:type="dxa"/>
            <w:tcBorders>
              <w:bottom w:val="single" w:sz="4" w:space="0" w:color="auto"/>
            </w:tcBorders>
          </w:tcPr>
          <w:p w14:paraId="2D67DF9B" w14:textId="77777777" w:rsidR="00767735" w:rsidRPr="00773037" w:rsidRDefault="00767735" w:rsidP="00773037">
            <w:pPr>
              <w:jc w:val="center"/>
            </w:pPr>
          </w:p>
        </w:tc>
      </w:tr>
      <w:tr w:rsidR="00767735" w:rsidRPr="00773037" w14:paraId="37B1F5CA" w14:textId="77777777" w:rsidTr="002A386B">
        <w:trPr>
          <w:trHeight w:val="161"/>
          <w:jc w:val="center"/>
        </w:trPr>
        <w:tc>
          <w:tcPr>
            <w:tcW w:w="676" w:type="dxa"/>
            <w:tcBorders>
              <w:bottom w:val="single" w:sz="4" w:space="0" w:color="auto"/>
            </w:tcBorders>
          </w:tcPr>
          <w:p w14:paraId="061DE399" w14:textId="77777777" w:rsidR="00767735" w:rsidRPr="00773037" w:rsidRDefault="00767735" w:rsidP="00773037">
            <w:pPr>
              <w:jc w:val="center"/>
            </w:pPr>
            <w:r w:rsidRPr="00773037">
              <w:t>2</w:t>
            </w:r>
          </w:p>
        </w:tc>
        <w:tc>
          <w:tcPr>
            <w:tcW w:w="5157" w:type="dxa"/>
            <w:tcBorders>
              <w:bottom w:val="single" w:sz="4" w:space="0" w:color="auto"/>
            </w:tcBorders>
          </w:tcPr>
          <w:p w14:paraId="43B11117" w14:textId="77777777" w:rsidR="00767735" w:rsidRPr="00773037" w:rsidRDefault="00D33D4B" w:rsidP="00773037">
            <w:pPr>
              <w:tabs>
                <w:tab w:val="left" w:pos="1463"/>
              </w:tabs>
            </w:pPr>
            <w:r w:rsidRPr="00773037">
              <w:t>Coordinate with Port Captain and notify shipper and port authorities w/in 24 hours from time of vessel arrival.</w:t>
            </w:r>
          </w:p>
          <w:p w14:paraId="7AE97525" w14:textId="77777777" w:rsidR="00D33D4B" w:rsidRPr="00773037" w:rsidRDefault="00D33D4B" w:rsidP="00773037">
            <w:pPr>
              <w:tabs>
                <w:tab w:val="left" w:pos="1463"/>
              </w:tabs>
            </w:pPr>
          </w:p>
          <w:p w14:paraId="69400BD1" w14:textId="77777777" w:rsidR="0050012D" w:rsidRPr="00773037" w:rsidRDefault="0050012D" w:rsidP="00773037">
            <w:pPr>
              <w:tabs>
                <w:tab w:val="left" w:pos="1463"/>
              </w:tabs>
              <w:rPr>
                <w:i/>
              </w:rPr>
            </w:pPr>
            <w:r w:rsidRPr="00773037">
              <w:rPr>
                <w:i/>
              </w:rPr>
              <w:t>Port Captain to notify and give instructions to vessel crew.</w:t>
            </w:r>
          </w:p>
          <w:p w14:paraId="59124909" w14:textId="77777777" w:rsidR="0050012D" w:rsidRPr="00773037" w:rsidRDefault="0050012D" w:rsidP="00773037">
            <w:pPr>
              <w:tabs>
                <w:tab w:val="left" w:pos="1463"/>
              </w:tabs>
              <w:rPr>
                <w:i/>
              </w:rPr>
            </w:pPr>
          </w:p>
        </w:tc>
        <w:tc>
          <w:tcPr>
            <w:tcW w:w="1800" w:type="dxa"/>
            <w:tcBorders>
              <w:bottom w:val="single" w:sz="4" w:space="0" w:color="auto"/>
            </w:tcBorders>
          </w:tcPr>
          <w:p w14:paraId="2D88BEA1" w14:textId="77777777" w:rsidR="005E01A1" w:rsidRPr="00773037" w:rsidRDefault="005E01A1" w:rsidP="00773037">
            <w:pPr>
              <w:jc w:val="center"/>
            </w:pPr>
            <w:r w:rsidRPr="00773037">
              <w:t>Operations Manager</w:t>
            </w:r>
          </w:p>
          <w:p w14:paraId="7205F097" w14:textId="77777777" w:rsidR="00767735" w:rsidRPr="00773037" w:rsidRDefault="00767735" w:rsidP="00773037">
            <w:pPr>
              <w:jc w:val="center"/>
            </w:pPr>
          </w:p>
        </w:tc>
        <w:tc>
          <w:tcPr>
            <w:tcW w:w="1764" w:type="dxa"/>
            <w:tcBorders>
              <w:bottom w:val="single" w:sz="4" w:space="0" w:color="auto"/>
            </w:tcBorders>
          </w:tcPr>
          <w:p w14:paraId="68EBC358" w14:textId="77777777" w:rsidR="00767735" w:rsidRPr="00773037" w:rsidRDefault="00767735" w:rsidP="00773037">
            <w:pPr>
              <w:jc w:val="center"/>
            </w:pPr>
          </w:p>
        </w:tc>
      </w:tr>
      <w:tr w:rsidR="00767735" w:rsidRPr="00773037" w14:paraId="011A3795" w14:textId="77777777" w:rsidTr="002A386B">
        <w:trPr>
          <w:trHeight w:val="161"/>
          <w:jc w:val="center"/>
        </w:trPr>
        <w:tc>
          <w:tcPr>
            <w:tcW w:w="676" w:type="dxa"/>
            <w:tcBorders>
              <w:bottom w:val="single" w:sz="4" w:space="0" w:color="auto"/>
            </w:tcBorders>
          </w:tcPr>
          <w:p w14:paraId="412F12A9" w14:textId="77777777" w:rsidR="00767735" w:rsidRPr="00773037" w:rsidRDefault="00767735" w:rsidP="00773037">
            <w:pPr>
              <w:jc w:val="center"/>
            </w:pPr>
            <w:r w:rsidRPr="00773037">
              <w:t>3</w:t>
            </w:r>
          </w:p>
        </w:tc>
        <w:tc>
          <w:tcPr>
            <w:tcW w:w="5157" w:type="dxa"/>
            <w:tcBorders>
              <w:bottom w:val="single" w:sz="4" w:space="0" w:color="auto"/>
            </w:tcBorders>
          </w:tcPr>
          <w:p w14:paraId="45EBB3C9" w14:textId="77777777" w:rsidR="000E1175" w:rsidRPr="00773037" w:rsidRDefault="00DA1716" w:rsidP="00773037">
            <w:pPr>
              <w:tabs>
                <w:tab w:val="left" w:pos="1365"/>
              </w:tabs>
              <w:jc w:val="both"/>
            </w:pPr>
            <w:r w:rsidRPr="00773037">
              <w:t>Prepare four (4) copies of No</w:t>
            </w:r>
            <w:r w:rsidR="007C6913" w:rsidRPr="00773037">
              <w:t>tice of Readiness (NOR).</w:t>
            </w:r>
          </w:p>
          <w:p w14:paraId="7E5D106A" w14:textId="77777777" w:rsidR="007C6913" w:rsidRPr="00773037" w:rsidRDefault="007C6913" w:rsidP="00773037">
            <w:pPr>
              <w:tabs>
                <w:tab w:val="left" w:pos="1365"/>
              </w:tabs>
              <w:jc w:val="both"/>
            </w:pPr>
          </w:p>
        </w:tc>
        <w:tc>
          <w:tcPr>
            <w:tcW w:w="1800" w:type="dxa"/>
            <w:tcBorders>
              <w:bottom w:val="single" w:sz="4" w:space="0" w:color="auto"/>
            </w:tcBorders>
          </w:tcPr>
          <w:p w14:paraId="534BB003" w14:textId="77777777" w:rsidR="00767735" w:rsidRPr="00773037" w:rsidRDefault="005E01A1" w:rsidP="00773037">
            <w:pPr>
              <w:jc w:val="center"/>
            </w:pPr>
            <w:r w:rsidRPr="00773037">
              <w:t>Chief Mate</w:t>
            </w:r>
          </w:p>
        </w:tc>
        <w:tc>
          <w:tcPr>
            <w:tcW w:w="1764" w:type="dxa"/>
            <w:tcBorders>
              <w:bottom w:val="single" w:sz="4" w:space="0" w:color="auto"/>
            </w:tcBorders>
          </w:tcPr>
          <w:p w14:paraId="60FA18A4" w14:textId="77777777" w:rsidR="00767735" w:rsidRDefault="005D6B0B" w:rsidP="00773037">
            <w:pPr>
              <w:jc w:val="center"/>
            </w:pPr>
            <w:r w:rsidRPr="00773037">
              <w:t>Duly filled-out NOR</w:t>
            </w:r>
          </w:p>
          <w:p w14:paraId="7F8B4B4E" w14:textId="77777777" w:rsidR="00617B97" w:rsidRDefault="00617B97" w:rsidP="00773037">
            <w:pPr>
              <w:jc w:val="center"/>
            </w:pPr>
          </w:p>
          <w:p w14:paraId="5D73599E" w14:textId="77777777" w:rsidR="00617B97" w:rsidRDefault="00617B97" w:rsidP="00773037">
            <w:pPr>
              <w:jc w:val="center"/>
            </w:pPr>
          </w:p>
          <w:p w14:paraId="19AC4686" w14:textId="7B93500F" w:rsidR="00617B97" w:rsidRPr="00773037" w:rsidRDefault="00617B97" w:rsidP="00773037">
            <w:pPr>
              <w:jc w:val="center"/>
            </w:pPr>
          </w:p>
        </w:tc>
      </w:tr>
      <w:tr w:rsidR="00767735" w:rsidRPr="00773037" w14:paraId="0C1783B0" w14:textId="77777777" w:rsidTr="0050012D">
        <w:trPr>
          <w:trHeight w:val="161"/>
          <w:jc w:val="center"/>
        </w:trPr>
        <w:tc>
          <w:tcPr>
            <w:tcW w:w="676" w:type="dxa"/>
          </w:tcPr>
          <w:p w14:paraId="65D30BBE" w14:textId="77777777" w:rsidR="00767735" w:rsidRPr="00773037" w:rsidRDefault="00767735" w:rsidP="00773037">
            <w:pPr>
              <w:jc w:val="center"/>
            </w:pPr>
            <w:r w:rsidRPr="00773037">
              <w:lastRenderedPageBreak/>
              <w:t>4</w:t>
            </w:r>
          </w:p>
        </w:tc>
        <w:tc>
          <w:tcPr>
            <w:tcW w:w="5157" w:type="dxa"/>
          </w:tcPr>
          <w:p w14:paraId="6C767634" w14:textId="77777777" w:rsidR="00767735" w:rsidRPr="00773037" w:rsidRDefault="00A62A15" w:rsidP="00773037">
            <w:pPr>
              <w:tabs>
                <w:tab w:val="left" w:pos="1196"/>
              </w:tabs>
              <w:jc w:val="both"/>
            </w:pPr>
            <w:r w:rsidRPr="00773037">
              <w:t>Acknowledge NOR.</w:t>
            </w:r>
          </w:p>
          <w:p w14:paraId="17A189B3" w14:textId="77777777" w:rsidR="00A62A15" w:rsidRPr="00773037" w:rsidRDefault="00A62A15" w:rsidP="00773037">
            <w:pPr>
              <w:tabs>
                <w:tab w:val="left" w:pos="1196"/>
              </w:tabs>
              <w:jc w:val="both"/>
            </w:pPr>
          </w:p>
        </w:tc>
        <w:tc>
          <w:tcPr>
            <w:tcW w:w="1800" w:type="dxa"/>
          </w:tcPr>
          <w:p w14:paraId="2B2C6594" w14:textId="77777777" w:rsidR="00767735" w:rsidRPr="00773037" w:rsidRDefault="005E01A1" w:rsidP="00773037">
            <w:pPr>
              <w:jc w:val="center"/>
            </w:pPr>
            <w:r w:rsidRPr="00773037">
              <w:t>Shipper</w:t>
            </w:r>
          </w:p>
        </w:tc>
        <w:tc>
          <w:tcPr>
            <w:tcW w:w="1764" w:type="dxa"/>
          </w:tcPr>
          <w:p w14:paraId="6141B887" w14:textId="77777777" w:rsidR="00767735" w:rsidRPr="00773037" w:rsidRDefault="005D6B0B" w:rsidP="00773037">
            <w:pPr>
              <w:jc w:val="center"/>
            </w:pPr>
            <w:r w:rsidRPr="00773037">
              <w:t>Duly filled-out and acknowledged NOR</w:t>
            </w:r>
          </w:p>
          <w:p w14:paraId="3151041C" w14:textId="77777777" w:rsidR="00331A71" w:rsidRPr="00773037" w:rsidRDefault="00331A71" w:rsidP="00D42F48"/>
        </w:tc>
      </w:tr>
      <w:tr w:rsidR="0050012D" w:rsidRPr="00773037" w14:paraId="6D416083" w14:textId="77777777" w:rsidTr="0050012D">
        <w:trPr>
          <w:trHeight w:val="161"/>
          <w:jc w:val="center"/>
        </w:trPr>
        <w:tc>
          <w:tcPr>
            <w:tcW w:w="676" w:type="dxa"/>
          </w:tcPr>
          <w:p w14:paraId="7D239E6C" w14:textId="77777777" w:rsidR="0050012D" w:rsidRPr="00773037" w:rsidRDefault="00C32BB9" w:rsidP="00773037">
            <w:pPr>
              <w:jc w:val="center"/>
            </w:pPr>
            <w:r w:rsidRPr="00773037">
              <w:t>5</w:t>
            </w:r>
          </w:p>
        </w:tc>
        <w:tc>
          <w:tcPr>
            <w:tcW w:w="5157" w:type="dxa"/>
          </w:tcPr>
          <w:p w14:paraId="5A818ADF" w14:textId="77777777" w:rsidR="0050012D" w:rsidRPr="00773037" w:rsidRDefault="00A62A15" w:rsidP="00773037">
            <w:pPr>
              <w:tabs>
                <w:tab w:val="left" w:pos="1196"/>
              </w:tabs>
              <w:jc w:val="both"/>
            </w:pPr>
            <w:r w:rsidRPr="00773037">
              <w:t>Inspect vessel and commence loading activities.</w:t>
            </w:r>
          </w:p>
          <w:p w14:paraId="36B96DBF" w14:textId="77777777" w:rsidR="00A62A15" w:rsidRPr="00773037" w:rsidRDefault="00A62A15" w:rsidP="00773037">
            <w:pPr>
              <w:tabs>
                <w:tab w:val="left" w:pos="1196"/>
              </w:tabs>
              <w:jc w:val="both"/>
            </w:pPr>
          </w:p>
        </w:tc>
        <w:tc>
          <w:tcPr>
            <w:tcW w:w="1800" w:type="dxa"/>
          </w:tcPr>
          <w:p w14:paraId="02B3FEF9" w14:textId="77777777" w:rsidR="0050012D" w:rsidRPr="00773037" w:rsidRDefault="00190F38" w:rsidP="00773037">
            <w:pPr>
              <w:jc w:val="center"/>
            </w:pPr>
            <w:r w:rsidRPr="00773037">
              <w:t>Shipper</w:t>
            </w:r>
          </w:p>
        </w:tc>
        <w:tc>
          <w:tcPr>
            <w:tcW w:w="1764" w:type="dxa"/>
          </w:tcPr>
          <w:p w14:paraId="4E494DFA" w14:textId="77777777" w:rsidR="0050012D" w:rsidRPr="00773037" w:rsidRDefault="0050012D" w:rsidP="00773037">
            <w:pPr>
              <w:jc w:val="center"/>
            </w:pPr>
          </w:p>
        </w:tc>
      </w:tr>
      <w:tr w:rsidR="0050012D" w:rsidRPr="00773037" w14:paraId="4646DE99" w14:textId="77777777" w:rsidTr="0050012D">
        <w:trPr>
          <w:trHeight w:val="161"/>
          <w:jc w:val="center"/>
        </w:trPr>
        <w:tc>
          <w:tcPr>
            <w:tcW w:w="676" w:type="dxa"/>
          </w:tcPr>
          <w:p w14:paraId="002079A1" w14:textId="77777777" w:rsidR="0050012D" w:rsidRPr="00773037" w:rsidRDefault="00C32BB9" w:rsidP="00773037">
            <w:pPr>
              <w:jc w:val="center"/>
            </w:pPr>
            <w:r w:rsidRPr="00773037">
              <w:t>6</w:t>
            </w:r>
          </w:p>
        </w:tc>
        <w:tc>
          <w:tcPr>
            <w:tcW w:w="5157" w:type="dxa"/>
          </w:tcPr>
          <w:p w14:paraId="78E6C8A9" w14:textId="77777777" w:rsidR="0050012D" w:rsidRPr="00773037" w:rsidRDefault="00A62A15" w:rsidP="00773037">
            <w:pPr>
              <w:tabs>
                <w:tab w:val="left" w:pos="1196"/>
              </w:tabs>
              <w:jc w:val="both"/>
            </w:pPr>
            <w:r w:rsidRPr="00773037">
              <w:t>Check completeness, inspect and count cargoes loaded to vessel.</w:t>
            </w:r>
          </w:p>
          <w:p w14:paraId="48ACFDEC" w14:textId="77777777" w:rsidR="00A62A15" w:rsidRPr="00773037" w:rsidRDefault="00A62A15" w:rsidP="00773037">
            <w:pPr>
              <w:tabs>
                <w:tab w:val="left" w:pos="1196"/>
              </w:tabs>
              <w:jc w:val="both"/>
            </w:pPr>
          </w:p>
          <w:p w14:paraId="2F9618A2" w14:textId="77777777" w:rsidR="00712E62" w:rsidRPr="00773037" w:rsidRDefault="00712E62" w:rsidP="00773037">
            <w:pPr>
              <w:tabs>
                <w:tab w:val="left" w:pos="1196"/>
              </w:tabs>
              <w:jc w:val="both"/>
            </w:pPr>
            <w:r w:rsidRPr="00773037">
              <w:t>For cargoes loaded to vessel that cannot be counted or measured in quantity but in terms of weight, obtain official report and computations from surveyor.</w:t>
            </w:r>
          </w:p>
          <w:p w14:paraId="2C3BC6C9" w14:textId="77777777" w:rsidR="00712E62" w:rsidRPr="00773037" w:rsidRDefault="00712E62" w:rsidP="00773037">
            <w:pPr>
              <w:tabs>
                <w:tab w:val="left" w:pos="1196"/>
              </w:tabs>
              <w:jc w:val="both"/>
            </w:pPr>
          </w:p>
        </w:tc>
        <w:tc>
          <w:tcPr>
            <w:tcW w:w="1800" w:type="dxa"/>
          </w:tcPr>
          <w:p w14:paraId="0C45CEE3" w14:textId="77777777" w:rsidR="0050012D" w:rsidRPr="00773037" w:rsidRDefault="00190F38" w:rsidP="00773037">
            <w:pPr>
              <w:jc w:val="center"/>
            </w:pPr>
            <w:r w:rsidRPr="00773037">
              <w:t>Quarter Master</w:t>
            </w:r>
          </w:p>
        </w:tc>
        <w:tc>
          <w:tcPr>
            <w:tcW w:w="1764" w:type="dxa"/>
          </w:tcPr>
          <w:p w14:paraId="6D1E80FA" w14:textId="77777777" w:rsidR="0050012D" w:rsidRPr="00773037" w:rsidRDefault="0050012D" w:rsidP="00773037">
            <w:pPr>
              <w:jc w:val="center"/>
            </w:pPr>
          </w:p>
        </w:tc>
      </w:tr>
      <w:tr w:rsidR="0050012D" w:rsidRPr="00773037" w14:paraId="5B8D9862" w14:textId="77777777" w:rsidTr="0050012D">
        <w:trPr>
          <w:trHeight w:val="161"/>
          <w:jc w:val="center"/>
        </w:trPr>
        <w:tc>
          <w:tcPr>
            <w:tcW w:w="676" w:type="dxa"/>
          </w:tcPr>
          <w:p w14:paraId="27D65D17" w14:textId="77777777" w:rsidR="0050012D" w:rsidRPr="00773037" w:rsidRDefault="00C32BB9" w:rsidP="00773037">
            <w:pPr>
              <w:jc w:val="center"/>
            </w:pPr>
            <w:r w:rsidRPr="00773037">
              <w:t>7</w:t>
            </w:r>
          </w:p>
        </w:tc>
        <w:tc>
          <w:tcPr>
            <w:tcW w:w="5157" w:type="dxa"/>
          </w:tcPr>
          <w:p w14:paraId="65BDF619" w14:textId="77777777" w:rsidR="0050012D" w:rsidRPr="00773037" w:rsidRDefault="00A62A15" w:rsidP="00773037">
            <w:pPr>
              <w:tabs>
                <w:tab w:val="left" w:pos="1196"/>
              </w:tabs>
              <w:jc w:val="both"/>
            </w:pPr>
            <w:r w:rsidRPr="00773037">
              <w:t xml:space="preserve">Update </w:t>
            </w:r>
            <w:proofErr w:type="gramStart"/>
            <w:r w:rsidRPr="00773037">
              <w:t>cargo monitoring</w:t>
            </w:r>
            <w:proofErr w:type="gramEnd"/>
            <w:r w:rsidRPr="00773037">
              <w:t xml:space="preserve"> log.</w:t>
            </w:r>
          </w:p>
          <w:p w14:paraId="43970682" w14:textId="77777777" w:rsidR="00A62A15" w:rsidRPr="00773037" w:rsidRDefault="00A62A15" w:rsidP="00773037">
            <w:pPr>
              <w:tabs>
                <w:tab w:val="left" w:pos="1196"/>
              </w:tabs>
              <w:jc w:val="both"/>
            </w:pPr>
          </w:p>
        </w:tc>
        <w:tc>
          <w:tcPr>
            <w:tcW w:w="1800" w:type="dxa"/>
          </w:tcPr>
          <w:p w14:paraId="13E17282" w14:textId="77777777" w:rsidR="0050012D" w:rsidRPr="00773037" w:rsidRDefault="00190F38" w:rsidP="00773037">
            <w:pPr>
              <w:jc w:val="center"/>
            </w:pPr>
            <w:r w:rsidRPr="00773037">
              <w:t>Quarter Master</w:t>
            </w:r>
          </w:p>
        </w:tc>
        <w:tc>
          <w:tcPr>
            <w:tcW w:w="1764" w:type="dxa"/>
          </w:tcPr>
          <w:p w14:paraId="4AF2B16E" w14:textId="77777777" w:rsidR="0050012D" w:rsidRPr="00773037" w:rsidRDefault="0050012D" w:rsidP="00773037">
            <w:pPr>
              <w:jc w:val="center"/>
            </w:pPr>
          </w:p>
        </w:tc>
      </w:tr>
      <w:tr w:rsidR="0050012D" w:rsidRPr="00773037" w14:paraId="4D2B28CC" w14:textId="77777777" w:rsidTr="00C32BB9">
        <w:trPr>
          <w:trHeight w:val="161"/>
          <w:jc w:val="center"/>
        </w:trPr>
        <w:tc>
          <w:tcPr>
            <w:tcW w:w="676" w:type="dxa"/>
          </w:tcPr>
          <w:p w14:paraId="621BD61E" w14:textId="77777777" w:rsidR="0050012D" w:rsidRPr="00773037" w:rsidRDefault="00C32BB9" w:rsidP="00773037">
            <w:pPr>
              <w:jc w:val="center"/>
            </w:pPr>
            <w:r w:rsidRPr="00773037">
              <w:t>8</w:t>
            </w:r>
          </w:p>
        </w:tc>
        <w:tc>
          <w:tcPr>
            <w:tcW w:w="5157" w:type="dxa"/>
          </w:tcPr>
          <w:p w14:paraId="60F23A07" w14:textId="77777777" w:rsidR="0050012D" w:rsidRPr="00773037" w:rsidRDefault="00ED2517" w:rsidP="00773037">
            <w:pPr>
              <w:tabs>
                <w:tab w:val="left" w:pos="1196"/>
              </w:tabs>
              <w:jc w:val="both"/>
            </w:pPr>
            <w:r w:rsidRPr="00773037">
              <w:t>Seal vessel.</w:t>
            </w:r>
          </w:p>
          <w:p w14:paraId="47A9056B" w14:textId="77777777" w:rsidR="00ED2517" w:rsidRPr="00773037" w:rsidRDefault="00ED2517" w:rsidP="00773037">
            <w:pPr>
              <w:tabs>
                <w:tab w:val="left" w:pos="1196"/>
              </w:tabs>
              <w:jc w:val="both"/>
            </w:pPr>
          </w:p>
        </w:tc>
        <w:tc>
          <w:tcPr>
            <w:tcW w:w="1800" w:type="dxa"/>
          </w:tcPr>
          <w:p w14:paraId="3A41C2C5" w14:textId="77777777" w:rsidR="0050012D" w:rsidRPr="00773037" w:rsidRDefault="00190F38" w:rsidP="00773037">
            <w:pPr>
              <w:jc w:val="center"/>
            </w:pPr>
            <w:r w:rsidRPr="00773037">
              <w:t>Shipper</w:t>
            </w:r>
          </w:p>
        </w:tc>
        <w:tc>
          <w:tcPr>
            <w:tcW w:w="1764" w:type="dxa"/>
          </w:tcPr>
          <w:p w14:paraId="07D9E4CC" w14:textId="77777777" w:rsidR="0050012D" w:rsidRPr="00773037" w:rsidRDefault="0050012D" w:rsidP="00773037">
            <w:pPr>
              <w:jc w:val="center"/>
            </w:pPr>
          </w:p>
        </w:tc>
      </w:tr>
      <w:tr w:rsidR="00C32BB9" w:rsidRPr="00773037" w14:paraId="6D61BF9B" w14:textId="77777777" w:rsidTr="00C32BB9">
        <w:trPr>
          <w:trHeight w:val="161"/>
          <w:jc w:val="center"/>
        </w:trPr>
        <w:tc>
          <w:tcPr>
            <w:tcW w:w="676" w:type="dxa"/>
          </w:tcPr>
          <w:p w14:paraId="0BC8E6EA" w14:textId="77777777" w:rsidR="00C32BB9" w:rsidRPr="00773037" w:rsidRDefault="00172BC8" w:rsidP="00773037">
            <w:pPr>
              <w:jc w:val="center"/>
            </w:pPr>
            <w:r w:rsidRPr="00773037">
              <w:t>9</w:t>
            </w:r>
          </w:p>
        </w:tc>
        <w:tc>
          <w:tcPr>
            <w:tcW w:w="5157" w:type="dxa"/>
          </w:tcPr>
          <w:p w14:paraId="354F5974" w14:textId="77777777" w:rsidR="00C32BB9" w:rsidRPr="00773037" w:rsidRDefault="00ED2517" w:rsidP="00773037">
            <w:pPr>
              <w:tabs>
                <w:tab w:val="left" w:pos="1196"/>
              </w:tabs>
              <w:jc w:val="both"/>
            </w:pPr>
            <w:r w:rsidRPr="00773037">
              <w:t>Prepare four (4) copies of the following documents:</w:t>
            </w:r>
          </w:p>
          <w:p w14:paraId="402784B1" w14:textId="77777777" w:rsidR="00ED2517" w:rsidRPr="00773037" w:rsidRDefault="008724CE" w:rsidP="00773037">
            <w:pPr>
              <w:pStyle w:val="ListParagraph"/>
              <w:numPr>
                <w:ilvl w:val="0"/>
                <w:numId w:val="8"/>
              </w:numPr>
              <w:tabs>
                <w:tab w:val="left" w:pos="1196"/>
              </w:tabs>
              <w:jc w:val="both"/>
            </w:pPr>
            <w:r w:rsidRPr="00773037">
              <w:t>NOC</w:t>
            </w:r>
          </w:p>
          <w:p w14:paraId="471A5411" w14:textId="77777777" w:rsidR="008724CE" w:rsidRPr="00773037" w:rsidRDefault="008724CE" w:rsidP="00773037">
            <w:pPr>
              <w:pStyle w:val="ListParagraph"/>
              <w:numPr>
                <w:ilvl w:val="0"/>
                <w:numId w:val="8"/>
              </w:numPr>
              <w:tabs>
                <w:tab w:val="left" w:pos="1196"/>
              </w:tabs>
              <w:jc w:val="both"/>
            </w:pPr>
            <w:r w:rsidRPr="00773037">
              <w:t>SOF</w:t>
            </w:r>
          </w:p>
          <w:p w14:paraId="5817DAE1" w14:textId="77777777" w:rsidR="008724CE" w:rsidRPr="00773037" w:rsidRDefault="008724CE" w:rsidP="00773037">
            <w:pPr>
              <w:pStyle w:val="ListParagraph"/>
              <w:numPr>
                <w:ilvl w:val="0"/>
                <w:numId w:val="8"/>
              </w:numPr>
              <w:tabs>
                <w:tab w:val="left" w:pos="1196"/>
              </w:tabs>
              <w:jc w:val="both"/>
            </w:pPr>
            <w:r w:rsidRPr="00773037">
              <w:t>BOL</w:t>
            </w:r>
          </w:p>
          <w:p w14:paraId="2634C740" w14:textId="77777777" w:rsidR="00ED2517" w:rsidRPr="00773037" w:rsidRDefault="00ED2517" w:rsidP="00773037">
            <w:pPr>
              <w:tabs>
                <w:tab w:val="left" w:pos="1196"/>
              </w:tabs>
              <w:jc w:val="both"/>
            </w:pPr>
          </w:p>
          <w:p w14:paraId="51CCB01A" w14:textId="77777777" w:rsidR="005D6B0B" w:rsidRPr="00773037" w:rsidRDefault="005D6B0B" w:rsidP="00773037">
            <w:pPr>
              <w:tabs>
                <w:tab w:val="left" w:pos="1196"/>
              </w:tabs>
              <w:jc w:val="both"/>
            </w:pPr>
          </w:p>
        </w:tc>
        <w:tc>
          <w:tcPr>
            <w:tcW w:w="1800" w:type="dxa"/>
          </w:tcPr>
          <w:p w14:paraId="348CA4B8" w14:textId="77777777" w:rsidR="00C32BB9" w:rsidRPr="00773037" w:rsidRDefault="00190F38" w:rsidP="00773037">
            <w:pPr>
              <w:jc w:val="center"/>
            </w:pPr>
            <w:r w:rsidRPr="00773037">
              <w:t>Chief Mate</w:t>
            </w:r>
          </w:p>
        </w:tc>
        <w:tc>
          <w:tcPr>
            <w:tcW w:w="1764" w:type="dxa"/>
          </w:tcPr>
          <w:p w14:paraId="1298076E" w14:textId="77777777" w:rsidR="00C32BB9" w:rsidRPr="00773037" w:rsidRDefault="005D6B0B" w:rsidP="00773037">
            <w:pPr>
              <w:jc w:val="center"/>
            </w:pPr>
            <w:r w:rsidRPr="00773037">
              <w:t>Duly filled-out NOC, SOF and BOL</w:t>
            </w:r>
          </w:p>
        </w:tc>
      </w:tr>
      <w:tr w:rsidR="00C32BB9" w:rsidRPr="00773037" w14:paraId="1ADE3512" w14:textId="77777777" w:rsidTr="00C32BB9">
        <w:trPr>
          <w:trHeight w:val="161"/>
          <w:jc w:val="center"/>
        </w:trPr>
        <w:tc>
          <w:tcPr>
            <w:tcW w:w="676" w:type="dxa"/>
          </w:tcPr>
          <w:p w14:paraId="5A00836F" w14:textId="77777777" w:rsidR="00C32BB9" w:rsidRPr="00773037" w:rsidRDefault="00172BC8" w:rsidP="00773037">
            <w:pPr>
              <w:jc w:val="center"/>
            </w:pPr>
            <w:r w:rsidRPr="00773037">
              <w:t>10</w:t>
            </w:r>
          </w:p>
        </w:tc>
        <w:tc>
          <w:tcPr>
            <w:tcW w:w="5157" w:type="dxa"/>
          </w:tcPr>
          <w:p w14:paraId="60BF2957" w14:textId="77777777" w:rsidR="00190F38" w:rsidRPr="00773037" w:rsidRDefault="00190F38" w:rsidP="00773037">
            <w:pPr>
              <w:tabs>
                <w:tab w:val="left" w:pos="1196"/>
              </w:tabs>
              <w:jc w:val="both"/>
            </w:pPr>
            <w:r w:rsidRPr="00773037">
              <w:t>Acknowledge NOC, SOF and BOL.</w:t>
            </w:r>
          </w:p>
        </w:tc>
        <w:tc>
          <w:tcPr>
            <w:tcW w:w="1800" w:type="dxa"/>
          </w:tcPr>
          <w:p w14:paraId="20A1DDA7" w14:textId="77777777" w:rsidR="00C32BB9" w:rsidRPr="00773037" w:rsidRDefault="00190F38" w:rsidP="00773037">
            <w:pPr>
              <w:jc w:val="center"/>
            </w:pPr>
            <w:r w:rsidRPr="00773037">
              <w:t>Shipper</w:t>
            </w:r>
          </w:p>
          <w:p w14:paraId="7CC10A7C" w14:textId="77777777" w:rsidR="00190F38" w:rsidRPr="00773037" w:rsidRDefault="00190F38" w:rsidP="00773037">
            <w:pPr>
              <w:jc w:val="center"/>
            </w:pPr>
          </w:p>
          <w:p w14:paraId="14BC2771" w14:textId="77777777" w:rsidR="00190F38" w:rsidRPr="00773037" w:rsidRDefault="00190F38" w:rsidP="00773037">
            <w:pPr>
              <w:jc w:val="center"/>
            </w:pPr>
          </w:p>
          <w:p w14:paraId="1141DF36" w14:textId="77777777" w:rsidR="00190F38" w:rsidRPr="00773037" w:rsidRDefault="00190F38" w:rsidP="00773037">
            <w:pPr>
              <w:jc w:val="center"/>
            </w:pPr>
          </w:p>
        </w:tc>
        <w:tc>
          <w:tcPr>
            <w:tcW w:w="1764" w:type="dxa"/>
          </w:tcPr>
          <w:p w14:paraId="67B4338C" w14:textId="77777777" w:rsidR="00617B97" w:rsidRDefault="005D6B0B" w:rsidP="00617B97">
            <w:pPr>
              <w:jc w:val="center"/>
            </w:pPr>
            <w:r w:rsidRPr="00773037">
              <w:t>Duly filled-out and acknowledged NOC, SOF and BOL</w:t>
            </w:r>
          </w:p>
          <w:p w14:paraId="271CE732" w14:textId="3D93BC86" w:rsidR="00617B97" w:rsidRPr="00773037" w:rsidRDefault="00617B97" w:rsidP="00617B97">
            <w:pPr>
              <w:jc w:val="center"/>
            </w:pPr>
          </w:p>
        </w:tc>
      </w:tr>
      <w:tr w:rsidR="00C32BB9" w:rsidRPr="00773037" w14:paraId="1069C69E" w14:textId="77777777" w:rsidTr="00C32BB9">
        <w:trPr>
          <w:trHeight w:val="161"/>
          <w:jc w:val="center"/>
        </w:trPr>
        <w:tc>
          <w:tcPr>
            <w:tcW w:w="676" w:type="dxa"/>
          </w:tcPr>
          <w:p w14:paraId="59A6A717" w14:textId="77777777" w:rsidR="00C32BB9" w:rsidRPr="00773037" w:rsidRDefault="00172BC8" w:rsidP="00773037">
            <w:pPr>
              <w:jc w:val="center"/>
            </w:pPr>
            <w:r w:rsidRPr="00773037">
              <w:t>11</w:t>
            </w:r>
          </w:p>
        </w:tc>
        <w:tc>
          <w:tcPr>
            <w:tcW w:w="5157" w:type="dxa"/>
          </w:tcPr>
          <w:p w14:paraId="6964F5FE" w14:textId="77777777" w:rsidR="00C32BB9" w:rsidRPr="00773037" w:rsidRDefault="004725B2" w:rsidP="00773037">
            <w:pPr>
              <w:tabs>
                <w:tab w:val="left" w:pos="1196"/>
              </w:tabs>
              <w:jc w:val="both"/>
            </w:pPr>
            <w:r w:rsidRPr="00773037">
              <w:t>Ship/deliver cargoes to port of destination.</w:t>
            </w:r>
          </w:p>
          <w:p w14:paraId="613E0CE7" w14:textId="77777777" w:rsidR="004725B2" w:rsidRPr="00773037" w:rsidRDefault="004725B2" w:rsidP="00773037">
            <w:pPr>
              <w:tabs>
                <w:tab w:val="left" w:pos="1196"/>
              </w:tabs>
              <w:jc w:val="both"/>
            </w:pPr>
          </w:p>
        </w:tc>
        <w:tc>
          <w:tcPr>
            <w:tcW w:w="1800" w:type="dxa"/>
          </w:tcPr>
          <w:p w14:paraId="2481EEE2" w14:textId="77777777" w:rsidR="00C32BB9" w:rsidRPr="00773037" w:rsidRDefault="00190F38" w:rsidP="00773037">
            <w:pPr>
              <w:jc w:val="center"/>
            </w:pPr>
            <w:r w:rsidRPr="00773037">
              <w:t>Chief Mate</w:t>
            </w:r>
          </w:p>
        </w:tc>
        <w:tc>
          <w:tcPr>
            <w:tcW w:w="1764" w:type="dxa"/>
          </w:tcPr>
          <w:p w14:paraId="27B61C56" w14:textId="77777777" w:rsidR="00C32BB9" w:rsidRPr="00773037" w:rsidRDefault="00C32BB9" w:rsidP="00773037">
            <w:pPr>
              <w:jc w:val="center"/>
            </w:pPr>
          </w:p>
        </w:tc>
      </w:tr>
    </w:tbl>
    <w:p w14:paraId="44F557CA" w14:textId="77777777" w:rsidR="00D42F48" w:rsidRDefault="00D42F48" w:rsidP="00773037">
      <w:r>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157"/>
        <w:gridCol w:w="1800"/>
        <w:gridCol w:w="1764"/>
      </w:tblGrid>
      <w:tr w:rsidR="0022036B" w:rsidRPr="00773037" w14:paraId="0019F07D" w14:textId="77777777" w:rsidTr="002A386B">
        <w:trPr>
          <w:trHeight w:val="85"/>
          <w:tblHeader/>
          <w:jc w:val="center"/>
        </w:trPr>
        <w:tc>
          <w:tcPr>
            <w:tcW w:w="9397" w:type="dxa"/>
            <w:gridSpan w:val="4"/>
            <w:vAlign w:val="bottom"/>
          </w:tcPr>
          <w:p w14:paraId="1335C9A9" w14:textId="77777777" w:rsidR="00D27DE4" w:rsidRPr="00773037" w:rsidRDefault="00D27DE4" w:rsidP="00773037"/>
          <w:p w14:paraId="118613BE" w14:textId="77777777" w:rsidR="0022036B" w:rsidRPr="00773037" w:rsidRDefault="0022036B" w:rsidP="00773037">
            <w:pPr>
              <w:jc w:val="center"/>
            </w:pPr>
            <w:r w:rsidRPr="00773037">
              <w:t>Unloading of Vessels</w:t>
            </w:r>
          </w:p>
          <w:p w14:paraId="5FB00E1A" w14:textId="77777777" w:rsidR="0022036B" w:rsidRPr="00773037" w:rsidRDefault="0022036B" w:rsidP="00773037">
            <w:pPr>
              <w:jc w:val="center"/>
            </w:pPr>
          </w:p>
        </w:tc>
      </w:tr>
      <w:tr w:rsidR="0022036B" w:rsidRPr="00773037" w14:paraId="5D353260" w14:textId="77777777" w:rsidTr="002A386B">
        <w:trPr>
          <w:trHeight w:val="70"/>
          <w:tblHeader/>
          <w:jc w:val="center"/>
        </w:trPr>
        <w:tc>
          <w:tcPr>
            <w:tcW w:w="676" w:type="dxa"/>
            <w:vAlign w:val="bottom"/>
          </w:tcPr>
          <w:p w14:paraId="7E2B943E" w14:textId="77777777" w:rsidR="0022036B" w:rsidRPr="00773037" w:rsidRDefault="0022036B" w:rsidP="00773037">
            <w:pPr>
              <w:jc w:val="center"/>
            </w:pPr>
            <w:r w:rsidRPr="00773037">
              <w:t>Step No.</w:t>
            </w:r>
          </w:p>
        </w:tc>
        <w:tc>
          <w:tcPr>
            <w:tcW w:w="5157" w:type="dxa"/>
            <w:vAlign w:val="bottom"/>
          </w:tcPr>
          <w:p w14:paraId="68E30E80" w14:textId="77777777" w:rsidR="0022036B" w:rsidRPr="00773037" w:rsidRDefault="0022036B" w:rsidP="00773037">
            <w:pPr>
              <w:jc w:val="center"/>
            </w:pPr>
            <w:r w:rsidRPr="00773037">
              <w:t>Activity</w:t>
            </w:r>
          </w:p>
        </w:tc>
        <w:tc>
          <w:tcPr>
            <w:tcW w:w="1800" w:type="dxa"/>
            <w:vAlign w:val="bottom"/>
          </w:tcPr>
          <w:p w14:paraId="69B0356A" w14:textId="77777777" w:rsidR="0022036B" w:rsidRPr="00773037" w:rsidRDefault="0022036B" w:rsidP="00773037">
            <w:pPr>
              <w:jc w:val="center"/>
            </w:pPr>
            <w:r w:rsidRPr="00773037">
              <w:t>Personnel</w:t>
            </w:r>
          </w:p>
          <w:p w14:paraId="27FE1972" w14:textId="77777777" w:rsidR="0022036B" w:rsidRPr="00773037" w:rsidRDefault="0022036B" w:rsidP="00773037">
            <w:pPr>
              <w:jc w:val="center"/>
            </w:pPr>
            <w:r w:rsidRPr="00773037">
              <w:t>Involved</w:t>
            </w:r>
          </w:p>
        </w:tc>
        <w:tc>
          <w:tcPr>
            <w:tcW w:w="1764" w:type="dxa"/>
            <w:vAlign w:val="bottom"/>
          </w:tcPr>
          <w:p w14:paraId="5A230081" w14:textId="77777777" w:rsidR="0022036B" w:rsidRPr="00773037" w:rsidRDefault="0022036B" w:rsidP="00773037">
            <w:pPr>
              <w:jc w:val="center"/>
            </w:pPr>
            <w:r w:rsidRPr="00773037">
              <w:t>Business</w:t>
            </w:r>
          </w:p>
          <w:p w14:paraId="0BD749C1" w14:textId="77777777" w:rsidR="0022036B" w:rsidRPr="00773037" w:rsidRDefault="0022036B" w:rsidP="00773037">
            <w:pPr>
              <w:jc w:val="center"/>
            </w:pPr>
            <w:r w:rsidRPr="00773037">
              <w:t>Forms</w:t>
            </w:r>
          </w:p>
        </w:tc>
      </w:tr>
      <w:tr w:rsidR="000110F1" w:rsidRPr="00773037" w14:paraId="679D3A0F" w14:textId="77777777" w:rsidTr="002A386B">
        <w:trPr>
          <w:trHeight w:val="307"/>
          <w:jc w:val="center"/>
        </w:trPr>
        <w:tc>
          <w:tcPr>
            <w:tcW w:w="676" w:type="dxa"/>
            <w:tcBorders>
              <w:bottom w:val="single" w:sz="4" w:space="0" w:color="auto"/>
            </w:tcBorders>
          </w:tcPr>
          <w:p w14:paraId="5CDA6EBB" w14:textId="77777777" w:rsidR="000110F1" w:rsidRPr="00773037" w:rsidRDefault="000110F1" w:rsidP="00773037">
            <w:pPr>
              <w:jc w:val="center"/>
            </w:pPr>
            <w:r w:rsidRPr="00773037">
              <w:t>1</w:t>
            </w:r>
          </w:p>
        </w:tc>
        <w:tc>
          <w:tcPr>
            <w:tcW w:w="5157" w:type="dxa"/>
            <w:tcBorders>
              <w:bottom w:val="single" w:sz="4" w:space="0" w:color="auto"/>
            </w:tcBorders>
          </w:tcPr>
          <w:p w14:paraId="42D6DE51" w14:textId="77777777" w:rsidR="000110F1" w:rsidRPr="00773037" w:rsidRDefault="000110F1" w:rsidP="00773037">
            <w:pPr>
              <w:tabs>
                <w:tab w:val="left" w:pos="1463"/>
              </w:tabs>
            </w:pPr>
            <w:r w:rsidRPr="00773037">
              <w:t>Coordinate with Port Captain and notify shipper and port authorities w/in 24 hours from time of vessel arrival.</w:t>
            </w:r>
          </w:p>
          <w:p w14:paraId="481B8FDC" w14:textId="77777777" w:rsidR="000110F1" w:rsidRPr="00773037" w:rsidRDefault="000110F1" w:rsidP="00773037">
            <w:pPr>
              <w:tabs>
                <w:tab w:val="left" w:pos="1463"/>
              </w:tabs>
            </w:pPr>
          </w:p>
          <w:p w14:paraId="646ABADE" w14:textId="77777777" w:rsidR="000110F1" w:rsidRPr="00773037" w:rsidRDefault="000110F1" w:rsidP="00773037">
            <w:pPr>
              <w:tabs>
                <w:tab w:val="left" w:pos="1463"/>
              </w:tabs>
              <w:rPr>
                <w:i/>
              </w:rPr>
            </w:pPr>
            <w:r w:rsidRPr="00773037">
              <w:rPr>
                <w:i/>
              </w:rPr>
              <w:t>Port Captain to notify and give instructions to vessel crew.</w:t>
            </w:r>
          </w:p>
          <w:p w14:paraId="6D8FCF95" w14:textId="77777777" w:rsidR="000110F1" w:rsidRPr="00773037" w:rsidRDefault="000110F1" w:rsidP="00773037">
            <w:pPr>
              <w:tabs>
                <w:tab w:val="left" w:pos="1463"/>
              </w:tabs>
              <w:rPr>
                <w:i/>
              </w:rPr>
            </w:pPr>
          </w:p>
        </w:tc>
        <w:tc>
          <w:tcPr>
            <w:tcW w:w="1800" w:type="dxa"/>
            <w:tcBorders>
              <w:bottom w:val="single" w:sz="4" w:space="0" w:color="auto"/>
            </w:tcBorders>
          </w:tcPr>
          <w:p w14:paraId="411B6769" w14:textId="77777777" w:rsidR="000110F1" w:rsidRPr="00773037" w:rsidRDefault="0035001E" w:rsidP="00773037">
            <w:pPr>
              <w:jc w:val="center"/>
            </w:pPr>
            <w:r w:rsidRPr="00773037">
              <w:t>Operations Manager</w:t>
            </w:r>
          </w:p>
        </w:tc>
        <w:tc>
          <w:tcPr>
            <w:tcW w:w="1764" w:type="dxa"/>
            <w:tcBorders>
              <w:bottom w:val="single" w:sz="4" w:space="0" w:color="auto"/>
            </w:tcBorders>
          </w:tcPr>
          <w:p w14:paraId="535B10B8" w14:textId="77777777" w:rsidR="000110F1" w:rsidRPr="00773037" w:rsidRDefault="000110F1" w:rsidP="00773037">
            <w:pPr>
              <w:jc w:val="center"/>
            </w:pPr>
          </w:p>
        </w:tc>
      </w:tr>
      <w:tr w:rsidR="000110F1" w:rsidRPr="00773037" w14:paraId="3290DFEE" w14:textId="77777777" w:rsidTr="0022036B">
        <w:trPr>
          <w:trHeight w:val="161"/>
          <w:jc w:val="center"/>
        </w:trPr>
        <w:tc>
          <w:tcPr>
            <w:tcW w:w="676" w:type="dxa"/>
          </w:tcPr>
          <w:p w14:paraId="15C93BC6" w14:textId="77777777" w:rsidR="000110F1" w:rsidRPr="00773037" w:rsidRDefault="000110F1" w:rsidP="00773037">
            <w:pPr>
              <w:jc w:val="center"/>
            </w:pPr>
            <w:r w:rsidRPr="00773037">
              <w:t>2</w:t>
            </w:r>
          </w:p>
        </w:tc>
        <w:tc>
          <w:tcPr>
            <w:tcW w:w="5157" w:type="dxa"/>
          </w:tcPr>
          <w:p w14:paraId="6406EB1A" w14:textId="77777777" w:rsidR="000110F1" w:rsidRPr="00773037" w:rsidRDefault="000110F1" w:rsidP="00773037">
            <w:pPr>
              <w:tabs>
                <w:tab w:val="left" w:pos="1463"/>
              </w:tabs>
            </w:pPr>
            <w:r w:rsidRPr="00773037">
              <w:t>Prepare four (4) copies of NOR and forward copy of BOL.</w:t>
            </w:r>
          </w:p>
          <w:p w14:paraId="78762BEB" w14:textId="77777777" w:rsidR="000110F1" w:rsidRPr="00773037" w:rsidRDefault="000110F1" w:rsidP="00773037">
            <w:pPr>
              <w:tabs>
                <w:tab w:val="left" w:pos="1463"/>
              </w:tabs>
            </w:pPr>
          </w:p>
        </w:tc>
        <w:tc>
          <w:tcPr>
            <w:tcW w:w="1800" w:type="dxa"/>
          </w:tcPr>
          <w:p w14:paraId="687FD0A7" w14:textId="77777777" w:rsidR="000110F1" w:rsidRPr="00773037" w:rsidRDefault="0035001E" w:rsidP="00773037">
            <w:pPr>
              <w:jc w:val="center"/>
            </w:pPr>
            <w:r w:rsidRPr="00773037">
              <w:t>Chief Mate</w:t>
            </w:r>
          </w:p>
        </w:tc>
        <w:tc>
          <w:tcPr>
            <w:tcW w:w="1764" w:type="dxa"/>
          </w:tcPr>
          <w:p w14:paraId="0A74814B" w14:textId="77777777" w:rsidR="000110F1" w:rsidRPr="00773037" w:rsidRDefault="00C41028" w:rsidP="00773037">
            <w:pPr>
              <w:jc w:val="center"/>
            </w:pPr>
            <w:r w:rsidRPr="00773037">
              <w:t>Duly-filled out NOR</w:t>
            </w:r>
          </w:p>
        </w:tc>
      </w:tr>
      <w:tr w:rsidR="000110F1" w:rsidRPr="00773037" w14:paraId="6CAE48E5" w14:textId="77777777" w:rsidTr="0022036B">
        <w:trPr>
          <w:trHeight w:val="161"/>
          <w:jc w:val="center"/>
        </w:trPr>
        <w:tc>
          <w:tcPr>
            <w:tcW w:w="676" w:type="dxa"/>
          </w:tcPr>
          <w:p w14:paraId="7AEB8473" w14:textId="77777777" w:rsidR="000110F1" w:rsidRPr="00773037" w:rsidRDefault="000110F1" w:rsidP="00773037">
            <w:pPr>
              <w:jc w:val="center"/>
            </w:pPr>
            <w:r w:rsidRPr="00773037">
              <w:t>3</w:t>
            </w:r>
          </w:p>
        </w:tc>
        <w:tc>
          <w:tcPr>
            <w:tcW w:w="5157" w:type="dxa"/>
          </w:tcPr>
          <w:p w14:paraId="38452B8F" w14:textId="77777777" w:rsidR="000110F1" w:rsidRPr="00773037" w:rsidRDefault="000110F1" w:rsidP="00773037">
            <w:pPr>
              <w:tabs>
                <w:tab w:val="left" w:pos="1463"/>
              </w:tabs>
            </w:pPr>
            <w:r w:rsidRPr="00773037">
              <w:t>Acknowledge NOR and obtain copy of BOL.</w:t>
            </w:r>
          </w:p>
          <w:p w14:paraId="50A4E97C" w14:textId="77777777" w:rsidR="000110F1" w:rsidRPr="00773037" w:rsidRDefault="000110F1" w:rsidP="00773037">
            <w:pPr>
              <w:tabs>
                <w:tab w:val="left" w:pos="1463"/>
              </w:tabs>
            </w:pPr>
          </w:p>
        </w:tc>
        <w:tc>
          <w:tcPr>
            <w:tcW w:w="1800" w:type="dxa"/>
          </w:tcPr>
          <w:p w14:paraId="619E2066" w14:textId="77777777" w:rsidR="000110F1" w:rsidRPr="00773037" w:rsidRDefault="0035001E" w:rsidP="00773037">
            <w:pPr>
              <w:jc w:val="center"/>
            </w:pPr>
            <w:r w:rsidRPr="00773037">
              <w:t>Consignee</w:t>
            </w:r>
          </w:p>
        </w:tc>
        <w:tc>
          <w:tcPr>
            <w:tcW w:w="1764" w:type="dxa"/>
          </w:tcPr>
          <w:p w14:paraId="0A4DC78B" w14:textId="77777777" w:rsidR="000110F1" w:rsidRPr="00773037" w:rsidRDefault="00C41028" w:rsidP="00773037">
            <w:pPr>
              <w:jc w:val="center"/>
            </w:pPr>
            <w:r w:rsidRPr="00773037">
              <w:t>Duly filled-out and acknowledged NOR</w:t>
            </w:r>
          </w:p>
          <w:p w14:paraId="64ECD4D8" w14:textId="77777777" w:rsidR="00C41028" w:rsidRPr="00773037" w:rsidRDefault="00C41028" w:rsidP="00773037">
            <w:pPr>
              <w:jc w:val="center"/>
            </w:pPr>
          </w:p>
        </w:tc>
      </w:tr>
      <w:tr w:rsidR="000110F1" w:rsidRPr="00773037" w14:paraId="790E34D9" w14:textId="77777777" w:rsidTr="0022036B">
        <w:trPr>
          <w:trHeight w:val="161"/>
          <w:jc w:val="center"/>
        </w:trPr>
        <w:tc>
          <w:tcPr>
            <w:tcW w:w="676" w:type="dxa"/>
          </w:tcPr>
          <w:p w14:paraId="752F5EA4" w14:textId="77777777" w:rsidR="000110F1" w:rsidRPr="00773037" w:rsidRDefault="000110F1" w:rsidP="00773037">
            <w:pPr>
              <w:jc w:val="center"/>
            </w:pPr>
            <w:r w:rsidRPr="00773037">
              <w:t>4</w:t>
            </w:r>
          </w:p>
        </w:tc>
        <w:tc>
          <w:tcPr>
            <w:tcW w:w="5157" w:type="dxa"/>
          </w:tcPr>
          <w:p w14:paraId="354EB7AF" w14:textId="77777777" w:rsidR="000110F1" w:rsidRPr="00773037" w:rsidRDefault="0035001E" w:rsidP="00773037">
            <w:pPr>
              <w:tabs>
                <w:tab w:val="left" w:pos="1463"/>
              </w:tabs>
            </w:pPr>
            <w:r w:rsidRPr="00773037">
              <w:t>Unseal vessel and commence unloading activities.</w:t>
            </w:r>
          </w:p>
          <w:p w14:paraId="27E98307" w14:textId="77777777" w:rsidR="000110F1" w:rsidRPr="00773037" w:rsidRDefault="000110F1" w:rsidP="00773037">
            <w:pPr>
              <w:tabs>
                <w:tab w:val="left" w:pos="1463"/>
              </w:tabs>
            </w:pPr>
          </w:p>
        </w:tc>
        <w:tc>
          <w:tcPr>
            <w:tcW w:w="1800" w:type="dxa"/>
          </w:tcPr>
          <w:p w14:paraId="44545DD6" w14:textId="77777777" w:rsidR="000110F1" w:rsidRPr="00773037" w:rsidRDefault="0035001E" w:rsidP="00773037">
            <w:pPr>
              <w:jc w:val="center"/>
            </w:pPr>
            <w:r w:rsidRPr="00773037">
              <w:t>Consignee</w:t>
            </w:r>
          </w:p>
        </w:tc>
        <w:tc>
          <w:tcPr>
            <w:tcW w:w="1764" w:type="dxa"/>
          </w:tcPr>
          <w:p w14:paraId="73A0C0B7" w14:textId="77777777" w:rsidR="000110F1" w:rsidRPr="00773037" w:rsidRDefault="000110F1" w:rsidP="00773037">
            <w:pPr>
              <w:jc w:val="center"/>
            </w:pPr>
          </w:p>
        </w:tc>
      </w:tr>
      <w:tr w:rsidR="0035001E" w:rsidRPr="00773037" w14:paraId="1BE53D8B" w14:textId="77777777" w:rsidTr="0022036B">
        <w:trPr>
          <w:trHeight w:val="161"/>
          <w:jc w:val="center"/>
        </w:trPr>
        <w:tc>
          <w:tcPr>
            <w:tcW w:w="676" w:type="dxa"/>
          </w:tcPr>
          <w:p w14:paraId="310E5927" w14:textId="77777777" w:rsidR="0035001E" w:rsidRPr="00773037" w:rsidRDefault="0035001E" w:rsidP="00773037">
            <w:pPr>
              <w:jc w:val="center"/>
            </w:pPr>
            <w:r w:rsidRPr="00773037">
              <w:t>5</w:t>
            </w:r>
          </w:p>
        </w:tc>
        <w:tc>
          <w:tcPr>
            <w:tcW w:w="5157" w:type="dxa"/>
          </w:tcPr>
          <w:p w14:paraId="0E7EEB70" w14:textId="77777777" w:rsidR="0035001E" w:rsidRPr="00773037" w:rsidRDefault="0035001E" w:rsidP="00773037">
            <w:pPr>
              <w:tabs>
                <w:tab w:val="left" w:pos="1463"/>
              </w:tabs>
            </w:pPr>
            <w:r w:rsidRPr="00773037">
              <w:t>Document unloading activities in the SOF.</w:t>
            </w:r>
          </w:p>
          <w:p w14:paraId="361AD8FE" w14:textId="77777777" w:rsidR="0035001E" w:rsidRPr="00773037" w:rsidRDefault="0035001E" w:rsidP="00773037">
            <w:pPr>
              <w:tabs>
                <w:tab w:val="left" w:pos="1463"/>
              </w:tabs>
            </w:pPr>
          </w:p>
        </w:tc>
        <w:tc>
          <w:tcPr>
            <w:tcW w:w="1800" w:type="dxa"/>
          </w:tcPr>
          <w:p w14:paraId="3F034FAE" w14:textId="77777777" w:rsidR="0035001E" w:rsidRPr="00773037" w:rsidRDefault="00026675" w:rsidP="00773037">
            <w:pPr>
              <w:jc w:val="center"/>
            </w:pPr>
            <w:r w:rsidRPr="00773037">
              <w:t>Chief Mate</w:t>
            </w:r>
          </w:p>
        </w:tc>
        <w:tc>
          <w:tcPr>
            <w:tcW w:w="1764" w:type="dxa"/>
          </w:tcPr>
          <w:p w14:paraId="7D14A405" w14:textId="77777777" w:rsidR="0035001E" w:rsidRPr="00773037" w:rsidRDefault="00E554DE" w:rsidP="00773037">
            <w:pPr>
              <w:jc w:val="center"/>
            </w:pPr>
            <w:r w:rsidRPr="00773037">
              <w:t>SOF</w:t>
            </w:r>
          </w:p>
        </w:tc>
      </w:tr>
      <w:tr w:rsidR="0035001E" w:rsidRPr="00773037" w14:paraId="682A614D" w14:textId="77777777" w:rsidTr="0022036B">
        <w:trPr>
          <w:trHeight w:val="161"/>
          <w:jc w:val="center"/>
        </w:trPr>
        <w:tc>
          <w:tcPr>
            <w:tcW w:w="676" w:type="dxa"/>
          </w:tcPr>
          <w:p w14:paraId="4476BC5C" w14:textId="77777777" w:rsidR="0035001E" w:rsidRPr="00773037" w:rsidRDefault="0035001E" w:rsidP="00773037">
            <w:pPr>
              <w:jc w:val="center"/>
            </w:pPr>
            <w:r w:rsidRPr="00773037">
              <w:t>6</w:t>
            </w:r>
          </w:p>
        </w:tc>
        <w:tc>
          <w:tcPr>
            <w:tcW w:w="5157" w:type="dxa"/>
          </w:tcPr>
          <w:p w14:paraId="1A24FE79" w14:textId="77777777" w:rsidR="0035001E" w:rsidRPr="00773037" w:rsidRDefault="0035001E" w:rsidP="00773037">
            <w:pPr>
              <w:tabs>
                <w:tab w:val="left" w:pos="1463"/>
              </w:tabs>
            </w:pPr>
            <w:r w:rsidRPr="00773037">
              <w:t>Check and count cargoes unloaded from vessel.</w:t>
            </w:r>
          </w:p>
          <w:p w14:paraId="184334C3" w14:textId="77777777" w:rsidR="0035001E" w:rsidRPr="00773037" w:rsidRDefault="0035001E" w:rsidP="00773037">
            <w:pPr>
              <w:tabs>
                <w:tab w:val="left" w:pos="1463"/>
              </w:tabs>
            </w:pPr>
          </w:p>
        </w:tc>
        <w:tc>
          <w:tcPr>
            <w:tcW w:w="1800" w:type="dxa"/>
          </w:tcPr>
          <w:p w14:paraId="654BD748" w14:textId="77777777" w:rsidR="0035001E" w:rsidRPr="00773037" w:rsidRDefault="00026675" w:rsidP="00773037">
            <w:pPr>
              <w:jc w:val="center"/>
            </w:pPr>
            <w:r w:rsidRPr="00773037">
              <w:t>Quarter Master</w:t>
            </w:r>
          </w:p>
        </w:tc>
        <w:tc>
          <w:tcPr>
            <w:tcW w:w="1764" w:type="dxa"/>
          </w:tcPr>
          <w:p w14:paraId="298ED912" w14:textId="77777777" w:rsidR="0035001E" w:rsidRPr="00773037" w:rsidRDefault="0035001E" w:rsidP="00773037">
            <w:pPr>
              <w:jc w:val="center"/>
            </w:pPr>
          </w:p>
        </w:tc>
      </w:tr>
      <w:tr w:rsidR="0035001E" w:rsidRPr="00773037" w14:paraId="61B0AC90" w14:textId="77777777" w:rsidTr="0022036B">
        <w:trPr>
          <w:trHeight w:val="161"/>
          <w:jc w:val="center"/>
        </w:trPr>
        <w:tc>
          <w:tcPr>
            <w:tcW w:w="676" w:type="dxa"/>
          </w:tcPr>
          <w:p w14:paraId="3CE3B80A" w14:textId="77777777" w:rsidR="0035001E" w:rsidRPr="00773037" w:rsidRDefault="0035001E" w:rsidP="00773037">
            <w:pPr>
              <w:jc w:val="center"/>
            </w:pPr>
            <w:r w:rsidRPr="00773037">
              <w:t>7</w:t>
            </w:r>
          </w:p>
        </w:tc>
        <w:tc>
          <w:tcPr>
            <w:tcW w:w="5157" w:type="dxa"/>
          </w:tcPr>
          <w:p w14:paraId="07183526" w14:textId="77777777" w:rsidR="0035001E" w:rsidRPr="00773037" w:rsidRDefault="0035001E" w:rsidP="00773037">
            <w:pPr>
              <w:tabs>
                <w:tab w:val="left" w:pos="1463"/>
              </w:tabs>
            </w:pPr>
            <w:r w:rsidRPr="00773037">
              <w:t xml:space="preserve">Update </w:t>
            </w:r>
            <w:proofErr w:type="gramStart"/>
            <w:r w:rsidRPr="00773037">
              <w:t>cargo monitoring</w:t>
            </w:r>
            <w:proofErr w:type="gramEnd"/>
            <w:r w:rsidRPr="00773037">
              <w:t xml:space="preserve"> log.</w:t>
            </w:r>
          </w:p>
          <w:p w14:paraId="46BB9A4B" w14:textId="77777777" w:rsidR="0035001E" w:rsidRPr="00773037" w:rsidRDefault="0035001E" w:rsidP="00773037">
            <w:pPr>
              <w:tabs>
                <w:tab w:val="left" w:pos="1463"/>
              </w:tabs>
            </w:pPr>
          </w:p>
        </w:tc>
        <w:tc>
          <w:tcPr>
            <w:tcW w:w="1800" w:type="dxa"/>
          </w:tcPr>
          <w:p w14:paraId="261AFE86" w14:textId="77777777" w:rsidR="0035001E" w:rsidRPr="00773037" w:rsidRDefault="00026675" w:rsidP="00773037">
            <w:pPr>
              <w:jc w:val="center"/>
            </w:pPr>
            <w:r w:rsidRPr="00773037">
              <w:t>Quarter Master</w:t>
            </w:r>
          </w:p>
        </w:tc>
        <w:tc>
          <w:tcPr>
            <w:tcW w:w="1764" w:type="dxa"/>
          </w:tcPr>
          <w:p w14:paraId="74A314E5" w14:textId="77777777" w:rsidR="0035001E" w:rsidRPr="00773037" w:rsidRDefault="0035001E" w:rsidP="00773037">
            <w:pPr>
              <w:jc w:val="center"/>
            </w:pPr>
          </w:p>
          <w:p w14:paraId="2F659A91" w14:textId="77777777" w:rsidR="00E554DE" w:rsidRPr="00773037" w:rsidRDefault="00E554DE" w:rsidP="00773037">
            <w:pPr>
              <w:jc w:val="center"/>
            </w:pPr>
          </w:p>
          <w:p w14:paraId="67E76C70" w14:textId="77777777" w:rsidR="00E554DE" w:rsidRPr="00773037" w:rsidRDefault="00E554DE" w:rsidP="00773037">
            <w:pPr>
              <w:jc w:val="center"/>
            </w:pPr>
          </w:p>
          <w:p w14:paraId="3437F4A2" w14:textId="77777777" w:rsidR="00E554DE" w:rsidRPr="00773037" w:rsidRDefault="00E554DE" w:rsidP="00773037">
            <w:pPr>
              <w:jc w:val="center"/>
            </w:pPr>
          </w:p>
        </w:tc>
      </w:tr>
      <w:tr w:rsidR="0035001E" w:rsidRPr="00773037" w14:paraId="31EB6DB0" w14:textId="77777777" w:rsidTr="000110F1">
        <w:trPr>
          <w:trHeight w:val="96"/>
          <w:jc w:val="center"/>
        </w:trPr>
        <w:tc>
          <w:tcPr>
            <w:tcW w:w="676" w:type="dxa"/>
          </w:tcPr>
          <w:p w14:paraId="51D8F59D" w14:textId="77777777" w:rsidR="0035001E" w:rsidRPr="00773037" w:rsidRDefault="0035001E" w:rsidP="00773037">
            <w:pPr>
              <w:jc w:val="center"/>
            </w:pPr>
            <w:r w:rsidRPr="00773037">
              <w:t>8</w:t>
            </w:r>
          </w:p>
        </w:tc>
        <w:tc>
          <w:tcPr>
            <w:tcW w:w="5157" w:type="dxa"/>
          </w:tcPr>
          <w:p w14:paraId="0B53780E" w14:textId="77777777" w:rsidR="0035001E" w:rsidRPr="00773037" w:rsidRDefault="0035001E" w:rsidP="00773037">
            <w:pPr>
              <w:tabs>
                <w:tab w:val="left" w:pos="1463"/>
              </w:tabs>
            </w:pPr>
            <w:r w:rsidRPr="00773037">
              <w:t>Prepare four (4) copies of NOC.</w:t>
            </w:r>
          </w:p>
          <w:p w14:paraId="1C3179C5" w14:textId="77777777" w:rsidR="0035001E" w:rsidRPr="00773037" w:rsidRDefault="0035001E" w:rsidP="00773037">
            <w:pPr>
              <w:tabs>
                <w:tab w:val="left" w:pos="1463"/>
              </w:tabs>
            </w:pPr>
            <w:r w:rsidRPr="00773037">
              <w:t xml:space="preserve"> </w:t>
            </w:r>
          </w:p>
        </w:tc>
        <w:tc>
          <w:tcPr>
            <w:tcW w:w="1800" w:type="dxa"/>
          </w:tcPr>
          <w:p w14:paraId="31193563" w14:textId="77777777" w:rsidR="0035001E" w:rsidRPr="00773037" w:rsidRDefault="00026675" w:rsidP="00773037">
            <w:pPr>
              <w:jc w:val="center"/>
            </w:pPr>
            <w:r w:rsidRPr="00773037">
              <w:t>Chief Mate</w:t>
            </w:r>
          </w:p>
        </w:tc>
        <w:tc>
          <w:tcPr>
            <w:tcW w:w="1764" w:type="dxa"/>
          </w:tcPr>
          <w:p w14:paraId="2F21E0FF" w14:textId="77777777" w:rsidR="0035001E" w:rsidRPr="00773037" w:rsidRDefault="00E554DE" w:rsidP="00773037">
            <w:pPr>
              <w:jc w:val="center"/>
            </w:pPr>
            <w:r w:rsidRPr="00773037">
              <w:t>Duly filled-out NOC</w:t>
            </w:r>
          </w:p>
          <w:p w14:paraId="41C15BCC" w14:textId="77777777" w:rsidR="00E554DE" w:rsidRPr="00773037" w:rsidRDefault="00E554DE" w:rsidP="00773037">
            <w:pPr>
              <w:jc w:val="center"/>
            </w:pPr>
          </w:p>
        </w:tc>
      </w:tr>
      <w:tr w:rsidR="0035001E" w:rsidRPr="00773037" w14:paraId="1BDBB0F4" w14:textId="77777777" w:rsidTr="0022036B">
        <w:trPr>
          <w:trHeight w:val="161"/>
          <w:jc w:val="center"/>
        </w:trPr>
        <w:tc>
          <w:tcPr>
            <w:tcW w:w="676" w:type="dxa"/>
          </w:tcPr>
          <w:p w14:paraId="2FDBC4D7" w14:textId="77777777" w:rsidR="0035001E" w:rsidRPr="00773037" w:rsidRDefault="0035001E" w:rsidP="00773037">
            <w:pPr>
              <w:jc w:val="center"/>
            </w:pPr>
            <w:r w:rsidRPr="00773037">
              <w:t>9</w:t>
            </w:r>
          </w:p>
        </w:tc>
        <w:tc>
          <w:tcPr>
            <w:tcW w:w="5157" w:type="dxa"/>
          </w:tcPr>
          <w:p w14:paraId="1D1B4606" w14:textId="77777777" w:rsidR="0035001E" w:rsidRPr="00773037" w:rsidRDefault="0035001E" w:rsidP="00773037">
            <w:pPr>
              <w:tabs>
                <w:tab w:val="left" w:pos="1463"/>
              </w:tabs>
            </w:pPr>
            <w:r w:rsidRPr="00773037">
              <w:t>Acknowledge NOC, SOF and BOL.</w:t>
            </w:r>
          </w:p>
          <w:p w14:paraId="3A5A0675" w14:textId="77777777" w:rsidR="0035001E" w:rsidRPr="00773037" w:rsidRDefault="0035001E" w:rsidP="00773037">
            <w:pPr>
              <w:tabs>
                <w:tab w:val="left" w:pos="1463"/>
              </w:tabs>
            </w:pPr>
          </w:p>
        </w:tc>
        <w:tc>
          <w:tcPr>
            <w:tcW w:w="1800" w:type="dxa"/>
          </w:tcPr>
          <w:p w14:paraId="2AB68BC6" w14:textId="77777777" w:rsidR="0035001E" w:rsidRPr="00773037" w:rsidRDefault="00026675" w:rsidP="00773037">
            <w:pPr>
              <w:jc w:val="center"/>
            </w:pPr>
            <w:r w:rsidRPr="00773037">
              <w:t>Consignee</w:t>
            </w:r>
          </w:p>
        </w:tc>
        <w:tc>
          <w:tcPr>
            <w:tcW w:w="1764" w:type="dxa"/>
          </w:tcPr>
          <w:p w14:paraId="381CF988" w14:textId="77777777" w:rsidR="00E554DE" w:rsidRPr="00773037" w:rsidRDefault="00E554DE" w:rsidP="00773037">
            <w:pPr>
              <w:jc w:val="center"/>
            </w:pPr>
            <w:r w:rsidRPr="00773037">
              <w:t>Dully filled-out and acknowledged NOC, SOF and BOL</w:t>
            </w:r>
          </w:p>
          <w:p w14:paraId="4A9D9EA3" w14:textId="77777777" w:rsidR="00E554DE" w:rsidRPr="00773037" w:rsidRDefault="00E554DE" w:rsidP="00773037">
            <w:pPr>
              <w:jc w:val="center"/>
            </w:pPr>
          </w:p>
        </w:tc>
      </w:tr>
      <w:tr w:rsidR="0035001E" w:rsidRPr="00773037" w14:paraId="71623683" w14:textId="77777777" w:rsidTr="0022036B">
        <w:trPr>
          <w:trHeight w:val="161"/>
          <w:jc w:val="center"/>
        </w:trPr>
        <w:tc>
          <w:tcPr>
            <w:tcW w:w="676" w:type="dxa"/>
          </w:tcPr>
          <w:p w14:paraId="56203D08" w14:textId="77777777" w:rsidR="0035001E" w:rsidRPr="00773037" w:rsidRDefault="0035001E" w:rsidP="00773037">
            <w:pPr>
              <w:jc w:val="center"/>
            </w:pPr>
            <w:r w:rsidRPr="00773037">
              <w:t>10</w:t>
            </w:r>
          </w:p>
        </w:tc>
        <w:tc>
          <w:tcPr>
            <w:tcW w:w="5157" w:type="dxa"/>
          </w:tcPr>
          <w:p w14:paraId="2DD2452F" w14:textId="77777777" w:rsidR="0035001E" w:rsidRPr="00773037" w:rsidRDefault="0035001E" w:rsidP="00773037">
            <w:pPr>
              <w:tabs>
                <w:tab w:val="left" w:pos="1463"/>
              </w:tabs>
            </w:pPr>
            <w:r w:rsidRPr="00773037">
              <w:t>Obtain acknowledged BOL and forward duly accomplished accountable forms to Operations Staff.</w:t>
            </w:r>
          </w:p>
          <w:p w14:paraId="76B4D76A" w14:textId="77777777" w:rsidR="00F04210" w:rsidRPr="00773037" w:rsidRDefault="00F04210" w:rsidP="00773037">
            <w:pPr>
              <w:tabs>
                <w:tab w:val="left" w:pos="1463"/>
              </w:tabs>
            </w:pPr>
          </w:p>
        </w:tc>
        <w:tc>
          <w:tcPr>
            <w:tcW w:w="1800" w:type="dxa"/>
          </w:tcPr>
          <w:p w14:paraId="12B8F852" w14:textId="77777777" w:rsidR="0035001E" w:rsidRPr="00773037" w:rsidRDefault="00F04210" w:rsidP="00773037">
            <w:pPr>
              <w:jc w:val="center"/>
            </w:pPr>
            <w:r w:rsidRPr="00773037">
              <w:t>Chief Mate</w:t>
            </w:r>
          </w:p>
        </w:tc>
        <w:tc>
          <w:tcPr>
            <w:tcW w:w="1764" w:type="dxa"/>
          </w:tcPr>
          <w:p w14:paraId="5D1B0A2D" w14:textId="77777777" w:rsidR="0035001E" w:rsidRPr="00773037" w:rsidRDefault="0035001E" w:rsidP="00773037">
            <w:pPr>
              <w:jc w:val="center"/>
            </w:pPr>
          </w:p>
        </w:tc>
      </w:tr>
      <w:tr w:rsidR="0035001E" w:rsidRPr="00773037" w14:paraId="0049C6BD" w14:textId="77777777" w:rsidTr="0022036B">
        <w:trPr>
          <w:trHeight w:val="161"/>
          <w:jc w:val="center"/>
        </w:trPr>
        <w:tc>
          <w:tcPr>
            <w:tcW w:w="676" w:type="dxa"/>
          </w:tcPr>
          <w:p w14:paraId="5FD23B72" w14:textId="77777777" w:rsidR="0035001E" w:rsidRPr="00773037" w:rsidRDefault="0035001E" w:rsidP="00773037">
            <w:pPr>
              <w:jc w:val="center"/>
            </w:pPr>
            <w:r w:rsidRPr="00773037">
              <w:lastRenderedPageBreak/>
              <w:t>11</w:t>
            </w:r>
          </w:p>
        </w:tc>
        <w:tc>
          <w:tcPr>
            <w:tcW w:w="5157" w:type="dxa"/>
          </w:tcPr>
          <w:p w14:paraId="1F3F67FF" w14:textId="77777777" w:rsidR="0035001E" w:rsidRPr="00773037" w:rsidRDefault="0035001E" w:rsidP="00773037">
            <w:pPr>
              <w:tabs>
                <w:tab w:val="left" w:pos="1463"/>
              </w:tabs>
            </w:pPr>
            <w:r w:rsidRPr="00773037">
              <w:t>Obtain duly accomplished business forms related to vessel loading/unloading operations.</w:t>
            </w:r>
          </w:p>
          <w:p w14:paraId="5E856479" w14:textId="77777777" w:rsidR="0035001E" w:rsidRPr="00773037" w:rsidRDefault="0035001E" w:rsidP="00773037">
            <w:pPr>
              <w:tabs>
                <w:tab w:val="left" w:pos="1463"/>
              </w:tabs>
            </w:pPr>
          </w:p>
        </w:tc>
        <w:tc>
          <w:tcPr>
            <w:tcW w:w="1800" w:type="dxa"/>
          </w:tcPr>
          <w:p w14:paraId="3E6C50B2" w14:textId="3A1BE631" w:rsidR="0035001E" w:rsidRPr="00773037" w:rsidRDefault="00F04210" w:rsidP="00EA089A">
            <w:pPr>
              <w:jc w:val="center"/>
            </w:pPr>
            <w:r w:rsidRPr="00773037">
              <w:t xml:space="preserve">Operations </w:t>
            </w:r>
            <w:r w:rsidR="00EA089A">
              <w:t>Supercargo</w:t>
            </w:r>
          </w:p>
        </w:tc>
        <w:tc>
          <w:tcPr>
            <w:tcW w:w="1764" w:type="dxa"/>
          </w:tcPr>
          <w:p w14:paraId="5C60953A" w14:textId="77777777" w:rsidR="0035001E" w:rsidRPr="00773037" w:rsidRDefault="0035001E" w:rsidP="00773037">
            <w:pPr>
              <w:jc w:val="center"/>
            </w:pPr>
          </w:p>
        </w:tc>
      </w:tr>
    </w:tbl>
    <w:p w14:paraId="2959ED05" w14:textId="77777777" w:rsidR="004725B2" w:rsidRPr="00773037" w:rsidRDefault="004725B2" w:rsidP="00773037"/>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157"/>
        <w:gridCol w:w="1800"/>
        <w:gridCol w:w="1764"/>
      </w:tblGrid>
      <w:tr w:rsidR="00D27DE4" w:rsidRPr="00773037" w14:paraId="3103F2F8" w14:textId="77777777" w:rsidTr="002A386B">
        <w:trPr>
          <w:trHeight w:val="85"/>
          <w:tblHeader/>
          <w:jc w:val="center"/>
        </w:trPr>
        <w:tc>
          <w:tcPr>
            <w:tcW w:w="9397" w:type="dxa"/>
            <w:gridSpan w:val="4"/>
            <w:vAlign w:val="bottom"/>
          </w:tcPr>
          <w:p w14:paraId="79E6A0AC" w14:textId="77777777" w:rsidR="00D27DE4" w:rsidRPr="00773037" w:rsidRDefault="00D27DE4" w:rsidP="00773037">
            <w:pPr>
              <w:jc w:val="center"/>
            </w:pPr>
          </w:p>
          <w:p w14:paraId="1FAED621" w14:textId="579F9773" w:rsidR="00D27DE4" w:rsidRPr="00773037" w:rsidRDefault="00D27DE4" w:rsidP="00773037">
            <w:pPr>
              <w:jc w:val="center"/>
            </w:pPr>
            <w:r w:rsidRPr="00773037">
              <w:t xml:space="preserve">Preparation of Out-turn </w:t>
            </w:r>
            <w:r w:rsidR="00D07747">
              <w:t>Summary</w:t>
            </w:r>
          </w:p>
          <w:p w14:paraId="11597C58" w14:textId="77777777" w:rsidR="00D27DE4" w:rsidRPr="00773037" w:rsidRDefault="00D27DE4" w:rsidP="00773037">
            <w:pPr>
              <w:jc w:val="center"/>
            </w:pPr>
          </w:p>
        </w:tc>
      </w:tr>
      <w:tr w:rsidR="00D27DE4" w:rsidRPr="00773037" w14:paraId="5907BF24" w14:textId="77777777" w:rsidTr="002A386B">
        <w:trPr>
          <w:trHeight w:val="70"/>
          <w:tblHeader/>
          <w:jc w:val="center"/>
        </w:trPr>
        <w:tc>
          <w:tcPr>
            <w:tcW w:w="676" w:type="dxa"/>
            <w:vAlign w:val="bottom"/>
          </w:tcPr>
          <w:p w14:paraId="7F8CD401" w14:textId="77777777" w:rsidR="00D27DE4" w:rsidRPr="00773037" w:rsidRDefault="00D27DE4" w:rsidP="00773037">
            <w:pPr>
              <w:jc w:val="center"/>
            </w:pPr>
            <w:r w:rsidRPr="00773037">
              <w:t>Step No.</w:t>
            </w:r>
          </w:p>
        </w:tc>
        <w:tc>
          <w:tcPr>
            <w:tcW w:w="5157" w:type="dxa"/>
            <w:vAlign w:val="bottom"/>
          </w:tcPr>
          <w:p w14:paraId="58AE283E" w14:textId="77777777" w:rsidR="00D27DE4" w:rsidRPr="00773037" w:rsidRDefault="00D27DE4" w:rsidP="00773037">
            <w:pPr>
              <w:jc w:val="center"/>
            </w:pPr>
            <w:r w:rsidRPr="00773037">
              <w:t>Activity</w:t>
            </w:r>
          </w:p>
        </w:tc>
        <w:tc>
          <w:tcPr>
            <w:tcW w:w="1800" w:type="dxa"/>
            <w:vAlign w:val="bottom"/>
          </w:tcPr>
          <w:p w14:paraId="2C4AB25C" w14:textId="77777777" w:rsidR="00D27DE4" w:rsidRPr="00773037" w:rsidRDefault="00D27DE4" w:rsidP="00773037">
            <w:pPr>
              <w:jc w:val="center"/>
            </w:pPr>
            <w:r w:rsidRPr="00773037">
              <w:t>Personnel</w:t>
            </w:r>
          </w:p>
          <w:p w14:paraId="48A9331C" w14:textId="77777777" w:rsidR="00D27DE4" w:rsidRPr="00773037" w:rsidRDefault="00D27DE4" w:rsidP="00773037">
            <w:pPr>
              <w:jc w:val="center"/>
            </w:pPr>
            <w:r w:rsidRPr="00773037">
              <w:t>Involved</w:t>
            </w:r>
          </w:p>
        </w:tc>
        <w:tc>
          <w:tcPr>
            <w:tcW w:w="1764" w:type="dxa"/>
            <w:vAlign w:val="bottom"/>
          </w:tcPr>
          <w:p w14:paraId="1E1AA226" w14:textId="77777777" w:rsidR="00D27DE4" w:rsidRPr="00773037" w:rsidRDefault="00D27DE4" w:rsidP="00773037">
            <w:pPr>
              <w:jc w:val="center"/>
            </w:pPr>
            <w:r w:rsidRPr="00773037">
              <w:t>Business</w:t>
            </w:r>
          </w:p>
          <w:p w14:paraId="7ECB51A2" w14:textId="77777777" w:rsidR="00D27DE4" w:rsidRPr="00773037" w:rsidRDefault="00D27DE4" w:rsidP="00773037">
            <w:pPr>
              <w:jc w:val="center"/>
            </w:pPr>
            <w:r w:rsidRPr="00773037">
              <w:t>Forms</w:t>
            </w:r>
          </w:p>
        </w:tc>
      </w:tr>
      <w:tr w:rsidR="00D27DE4" w:rsidRPr="00773037" w14:paraId="438A5761" w14:textId="77777777" w:rsidTr="002A386B">
        <w:trPr>
          <w:trHeight w:val="307"/>
          <w:jc w:val="center"/>
        </w:trPr>
        <w:tc>
          <w:tcPr>
            <w:tcW w:w="676" w:type="dxa"/>
            <w:tcBorders>
              <w:bottom w:val="single" w:sz="4" w:space="0" w:color="auto"/>
            </w:tcBorders>
          </w:tcPr>
          <w:p w14:paraId="193CBBB2" w14:textId="77777777" w:rsidR="00D27DE4" w:rsidRPr="00773037" w:rsidRDefault="00D27DE4" w:rsidP="00773037">
            <w:pPr>
              <w:jc w:val="center"/>
            </w:pPr>
            <w:r w:rsidRPr="00773037">
              <w:t>1</w:t>
            </w:r>
          </w:p>
        </w:tc>
        <w:tc>
          <w:tcPr>
            <w:tcW w:w="5157" w:type="dxa"/>
            <w:tcBorders>
              <w:bottom w:val="single" w:sz="4" w:space="0" w:color="auto"/>
            </w:tcBorders>
          </w:tcPr>
          <w:p w14:paraId="49F9598E" w14:textId="4A198C9C" w:rsidR="00D27DE4" w:rsidRPr="00773037" w:rsidRDefault="00D27DE4" w:rsidP="00773037">
            <w:pPr>
              <w:tabs>
                <w:tab w:val="left" w:pos="1463"/>
              </w:tabs>
              <w:jc w:val="both"/>
            </w:pPr>
            <w:r w:rsidRPr="00773037">
              <w:t xml:space="preserve">Receive duly accomplished accountable forms to </w:t>
            </w:r>
            <w:proofErr w:type="gramStart"/>
            <w:r w:rsidRPr="00773037">
              <w:t>be attached</w:t>
            </w:r>
            <w:proofErr w:type="gramEnd"/>
            <w:r w:rsidRPr="00773037">
              <w:t xml:space="preserve"> to </w:t>
            </w:r>
            <w:r w:rsidR="00D07747">
              <w:t>Out-turn Summary</w:t>
            </w:r>
            <w:r w:rsidRPr="00773037">
              <w:t xml:space="preserve"> as support.</w:t>
            </w:r>
          </w:p>
          <w:p w14:paraId="7DED77C5" w14:textId="77777777" w:rsidR="00D27DE4" w:rsidRPr="00773037" w:rsidRDefault="00D27DE4" w:rsidP="00773037">
            <w:pPr>
              <w:tabs>
                <w:tab w:val="left" w:pos="1463"/>
              </w:tabs>
              <w:jc w:val="both"/>
            </w:pPr>
          </w:p>
        </w:tc>
        <w:tc>
          <w:tcPr>
            <w:tcW w:w="1800" w:type="dxa"/>
            <w:tcBorders>
              <w:bottom w:val="single" w:sz="4" w:space="0" w:color="auto"/>
            </w:tcBorders>
          </w:tcPr>
          <w:p w14:paraId="1A18C2F2" w14:textId="6074B130" w:rsidR="00D27DE4" w:rsidRPr="00773037" w:rsidRDefault="00F04210" w:rsidP="00EA089A">
            <w:pPr>
              <w:jc w:val="center"/>
            </w:pPr>
            <w:r w:rsidRPr="00773037">
              <w:t xml:space="preserve">Operations </w:t>
            </w:r>
            <w:r w:rsidR="00EA089A">
              <w:t>Supercargo</w:t>
            </w:r>
          </w:p>
        </w:tc>
        <w:tc>
          <w:tcPr>
            <w:tcW w:w="1764" w:type="dxa"/>
            <w:tcBorders>
              <w:bottom w:val="single" w:sz="4" w:space="0" w:color="auto"/>
            </w:tcBorders>
          </w:tcPr>
          <w:p w14:paraId="42FB737D" w14:textId="77777777" w:rsidR="00D27DE4" w:rsidRPr="00773037" w:rsidRDefault="00D27DE4" w:rsidP="00773037">
            <w:pPr>
              <w:jc w:val="center"/>
            </w:pPr>
          </w:p>
        </w:tc>
      </w:tr>
      <w:tr w:rsidR="00D27DE4" w:rsidRPr="00773037" w14:paraId="5C4B0032" w14:textId="77777777" w:rsidTr="002A386B">
        <w:trPr>
          <w:trHeight w:val="161"/>
          <w:jc w:val="center"/>
        </w:trPr>
        <w:tc>
          <w:tcPr>
            <w:tcW w:w="676" w:type="dxa"/>
          </w:tcPr>
          <w:p w14:paraId="2D46FD54" w14:textId="77777777" w:rsidR="00D27DE4" w:rsidRPr="00773037" w:rsidRDefault="00D27DE4" w:rsidP="00773037">
            <w:pPr>
              <w:jc w:val="center"/>
            </w:pPr>
            <w:r w:rsidRPr="00773037">
              <w:t>2</w:t>
            </w:r>
          </w:p>
        </w:tc>
        <w:tc>
          <w:tcPr>
            <w:tcW w:w="5157" w:type="dxa"/>
          </w:tcPr>
          <w:p w14:paraId="1771583C" w14:textId="17375C25" w:rsidR="00D27DE4" w:rsidRPr="00773037" w:rsidRDefault="00D27DE4" w:rsidP="00773037">
            <w:pPr>
              <w:tabs>
                <w:tab w:val="left" w:pos="1463"/>
              </w:tabs>
            </w:pPr>
            <w:r w:rsidRPr="00773037">
              <w:t xml:space="preserve">Prepare </w:t>
            </w:r>
            <w:r w:rsidR="008D411B">
              <w:t>Out-turn Summary</w:t>
            </w:r>
            <w:r w:rsidR="00C65663">
              <w:t xml:space="preserve"> </w:t>
            </w:r>
            <w:r w:rsidRPr="00773037">
              <w:t>with complete attachments.</w:t>
            </w:r>
          </w:p>
          <w:p w14:paraId="7252ABAB" w14:textId="77777777" w:rsidR="00D27DE4" w:rsidRPr="00773037" w:rsidRDefault="00D27DE4" w:rsidP="00773037">
            <w:pPr>
              <w:tabs>
                <w:tab w:val="left" w:pos="1463"/>
              </w:tabs>
            </w:pPr>
          </w:p>
        </w:tc>
        <w:tc>
          <w:tcPr>
            <w:tcW w:w="1800" w:type="dxa"/>
          </w:tcPr>
          <w:p w14:paraId="6890AFF6" w14:textId="61AE19A4" w:rsidR="00D27DE4" w:rsidRPr="00773037" w:rsidRDefault="00F04210" w:rsidP="00EA089A">
            <w:pPr>
              <w:jc w:val="center"/>
            </w:pPr>
            <w:r w:rsidRPr="00773037">
              <w:t xml:space="preserve">Operations </w:t>
            </w:r>
            <w:r w:rsidR="00EA089A">
              <w:t>Supercargo</w:t>
            </w:r>
          </w:p>
        </w:tc>
        <w:tc>
          <w:tcPr>
            <w:tcW w:w="1764" w:type="dxa"/>
          </w:tcPr>
          <w:p w14:paraId="11BB5F7D" w14:textId="201C8D27" w:rsidR="00D27DE4" w:rsidRPr="00773037" w:rsidRDefault="00846952" w:rsidP="00D07747">
            <w:pPr>
              <w:jc w:val="center"/>
            </w:pPr>
            <w:r w:rsidRPr="00773037">
              <w:t xml:space="preserve">Duly filled-out </w:t>
            </w:r>
            <w:r w:rsidR="00D07747">
              <w:t>OS</w:t>
            </w:r>
          </w:p>
        </w:tc>
      </w:tr>
      <w:tr w:rsidR="00D27DE4" w:rsidRPr="00773037" w14:paraId="777EDFA5" w14:textId="77777777" w:rsidTr="002A386B">
        <w:trPr>
          <w:trHeight w:val="161"/>
          <w:jc w:val="center"/>
        </w:trPr>
        <w:tc>
          <w:tcPr>
            <w:tcW w:w="676" w:type="dxa"/>
          </w:tcPr>
          <w:p w14:paraId="44536A6F" w14:textId="77777777" w:rsidR="00D27DE4" w:rsidRPr="00773037" w:rsidRDefault="00D27DE4" w:rsidP="00773037">
            <w:pPr>
              <w:jc w:val="center"/>
            </w:pPr>
            <w:r w:rsidRPr="00773037">
              <w:t>3</w:t>
            </w:r>
          </w:p>
        </w:tc>
        <w:tc>
          <w:tcPr>
            <w:tcW w:w="5157" w:type="dxa"/>
          </w:tcPr>
          <w:p w14:paraId="4F271038" w14:textId="1400AB91" w:rsidR="00D27DE4" w:rsidRPr="00773037" w:rsidRDefault="00D27DE4" w:rsidP="00773037">
            <w:pPr>
              <w:tabs>
                <w:tab w:val="left" w:pos="1463"/>
              </w:tabs>
            </w:pPr>
            <w:r w:rsidRPr="00773037">
              <w:t xml:space="preserve">Verify </w:t>
            </w:r>
            <w:r w:rsidR="00D07747">
              <w:t>Out-turn Summary</w:t>
            </w:r>
            <w:r w:rsidR="00D07747" w:rsidRPr="00773037">
              <w:t xml:space="preserve"> </w:t>
            </w:r>
            <w:r w:rsidRPr="00773037">
              <w:t>and attachments.</w:t>
            </w:r>
          </w:p>
          <w:p w14:paraId="28A623C4" w14:textId="77777777" w:rsidR="00D27DE4" w:rsidRPr="00773037" w:rsidRDefault="00D27DE4" w:rsidP="00773037">
            <w:pPr>
              <w:tabs>
                <w:tab w:val="left" w:pos="1463"/>
              </w:tabs>
            </w:pPr>
          </w:p>
        </w:tc>
        <w:tc>
          <w:tcPr>
            <w:tcW w:w="1800" w:type="dxa"/>
          </w:tcPr>
          <w:p w14:paraId="08B6CD81" w14:textId="77777777" w:rsidR="00D27DE4" w:rsidRPr="00773037" w:rsidRDefault="0073656A" w:rsidP="00773037">
            <w:pPr>
              <w:jc w:val="center"/>
            </w:pPr>
            <w:r w:rsidRPr="00773037">
              <w:t>Operations Supervisor</w:t>
            </w:r>
          </w:p>
          <w:p w14:paraId="67F68349" w14:textId="77777777" w:rsidR="00F04210" w:rsidRPr="00773037" w:rsidRDefault="00F04210" w:rsidP="00773037">
            <w:pPr>
              <w:jc w:val="center"/>
            </w:pPr>
          </w:p>
        </w:tc>
        <w:tc>
          <w:tcPr>
            <w:tcW w:w="1764" w:type="dxa"/>
          </w:tcPr>
          <w:p w14:paraId="771774E9" w14:textId="73229068" w:rsidR="00D27DE4" w:rsidRPr="00773037" w:rsidRDefault="00D07747" w:rsidP="00773037">
            <w:pPr>
              <w:jc w:val="center"/>
            </w:pPr>
            <w:r>
              <w:t>Duly filled-out and verified OS</w:t>
            </w:r>
          </w:p>
          <w:p w14:paraId="59ED1657" w14:textId="77777777" w:rsidR="00846952" w:rsidRPr="00773037" w:rsidRDefault="00846952" w:rsidP="00773037">
            <w:pPr>
              <w:jc w:val="center"/>
            </w:pPr>
          </w:p>
        </w:tc>
      </w:tr>
      <w:tr w:rsidR="00D27DE4" w:rsidRPr="00773037" w14:paraId="4EA4CD97" w14:textId="77777777" w:rsidTr="002A386B">
        <w:trPr>
          <w:trHeight w:val="161"/>
          <w:jc w:val="center"/>
        </w:trPr>
        <w:tc>
          <w:tcPr>
            <w:tcW w:w="676" w:type="dxa"/>
          </w:tcPr>
          <w:p w14:paraId="5956A730" w14:textId="77777777" w:rsidR="00D27DE4" w:rsidRPr="00773037" w:rsidRDefault="00D27DE4" w:rsidP="00773037">
            <w:pPr>
              <w:jc w:val="center"/>
            </w:pPr>
            <w:r w:rsidRPr="00773037">
              <w:t>4</w:t>
            </w:r>
          </w:p>
        </w:tc>
        <w:tc>
          <w:tcPr>
            <w:tcW w:w="5157" w:type="dxa"/>
          </w:tcPr>
          <w:p w14:paraId="6C58CC27" w14:textId="64154E96" w:rsidR="00D27DE4" w:rsidRPr="00773037" w:rsidRDefault="00D27DE4" w:rsidP="00773037">
            <w:pPr>
              <w:tabs>
                <w:tab w:val="left" w:pos="1463"/>
              </w:tabs>
            </w:pPr>
            <w:r w:rsidRPr="00773037">
              <w:t xml:space="preserve">Approve </w:t>
            </w:r>
            <w:r w:rsidR="00D07747">
              <w:t>Out-turn Summary</w:t>
            </w:r>
            <w:r w:rsidRPr="00773037">
              <w:t>.</w:t>
            </w:r>
          </w:p>
          <w:p w14:paraId="259CEDB4" w14:textId="77777777" w:rsidR="00D27DE4" w:rsidRPr="00773037" w:rsidRDefault="00D27DE4" w:rsidP="00773037">
            <w:pPr>
              <w:tabs>
                <w:tab w:val="left" w:pos="1463"/>
              </w:tabs>
            </w:pPr>
          </w:p>
        </w:tc>
        <w:tc>
          <w:tcPr>
            <w:tcW w:w="1800" w:type="dxa"/>
          </w:tcPr>
          <w:p w14:paraId="1057DDD9" w14:textId="77777777" w:rsidR="00D27DE4" w:rsidRPr="00773037" w:rsidRDefault="0073656A" w:rsidP="00773037">
            <w:pPr>
              <w:jc w:val="center"/>
            </w:pPr>
            <w:r w:rsidRPr="00773037">
              <w:t>Operations Manager</w:t>
            </w:r>
          </w:p>
          <w:p w14:paraId="15E67DF0" w14:textId="77777777" w:rsidR="00F04210" w:rsidRPr="00773037" w:rsidRDefault="00F04210" w:rsidP="00773037">
            <w:pPr>
              <w:jc w:val="center"/>
            </w:pPr>
          </w:p>
        </w:tc>
        <w:tc>
          <w:tcPr>
            <w:tcW w:w="1764" w:type="dxa"/>
          </w:tcPr>
          <w:p w14:paraId="467A2B31" w14:textId="2C1979D8" w:rsidR="00D27DE4" w:rsidRPr="00773037" w:rsidRDefault="00846952" w:rsidP="00773037">
            <w:pPr>
              <w:jc w:val="center"/>
            </w:pPr>
            <w:r w:rsidRPr="00773037">
              <w:t xml:space="preserve">Duly filled-out, verified and approved </w:t>
            </w:r>
            <w:r w:rsidR="00D07747">
              <w:t>OS</w:t>
            </w:r>
          </w:p>
          <w:p w14:paraId="0C666106" w14:textId="77777777" w:rsidR="00846952" w:rsidRPr="00773037" w:rsidRDefault="00846952" w:rsidP="00773037">
            <w:pPr>
              <w:jc w:val="center"/>
            </w:pPr>
          </w:p>
        </w:tc>
      </w:tr>
      <w:tr w:rsidR="00F165D0" w:rsidRPr="00773037" w14:paraId="24F08234" w14:textId="77777777" w:rsidTr="002A386B">
        <w:trPr>
          <w:trHeight w:val="161"/>
          <w:jc w:val="center"/>
        </w:trPr>
        <w:tc>
          <w:tcPr>
            <w:tcW w:w="676" w:type="dxa"/>
          </w:tcPr>
          <w:p w14:paraId="236FEC5B" w14:textId="77777777" w:rsidR="00F165D0" w:rsidRPr="00773037" w:rsidRDefault="00F165D0" w:rsidP="00F165D0">
            <w:pPr>
              <w:jc w:val="center"/>
            </w:pPr>
            <w:r w:rsidRPr="00773037">
              <w:t>5</w:t>
            </w:r>
          </w:p>
        </w:tc>
        <w:tc>
          <w:tcPr>
            <w:tcW w:w="5157" w:type="dxa"/>
          </w:tcPr>
          <w:p w14:paraId="7D3F6049" w14:textId="77777777" w:rsidR="00F165D0" w:rsidRPr="00773037" w:rsidRDefault="00F165D0" w:rsidP="00F165D0">
            <w:pPr>
              <w:tabs>
                <w:tab w:val="left" w:pos="1463"/>
              </w:tabs>
            </w:pPr>
            <w:r w:rsidRPr="00773037">
              <w:t xml:space="preserve">Receive and file duly accomplished copies of </w:t>
            </w:r>
            <w:r>
              <w:t>Out-turn Summary</w:t>
            </w:r>
            <w:r w:rsidRPr="00773037">
              <w:t xml:space="preserve"> and attachments.</w:t>
            </w:r>
          </w:p>
          <w:p w14:paraId="647EC458" w14:textId="77777777" w:rsidR="00F165D0" w:rsidRPr="00773037" w:rsidRDefault="00F165D0" w:rsidP="00F165D0">
            <w:pPr>
              <w:tabs>
                <w:tab w:val="left" w:pos="1463"/>
              </w:tabs>
            </w:pPr>
          </w:p>
        </w:tc>
        <w:tc>
          <w:tcPr>
            <w:tcW w:w="1800" w:type="dxa"/>
          </w:tcPr>
          <w:p w14:paraId="5B99506F" w14:textId="035DCD0E" w:rsidR="00F165D0" w:rsidRPr="00773037" w:rsidRDefault="00F165D0" w:rsidP="00F165D0">
            <w:pPr>
              <w:jc w:val="center"/>
            </w:pPr>
            <w:r w:rsidRPr="00773037">
              <w:t xml:space="preserve">Operations </w:t>
            </w:r>
            <w:r>
              <w:t>Supercargo</w:t>
            </w:r>
          </w:p>
        </w:tc>
        <w:tc>
          <w:tcPr>
            <w:tcW w:w="1764" w:type="dxa"/>
          </w:tcPr>
          <w:p w14:paraId="22DA1F53" w14:textId="77777777" w:rsidR="00F165D0" w:rsidRPr="00773037" w:rsidRDefault="00F165D0" w:rsidP="00F165D0">
            <w:pPr>
              <w:jc w:val="center"/>
            </w:pPr>
          </w:p>
        </w:tc>
      </w:tr>
      <w:tr w:rsidR="00F165D0" w:rsidRPr="00773037" w14:paraId="262916CF" w14:textId="77777777" w:rsidTr="002A386B">
        <w:trPr>
          <w:trHeight w:val="161"/>
          <w:jc w:val="center"/>
        </w:trPr>
        <w:tc>
          <w:tcPr>
            <w:tcW w:w="676" w:type="dxa"/>
          </w:tcPr>
          <w:p w14:paraId="39BFD092" w14:textId="77777777" w:rsidR="00F165D0" w:rsidRPr="00773037" w:rsidRDefault="00F165D0" w:rsidP="00F165D0">
            <w:pPr>
              <w:jc w:val="center"/>
            </w:pPr>
            <w:r w:rsidRPr="00773037">
              <w:t>6</w:t>
            </w:r>
          </w:p>
        </w:tc>
        <w:tc>
          <w:tcPr>
            <w:tcW w:w="5157" w:type="dxa"/>
          </w:tcPr>
          <w:p w14:paraId="4090415E" w14:textId="77777777" w:rsidR="00F165D0" w:rsidRPr="00773037" w:rsidRDefault="00F165D0" w:rsidP="00F165D0">
            <w:pPr>
              <w:tabs>
                <w:tab w:val="left" w:pos="1463"/>
              </w:tabs>
            </w:pPr>
            <w:r w:rsidRPr="00773037">
              <w:t xml:space="preserve">Forward copies of </w:t>
            </w:r>
            <w:r>
              <w:t>Out-turn Summary</w:t>
            </w:r>
            <w:r w:rsidRPr="00773037">
              <w:t xml:space="preserve"> and attachments to Accounting Department.</w:t>
            </w:r>
          </w:p>
          <w:p w14:paraId="79287E39" w14:textId="77777777" w:rsidR="00F165D0" w:rsidRDefault="00F165D0" w:rsidP="00F165D0">
            <w:pPr>
              <w:tabs>
                <w:tab w:val="left" w:pos="1463"/>
              </w:tabs>
            </w:pPr>
          </w:p>
          <w:p w14:paraId="217F5110" w14:textId="77777777" w:rsidR="00F165D0" w:rsidRDefault="00F165D0" w:rsidP="00F165D0">
            <w:pPr>
              <w:tabs>
                <w:tab w:val="left" w:pos="1463"/>
              </w:tabs>
            </w:pPr>
          </w:p>
          <w:p w14:paraId="3F734F5D" w14:textId="77777777" w:rsidR="00F165D0" w:rsidRPr="00773037" w:rsidRDefault="00F165D0" w:rsidP="00F165D0">
            <w:pPr>
              <w:tabs>
                <w:tab w:val="left" w:pos="1463"/>
              </w:tabs>
            </w:pPr>
          </w:p>
        </w:tc>
        <w:tc>
          <w:tcPr>
            <w:tcW w:w="1800" w:type="dxa"/>
          </w:tcPr>
          <w:p w14:paraId="2C558C22" w14:textId="77777777" w:rsidR="00F165D0" w:rsidRDefault="00F165D0" w:rsidP="00F165D0">
            <w:pPr>
              <w:jc w:val="center"/>
            </w:pPr>
            <w:r w:rsidRPr="00773037">
              <w:t xml:space="preserve">Operations </w:t>
            </w:r>
            <w:r>
              <w:t>Supercargo</w:t>
            </w:r>
          </w:p>
          <w:p w14:paraId="45B876EE" w14:textId="68EDCC77" w:rsidR="00F165D0" w:rsidRPr="00773037" w:rsidRDefault="00F165D0" w:rsidP="00F165D0">
            <w:pPr>
              <w:jc w:val="center"/>
            </w:pPr>
            <w:r>
              <w:tab/>
            </w:r>
          </w:p>
        </w:tc>
        <w:tc>
          <w:tcPr>
            <w:tcW w:w="1764" w:type="dxa"/>
          </w:tcPr>
          <w:p w14:paraId="50B761A0" w14:textId="77777777" w:rsidR="00F165D0" w:rsidRPr="00773037" w:rsidRDefault="00F165D0" w:rsidP="00F165D0">
            <w:pPr>
              <w:jc w:val="center"/>
            </w:pPr>
          </w:p>
        </w:tc>
      </w:tr>
      <w:tr w:rsidR="00F165D0" w:rsidRPr="00773037" w14:paraId="10D17AAC" w14:textId="77777777" w:rsidTr="002A386B">
        <w:trPr>
          <w:trHeight w:val="161"/>
          <w:jc w:val="center"/>
        </w:trPr>
        <w:tc>
          <w:tcPr>
            <w:tcW w:w="676" w:type="dxa"/>
          </w:tcPr>
          <w:p w14:paraId="115CDB51" w14:textId="77777777" w:rsidR="00F165D0" w:rsidRPr="00773037" w:rsidRDefault="00F165D0" w:rsidP="00F165D0">
            <w:pPr>
              <w:jc w:val="center"/>
            </w:pPr>
            <w:r w:rsidRPr="00773037">
              <w:t>7</w:t>
            </w:r>
          </w:p>
        </w:tc>
        <w:tc>
          <w:tcPr>
            <w:tcW w:w="5157" w:type="dxa"/>
          </w:tcPr>
          <w:p w14:paraId="05C9E273" w14:textId="77777777" w:rsidR="00F165D0" w:rsidRPr="00773037" w:rsidRDefault="00F165D0" w:rsidP="00F165D0">
            <w:pPr>
              <w:tabs>
                <w:tab w:val="left" w:pos="1463"/>
              </w:tabs>
            </w:pPr>
            <w:r w:rsidRPr="00773037">
              <w:t xml:space="preserve">Receive </w:t>
            </w:r>
            <w:r>
              <w:t>Out-turn Summary</w:t>
            </w:r>
            <w:r w:rsidRPr="00773037">
              <w:t xml:space="preserve"> and prepare Statement of Account (SOA).</w:t>
            </w:r>
          </w:p>
          <w:p w14:paraId="15102823" w14:textId="0BB8B323" w:rsidR="00F165D0" w:rsidRPr="00773037" w:rsidRDefault="00F165D0" w:rsidP="00F165D0">
            <w:pPr>
              <w:tabs>
                <w:tab w:val="left" w:pos="1463"/>
              </w:tabs>
            </w:pPr>
          </w:p>
        </w:tc>
        <w:tc>
          <w:tcPr>
            <w:tcW w:w="1800" w:type="dxa"/>
          </w:tcPr>
          <w:p w14:paraId="3E329501" w14:textId="2D011ADD" w:rsidR="00F165D0" w:rsidRPr="00EA089A" w:rsidRDefault="00F165D0" w:rsidP="00F165D0">
            <w:pPr>
              <w:tabs>
                <w:tab w:val="left" w:pos="1373"/>
              </w:tabs>
            </w:pPr>
            <w:r w:rsidRPr="00773037">
              <w:t>Accounting Staff</w:t>
            </w:r>
          </w:p>
        </w:tc>
        <w:tc>
          <w:tcPr>
            <w:tcW w:w="1764" w:type="dxa"/>
          </w:tcPr>
          <w:p w14:paraId="6843EC6A" w14:textId="77777777" w:rsidR="00F165D0" w:rsidRPr="00773037" w:rsidRDefault="00F165D0" w:rsidP="00F165D0">
            <w:pPr>
              <w:jc w:val="center"/>
            </w:pPr>
          </w:p>
        </w:tc>
      </w:tr>
      <w:tr w:rsidR="00F165D0" w:rsidRPr="00773037" w14:paraId="5BD05DCC" w14:textId="77777777" w:rsidTr="002A386B">
        <w:trPr>
          <w:trHeight w:val="161"/>
          <w:jc w:val="center"/>
        </w:trPr>
        <w:tc>
          <w:tcPr>
            <w:tcW w:w="676" w:type="dxa"/>
          </w:tcPr>
          <w:p w14:paraId="4F5BDBFF" w14:textId="77777777" w:rsidR="00F165D0" w:rsidRPr="00773037" w:rsidRDefault="00F165D0" w:rsidP="00F165D0">
            <w:pPr>
              <w:jc w:val="center"/>
            </w:pPr>
            <w:r w:rsidRPr="00773037">
              <w:t>8</w:t>
            </w:r>
          </w:p>
        </w:tc>
        <w:tc>
          <w:tcPr>
            <w:tcW w:w="5157" w:type="dxa"/>
          </w:tcPr>
          <w:p w14:paraId="1E7055E5" w14:textId="77777777" w:rsidR="00F165D0" w:rsidRPr="00773037" w:rsidRDefault="00F165D0" w:rsidP="00F165D0">
            <w:pPr>
              <w:tabs>
                <w:tab w:val="left" w:pos="1463"/>
              </w:tabs>
            </w:pPr>
            <w:r w:rsidRPr="00773037">
              <w:t>Update Sales Journal (S) and subsidiary ledger for accounts receivable.</w:t>
            </w:r>
          </w:p>
          <w:p w14:paraId="13E2D3A1" w14:textId="77777777" w:rsidR="00F165D0" w:rsidRPr="00773037" w:rsidRDefault="00F165D0" w:rsidP="00F165D0">
            <w:pPr>
              <w:tabs>
                <w:tab w:val="left" w:pos="1463"/>
              </w:tabs>
            </w:pPr>
          </w:p>
        </w:tc>
        <w:tc>
          <w:tcPr>
            <w:tcW w:w="1800" w:type="dxa"/>
          </w:tcPr>
          <w:p w14:paraId="7FDD72CB" w14:textId="569C0237" w:rsidR="00F165D0" w:rsidRPr="00773037" w:rsidRDefault="00F165D0" w:rsidP="00F165D0">
            <w:pPr>
              <w:jc w:val="center"/>
            </w:pPr>
            <w:r w:rsidRPr="00773037">
              <w:t>Accounting Staff</w:t>
            </w:r>
          </w:p>
        </w:tc>
        <w:tc>
          <w:tcPr>
            <w:tcW w:w="1764" w:type="dxa"/>
          </w:tcPr>
          <w:p w14:paraId="6D89D57F" w14:textId="77777777" w:rsidR="00F165D0" w:rsidRPr="00773037" w:rsidRDefault="00F165D0" w:rsidP="00F165D0">
            <w:pPr>
              <w:jc w:val="center"/>
            </w:pPr>
          </w:p>
        </w:tc>
      </w:tr>
    </w:tbl>
    <w:p w14:paraId="20B44469" w14:textId="7AD3C8F2" w:rsidR="00AF119D" w:rsidRDefault="00AF119D" w:rsidP="00773037">
      <w:r>
        <w:br w:type="page"/>
      </w:r>
    </w:p>
    <w:p w14:paraId="31DAA0F2" w14:textId="77777777" w:rsidR="00187E4F" w:rsidRDefault="003226EA" w:rsidP="00773037">
      <w:pPr>
        <w:numPr>
          <w:ilvl w:val="0"/>
          <w:numId w:val="1"/>
        </w:numPr>
        <w:jc w:val="both"/>
        <w:rPr>
          <w:u w:val="single"/>
        </w:rPr>
      </w:pPr>
      <w:r w:rsidRPr="00773037">
        <w:rPr>
          <w:u w:val="single"/>
        </w:rPr>
        <w:lastRenderedPageBreak/>
        <w:t>FLOWCHARTS</w:t>
      </w:r>
    </w:p>
    <w:p w14:paraId="7A3406E3" w14:textId="77777777" w:rsidR="00AF119D" w:rsidRPr="00CE3D19" w:rsidRDefault="00AF119D" w:rsidP="00AF119D">
      <w:pPr>
        <w:tabs>
          <w:tab w:val="left" w:pos="1575"/>
        </w:tabs>
        <w:jc w:val="both"/>
      </w:pPr>
    </w:p>
    <w:p w14:paraId="5D22B872" w14:textId="7311F7B1" w:rsidR="00CE3D19" w:rsidRDefault="00CE3D19" w:rsidP="00CE3D19">
      <w:pPr>
        <w:pStyle w:val="ListParagraph"/>
        <w:numPr>
          <w:ilvl w:val="1"/>
          <w:numId w:val="1"/>
        </w:numPr>
        <w:jc w:val="both"/>
      </w:pPr>
      <w:r w:rsidRPr="00CE3D19">
        <w:t>Trucking</w:t>
      </w:r>
    </w:p>
    <w:p w14:paraId="13582A34" w14:textId="0F087254" w:rsidR="00CE3D19" w:rsidRDefault="00CE3D19" w:rsidP="00CE3D19">
      <w:pPr>
        <w:jc w:val="both"/>
      </w:pPr>
    </w:p>
    <w:p w14:paraId="5216ABAC" w14:textId="3FABA4A3" w:rsidR="00CE3D19" w:rsidRPr="00CE3D19" w:rsidRDefault="00CE3D19" w:rsidP="00CE3D19">
      <w:pPr>
        <w:jc w:val="both"/>
      </w:pPr>
      <w:r>
        <w:object w:dxaOrig="19306" w:dyaOrig="13126" w14:anchorId="4C75BE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35pt;height:320.65pt" o:ole="">
            <v:imagedata r:id="rId10" o:title=""/>
          </v:shape>
          <o:OLEObject Type="Embed" ProgID="Visio.Drawing.15" ShapeID="_x0000_i1025" DrawAspect="Content" ObjectID="_1569819484" r:id="rId11"/>
        </w:object>
      </w:r>
    </w:p>
    <w:p w14:paraId="2A54EC2B" w14:textId="77777777" w:rsidR="00356BFE" w:rsidRDefault="00356BFE" w:rsidP="00356BFE">
      <w:pPr>
        <w:tabs>
          <w:tab w:val="left" w:pos="1934"/>
        </w:tabs>
        <w:jc w:val="both"/>
      </w:pPr>
      <w:r>
        <w:br w:type="page"/>
      </w:r>
    </w:p>
    <w:p w14:paraId="16F4F9D3" w14:textId="4A0F8A34" w:rsidR="002D1579" w:rsidRDefault="00CE3D19" w:rsidP="00CE3D19">
      <w:pPr>
        <w:pStyle w:val="ListParagraph"/>
        <w:numPr>
          <w:ilvl w:val="1"/>
          <w:numId w:val="1"/>
        </w:numPr>
        <w:tabs>
          <w:tab w:val="left" w:pos="1087"/>
        </w:tabs>
      </w:pPr>
      <w:r>
        <w:lastRenderedPageBreak/>
        <w:t>Loading of Vessels</w:t>
      </w:r>
    </w:p>
    <w:p w14:paraId="5135C1EF" w14:textId="4A899D44" w:rsidR="00CE3D19" w:rsidRDefault="00CE3D19" w:rsidP="00CE3D19">
      <w:pPr>
        <w:tabs>
          <w:tab w:val="left" w:pos="1087"/>
        </w:tabs>
      </w:pPr>
    </w:p>
    <w:p w14:paraId="1C6312A5" w14:textId="7FE28893" w:rsidR="00CE3D19" w:rsidRPr="00773037" w:rsidRDefault="00CE3D19" w:rsidP="00CE3D19">
      <w:pPr>
        <w:tabs>
          <w:tab w:val="left" w:pos="1087"/>
        </w:tabs>
      </w:pPr>
      <w:r>
        <w:object w:dxaOrig="18121" w:dyaOrig="17791" w14:anchorId="5CE5CF02">
          <v:shape id="_x0000_i1026" type="#_x0000_t75" style="width:471.35pt;height:463pt" o:ole="">
            <v:imagedata r:id="rId12" o:title=""/>
          </v:shape>
          <o:OLEObject Type="Embed" ProgID="Visio.Drawing.15" ShapeID="_x0000_i1026" DrawAspect="Content" ObjectID="_1569819485" r:id="rId13"/>
        </w:object>
      </w:r>
    </w:p>
    <w:p w14:paraId="4F20E313" w14:textId="77777777" w:rsidR="001738AC" w:rsidRPr="00773037" w:rsidRDefault="001738AC" w:rsidP="00773037">
      <w:pPr>
        <w:tabs>
          <w:tab w:val="left" w:pos="1087"/>
        </w:tabs>
      </w:pPr>
    </w:p>
    <w:p w14:paraId="3BB43E6C" w14:textId="77777777" w:rsidR="001738AC" w:rsidRPr="00773037" w:rsidRDefault="001738AC" w:rsidP="00773037">
      <w:pPr>
        <w:tabs>
          <w:tab w:val="left" w:pos="1087"/>
        </w:tabs>
      </w:pPr>
      <w:r w:rsidRPr="00773037">
        <w:br w:type="page"/>
      </w:r>
    </w:p>
    <w:p w14:paraId="77C6C2E0" w14:textId="225A73AF" w:rsidR="001738AC" w:rsidRPr="00773037" w:rsidRDefault="00CE3D19" w:rsidP="00CE3D19">
      <w:pPr>
        <w:pStyle w:val="ListParagraph"/>
        <w:numPr>
          <w:ilvl w:val="1"/>
          <w:numId w:val="1"/>
        </w:numPr>
        <w:tabs>
          <w:tab w:val="left" w:pos="1087"/>
        </w:tabs>
      </w:pPr>
      <w:r>
        <w:lastRenderedPageBreak/>
        <w:t>Unloading of Vessels</w:t>
      </w:r>
    </w:p>
    <w:p w14:paraId="06B48A13" w14:textId="77777777" w:rsidR="00CE3D19" w:rsidRDefault="00CE3D19" w:rsidP="00773037">
      <w:pPr>
        <w:tabs>
          <w:tab w:val="left" w:pos="1087"/>
        </w:tabs>
      </w:pPr>
    </w:p>
    <w:p w14:paraId="1F2EF447" w14:textId="4A3C8E2A" w:rsidR="001738AC" w:rsidRPr="00773037" w:rsidRDefault="00CE3D19" w:rsidP="00773037">
      <w:pPr>
        <w:tabs>
          <w:tab w:val="left" w:pos="1087"/>
        </w:tabs>
      </w:pPr>
      <w:r>
        <w:object w:dxaOrig="19096" w:dyaOrig="14041" w14:anchorId="7A8DC987">
          <v:shape id="_x0000_i1027" type="#_x0000_t75" style="width:470.5pt;height:345.75pt" o:ole="">
            <v:imagedata r:id="rId14" o:title=""/>
          </v:shape>
          <o:OLEObject Type="Embed" ProgID="Visio.Drawing.15" ShapeID="_x0000_i1027" DrawAspect="Content" ObjectID="_1569819486" r:id="rId15"/>
        </w:object>
      </w:r>
      <w:r w:rsidR="001738AC" w:rsidRPr="00773037">
        <w:br w:type="page"/>
      </w:r>
    </w:p>
    <w:p w14:paraId="25AFEF3D" w14:textId="42A91628" w:rsidR="00E62540" w:rsidRDefault="00CE3D19" w:rsidP="00CE3D19">
      <w:pPr>
        <w:pStyle w:val="ListParagraph"/>
        <w:numPr>
          <w:ilvl w:val="1"/>
          <w:numId w:val="1"/>
        </w:numPr>
        <w:tabs>
          <w:tab w:val="left" w:pos="1087"/>
        </w:tabs>
      </w:pPr>
      <w:r>
        <w:lastRenderedPageBreak/>
        <w:t>Preparation of Out-turn Summary</w:t>
      </w:r>
    </w:p>
    <w:p w14:paraId="6BC3E50E" w14:textId="77777777" w:rsidR="001E208E" w:rsidRDefault="001E208E" w:rsidP="001E208E">
      <w:pPr>
        <w:pStyle w:val="ListParagraph"/>
        <w:tabs>
          <w:tab w:val="left" w:pos="1087"/>
        </w:tabs>
        <w:ind w:left="936"/>
      </w:pPr>
    </w:p>
    <w:p w14:paraId="63F72334" w14:textId="5685E4D8" w:rsidR="00CE3D19" w:rsidRPr="00773037" w:rsidRDefault="001E208E" w:rsidP="001E208E">
      <w:pPr>
        <w:tabs>
          <w:tab w:val="left" w:pos="1087"/>
        </w:tabs>
        <w:jc w:val="center"/>
      </w:pPr>
      <w:r>
        <w:object w:dxaOrig="11356" w:dyaOrig="14146" w14:anchorId="10EE38C5">
          <v:shape id="_x0000_i1028" type="#_x0000_t75" style="width:454.6pt;height:567.65pt" o:ole="">
            <v:imagedata r:id="rId16" o:title=""/>
          </v:shape>
          <o:OLEObject Type="Embed" ProgID="Visio.Drawing.15" ShapeID="_x0000_i1028" DrawAspect="Content" ObjectID="_1569819487" r:id="rId17"/>
        </w:object>
      </w:r>
    </w:p>
    <w:p w14:paraId="2C6AA66F" w14:textId="77777777" w:rsidR="002C0980" w:rsidRPr="00773037" w:rsidRDefault="00E02C52" w:rsidP="00773037">
      <w:pPr>
        <w:numPr>
          <w:ilvl w:val="0"/>
          <w:numId w:val="1"/>
        </w:numPr>
        <w:jc w:val="both"/>
        <w:rPr>
          <w:u w:val="single"/>
        </w:rPr>
      </w:pPr>
      <w:r w:rsidRPr="00773037">
        <w:rPr>
          <w:u w:val="single"/>
        </w:rPr>
        <w:lastRenderedPageBreak/>
        <w:t xml:space="preserve">BUSINESS </w:t>
      </w:r>
      <w:r w:rsidR="003226EA" w:rsidRPr="00773037">
        <w:rPr>
          <w:u w:val="single"/>
        </w:rPr>
        <w:t>FORMS</w:t>
      </w:r>
    </w:p>
    <w:p w14:paraId="127FAAC5" w14:textId="77777777" w:rsidR="002C0980" w:rsidRPr="00773037" w:rsidRDefault="002C0980" w:rsidP="00773037">
      <w:pPr>
        <w:jc w:val="both"/>
      </w:pPr>
    </w:p>
    <w:p w14:paraId="46C7151E" w14:textId="77777777" w:rsidR="005C59B0" w:rsidRPr="00773037" w:rsidRDefault="00D248F6" w:rsidP="00773037">
      <w:pPr>
        <w:numPr>
          <w:ilvl w:val="1"/>
          <w:numId w:val="1"/>
        </w:numPr>
        <w:tabs>
          <w:tab w:val="left" w:pos="1440"/>
          <w:tab w:val="left" w:pos="3240"/>
          <w:tab w:val="left" w:pos="3420"/>
          <w:tab w:val="left" w:pos="3960"/>
          <w:tab w:val="left" w:pos="4320"/>
          <w:tab w:val="left" w:pos="4860"/>
          <w:tab w:val="left" w:pos="5220"/>
          <w:tab w:val="left" w:pos="5580"/>
        </w:tabs>
        <w:jc w:val="both"/>
        <w:rPr>
          <w:u w:val="single"/>
        </w:rPr>
      </w:pPr>
      <w:r w:rsidRPr="00773037">
        <w:t>Authority to Load</w:t>
      </w:r>
    </w:p>
    <w:p w14:paraId="5E81F9A9" w14:textId="77777777" w:rsidR="005C59B0" w:rsidRPr="00773037" w:rsidRDefault="005C59B0" w:rsidP="00773037">
      <w:pPr>
        <w:tabs>
          <w:tab w:val="left" w:pos="1440"/>
          <w:tab w:val="left" w:pos="3240"/>
          <w:tab w:val="left" w:pos="3420"/>
          <w:tab w:val="left" w:pos="3960"/>
          <w:tab w:val="left" w:pos="4320"/>
          <w:tab w:val="left" w:pos="4860"/>
          <w:tab w:val="left" w:pos="5220"/>
          <w:tab w:val="left" w:pos="5580"/>
        </w:tabs>
        <w:jc w:val="both"/>
        <w:rPr>
          <w:u w:val="single"/>
        </w:rPr>
      </w:pPr>
    </w:p>
    <w:p w14:paraId="3B53B976" w14:textId="77777777" w:rsidR="005C59B0" w:rsidRPr="00773037" w:rsidRDefault="005C59B0" w:rsidP="00773037">
      <w:pPr>
        <w:tabs>
          <w:tab w:val="left" w:pos="1440"/>
          <w:tab w:val="left" w:pos="3240"/>
          <w:tab w:val="left" w:pos="3420"/>
          <w:tab w:val="left" w:pos="3960"/>
          <w:tab w:val="left" w:pos="4320"/>
          <w:tab w:val="left" w:pos="4860"/>
          <w:tab w:val="left" w:pos="5220"/>
          <w:tab w:val="left" w:pos="5580"/>
        </w:tabs>
        <w:jc w:val="center"/>
        <w:rPr>
          <w:u w:val="single"/>
        </w:rPr>
      </w:pPr>
      <w:r w:rsidRPr="00773037">
        <w:rPr>
          <w:noProof/>
          <w:lang w:val="en-PH" w:eastAsia="en-PH"/>
        </w:rPr>
        <w:drawing>
          <wp:inline distT="0" distB="0" distL="0" distR="0" wp14:anchorId="7132C046" wp14:editId="43072FD8">
            <wp:extent cx="4572000" cy="402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025675"/>
                    </a:xfrm>
                    <a:prstGeom prst="rect">
                      <a:avLst/>
                    </a:prstGeom>
                    <a:noFill/>
                    <a:ln>
                      <a:noFill/>
                    </a:ln>
                  </pic:spPr>
                </pic:pic>
              </a:graphicData>
            </a:graphic>
          </wp:inline>
        </w:drawing>
      </w:r>
    </w:p>
    <w:p w14:paraId="15FEC161" w14:textId="77777777" w:rsidR="005C59B0" w:rsidRPr="00773037" w:rsidRDefault="005C59B0" w:rsidP="00773037">
      <w:pPr>
        <w:tabs>
          <w:tab w:val="left" w:pos="1440"/>
          <w:tab w:val="left" w:pos="3240"/>
          <w:tab w:val="left" w:pos="3420"/>
          <w:tab w:val="left" w:pos="3960"/>
          <w:tab w:val="left" w:pos="4320"/>
          <w:tab w:val="left" w:pos="4860"/>
          <w:tab w:val="left" w:pos="5220"/>
          <w:tab w:val="left" w:pos="5580"/>
        </w:tabs>
        <w:jc w:val="both"/>
        <w:rPr>
          <w:u w:val="single"/>
        </w:rPr>
      </w:pPr>
    </w:p>
    <w:p w14:paraId="694D7416" w14:textId="77777777" w:rsidR="005C59B0" w:rsidRPr="00773037" w:rsidRDefault="005C59B0" w:rsidP="00773037">
      <w:pPr>
        <w:tabs>
          <w:tab w:val="left" w:pos="1440"/>
          <w:tab w:val="left" w:pos="3240"/>
          <w:tab w:val="left" w:pos="3420"/>
          <w:tab w:val="left" w:pos="3960"/>
          <w:tab w:val="left" w:pos="4320"/>
          <w:tab w:val="left" w:pos="4860"/>
          <w:tab w:val="left" w:pos="5220"/>
          <w:tab w:val="left" w:pos="5580"/>
        </w:tabs>
        <w:ind w:left="936"/>
        <w:jc w:val="both"/>
      </w:pPr>
    </w:p>
    <w:p w14:paraId="5B6B65A1" w14:textId="77777777" w:rsidR="00F173B6" w:rsidRPr="00773037" w:rsidRDefault="00F173B6" w:rsidP="00773037">
      <w:pPr>
        <w:tabs>
          <w:tab w:val="left" w:pos="3240"/>
          <w:tab w:val="left" w:pos="3960"/>
          <w:tab w:val="left" w:pos="4320"/>
        </w:tabs>
        <w:ind w:left="5040" w:hanging="3600"/>
      </w:pPr>
      <w:r w:rsidRPr="00773037">
        <w:t>No. of Copies/color</w:t>
      </w:r>
      <w:r w:rsidRPr="00773037">
        <w:tab/>
        <w:t>-</w:t>
      </w:r>
      <w:r w:rsidRPr="00773037">
        <w:tab/>
        <w:t>3</w:t>
      </w:r>
    </w:p>
    <w:p w14:paraId="4226B212" w14:textId="77777777" w:rsidR="00F173B6" w:rsidRPr="00773037" w:rsidRDefault="00F173B6" w:rsidP="00773037">
      <w:pPr>
        <w:tabs>
          <w:tab w:val="left" w:pos="3240"/>
          <w:tab w:val="left" w:pos="3600"/>
          <w:tab w:val="left" w:pos="3960"/>
        </w:tabs>
        <w:ind w:left="4320" w:hanging="2880"/>
        <w:jc w:val="both"/>
      </w:pPr>
      <w:r w:rsidRPr="00773037">
        <w:t>Explanation</w:t>
      </w:r>
      <w:r w:rsidRPr="00773037">
        <w:tab/>
      </w:r>
      <w:r w:rsidRPr="00773037">
        <w:tab/>
      </w:r>
      <w:r w:rsidRPr="00773037">
        <w:tab/>
        <w:t>-</w:t>
      </w:r>
      <w:r w:rsidRPr="00773037">
        <w:tab/>
        <w:t>This serves as authority of the truck drivers to accept cargoes for delivery to consignee’s warehouse.</w:t>
      </w:r>
    </w:p>
    <w:p w14:paraId="618A3B8C" w14:textId="77777777" w:rsidR="00F173B6" w:rsidRPr="00773037" w:rsidRDefault="00F173B6" w:rsidP="00773037">
      <w:pPr>
        <w:tabs>
          <w:tab w:val="left" w:pos="900"/>
          <w:tab w:val="left" w:pos="1440"/>
          <w:tab w:val="left" w:pos="3960"/>
        </w:tabs>
        <w:ind w:left="360"/>
      </w:pPr>
      <w:r w:rsidRPr="00773037">
        <w:tab/>
      </w:r>
      <w:r w:rsidRPr="00773037">
        <w:tab/>
        <w:t>Prepared/approved by</w:t>
      </w:r>
      <w:r w:rsidRPr="00773037">
        <w:tab/>
        <w:t>-</w:t>
      </w:r>
      <w:r w:rsidRPr="00773037">
        <w:tab/>
        <w:t>Operations Staff</w:t>
      </w:r>
    </w:p>
    <w:p w14:paraId="0F1B4FFD" w14:textId="77777777" w:rsidR="00F173B6" w:rsidRPr="00773037" w:rsidRDefault="00F173B6" w:rsidP="00773037">
      <w:pPr>
        <w:tabs>
          <w:tab w:val="left" w:pos="900"/>
          <w:tab w:val="left" w:pos="1440"/>
          <w:tab w:val="left" w:pos="3960"/>
        </w:tabs>
        <w:ind w:left="360"/>
      </w:pPr>
      <w:r w:rsidRPr="00773037">
        <w:tab/>
      </w:r>
      <w:r w:rsidRPr="00773037">
        <w:tab/>
        <w:t xml:space="preserve">Distribution                </w:t>
      </w:r>
      <w:r w:rsidRPr="00773037">
        <w:tab/>
        <w:t>-</w:t>
      </w:r>
      <w:r w:rsidRPr="00773037">
        <w:tab/>
        <w:t>Copy 1 – Truck driver</w:t>
      </w:r>
    </w:p>
    <w:p w14:paraId="25D8667E"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2 – Chief Mate</w:t>
      </w:r>
    </w:p>
    <w:p w14:paraId="79E0B17B"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3 – Operations Staff</w:t>
      </w:r>
    </w:p>
    <w:p w14:paraId="3C05C75A"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936"/>
        <w:jc w:val="both"/>
      </w:pPr>
      <w:r w:rsidRPr="00773037">
        <w:br w:type="page"/>
      </w:r>
    </w:p>
    <w:p w14:paraId="44BD915A" w14:textId="77777777" w:rsidR="00D14DBD" w:rsidRPr="00773037" w:rsidRDefault="00D14DBD" w:rsidP="00773037">
      <w:pPr>
        <w:pStyle w:val="ListParagraph"/>
        <w:numPr>
          <w:ilvl w:val="1"/>
          <w:numId w:val="1"/>
        </w:numPr>
        <w:tabs>
          <w:tab w:val="left" w:pos="1440"/>
          <w:tab w:val="left" w:pos="3240"/>
          <w:tab w:val="left" w:pos="3420"/>
          <w:tab w:val="left" w:pos="3960"/>
          <w:tab w:val="left" w:pos="4320"/>
          <w:tab w:val="left" w:pos="4860"/>
          <w:tab w:val="left" w:pos="5220"/>
          <w:tab w:val="left" w:pos="5580"/>
        </w:tabs>
        <w:jc w:val="both"/>
      </w:pPr>
      <w:r w:rsidRPr="00773037">
        <w:lastRenderedPageBreak/>
        <w:t>Cargo Receipt</w:t>
      </w:r>
    </w:p>
    <w:p w14:paraId="377DF260" w14:textId="77777777" w:rsidR="00D3441B" w:rsidRPr="00773037" w:rsidRDefault="00D3441B" w:rsidP="00773037">
      <w:pPr>
        <w:tabs>
          <w:tab w:val="left" w:pos="1440"/>
          <w:tab w:val="left" w:pos="3240"/>
          <w:tab w:val="left" w:pos="3420"/>
          <w:tab w:val="left" w:pos="3960"/>
          <w:tab w:val="left" w:pos="4320"/>
          <w:tab w:val="left" w:pos="4860"/>
          <w:tab w:val="left" w:pos="5220"/>
          <w:tab w:val="left" w:pos="5580"/>
        </w:tabs>
        <w:ind w:left="576"/>
        <w:jc w:val="both"/>
      </w:pPr>
    </w:p>
    <w:p w14:paraId="75C82E0E" w14:textId="77777777" w:rsidR="00D3441B" w:rsidRPr="00773037" w:rsidRDefault="00D3441B" w:rsidP="00773037">
      <w:pPr>
        <w:tabs>
          <w:tab w:val="left" w:pos="1440"/>
          <w:tab w:val="left" w:pos="3240"/>
          <w:tab w:val="left" w:pos="3420"/>
          <w:tab w:val="left" w:pos="3960"/>
          <w:tab w:val="left" w:pos="4320"/>
          <w:tab w:val="left" w:pos="4860"/>
          <w:tab w:val="left" w:pos="5220"/>
          <w:tab w:val="left" w:pos="5580"/>
        </w:tabs>
        <w:ind w:left="576"/>
        <w:jc w:val="center"/>
      </w:pPr>
      <w:r w:rsidRPr="00773037">
        <w:rPr>
          <w:noProof/>
          <w:lang w:val="en-PH" w:eastAsia="en-PH"/>
        </w:rPr>
        <w:drawing>
          <wp:inline distT="0" distB="0" distL="0" distR="0" wp14:anchorId="05C35966" wp14:editId="32494F0F">
            <wp:extent cx="4226044" cy="45720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044" cy="4572000"/>
                    </a:xfrm>
                    <a:prstGeom prst="rect">
                      <a:avLst/>
                    </a:prstGeom>
                    <a:noFill/>
                    <a:ln>
                      <a:noFill/>
                    </a:ln>
                  </pic:spPr>
                </pic:pic>
              </a:graphicData>
            </a:graphic>
          </wp:inline>
        </w:drawing>
      </w:r>
    </w:p>
    <w:p w14:paraId="1B9BBF7B" w14:textId="77777777" w:rsidR="00DF779A" w:rsidRPr="00773037" w:rsidRDefault="00DF779A" w:rsidP="00773037">
      <w:pPr>
        <w:tabs>
          <w:tab w:val="left" w:pos="1440"/>
          <w:tab w:val="left" w:pos="3240"/>
          <w:tab w:val="left" w:pos="3420"/>
          <w:tab w:val="left" w:pos="3960"/>
          <w:tab w:val="left" w:pos="4320"/>
          <w:tab w:val="left" w:pos="4860"/>
          <w:tab w:val="left" w:pos="5220"/>
          <w:tab w:val="left" w:pos="5580"/>
        </w:tabs>
        <w:jc w:val="both"/>
      </w:pPr>
    </w:p>
    <w:p w14:paraId="410D96D8" w14:textId="77777777" w:rsidR="00995385" w:rsidRPr="00773037" w:rsidRDefault="00995385" w:rsidP="00773037">
      <w:pPr>
        <w:tabs>
          <w:tab w:val="left" w:pos="3240"/>
          <w:tab w:val="left" w:pos="3960"/>
          <w:tab w:val="left" w:pos="4320"/>
        </w:tabs>
        <w:ind w:left="5040" w:hanging="3600"/>
      </w:pPr>
      <w:r w:rsidRPr="00773037">
        <w:t>No. of Copies/color</w:t>
      </w:r>
      <w:r w:rsidRPr="00773037">
        <w:tab/>
        <w:t>-</w:t>
      </w:r>
      <w:r w:rsidRPr="00773037">
        <w:tab/>
        <w:t>3</w:t>
      </w:r>
    </w:p>
    <w:p w14:paraId="4160A90C" w14:textId="77777777" w:rsidR="00995385" w:rsidRPr="00773037" w:rsidRDefault="00995385" w:rsidP="00773037">
      <w:pPr>
        <w:tabs>
          <w:tab w:val="left" w:pos="3240"/>
          <w:tab w:val="left" w:pos="3600"/>
          <w:tab w:val="left" w:pos="3960"/>
        </w:tabs>
        <w:ind w:left="4320" w:hanging="2880"/>
        <w:jc w:val="both"/>
      </w:pPr>
      <w:r w:rsidRPr="00773037">
        <w:t>Explanation</w:t>
      </w:r>
      <w:r w:rsidRPr="00773037">
        <w:tab/>
      </w:r>
      <w:r w:rsidRPr="00773037">
        <w:tab/>
      </w:r>
      <w:r w:rsidRPr="00773037">
        <w:tab/>
        <w:t>-</w:t>
      </w:r>
      <w:r w:rsidRPr="00773037">
        <w:tab/>
        <w:t>This serves as receipt of cargo by trucks from cargoes unloaded from vessel for delivery to consignee’s warehouse.</w:t>
      </w:r>
    </w:p>
    <w:p w14:paraId="3441FD43" w14:textId="77777777" w:rsidR="00995385" w:rsidRPr="00773037" w:rsidRDefault="00995385" w:rsidP="00773037">
      <w:pPr>
        <w:tabs>
          <w:tab w:val="left" w:pos="900"/>
          <w:tab w:val="left" w:pos="1440"/>
          <w:tab w:val="left" w:pos="3960"/>
        </w:tabs>
        <w:ind w:left="360"/>
      </w:pPr>
      <w:r w:rsidRPr="00773037">
        <w:tab/>
      </w:r>
      <w:r w:rsidRPr="00773037">
        <w:tab/>
        <w:t>Checked and verified by</w:t>
      </w:r>
      <w:r w:rsidRPr="00773037">
        <w:tab/>
        <w:t>-</w:t>
      </w:r>
      <w:r w:rsidRPr="00773037">
        <w:tab/>
        <w:t>Operations Staff</w:t>
      </w:r>
    </w:p>
    <w:p w14:paraId="629DCD41" w14:textId="77777777" w:rsidR="00995385" w:rsidRPr="00773037" w:rsidRDefault="00995385" w:rsidP="00773037">
      <w:pPr>
        <w:tabs>
          <w:tab w:val="left" w:pos="900"/>
          <w:tab w:val="left" w:pos="1440"/>
          <w:tab w:val="left" w:pos="3960"/>
        </w:tabs>
        <w:ind w:left="360"/>
      </w:pPr>
      <w:r w:rsidRPr="00773037">
        <w:tab/>
      </w:r>
      <w:r w:rsidRPr="00773037">
        <w:tab/>
        <w:t xml:space="preserve">Distribution                </w:t>
      </w:r>
      <w:r w:rsidRPr="00773037">
        <w:tab/>
        <w:t>-</w:t>
      </w:r>
      <w:r w:rsidRPr="00773037">
        <w:tab/>
        <w:t>Copy 1 – Truck driver</w:t>
      </w:r>
    </w:p>
    <w:p w14:paraId="5AD80F41" w14:textId="77777777" w:rsidR="00995385" w:rsidRPr="00773037" w:rsidRDefault="00995385"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2 – Quarter Master</w:t>
      </w:r>
    </w:p>
    <w:p w14:paraId="2DCE05E2" w14:textId="77777777" w:rsidR="00995385" w:rsidRPr="00773037" w:rsidRDefault="00995385"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3 – Operations Staff</w:t>
      </w:r>
    </w:p>
    <w:p w14:paraId="53C47DB3" w14:textId="77777777" w:rsidR="00995385" w:rsidRPr="00773037" w:rsidRDefault="00995385" w:rsidP="00773037">
      <w:pPr>
        <w:tabs>
          <w:tab w:val="left" w:pos="1440"/>
          <w:tab w:val="left" w:pos="3240"/>
          <w:tab w:val="left" w:pos="3420"/>
          <w:tab w:val="left" w:pos="3960"/>
          <w:tab w:val="left" w:pos="4320"/>
          <w:tab w:val="left" w:pos="4860"/>
          <w:tab w:val="left" w:pos="5220"/>
          <w:tab w:val="left" w:pos="5580"/>
        </w:tabs>
        <w:jc w:val="both"/>
      </w:pPr>
    </w:p>
    <w:p w14:paraId="34172A9F" w14:textId="77777777" w:rsidR="00995385" w:rsidRPr="00773037" w:rsidRDefault="00995385" w:rsidP="00773037">
      <w:pPr>
        <w:tabs>
          <w:tab w:val="left" w:pos="1440"/>
          <w:tab w:val="left" w:pos="3240"/>
          <w:tab w:val="left" w:pos="3420"/>
          <w:tab w:val="left" w:pos="3960"/>
          <w:tab w:val="left" w:pos="4320"/>
          <w:tab w:val="left" w:pos="4860"/>
          <w:tab w:val="left" w:pos="5220"/>
          <w:tab w:val="left" w:pos="5580"/>
        </w:tabs>
        <w:jc w:val="both"/>
      </w:pPr>
      <w:r w:rsidRPr="00773037">
        <w:br w:type="page"/>
      </w:r>
    </w:p>
    <w:p w14:paraId="77CAF37E" w14:textId="77777777" w:rsidR="00D14DBD" w:rsidRPr="00773037" w:rsidRDefault="00D14DBD" w:rsidP="00773037">
      <w:pPr>
        <w:pStyle w:val="ListParagraph"/>
        <w:numPr>
          <w:ilvl w:val="1"/>
          <w:numId w:val="1"/>
        </w:numPr>
        <w:tabs>
          <w:tab w:val="left" w:pos="1440"/>
          <w:tab w:val="left" w:pos="3240"/>
          <w:tab w:val="left" w:pos="3420"/>
          <w:tab w:val="left" w:pos="3960"/>
          <w:tab w:val="left" w:pos="4320"/>
          <w:tab w:val="left" w:pos="4860"/>
          <w:tab w:val="left" w:pos="5220"/>
          <w:tab w:val="left" w:pos="5580"/>
        </w:tabs>
        <w:jc w:val="both"/>
      </w:pPr>
      <w:r w:rsidRPr="00773037">
        <w:lastRenderedPageBreak/>
        <w:t>Way Bill</w:t>
      </w:r>
    </w:p>
    <w:p w14:paraId="3FEC31E4" w14:textId="77777777" w:rsidR="00DF779A" w:rsidRPr="00773037" w:rsidRDefault="00DF779A" w:rsidP="00773037">
      <w:pPr>
        <w:tabs>
          <w:tab w:val="left" w:pos="1440"/>
          <w:tab w:val="left" w:pos="3240"/>
          <w:tab w:val="left" w:pos="3420"/>
          <w:tab w:val="left" w:pos="3960"/>
          <w:tab w:val="left" w:pos="4320"/>
          <w:tab w:val="left" w:pos="4860"/>
          <w:tab w:val="left" w:pos="5220"/>
          <w:tab w:val="left" w:pos="5580"/>
        </w:tabs>
        <w:jc w:val="both"/>
      </w:pPr>
    </w:p>
    <w:p w14:paraId="6342E140" w14:textId="77777777" w:rsidR="00DF779A" w:rsidRPr="00773037" w:rsidRDefault="00DF779A" w:rsidP="00773037">
      <w:pPr>
        <w:tabs>
          <w:tab w:val="left" w:pos="1440"/>
          <w:tab w:val="left" w:pos="3240"/>
          <w:tab w:val="left" w:pos="3420"/>
          <w:tab w:val="left" w:pos="3960"/>
          <w:tab w:val="left" w:pos="4320"/>
          <w:tab w:val="left" w:pos="4860"/>
          <w:tab w:val="left" w:pos="5220"/>
          <w:tab w:val="left" w:pos="5580"/>
        </w:tabs>
        <w:jc w:val="center"/>
      </w:pPr>
      <w:r w:rsidRPr="00773037">
        <w:rPr>
          <w:noProof/>
          <w:lang w:val="en-PH" w:eastAsia="en-PH"/>
        </w:rPr>
        <w:drawing>
          <wp:inline distT="0" distB="0" distL="0" distR="0" wp14:anchorId="416AC459" wp14:editId="37FB5244">
            <wp:extent cx="4746334"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6334" cy="4572000"/>
                    </a:xfrm>
                    <a:prstGeom prst="rect">
                      <a:avLst/>
                    </a:prstGeom>
                    <a:noFill/>
                    <a:ln>
                      <a:noFill/>
                    </a:ln>
                  </pic:spPr>
                </pic:pic>
              </a:graphicData>
            </a:graphic>
          </wp:inline>
        </w:drawing>
      </w:r>
    </w:p>
    <w:p w14:paraId="17C843E5" w14:textId="77777777" w:rsidR="00DF779A" w:rsidRPr="00773037" w:rsidRDefault="00DF779A" w:rsidP="00773037">
      <w:pPr>
        <w:pStyle w:val="ListParagraph"/>
        <w:tabs>
          <w:tab w:val="left" w:pos="1440"/>
          <w:tab w:val="left" w:pos="3240"/>
          <w:tab w:val="left" w:pos="3420"/>
          <w:tab w:val="left" w:pos="3960"/>
          <w:tab w:val="left" w:pos="4320"/>
          <w:tab w:val="left" w:pos="4860"/>
          <w:tab w:val="left" w:pos="5220"/>
          <w:tab w:val="left" w:pos="5580"/>
        </w:tabs>
        <w:ind w:left="936"/>
        <w:jc w:val="both"/>
      </w:pPr>
    </w:p>
    <w:p w14:paraId="78E17464" w14:textId="77777777" w:rsidR="00995385" w:rsidRPr="00773037" w:rsidRDefault="00995385" w:rsidP="00773037">
      <w:pPr>
        <w:tabs>
          <w:tab w:val="left" w:pos="3240"/>
          <w:tab w:val="left" w:pos="3960"/>
          <w:tab w:val="left" w:pos="4320"/>
        </w:tabs>
        <w:ind w:left="5040" w:hanging="3600"/>
      </w:pPr>
      <w:r w:rsidRPr="00773037">
        <w:t>No. of Copies/color</w:t>
      </w:r>
      <w:r w:rsidRPr="00773037">
        <w:tab/>
        <w:t>-</w:t>
      </w:r>
      <w:r w:rsidRPr="00773037">
        <w:tab/>
      </w:r>
      <w:r w:rsidR="00067564" w:rsidRPr="00773037">
        <w:t>4</w:t>
      </w:r>
    </w:p>
    <w:p w14:paraId="7C3B161D" w14:textId="77777777" w:rsidR="00995385" w:rsidRPr="00773037" w:rsidRDefault="00995385" w:rsidP="00773037">
      <w:pPr>
        <w:tabs>
          <w:tab w:val="left" w:pos="900"/>
          <w:tab w:val="left" w:pos="1440"/>
          <w:tab w:val="left" w:pos="3960"/>
        </w:tabs>
        <w:ind w:left="360"/>
      </w:pPr>
      <w:r w:rsidRPr="00773037">
        <w:tab/>
      </w:r>
      <w:r w:rsidRPr="00773037">
        <w:tab/>
        <w:t>Prepared by</w:t>
      </w:r>
      <w:r w:rsidRPr="00773037">
        <w:tab/>
        <w:t>-</w:t>
      </w:r>
      <w:r w:rsidRPr="00773037">
        <w:tab/>
        <w:t>Operations Staff</w:t>
      </w:r>
    </w:p>
    <w:p w14:paraId="01CC450F" w14:textId="77777777" w:rsidR="00995385" w:rsidRPr="00773037" w:rsidRDefault="00995385" w:rsidP="00773037">
      <w:pPr>
        <w:tabs>
          <w:tab w:val="left" w:pos="900"/>
          <w:tab w:val="left" w:pos="1440"/>
          <w:tab w:val="left" w:pos="3960"/>
        </w:tabs>
        <w:ind w:left="360"/>
      </w:pPr>
      <w:r w:rsidRPr="00773037">
        <w:tab/>
      </w:r>
      <w:r w:rsidRPr="00773037">
        <w:tab/>
        <w:t xml:space="preserve">Distribution                </w:t>
      </w:r>
      <w:r w:rsidRPr="00773037">
        <w:tab/>
        <w:t>-</w:t>
      </w:r>
      <w:r w:rsidRPr="00773037">
        <w:tab/>
        <w:t>Copy 1 – Truck driver</w:t>
      </w:r>
    </w:p>
    <w:p w14:paraId="148200EE" w14:textId="77777777" w:rsidR="00995385" w:rsidRPr="00773037" w:rsidRDefault="00995385"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 xml:space="preserve">Copy 2 – </w:t>
      </w:r>
      <w:r w:rsidR="00E85A1C" w:rsidRPr="00773037">
        <w:t>Accounting Department</w:t>
      </w:r>
    </w:p>
    <w:p w14:paraId="5A6A71F2" w14:textId="77777777" w:rsidR="00995385" w:rsidRPr="00773037" w:rsidRDefault="00995385"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 xml:space="preserve">Copy 3 – Operations </w:t>
      </w:r>
      <w:r w:rsidR="00E85A1C" w:rsidRPr="00773037">
        <w:t>Department</w:t>
      </w:r>
    </w:p>
    <w:p w14:paraId="40A22655" w14:textId="77777777" w:rsidR="00E85A1C" w:rsidRPr="00773037" w:rsidRDefault="00E85A1C"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4 – Consignee</w:t>
      </w:r>
    </w:p>
    <w:p w14:paraId="27A5676B" w14:textId="77777777" w:rsidR="00E85A1C" w:rsidRPr="00773037" w:rsidRDefault="00E85A1C" w:rsidP="00773037">
      <w:pPr>
        <w:tabs>
          <w:tab w:val="left" w:pos="1440"/>
          <w:tab w:val="left" w:pos="3240"/>
          <w:tab w:val="left" w:pos="3420"/>
          <w:tab w:val="left" w:pos="3960"/>
          <w:tab w:val="left" w:pos="4320"/>
          <w:tab w:val="left" w:pos="4860"/>
          <w:tab w:val="left" w:pos="5220"/>
          <w:tab w:val="left" w:pos="5580"/>
        </w:tabs>
        <w:ind w:left="5580" w:hanging="4680"/>
        <w:jc w:val="both"/>
      </w:pPr>
    </w:p>
    <w:p w14:paraId="0F7D33DD" w14:textId="77777777" w:rsidR="00995385" w:rsidRPr="00773037" w:rsidRDefault="00995385" w:rsidP="00773037">
      <w:pPr>
        <w:tabs>
          <w:tab w:val="left" w:pos="1440"/>
          <w:tab w:val="left" w:pos="3240"/>
          <w:tab w:val="left" w:pos="3420"/>
          <w:tab w:val="left" w:pos="3960"/>
          <w:tab w:val="left" w:pos="4320"/>
          <w:tab w:val="left" w:pos="4860"/>
          <w:tab w:val="left" w:pos="5220"/>
          <w:tab w:val="left" w:pos="5580"/>
        </w:tabs>
        <w:jc w:val="both"/>
      </w:pPr>
      <w:r w:rsidRPr="00773037">
        <w:br w:type="page"/>
      </w:r>
    </w:p>
    <w:p w14:paraId="513B5D68" w14:textId="77777777" w:rsidR="00D14DBD" w:rsidRPr="00773037" w:rsidRDefault="00D14DBD" w:rsidP="00773037">
      <w:pPr>
        <w:pStyle w:val="ListParagraph"/>
        <w:numPr>
          <w:ilvl w:val="1"/>
          <w:numId w:val="1"/>
        </w:numPr>
        <w:tabs>
          <w:tab w:val="left" w:pos="1440"/>
          <w:tab w:val="left" w:pos="3240"/>
          <w:tab w:val="left" w:pos="3420"/>
          <w:tab w:val="left" w:pos="3960"/>
          <w:tab w:val="left" w:pos="4320"/>
          <w:tab w:val="left" w:pos="4860"/>
          <w:tab w:val="left" w:pos="5220"/>
          <w:tab w:val="left" w:pos="5580"/>
        </w:tabs>
        <w:jc w:val="both"/>
      </w:pPr>
      <w:r w:rsidRPr="00773037">
        <w:lastRenderedPageBreak/>
        <w:t>Delivery Receipt</w:t>
      </w:r>
    </w:p>
    <w:p w14:paraId="6D7B3A7E" w14:textId="77777777" w:rsidR="00DF779A" w:rsidRPr="00773037" w:rsidRDefault="00DF779A" w:rsidP="00773037">
      <w:pPr>
        <w:pStyle w:val="ListParagraph"/>
        <w:tabs>
          <w:tab w:val="left" w:pos="1440"/>
          <w:tab w:val="left" w:pos="3240"/>
          <w:tab w:val="left" w:pos="3420"/>
          <w:tab w:val="left" w:pos="3960"/>
          <w:tab w:val="left" w:pos="4320"/>
          <w:tab w:val="left" w:pos="4860"/>
          <w:tab w:val="left" w:pos="5220"/>
          <w:tab w:val="left" w:pos="5580"/>
        </w:tabs>
        <w:ind w:left="936"/>
        <w:jc w:val="both"/>
      </w:pPr>
    </w:p>
    <w:p w14:paraId="2B7FDA34" w14:textId="77777777" w:rsidR="00F173B6" w:rsidRPr="00773037" w:rsidRDefault="00F173B6" w:rsidP="00773037">
      <w:pPr>
        <w:pStyle w:val="ListParagraph"/>
        <w:tabs>
          <w:tab w:val="left" w:pos="1440"/>
          <w:tab w:val="left" w:pos="3240"/>
          <w:tab w:val="left" w:pos="3420"/>
          <w:tab w:val="left" w:pos="3960"/>
          <w:tab w:val="left" w:pos="4320"/>
          <w:tab w:val="left" w:pos="4860"/>
          <w:tab w:val="left" w:pos="5220"/>
          <w:tab w:val="left" w:pos="5580"/>
        </w:tabs>
        <w:ind w:left="936"/>
        <w:jc w:val="center"/>
      </w:pPr>
      <w:r w:rsidRPr="00773037">
        <w:rPr>
          <w:noProof/>
          <w:lang w:val="en-PH" w:eastAsia="en-PH"/>
        </w:rPr>
        <w:drawing>
          <wp:inline distT="0" distB="0" distL="0" distR="0" wp14:anchorId="3F8FBC91" wp14:editId="0841D38E">
            <wp:extent cx="4222494" cy="36576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2494" cy="3657600"/>
                    </a:xfrm>
                    <a:prstGeom prst="rect">
                      <a:avLst/>
                    </a:prstGeom>
                    <a:noFill/>
                    <a:ln>
                      <a:noFill/>
                    </a:ln>
                  </pic:spPr>
                </pic:pic>
              </a:graphicData>
            </a:graphic>
          </wp:inline>
        </w:drawing>
      </w:r>
    </w:p>
    <w:p w14:paraId="62E2BC0E" w14:textId="77777777" w:rsidR="00F173B6" w:rsidRPr="00773037" w:rsidRDefault="00F173B6" w:rsidP="00773037">
      <w:pPr>
        <w:pStyle w:val="ListParagraph"/>
        <w:tabs>
          <w:tab w:val="left" w:pos="1440"/>
          <w:tab w:val="left" w:pos="3240"/>
          <w:tab w:val="left" w:pos="3420"/>
          <w:tab w:val="left" w:pos="3960"/>
          <w:tab w:val="left" w:pos="4320"/>
          <w:tab w:val="left" w:pos="4860"/>
          <w:tab w:val="left" w:pos="5220"/>
          <w:tab w:val="left" w:pos="5580"/>
        </w:tabs>
        <w:ind w:left="936"/>
        <w:jc w:val="both"/>
      </w:pPr>
    </w:p>
    <w:p w14:paraId="2F5543A6"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jc w:val="center"/>
      </w:pPr>
    </w:p>
    <w:p w14:paraId="7510F39E" w14:textId="77777777" w:rsidR="00F173B6" w:rsidRPr="00773037" w:rsidRDefault="00F173B6" w:rsidP="00773037">
      <w:pPr>
        <w:tabs>
          <w:tab w:val="left" w:pos="900"/>
          <w:tab w:val="left" w:pos="2160"/>
          <w:tab w:val="left" w:pos="3960"/>
        </w:tabs>
        <w:ind w:left="360" w:firstLine="1080"/>
        <w:jc w:val="both"/>
      </w:pPr>
      <w:r w:rsidRPr="00773037">
        <w:t>Prepared by</w:t>
      </w:r>
      <w:r w:rsidRPr="00773037">
        <w:tab/>
        <w:t>-</w:t>
      </w:r>
      <w:r w:rsidRPr="00773037">
        <w:tab/>
        <w:t>Truck Driver</w:t>
      </w:r>
    </w:p>
    <w:p w14:paraId="265EFD12" w14:textId="77777777" w:rsidR="00F173B6" w:rsidRPr="00773037" w:rsidRDefault="00F173B6" w:rsidP="00773037">
      <w:pPr>
        <w:tabs>
          <w:tab w:val="left" w:pos="900"/>
          <w:tab w:val="left" w:pos="1440"/>
          <w:tab w:val="left" w:pos="3960"/>
        </w:tabs>
        <w:ind w:left="360"/>
        <w:jc w:val="both"/>
      </w:pPr>
      <w:r w:rsidRPr="00773037">
        <w:tab/>
      </w:r>
      <w:r w:rsidRPr="00773037">
        <w:tab/>
        <w:t>Acknowledged by</w:t>
      </w:r>
      <w:r w:rsidRPr="00773037">
        <w:tab/>
        <w:t>-</w:t>
      </w:r>
      <w:r w:rsidRPr="00773037">
        <w:tab/>
        <w:t>Vessel/</w:t>
      </w:r>
      <w:proofErr w:type="gramStart"/>
      <w:r w:rsidRPr="00773037">
        <w:t>consignee’s</w:t>
      </w:r>
      <w:proofErr w:type="gramEnd"/>
      <w:r w:rsidRPr="00773037">
        <w:t xml:space="preserve"> authorized representative</w:t>
      </w:r>
    </w:p>
    <w:p w14:paraId="251F5B01"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t xml:space="preserve">Distribution                </w:t>
      </w:r>
      <w:r w:rsidRPr="00773037">
        <w:tab/>
        <w:t>-</w:t>
      </w:r>
      <w:r w:rsidRPr="00773037">
        <w:tab/>
        <w:t>Copy 1 – Vessel/Consignee</w:t>
      </w:r>
    </w:p>
    <w:p w14:paraId="3EF3096F"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2 – Operations Department</w:t>
      </w:r>
    </w:p>
    <w:p w14:paraId="0CBDB986"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2 – Accounting Department</w:t>
      </w:r>
    </w:p>
    <w:p w14:paraId="6583071E" w14:textId="77777777" w:rsidR="00F173B6" w:rsidRPr="00773037" w:rsidRDefault="00F173B6" w:rsidP="00773037">
      <w:pPr>
        <w:pStyle w:val="ListParagraph"/>
        <w:tabs>
          <w:tab w:val="left" w:pos="1440"/>
          <w:tab w:val="left" w:pos="3240"/>
          <w:tab w:val="left" w:pos="3420"/>
          <w:tab w:val="left" w:pos="3960"/>
          <w:tab w:val="left" w:pos="4320"/>
          <w:tab w:val="left" w:pos="4860"/>
          <w:tab w:val="left" w:pos="5220"/>
          <w:tab w:val="left" w:pos="5580"/>
        </w:tabs>
        <w:ind w:left="936"/>
        <w:jc w:val="both"/>
      </w:pPr>
    </w:p>
    <w:p w14:paraId="6EB50800" w14:textId="77777777" w:rsidR="00F173B6" w:rsidRPr="00773037" w:rsidRDefault="00F173B6" w:rsidP="00773037">
      <w:pPr>
        <w:pStyle w:val="ListParagraph"/>
        <w:tabs>
          <w:tab w:val="left" w:pos="1440"/>
          <w:tab w:val="left" w:pos="3240"/>
          <w:tab w:val="left" w:pos="3420"/>
          <w:tab w:val="left" w:pos="3960"/>
          <w:tab w:val="left" w:pos="4320"/>
          <w:tab w:val="left" w:pos="4860"/>
          <w:tab w:val="left" w:pos="5220"/>
          <w:tab w:val="left" w:pos="5580"/>
        </w:tabs>
        <w:ind w:left="936"/>
        <w:jc w:val="both"/>
      </w:pPr>
      <w:r w:rsidRPr="00773037">
        <w:br w:type="page"/>
      </w:r>
    </w:p>
    <w:p w14:paraId="3200DCBD" w14:textId="77777777" w:rsidR="00D14DBD" w:rsidRPr="00773037" w:rsidRDefault="00D14DBD" w:rsidP="00773037">
      <w:pPr>
        <w:pStyle w:val="ListParagraph"/>
        <w:numPr>
          <w:ilvl w:val="1"/>
          <w:numId w:val="1"/>
        </w:numPr>
        <w:tabs>
          <w:tab w:val="left" w:pos="1440"/>
          <w:tab w:val="left" w:pos="3240"/>
          <w:tab w:val="left" w:pos="3420"/>
          <w:tab w:val="left" w:pos="3960"/>
          <w:tab w:val="left" w:pos="4320"/>
          <w:tab w:val="left" w:pos="4860"/>
          <w:tab w:val="left" w:pos="5220"/>
          <w:tab w:val="left" w:pos="5580"/>
        </w:tabs>
        <w:jc w:val="both"/>
      </w:pPr>
      <w:r w:rsidRPr="00773037">
        <w:lastRenderedPageBreak/>
        <w:t>Notice of Readiness</w:t>
      </w:r>
    </w:p>
    <w:p w14:paraId="6621187F" w14:textId="77777777" w:rsidR="00317B07" w:rsidRPr="00773037" w:rsidRDefault="00317B07" w:rsidP="00773037">
      <w:pPr>
        <w:tabs>
          <w:tab w:val="left" w:pos="1440"/>
          <w:tab w:val="left" w:pos="3240"/>
          <w:tab w:val="left" w:pos="3420"/>
          <w:tab w:val="left" w:pos="3960"/>
          <w:tab w:val="left" w:pos="4320"/>
          <w:tab w:val="left" w:pos="4860"/>
          <w:tab w:val="left" w:pos="5220"/>
          <w:tab w:val="left" w:pos="5580"/>
        </w:tabs>
        <w:jc w:val="both"/>
      </w:pPr>
    </w:p>
    <w:p w14:paraId="1EB5B82D"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jc w:val="center"/>
      </w:pPr>
      <w:r w:rsidRPr="00773037">
        <w:rPr>
          <w:noProof/>
          <w:lang w:val="en-PH" w:eastAsia="en-PH"/>
        </w:rPr>
        <w:drawing>
          <wp:inline distT="0" distB="0" distL="0" distR="0" wp14:anchorId="605DAFFF" wp14:editId="0535B96F">
            <wp:extent cx="5212080" cy="39625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080" cy="3962555"/>
                    </a:xfrm>
                    <a:prstGeom prst="rect">
                      <a:avLst/>
                    </a:prstGeom>
                    <a:noFill/>
                    <a:ln>
                      <a:noFill/>
                    </a:ln>
                  </pic:spPr>
                </pic:pic>
              </a:graphicData>
            </a:graphic>
          </wp:inline>
        </w:drawing>
      </w:r>
    </w:p>
    <w:p w14:paraId="3C674960" w14:textId="77777777" w:rsidR="00F173B6" w:rsidRPr="00773037" w:rsidRDefault="00F173B6" w:rsidP="00773037">
      <w:pPr>
        <w:tabs>
          <w:tab w:val="left" w:pos="3240"/>
          <w:tab w:val="left" w:pos="3960"/>
          <w:tab w:val="left" w:pos="4320"/>
        </w:tabs>
        <w:ind w:left="5040" w:hanging="3600"/>
        <w:jc w:val="both"/>
      </w:pPr>
    </w:p>
    <w:p w14:paraId="6176B619" w14:textId="77777777" w:rsidR="00F173B6" w:rsidRPr="00773037" w:rsidRDefault="00F173B6" w:rsidP="00773037">
      <w:pPr>
        <w:tabs>
          <w:tab w:val="left" w:pos="3240"/>
          <w:tab w:val="left" w:pos="3960"/>
          <w:tab w:val="left" w:pos="4320"/>
        </w:tabs>
        <w:ind w:left="5040" w:hanging="3600"/>
        <w:jc w:val="both"/>
      </w:pPr>
      <w:r w:rsidRPr="00773037">
        <w:t>No. of copies</w:t>
      </w:r>
      <w:r w:rsidRPr="00773037">
        <w:tab/>
      </w:r>
      <w:r w:rsidRPr="00773037">
        <w:tab/>
        <w:t>-</w:t>
      </w:r>
      <w:r w:rsidRPr="00773037">
        <w:tab/>
        <w:t>4</w:t>
      </w:r>
    </w:p>
    <w:p w14:paraId="2234CF33" w14:textId="77777777" w:rsidR="00F173B6" w:rsidRPr="00773037" w:rsidRDefault="00F173B6" w:rsidP="00773037">
      <w:pPr>
        <w:tabs>
          <w:tab w:val="left" w:pos="3240"/>
          <w:tab w:val="left" w:pos="3600"/>
          <w:tab w:val="left" w:pos="3960"/>
        </w:tabs>
        <w:ind w:left="4320" w:hanging="2880"/>
        <w:jc w:val="both"/>
      </w:pPr>
      <w:r w:rsidRPr="00773037">
        <w:t>Explanation</w:t>
      </w:r>
      <w:r w:rsidRPr="00773037">
        <w:tab/>
      </w:r>
      <w:r w:rsidRPr="00773037">
        <w:tab/>
      </w:r>
      <w:r w:rsidRPr="00773037">
        <w:tab/>
        <w:t>-</w:t>
      </w:r>
      <w:r w:rsidRPr="00773037">
        <w:tab/>
        <w:t>This is prepared to notify the shipper/consignee that the Company is ready in all respects to commence loading/unloading cargoes.</w:t>
      </w:r>
    </w:p>
    <w:p w14:paraId="5EFDA381" w14:textId="77777777" w:rsidR="00F173B6" w:rsidRPr="00773037" w:rsidRDefault="00F173B6" w:rsidP="00773037">
      <w:pPr>
        <w:tabs>
          <w:tab w:val="left" w:pos="900"/>
          <w:tab w:val="left" w:pos="2160"/>
          <w:tab w:val="left" w:pos="3960"/>
        </w:tabs>
        <w:ind w:left="360" w:firstLine="1080"/>
        <w:jc w:val="both"/>
      </w:pPr>
      <w:r w:rsidRPr="00773037">
        <w:t>Prepared by</w:t>
      </w:r>
      <w:r w:rsidRPr="00773037">
        <w:tab/>
        <w:t>-</w:t>
      </w:r>
      <w:r w:rsidRPr="00773037">
        <w:tab/>
        <w:t>Chief Mate</w:t>
      </w:r>
    </w:p>
    <w:p w14:paraId="43766CBF" w14:textId="77777777" w:rsidR="00F173B6" w:rsidRPr="00773037" w:rsidRDefault="00F173B6" w:rsidP="00773037">
      <w:pPr>
        <w:tabs>
          <w:tab w:val="left" w:pos="900"/>
          <w:tab w:val="left" w:pos="1440"/>
          <w:tab w:val="left" w:pos="3960"/>
        </w:tabs>
        <w:ind w:left="360"/>
        <w:jc w:val="both"/>
      </w:pPr>
      <w:r w:rsidRPr="00773037">
        <w:tab/>
      </w:r>
      <w:r w:rsidRPr="00773037">
        <w:tab/>
        <w:t>Acknowledged by</w:t>
      </w:r>
      <w:r w:rsidRPr="00773037">
        <w:tab/>
        <w:t>-</w:t>
      </w:r>
      <w:r w:rsidRPr="00773037">
        <w:tab/>
      </w:r>
      <w:proofErr w:type="gramStart"/>
      <w:r w:rsidRPr="00773037">
        <w:t>Shipper’s</w:t>
      </w:r>
      <w:proofErr w:type="gramEnd"/>
      <w:r w:rsidRPr="00773037">
        <w:t xml:space="preserve"> authorized representative</w:t>
      </w:r>
    </w:p>
    <w:p w14:paraId="3136AFE8"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t xml:space="preserve">Distribution                </w:t>
      </w:r>
      <w:r w:rsidRPr="00773037">
        <w:tab/>
        <w:t>-</w:t>
      </w:r>
      <w:r w:rsidRPr="00773037">
        <w:tab/>
        <w:t>Copy 1 – Shipper/consignee</w:t>
      </w:r>
    </w:p>
    <w:p w14:paraId="1A072CED"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2 – Vessel</w:t>
      </w:r>
    </w:p>
    <w:p w14:paraId="20534B2E"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3 – Operations Department</w:t>
      </w:r>
    </w:p>
    <w:p w14:paraId="3677D756"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4 – Accounting Department</w:t>
      </w:r>
    </w:p>
    <w:p w14:paraId="2E8CDDDA" w14:textId="77777777" w:rsidR="00F173B6" w:rsidRPr="00773037" w:rsidRDefault="00317B07" w:rsidP="00773037">
      <w:pPr>
        <w:tabs>
          <w:tab w:val="left" w:pos="3240"/>
          <w:tab w:val="left" w:pos="3960"/>
          <w:tab w:val="left" w:pos="4320"/>
        </w:tabs>
        <w:ind w:left="5040" w:hanging="3600"/>
        <w:jc w:val="both"/>
      </w:pPr>
      <w:r w:rsidRPr="00773037">
        <w:br w:type="page"/>
      </w:r>
    </w:p>
    <w:p w14:paraId="6D27C557" w14:textId="77777777" w:rsidR="00D14DBD" w:rsidRPr="00773037" w:rsidRDefault="00D14DBD" w:rsidP="00773037">
      <w:pPr>
        <w:pStyle w:val="ListParagraph"/>
        <w:numPr>
          <w:ilvl w:val="1"/>
          <w:numId w:val="1"/>
        </w:numPr>
        <w:tabs>
          <w:tab w:val="left" w:pos="1440"/>
          <w:tab w:val="left" w:pos="3240"/>
          <w:tab w:val="left" w:pos="3420"/>
          <w:tab w:val="left" w:pos="3960"/>
          <w:tab w:val="left" w:pos="4320"/>
          <w:tab w:val="left" w:pos="4860"/>
          <w:tab w:val="left" w:pos="5220"/>
          <w:tab w:val="left" w:pos="5580"/>
        </w:tabs>
        <w:jc w:val="both"/>
      </w:pPr>
      <w:r w:rsidRPr="00773037">
        <w:lastRenderedPageBreak/>
        <w:t>Notice of Completion</w:t>
      </w:r>
    </w:p>
    <w:p w14:paraId="29CA8FF2" w14:textId="77777777" w:rsidR="00D345D9" w:rsidRPr="00773037" w:rsidRDefault="00D345D9" w:rsidP="00773037">
      <w:pPr>
        <w:tabs>
          <w:tab w:val="left" w:pos="1440"/>
          <w:tab w:val="left" w:pos="3240"/>
          <w:tab w:val="left" w:pos="3420"/>
          <w:tab w:val="left" w:pos="3960"/>
          <w:tab w:val="left" w:pos="4320"/>
          <w:tab w:val="left" w:pos="4860"/>
          <w:tab w:val="left" w:pos="5220"/>
          <w:tab w:val="left" w:pos="5580"/>
        </w:tabs>
        <w:jc w:val="both"/>
      </w:pPr>
    </w:p>
    <w:p w14:paraId="5B00FBC6" w14:textId="77777777" w:rsidR="00317B07" w:rsidRPr="00773037" w:rsidRDefault="00317B07" w:rsidP="00773037">
      <w:pPr>
        <w:tabs>
          <w:tab w:val="left" w:pos="1440"/>
          <w:tab w:val="left" w:pos="3240"/>
          <w:tab w:val="left" w:pos="3420"/>
          <w:tab w:val="left" w:pos="3960"/>
          <w:tab w:val="left" w:pos="4320"/>
          <w:tab w:val="left" w:pos="4860"/>
          <w:tab w:val="left" w:pos="5220"/>
          <w:tab w:val="left" w:pos="5580"/>
        </w:tabs>
        <w:jc w:val="center"/>
      </w:pPr>
      <w:r w:rsidRPr="00773037">
        <w:rPr>
          <w:noProof/>
          <w:lang w:val="en-PH" w:eastAsia="en-PH"/>
        </w:rPr>
        <w:drawing>
          <wp:inline distT="0" distB="0" distL="0" distR="0" wp14:anchorId="79178B19" wp14:editId="17402BA1">
            <wp:extent cx="4572000" cy="34594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459433"/>
                    </a:xfrm>
                    <a:prstGeom prst="rect">
                      <a:avLst/>
                    </a:prstGeom>
                    <a:noFill/>
                    <a:ln>
                      <a:noFill/>
                    </a:ln>
                  </pic:spPr>
                </pic:pic>
              </a:graphicData>
            </a:graphic>
          </wp:inline>
        </w:drawing>
      </w:r>
    </w:p>
    <w:p w14:paraId="4FC7B1FF" w14:textId="77777777" w:rsidR="00317B07" w:rsidRPr="00773037" w:rsidRDefault="00317B07" w:rsidP="00773037">
      <w:pPr>
        <w:tabs>
          <w:tab w:val="left" w:pos="1440"/>
          <w:tab w:val="left" w:pos="3240"/>
          <w:tab w:val="left" w:pos="3420"/>
          <w:tab w:val="left" w:pos="3960"/>
          <w:tab w:val="left" w:pos="4320"/>
          <w:tab w:val="left" w:pos="4860"/>
          <w:tab w:val="left" w:pos="5220"/>
          <w:tab w:val="left" w:pos="5580"/>
        </w:tabs>
        <w:jc w:val="both"/>
      </w:pPr>
    </w:p>
    <w:p w14:paraId="3B046006" w14:textId="77777777" w:rsidR="00F173B6" w:rsidRPr="00773037" w:rsidRDefault="00F173B6" w:rsidP="00773037">
      <w:pPr>
        <w:tabs>
          <w:tab w:val="left" w:pos="3240"/>
          <w:tab w:val="left" w:pos="3960"/>
          <w:tab w:val="left" w:pos="4320"/>
        </w:tabs>
        <w:ind w:left="5040" w:hanging="3600"/>
        <w:jc w:val="both"/>
      </w:pPr>
      <w:r w:rsidRPr="00773037">
        <w:t>No. of copies</w:t>
      </w:r>
      <w:r w:rsidRPr="00773037">
        <w:tab/>
      </w:r>
      <w:r w:rsidRPr="00773037">
        <w:tab/>
        <w:t>-</w:t>
      </w:r>
      <w:r w:rsidRPr="00773037">
        <w:tab/>
        <w:t>4</w:t>
      </w:r>
    </w:p>
    <w:p w14:paraId="31E49E99" w14:textId="77777777" w:rsidR="00F173B6" w:rsidRPr="00773037" w:rsidRDefault="00F173B6" w:rsidP="00773037">
      <w:pPr>
        <w:tabs>
          <w:tab w:val="left" w:pos="3240"/>
          <w:tab w:val="left" w:pos="3600"/>
          <w:tab w:val="left" w:pos="3960"/>
        </w:tabs>
        <w:ind w:left="4320" w:hanging="2880"/>
        <w:jc w:val="both"/>
      </w:pPr>
      <w:r w:rsidRPr="00773037">
        <w:t>Explanation</w:t>
      </w:r>
      <w:r w:rsidRPr="00773037">
        <w:tab/>
      </w:r>
      <w:r w:rsidRPr="00773037">
        <w:tab/>
      </w:r>
      <w:r w:rsidRPr="00773037">
        <w:tab/>
        <w:t>-</w:t>
      </w:r>
      <w:r w:rsidRPr="00773037">
        <w:tab/>
        <w:t>This is prepared to notify the shipper/consignee that the Company is ready in all respects to commence loading/unloading cargoes.</w:t>
      </w:r>
    </w:p>
    <w:p w14:paraId="2AA513F2" w14:textId="77777777" w:rsidR="00F173B6" w:rsidRPr="00773037" w:rsidRDefault="00F173B6" w:rsidP="00773037">
      <w:pPr>
        <w:tabs>
          <w:tab w:val="left" w:pos="900"/>
          <w:tab w:val="left" w:pos="2160"/>
          <w:tab w:val="left" w:pos="3960"/>
        </w:tabs>
        <w:ind w:left="360" w:firstLine="1080"/>
        <w:jc w:val="both"/>
      </w:pPr>
      <w:r w:rsidRPr="00773037">
        <w:t>Prepared by</w:t>
      </w:r>
      <w:r w:rsidRPr="00773037">
        <w:tab/>
        <w:t>-</w:t>
      </w:r>
      <w:r w:rsidRPr="00773037">
        <w:tab/>
        <w:t>Chief Mate</w:t>
      </w:r>
    </w:p>
    <w:p w14:paraId="19FB05E1" w14:textId="77777777" w:rsidR="00F173B6" w:rsidRPr="00773037" w:rsidRDefault="00F173B6" w:rsidP="00773037">
      <w:pPr>
        <w:tabs>
          <w:tab w:val="left" w:pos="900"/>
          <w:tab w:val="left" w:pos="1440"/>
          <w:tab w:val="left" w:pos="3960"/>
        </w:tabs>
        <w:ind w:left="360"/>
        <w:jc w:val="both"/>
      </w:pPr>
      <w:r w:rsidRPr="00773037">
        <w:tab/>
      </w:r>
      <w:r w:rsidRPr="00773037">
        <w:tab/>
        <w:t>Acknowledged by</w:t>
      </w:r>
      <w:r w:rsidRPr="00773037">
        <w:tab/>
        <w:t>-</w:t>
      </w:r>
      <w:r w:rsidRPr="00773037">
        <w:tab/>
      </w:r>
      <w:proofErr w:type="gramStart"/>
      <w:r w:rsidRPr="00773037">
        <w:t>Shipper’s</w:t>
      </w:r>
      <w:proofErr w:type="gramEnd"/>
      <w:r w:rsidRPr="00773037">
        <w:t xml:space="preserve"> authorized representative</w:t>
      </w:r>
    </w:p>
    <w:p w14:paraId="4E1D4FD8"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t xml:space="preserve">Distribution                </w:t>
      </w:r>
      <w:r w:rsidRPr="00773037">
        <w:tab/>
        <w:t>-</w:t>
      </w:r>
      <w:r w:rsidRPr="00773037">
        <w:tab/>
        <w:t>Copy 1 – Shipper/consignee</w:t>
      </w:r>
    </w:p>
    <w:p w14:paraId="558CF9C5"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2 – Vessel</w:t>
      </w:r>
    </w:p>
    <w:p w14:paraId="1C56CE6A"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3 – Operations Department</w:t>
      </w:r>
    </w:p>
    <w:p w14:paraId="493975CD"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4 – Accounting Department</w:t>
      </w:r>
    </w:p>
    <w:p w14:paraId="3C690347" w14:textId="77777777" w:rsidR="00F173B6" w:rsidRPr="00773037" w:rsidRDefault="00F173B6" w:rsidP="00773037">
      <w:pPr>
        <w:tabs>
          <w:tab w:val="left" w:pos="1440"/>
          <w:tab w:val="left" w:pos="3240"/>
          <w:tab w:val="left" w:pos="3420"/>
          <w:tab w:val="left" w:pos="3960"/>
          <w:tab w:val="left" w:pos="4320"/>
          <w:tab w:val="left" w:pos="4860"/>
          <w:tab w:val="left" w:pos="5220"/>
          <w:tab w:val="left" w:pos="5580"/>
        </w:tabs>
        <w:jc w:val="both"/>
      </w:pPr>
    </w:p>
    <w:p w14:paraId="23AF916A" w14:textId="77777777" w:rsidR="00F173B6" w:rsidRPr="00773037" w:rsidRDefault="00F173B6" w:rsidP="00773037">
      <w:pPr>
        <w:tabs>
          <w:tab w:val="left" w:pos="3240"/>
          <w:tab w:val="left" w:pos="3960"/>
          <w:tab w:val="left" w:pos="4320"/>
        </w:tabs>
        <w:ind w:left="5040" w:hanging="3600"/>
        <w:jc w:val="center"/>
      </w:pPr>
    </w:p>
    <w:p w14:paraId="216A4216" w14:textId="77777777" w:rsidR="00D14DBD" w:rsidRPr="00773037" w:rsidRDefault="00317B07" w:rsidP="00773037">
      <w:pPr>
        <w:pStyle w:val="ListParagraph"/>
        <w:numPr>
          <w:ilvl w:val="1"/>
          <w:numId w:val="1"/>
        </w:numPr>
        <w:tabs>
          <w:tab w:val="left" w:pos="3240"/>
          <w:tab w:val="left" w:pos="3960"/>
          <w:tab w:val="left" w:pos="4320"/>
        </w:tabs>
        <w:jc w:val="both"/>
      </w:pPr>
      <w:r w:rsidRPr="00773037">
        <w:br w:type="page"/>
      </w:r>
      <w:r w:rsidR="00D14DBD" w:rsidRPr="00773037">
        <w:lastRenderedPageBreak/>
        <w:t>Statement of Facts</w:t>
      </w:r>
    </w:p>
    <w:p w14:paraId="047610C6" w14:textId="77777777" w:rsidR="00E26354" w:rsidRPr="00773037" w:rsidRDefault="00E26354" w:rsidP="00773037">
      <w:pPr>
        <w:pStyle w:val="ListParagraph"/>
        <w:tabs>
          <w:tab w:val="left" w:pos="3240"/>
          <w:tab w:val="left" w:pos="3960"/>
          <w:tab w:val="left" w:pos="4320"/>
        </w:tabs>
        <w:ind w:left="936"/>
        <w:jc w:val="both"/>
      </w:pPr>
    </w:p>
    <w:p w14:paraId="406E3A0C" w14:textId="77777777" w:rsidR="00E26354" w:rsidRPr="00773037" w:rsidRDefault="00E26354" w:rsidP="00773037">
      <w:pPr>
        <w:pStyle w:val="ListParagraph"/>
        <w:tabs>
          <w:tab w:val="left" w:pos="3240"/>
          <w:tab w:val="left" w:pos="3960"/>
          <w:tab w:val="left" w:pos="4320"/>
        </w:tabs>
        <w:ind w:left="936"/>
        <w:jc w:val="center"/>
      </w:pPr>
      <w:r w:rsidRPr="00773037">
        <w:rPr>
          <w:noProof/>
          <w:lang w:val="en-PH" w:eastAsia="en-PH"/>
        </w:rPr>
        <w:drawing>
          <wp:inline distT="0" distB="0" distL="0" distR="0" wp14:anchorId="13D6888C" wp14:editId="28411A29">
            <wp:extent cx="3107554"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7554" cy="3657600"/>
                    </a:xfrm>
                    <a:prstGeom prst="rect">
                      <a:avLst/>
                    </a:prstGeom>
                    <a:noFill/>
                    <a:ln>
                      <a:noFill/>
                    </a:ln>
                  </pic:spPr>
                </pic:pic>
              </a:graphicData>
            </a:graphic>
          </wp:inline>
        </w:drawing>
      </w:r>
    </w:p>
    <w:p w14:paraId="5FB5A816" w14:textId="77777777" w:rsidR="00317B07" w:rsidRPr="00773037" w:rsidRDefault="00317B07" w:rsidP="00773037">
      <w:pPr>
        <w:pStyle w:val="ListParagraph"/>
        <w:tabs>
          <w:tab w:val="left" w:pos="1440"/>
          <w:tab w:val="left" w:pos="3240"/>
          <w:tab w:val="left" w:pos="3420"/>
          <w:tab w:val="left" w:pos="3960"/>
          <w:tab w:val="left" w:pos="4320"/>
          <w:tab w:val="left" w:pos="4860"/>
          <w:tab w:val="left" w:pos="5220"/>
          <w:tab w:val="left" w:pos="5580"/>
        </w:tabs>
        <w:ind w:left="936"/>
        <w:jc w:val="both"/>
      </w:pPr>
    </w:p>
    <w:p w14:paraId="56FE4A01" w14:textId="77777777" w:rsidR="00317B07" w:rsidRPr="00773037" w:rsidRDefault="00317B07" w:rsidP="00773037">
      <w:pPr>
        <w:tabs>
          <w:tab w:val="left" w:pos="1440"/>
          <w:tab w:val="left" w:pos="3240"/>
          <w:tab w:val="left" w:pos="3420"/>
          <w:tab w:val="left" w:pos="3960"/>
          <w:tab w:val="left" w:pos="4320"/>
          <w:tab w:val="left" w:pos="4860"/>
          <w:tab w:val="left" w:pos="5220"/>
          <w:tab w:val="left" w:pos="5580"/>
        </w:tabs>
        <w:jc w:val="center"/>
      </w:pPr>
    </w:p>
    <w:p w14:paraId="7469E56C" w14:textId="77777777" w:rsidR="00E26354" w:rsidRPr="00773037" w:rsidRDefault="00E26354" w:rsidP="00773037">
      <w:pPr>
        <w:tabs>
          <w:tab w:val="left" w:pos="3240"/>
          <w:tab w:val="left" w:pos="3960"/>
          <w:tab w:val="left" w:pos="4320"/>
        </w:tabs>
        <w:ind w:left="5040" w:hanging="3600"/>
        <w:jc w:val="both"/>
      </w:pPr>
      <w:r w:rsidRPr="00773037">
        <w:t>No. of Copies/color</w:t>
      </w:r>
      <w:r w:rsidRPr="00773037">
        <w:tab/>
        <w:t>-</w:t>
      </w:r>
      <w:r w:rsidRPr="00773037">
        <w:tab/>
        <w:t>4</w:t>
      </w:r>
    </w:p>
    <w:p w14:paraId="1D935101" w14:textId="77777777" w:rsidR="00E26354" w:rsidRPr="00773037" w:rsidRDefault="00E26354" w:rsidP="00773037">
      <w:pPr>
        <w:tabs>
          <w:tab w:val="left" w:pos="3240"/>
          <w:tab w:val="left" w:pos="3600"/>
          <w:tab w:val="left" w:pos="3960"/>
        </w:tabs>
        <w:ind w:left="4320" w:hanging="2880"/>
        <w:jc w:val="both"/>
      </w:pPr>
      <w:r w:rsidRPr="00773037">
        <w:t>Explanation</w:t>
      </w:r>
      <w:r w:rsidRPr="00773037">
        <w:tab/>
      </w:r>
      <w:r w:rsidRPr="00773037">
        <w:tab/>
      </w:r>
      <w:r w:rsidRPr="00773037">
        <w:tab/>
        <w:t>-</w:t>
      </w:r>
      <w:r w:rsidRPr="00773037">
        <w:tab/>
        <w:t>This is to document the activities conducted during loading/unloading of cargoes.</w:t>
      </w:r>
    </w:p>
    <w:p w14:paraId="37975514" w14:textId="77777777" w:rsidR="00E26354" w:rsidRPr="00773037" w:rsidRDefault="00E26354" w:rsidP="00773037">
      <w:pPr>
        <w:tabs>
          <w:tab w:val="left" w:pos="900"/>
          <w:tab w:val="left" w:pos="2160"/>
          <w:tab w:val="left" w:pos="3960"/>
        </w:tabs>
        <w:ind w:left="360" w:firstLine="1080"/>
        <w:jc w:val="both"/>
      </w:pPr>
      <w:r w:rsidRPr="00773037">
        <w:t>Prepared by</w:t>
      </w:r>
      <w:r w:rsidRPr="00773037">
        <w:tab/>
        <w:t>-</w:t>
      </w:r>
      <w:r w:rsidRPr="00773037">
        <w:tab/>
        <w:t>Chief Mate</w:t>
      </w:r>
    </w:p>
    <w:p w14:paraId="43A79F35" w14:textId="77777777" w:rsidR="00E26354" w:rsidRPr="00773037" w:rsidRDefault="00E26354" w:rsidP="00773037">
      <w:pPr>
        <w:tabs>
          <w:tab w:val="left" w:pos="900"/>
          <w:tab w:val="left" w:pos="1440"/>
          <w:tab w:val="left" w:pos="3960"/>
        </w:tabs>
        <w:ind w:left="360"/>
        <w:jc w:val="both"/>
      </w:pPr>
      <w:r w:rsidRPr="00773037">
        <w:tab/>
      </w:r>
      <w:r w:rsidRPr="00773037">
        <w:tab/>
        <w:t xml:space="preserve">Acknowledged by </w:t>
      </w:r>
      <w:r w:rsidRPr="00773037">
        <w:tab/>
        <w:t>-</w:t>
      </w:r>
      <w:r w:rsidRPr="00773037">
        <w:tab/>
        <w:t>Shipper or Consignee’s Authorized Representative</w:t>
      </w:r>
    </w:p>
    <w:p w14:paraId="10937DE9"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t xml:space="preserve">Distribution                </w:t>
      </w:r>
      <w:r w:rsidRPr="00773037">
        <w:tab/>
        <w:t>-</w:t>
      </w:r>
      <w:r w:rsidRPr="00773037">
        <w:tab/>
        <w:t xml:space="preserve">Copy 1 </w:t>
      </w:r>
      <w:r w:rsidRPr="00773037">
        <w:tab/>
        <w:t xml:space="preserve"> – Shipper</w:t>
      </w:r>
    </w:p>
    <w:p w14:paraId="05521C54"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2</w:t>
      </w:r>
      <w:r w:rsidRPr="00773037">
        <w:tab/>
        <w:t xml:space="preserve"> – Vessel</w:t>
      </w:r>
    </w:p>
    <w:p w14:paraId="3A157D56"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3</w:t>
      </w:r>
      <w:r w:rsidRPr="00773037">
        <w:tab/>
        <w:t xml:space="preserve"> – Operations Department</w:t>
      </w:r>
    </w:p>
    <w:p w14:paraId="65761645"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 xml:space="preserve">Copy 4 </w:t>
      </w:r>
      <w:r w:rsidRPr="00773037">
        <w:tab/>
        <w:t xml:space="preserve"> – Accounting Department</w:t>
      </w:r>
    </w:p>
    <w:p w14:paraId="7E414096"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jc w:val="both"/>
      </w:pPr>
    </w:p>
    <w:p w14:paraId="2857AD6F" w14:textId="77777777" w:rsidR="00E26354" w:rsidRPr="00773037" w:rsidRDefault="00E26354" w:rsidP="00773037">
      <w:pPr>
        <w:tabs>
          <w:tab w:val="left" w:pos="5580"/>
        </w:tabs>
        <w:jc w:val="both"/>
      </w:pPr>
    </w:p>
    <w:p w14:paraId="46A54760" w14:textId="77777777" w:rsidR="00E26354" w:rsidRPr="00773037" w:rsidRDefault="005C4A06" w:rsidP="00773037">
      <w:pPr>
        <w:tabs>
          <w:tab w:val="left" w:pos="3240"/>
          <w:tab w:val="left" w:pos="3960"/>
          <w:tab w:val="left" w:pos="4320"/>
        </w:tabs>
        <w:ind w:left="5040" w:hanging="3600"/>
        <w:jc w:val="both"/>
      </w:pPr>
      <w:r w:rsidRPr="00773037">
        <w:br w:type="page"/>
      </w:r>
    </w:p>
    <w:p w14:paraId="4DB015BA" w14:textId="77777777" w:rsidR="00EF4BC6" w:rsidRPr="00773037" w:rsidRDefault="00EF4BC6" w:rsidP="00773037">
      <w:pPr>
        <w:pStyle w:val="ListParagraph"/>
        <w:numPr>
          <w:ilvl w:val="1"/>
          <w:numId w:val="1"/>
        </w:numPr>
        <w:tabs>
          <w:tab w:val="left" w:pos="1440"/>
          <w:tab w:val="left" w:pos="3240"/>
          <w:tab w:val="left" w:pos="3420"/>
          <w:tab w:val="left" w:pos="3960"/>
          <w:tab w:val="left" w:pos="4320"/>
          <w:tab w:val="left" w:pos="4860"/>
          <w:tab w:val="left" w:pos="5220"/>
          <w:tab w:val="left" w:pos="5580"/>
        </w:tabs>
        <w:jc w:val="both"/>
      </w:pPr>
      <w:r w:rsidRPr="00773037">
        <w:lastRenderedPageBreak/>
        <w:t>Mate’s Receipt</w:t>
      </w:r>
    </w:p>
    <w:p w14:paraId="773E50F7" w14:textId="77777777" w:rsidR="00E26354" w:rsidRPr="00773037" w:rsidRDefault="00E26354" w:rsidP="00773037">
      <w:pPr>
        <w:pStyle w:val="ListParagraph"/>
        <w:tabs>
          <w:tab w:val="left" w:pos="1440"/>
          <w:tab w:val="left" w:pos="3240"/>
          <w:tab w:val="left" w:pos="3420"/>
          <w:tab w:val="left" w:pos="3960"/>
          <w:tab w:val="left" w:pos="4320"/>
          <w:tab w:val="left" w:pos="4860"/>
          <w:tab w:val="left" w:pos="5220"/>
          <w:tab w:val="left" w:pos="5580"/>
        </w:tabs>
        <w:ind w:left="936"/>
        <w:jc w:val="both"/>
      </w:pPr>
    </w:p>
    <w:p w14:paraId="2CB5101D" w14:textId="77777777" w:rsidR="00FA429D" w:rsidRPr="00773037" w:rsidRDefault="00FA429D" w:rsidP="00773037">
      <w:pPr>
        <w:tabs>
          <w:tab w:val="left" w:pos="1440"/>
          <w:tab w:val="left" w:pos="3240"/>
          <w:tab w:val="left" w:pos="3420"/>
          <w:tab w:val="left" w:pos="3960"/>
          <w:tab w:val="left" w:pos="4320"/>
          <w:tab w:val="left" w:pos="4860"/>
          <w:tab w:val="left" w:pos="5220"/>
          <w:tab w:val="left" w:pos="5580"/>
        </w:tabs>
        <w:jc w:val="center"/>
      </w:pPr>
      <w:r w:rsidRPr="00773037">
        <w:rPr>
          <w:noProof/>
          <w:lang w:val="en-PH" w:eastAsia="en-PH"/>
        </w:rPr>
        <w:drawing>
          <wp:inline distT="0" distB="0" distL="0" distR="0" wp14:anchorId="64954C51" wp14:editId="4E9DACD2">
            <wp:extent cx="2550770" cy="3657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0770" cy="3657600"/>
                    </a:xfrm>
                    <a:prstGeom prst="rect">
                      <a:avLst/>
                    </a:prstGeom>
                    <a:noFill/>
                    <a:ln>
                      <a:noFill/>
                    </a:ln>
                  </pic:spPr>
                </pic:pic>
              </a:graphicData>
            </a:graphic>
          </wp:inline>
        </w:drawing>
      </w:r>
    </w:p>
    <w:p w14:paraId="3937F018" w14:textId="77777777" w:rsidR="00E26354" w:rsidRPr="00773037" w:rsidRDefault="00E26354" w:rsidP="00773037">
      <w:pPr>
        <w:tabs>
          <w:tab w:val="left" w:pos="3240"/>
          <w:tab w:val="left" w:pos="3600"/>
          <w:tab w:val="left" w:pos="3960"/>
        </w:tabs>
        <w:ind w:left="4320" w:hanging="2880"/>
        <w:jc w:val="both"/>
      </w:pPr>
    </w:p>
    <w:p w14:paraId="32028E1B" w14:textId="77777777" w:rsidR="00E26354" w:rsidRPr="00773037" w:rsidRDefault="00E26354" w:rsidP="00773037">
      <w:pPr>
        <w:tabs>
          <w:tab w:val="left" w:pos="3240"/>
          <w:tab w:val="left" w:pos="3600"/>
          <w:tab w:val="left" w:pos="3960"/>
        </w:tabs>
        <w:ind w:left="4320" w:hanging="2880"/>
        <w:jc w:val="both"/>
      </w:pPr>
      <w:r w:rsidRPr="00773037">
        <w:t>No. of Copies</w:t>
      </w:r>
      <w:r w:rsidRPr="00773037">
        <w:tab/>
      </w:r>
      <w:r w:rsidRPr="00773037">
        <w:tab/>
      </w:r>
      <w:r w:rsidRPr="00773037">
        <w:tab/>
        <w:t>-</w:t>
      </w:r>
      <w:r w:rsidRPr="00773037">
        <w:tab/>
        <w:t>4</w:t>
      </w:r>
    </w:p>
    <w:p w14:paraId="27125CEE" w14:textId="77777777" w:rsidR="00E26354" w:rsidRPr="00773037" w:rsidRDefault="00E26354" w:rsidP="00773037">
      <w:pPr>
        <w:tabs>
          <w:tab w:val="left" w:pos="3240"/>
          <w:tab w:val="left" w:pos="3600"/>
          <w:tab w:val="left" w:pos="3960"/>
        </w:tabs>
        <w:ind w:left="4320" w:hanging="2880"/>
        <w:jc w:val="both"/>
      </w:pPr>
      <w:r w:rsidRPr="00773037">
        <w:t>Explanation</w:t>
      </w:r>
      <w:r w:rsidRPr="00773037">
        <w:tab/>
      </w:r>
      <w:r w:rsidRPr="00773037">
        <w:tab/>
      </w:r>
      <w:r w:rsidRPr="00773037">
        <w:tab/>
        <w:t>-</w:t>
      </w:r>
      <w:r w:rsidRPr="00773037">
        <w:tab/>
        <w:t>This is prepared in cases wh</w:t>
      </w:r>
      <w:r w:rsidR="000E2B2F" w:rsidRPr="00773037">
        <w:t>en the cargoes loaded on board</w:t>
      </w:r>
      <w:r w:rsidRPr="00773037">
        <w:t xml:space="preserve"> are that of the shipper’s count in which no representative of the Company was involved during the count.</w:t>
      </w:r>
      <w:r w:rsidR="00E26C26" w:rsidRPr="00773037">
        <w:t xml:space="preserve"> This is</w:t>
      </w:r>
      <w:r w:rsidR="003042C0" w:rsidRPr="00773037">
        <w:t>,</w:t>
      </w:r>
      <w:r w:rsidR="00E26C26" w:rsidRPr="00773037">
        <w:t xml:space="preserve"> however</w:t>
      </w:r>
      <w:r w:rsidR="003042C0" w:rsidRPr="00773037">
        <w:t>,</w:t>
      </w:r>
      <w:r w:rsidR="00E26C26" w:rsidRPr="00773037">
        <w:t xml:space="preserve"> not a substitute for the Bill of Lading (BOL) but only represents a temporary receipt until a final BOL </w:t>
      </w:r>
      <w:proofErr w:type="gramStart"/>
      <w:r w:rsidR="00E26C26" w:rsidRPr="00773037">
        <w:t>can be issued</w:t>
      </w:r>
      <w:proofErr w:type="gramEnd"/>
      <w:r w:rsidR="00E26C26" w:rsidRPr="00773037">
        <w:t>.</w:t>
      </w:r>
    </w:p>
    <w:p w14:paraId="0683D601" w14:textId="77777777" w:rsidR="00E26354" w:rsidRPr="00773037" w:rsidRDefault="00E26354" w:rsidP="00773037">
      <w:pPr>
        <w:tabs>
          <w:tab w:val="left" w:pos="900"/>
          <w:tab w:val="left" w:pos="2160"/>
          <w:tab w:val="left" w:pos="3960"/>
        </w:tabs>
        <w:ind w:left="360" w:firstLine="1080"/>
        <w:jc w:val="both"/>
      </w:pPr>
      <w:r w:rsidRPr="00773037">
        <w:t>Prepared by</w:t>
      </w:r>
      <w:r w:rsidRPr="00773037">
        <w:tab/>
        <w:t>-</w:t>
      </w:r>
      <w:r w:rsidRPr="00773037">
        <w:tab/>
        <w:t>Chief Mate</w:t>
      </w:r>
    </w:p>
    <w:p w14:paraId="0AB5990B" w14:textId="77777777" w:rsidR="00E26354" w:rsidRPr="00773037" w:rsidRDefault="00E26354" w:rsidP="00773037">
      <w:pPr>
        <w:tabs>
          <w:tab w:val="left" w:pos="900"/>
          <w:tab w:val="left" w:pos="1440"/>
          <w:tab w:val="left" w:pos="3960"/>
        </w:tabs>
        <w:ind w:left="360"/>
        <w:jc w:val="both"/>
      </w:pPr>
      <w:r w:rsidRPr="00773037">
        <w:tab/>
      </w:r>
      <w:r w:rsidRPr="00773037">
        <w:tab/>
        <w:t xml:space="preserve">Acknowledged by </w:t>
      </w:r>
      <w:r w:rsidRPr="00773037">
        <w:tab/>
        <w:t>-</w:t>
      </w:r>
      <w:r w:rsidRPr="00773037">
        <w:tab/>
        <w:t>Shipper or Consignee’s Authorized Representative</w:t>
      </w:r>
    </w:p>
    <w:p w14:paraId="73BCE2B5"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t xml:space="preserve">Distribution                </w:t>
      </w:r>
      <w:r w:rsidRPr="00773037">
        <w:tab/>
        <w:t>-</w:t>
      </w:r>
      <w:r w:rsidRPr="00773037">
        <w:tab/>
        <w:t xml:space="preserve">Copy 1 </w:t>
      </w:r>
      <w:r w:rsidRPr="00773037">
        <w:tab/>
        <w:t xml:space="preserve"> – Shipper</w:t>
      </w:r>
    </w:p>
    <w:p w14:paraId="30521DEF"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2</w:t>
      </w:r>
      <w:r w:rsidRPr="00773037">
        <w:tab/>
        <w:t xml:space="preserve"> – Vessel</w:t>
      </w:r>
    </w:p>
    <w:p w14:paraId="59532E1E"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3</w:t>
      </w:r>
      <w:r w:rsidRPr="00773037">
        <w:tab/>
        <w:t xml:space="preserve"> – Operations Department</w:t>
      </w:r>
    </w:p>
    <w:p w14:paraId="671D1BFF"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 xml:space="preserve">Copy 4 </w:t>
      </w:r>
      <w:r w:rsidRPr="00773037">
        <w:tab/>
        <w:t xml:space="preserve"> – Accounting Department</w:t>
      </w:r>
    </w:p>
    <w:p w14:paraId="62C80371" w14:textId="77777777" w:rsidR="00464770" w:rsidRPr="00773037" w:rsidRDefault="00464770" w:rsidP="00773037">
      <w:pPr>
        <w:tabs>
          <w:tab w:val="left" w:pos="1440"/>
          <w:tab w:val="left" w:pos="3240"/>
          <w:tab w:val="left" w:pos="3420"/>
          <w:tab w:val="left" w:pos="3960"/>
          <w:tab w:val="left" w:pos="4320"/>
          <w:tab w:val="left" w:pos="4860"/>
          <w:tab w:val="left" w:pos="5220"/>
          <w:tab w:val="left" w:pos="5580"/>
        </w:tabs>
        <w:jc w:val="both"/>
      </w:pPr>
    </w:p>
    <w:p w14:paraId="2E38DEEB"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jc w:val="both"/>
      </w:pPr>
    </w:p>
    <w:p w14:paraId="56CCA12E" w14:textId="77777777" w:rsidR="00E26354" w:rsidRPr="00773037" w:rsidRDefault="00E26354" w:rsidP="00773037">
      <w:pPr>
        <w:tabs>
          <w:tab w:val="left" w:pos="1440"/>
          <w:tab w:val="left" w:pos="3240"/>
          <w:tab w:val="left" w:pos="3420"/>
          <w:tab w:val="left" w:pos="3960"/>
          <w:tab w:val="left" w:pos="4320"/>
          <w:tab w:val="left" w:pos="4860"/>
          <w:tab w:val="left" w:pos="5220"/>
          <w:tab w:val="left" w:pos="5580"/>
        </w:tabs>
        <w:jc w:val="both"/>
      </w:pPr>
      <w:r w:rsidRPr="00773037">
        <w:br w:type="page"/>
      </w:r>
    </w:p>
    <w:p w14:paraId="03504A51" w14:textId="77777777" w:rsidR="00B15979" w:rsidRPr="00773037" w:rsidRDefault="00EF4BC6" w:rsidP="00773037">
      <w:pPr>
        <w:pStyle w:val="ListParagraph"/>
        <w:numPr>
          <w:ilvl w:val="1"/>
          <w:numId w:val="1"/>
        </w:numPr>
        <w:tabs>
          <w:tab w:val="left" w:pos="1440"/>
          <w:tab w:val="left" w:pos="3240"/>
          <w:tab w:val="left" w:pos="3420"/>
          <w:tab w:val="left" w:pos="3960"/>
          <w:tab w:val="left" w:pos="4320"/>
          <w:tab w:val="left" w:pos="4860"/>
          <w:tab w:val="left" w:pos="5220"/>
          <w:tab w:val="left" w:pos="5580"/>
        </w:tabs>
        <w:jc w:val="both"/>
      </w:pPr>
      <w:r w:rsidRPr="00773037">
        <w:lastRenderedPageBreak/>
        <w:t>Bill of Lading</w:t>
      </w:r>
    </w:p>
    <w:p w14:paraId="3A3FA86B" w14:textId="77777777" w:rsidR="00B15979" w:rsidRPr="00773037" w:rsidRDefault="00B15979" w:rsidP="00773037">
      <w:pPr>
        <w:tabs>
          <w:tab w:val="left" w:pos="1440"/>
          <w:tab w:val="left" w:pos="3240"/>
          <w:tab w:val="left" w:pos="3420"/>
          <w:tab w:val="left" w:pos="3960"/>
          <w:tab w:val="left" w:pos="4320"/>
          <w:tab w:val="left" w:pos="4860"/>
          <w:tab w:val="left" w:pos="5220"/>
          <w:tab w:val="left" w:pos="5580"/>
        </w:tabs>
        <w:jc w:val="both"/>
      </w:pPr>
    </w:p>
    <w:p w14:paraId="372CE40B" w14:textId="77777777" w:rsidR="00B15979" w:rsidRPr="00773037" w:rsidRDefault="0028609A" w:rsidP="00773037">
      <w:pPr>
        <w:tabs>
          <w:tab w:val="left" w:pos="1440"/>
          <w:tab w:val="left" w:pos="3240"/>
          <w:tab w:val="left" w:pos="3420"/>
          <w:tab w:val="left" w:pos="3960"/>
          <w:tab w:val="left" w:pos="4320"/>
          <w:tab w:val="left" w:pos="4860"/>
          <w:tab w:val="left" w:pos="5220"/>
          <w:tab w:val="left" w:pos="5580"/>
        </w:tabs>
        <w:jc w:val="center"/>
        <w:rPr>
          <w:noProof/>
          <w:lang w:val="en-PH" w:eastAsia="en-PH"/>
        </w:rPr>
      </w:pPr>
      <w:r w:rsidRPr="00773037">
        <w:rPr>
          <w:noProof/>
          <w:lang w:val="en-PH" w:eastAsia="en-PH"/>
        </w:rPr>
        <w:drawing>
          <wp:inline distT="0" distB="0" distL="0" distR="0" wp14:anchorId="11FBD5A0" wp14:editId="053F0CBB">
            <wp:extent cx="3657600" cy="405131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4051312"/>
                    </a:xfrm>
                    <a:prstGeom prst="rect">
                      <a:avLst/>
                    </a:prstGeom>
                    <a:noFill/>
                    <a:ln>
                      <a:noFill/>
                    </a:ln>
                  </pic:spPr>
                </pic:pic>
              </a:graphicData>
            </a:graphic>
          </wp:inline>
        </w:drawing>
      </w:r>
    </w:p>
    <w:p w14:paraId="50355C4D" w14:textId="77777777" w:rsidR="00B15979" w:rsidRPr="00773037" w:rsidRDefault="00B15979" w:rsidP="00773037">
      <w:pPr>
        <w:tabs>
          <w:tab w:val="left" w:pos="1440"/>
          <w:tab w:val="left" w:pos="3240"/>
          <w:tab w:val="left" w:pos="3420"/>
          <w:tab w:val="left" w:pos="3960"/>
          <w:tab w:val="left" w:pos="4320"/>
          <w:tab w:val="left" w:pos="4860"/>
          <w:tab w:val="left" w:pos="5220"/>
          <w:tab w:val="left" w:pos="5580"/>
        </w:tabs>
        <w:jc w:val="center"/>
        <w:rPr>
          <w:noProof/>
          <w:lang w:val="en-PH" w:eastAsia="en-PH"/>
        </w:rPr>
      </w:pPr>
    </w:p>
    <w:p w14:paraId="2A22DBCD" w14:textId="77777777" w:rsidR="00B15979" w:rsidRPr="00773037" w:rsidRDefault="00B15979" w:rsidP="00773037">
      <w:pPr>
        <w:tabs>
          <w:tab w:val="left" w:pos="1440"/>
          <w:tab w:val="left" w:pos="3240"/>
          <w:tab w:val="left" w:pos="3420"/>
          <w:tab w:val="left" w:pos="3960"/>
          <w:tab w:val="left" w:pos="4320"/>
          <w:tab w:val="left" w:pos="4860"/>
          <w:tab w:val="left" w:pos="5220"/>
          <w:tab w:val="left" w:pos="5580"/>
        </w:tabs>
        <w:jc w:val="center"/>
        <w:rPr>
          <w:noProof/>
          <w:lang w:val="en-PH" w:eastAsia="en-PH"/>
        </w:rPr>
      </w:pPr>
    </w:p>
    <w:p w14:paraId="16571B8C" w14:textId="77777777" w:rsidR="000C562A" w:rsidRPr="00773037" w:rsidRDefault="000C562A" w:rsidP="00773037">
      <w:pPr>
        <w:tabs>
          <w:tab w:val="left" w:pos="3240"/>
          <w:tab w:val="left" w:pos="3960"/>
          <w:tab w:val="left" w:pos="4320"/>
        </w:tabs>
        <w:ind w:left="5040" w:hanging="3600"/>
        <w:jc w:val="both"/>
      </w:pPr>
      <w:r w:rsidRPr="00773037">
        <w:t>No. of Copies</w:t>
      </w:r>
      <w:r w:rsidRPr="00773037">
        <w:tab/>
      </w:r>
      <w:r w:rsidRPr="00773037">
        <w:tab/>
      </w:r>
      <w:r w:rsidRPr="00773037">
        <w:tab/>
        <w:t>- 5</w:t>
      </w:r>
    </w:p>
    <w:p w14:paraId="26C875B2" w14:textId="77777777" w:rsidR="000C562A" w:rsidRPr="00773037" w:rsidRDefault="000C562A" w:rsidP="00773037">
      <w:pPr>
        <w:tabs>
          <w:tab w:val="left" w:pos="3240"/>
          <w:tab w:val="left" w:pos="3600"/>
          <w:tab w:val="left" w:pos="3960"/>
          <w:tab w:val="left" w:pos="4590"/>
        </w:tabs>
        <w:ind w:left="4320" w:hanging="2880"/>
        <w:jc w:val="both"/>
      </w:pPr>
      <w:r w:rsidRPr="00773037">
        <w:t>Explanation</w:t>
      </w:r>
      <w:r w:rsidRPr="00773037">
        <w:tab/>
      </w:r>
      <w:r w:rsidRPr="00773037">
        <w:tab/>
      </w:r>
      <w:r w:rsidRPr="00773037">
        <w:tab/>
      </w:r>
      <w:r w:rsidRPr="00773037">
        <w:tab/>
        <w:t>- This represents contract of carriage between shipper and the Company stating the details of the terms of delivery.</w:t>
      </w:r>
    </w:p>
    <w:p w14:paraId="7357EB1A" w14:textId="77777777" w:rsidR="000C562A" w:rsidRPr="00773037" w:rsidRDefault="000C562A" w:rsidP="00773037">
      <w:pPr>
        <w:tabs>
          <w:tab w:val="left" w:pos="900"/>
          <w:tab w:val="left" w:pos="2160"/>
          <w:tab w:val="left" w:pos="3960"/>
        </w:tabs>
        <w:ind w:left="360" w:firstLine="1080"/>
        <w:jc w:val="both"/>
      </w:pPr>
      <w:r w:rsidRPr="00773037">
        <w:t>Prepared by</w:t>
      </w:r>
      <w:r w:rsidRPr="00773037">
        <w:tab/>
      </w:r>
      <w:r w:rsidRPr="00773037">
        <w:tab/>
        <w:t>- Chief Mate</w:t>
      </w:r>
    </w:p>
    <w:p w14:paraId="0EE3428E" w14:textId="77777777" w:rsidR="000C562A" w:rsidRPr="00773037" w:rsidRDefault="000C562A" w:rsidP="00773037">
      <w:pPr>
        <w:tabs>
          <w:tab w:val="left" w:pos="900"/>
          <w:tab w:val="left" w:pos="2160"/>
          <w:tab w:val="left" w:pos="3960"/>
        </w:tabs>
        <w:ind w:left="360" w:firstLine="1080"/>
        <w:jc w:val="both"/>
      </w:pPr>
      <w:r w:rsidRPr="00773037">
        <w:t>Ship by</w:t>
      </w:r>
      <w:r w:rsidRPr="00773037">
        <w:tab/>
      </w:r>
      <w:r w:rsidRPr="00773037">
        <w:tab/>
        <w:t xml:space="preserve">- </w:t>
      </w:r>
      <w:proofErr w:type="gramStart"/>
      <w:r w:rsidRPr="00773037">
        <w:t>Shipper’s</w:t>
      </w:r>
      <w:proofErr w:type="gramEnd"/>
      <w:r w:rsidRPr="00773037">
        <w:t xml:space="preserve"> authorized representative</w:t>
      </w:r>
    </w:p>
    <w:p w14:paraId="3F7CE9AC" w14:textId="77777777" w:rsidR="000C562A" w:rsidRPr="00773037" w:rsidRDefault="000C562A" w:rsidP="00773037">
      <w:pPr>
        <w:tabs>
          <w:tab w:val="left" w:pos="900"/>
          <w:tab w:val="left" w:pos="2160"/>
          <w:tab w:val="left" w:pos="3960"/>
        </w:tabs>
        <w:ind w:left="360" w:firstLine="1080"/>
        <w:jc w:val="both"/>
      </w:pPr>
      <w:r w:rsidRPr="00773037">
        <w:t>Received by</w:t>
      </w:r>
      <w:r w:rsidRPr="00773037">
        <w:tab/>
      </w:r>
      <w:r w:rsidRPr="00773037">
        <w:tab/>
        <w:t xml:space="preserve">- </w:t>
      </w:r>
      <w:proofErr w:type="gramStart"/>
      <w:r w:rsidRPr="00773037">
        <w:t>Consignee’s</w:t>
      </w:r>
      <w:proofErr w:type="gramEnd"/>
      <w:r w:rsidRPr="00773037">
        <w:t xml:space="preserve"> authorized representative</w:t>
      </w:r>
    </w:p>
    <w:p w14:paraId="361D4C25" w14:textId="77777777" w:rsidR="000C562A" w:rsidRPr="00773037" w:rsidRDefault="000C562A" w:rsidP="00773037">
      <w:pPr>
        <w:tabs>
          <w:tab w:val="left" w:pos="900"/>
          <w:tab w:val="left" w:pos="2160"/>
          <w:tab w:val="left" w:pos="3960"/>
        </w:tabs>
        <w:ind w:left="360" w:firstLine="1080"/>
        <w:jc w:val="both"/>
      </w:pPr>
      <w:r w:rsidRPr="00773037">
        <w:t xml:space="preserve">Distribution                </w:t>
      </w:r>
      <w:r w:rsidRPr="00773037">
        <w:tab/>
      </w:r>
      <w:r w:rsidRPr="00773037">
        <w:tab/>
        <w:t>- Copy 1 – Shipper</w:t>
      </w:r>
    </w:p>
    <w:p w14:paraId="1CFEE70F" w14:textId="77777777" w:rsidR="000C562A" w:rsidRPr="00773037" w:rsidRDefault="000C562A" w:rsidP="00773037">
      <w:pPr>
        <w:tabs>
          <w:tab w:val="left" w:pos="900"/>
          <w:tab w:val="left" w:pos="2160"/>
          <w:tab w:val="left" w:pos="3960"/>
        </w:tabs>
        <w:ind w:left="360" w:firstLine="1080"/>
        <w:jc w:val="both"/>
      </w:pPr>
      <w:r w:rsidRPr="00773037">
        <w:tab/>
      </w:r>
      <w:r w:rsidRPr="00773037">
        <w:tab/>
      </w:r>
      <w:r w:rsidRPr="00773037">
        <w:tab/>
        <w:t xml:space="preserve">  Copy 2 – Consignee</w:t>
      </w:r>
    </w:p>
    <w:p w14:paraId="79F2E617" w14:textId="77777777" w:rsidR="000C562A" w:rsidRPr="00773037" w:rsidRDefault="000C562A" w:rsidP="00773037">
      <w:pPr>
        <w:tabs>
          <w:tab w:val="left" w:pos="900"/>
          <w:tab w:val="left" w:pos="2160"/>
          <w:tab w:val="left" w:pos="3960"/>
        </w:tabs>
        <w:ind w:left="360" w:firstLine="1080"/>
        <w:jc w:val="both"/>
      </w:pPr>
      <w:r w:rsidRPr="00773037">
        <w:tab/>
      </w:r>
      <w:r w:rsidRPr="00773037">
        <w:tab/>
      </w:r>
      <w:r w:rsidRPr="00773037">
        <w:tab/>
        <w:t xml:space="preserve">  Copy 3 – Vessel</w:t>
      </w:r>
    </w:p>
    <w:p w14:paraId="7671F0AC" w14:textId="77777777" w:rsidR="000C562A" w:rsidRPr="00773037" w:rsidRDefault="000C562A" w:rsidP="00773037">
      <w:pPr>
        <w:tabs>
          <w:tab w:val="left" w:pos="900"/>
          <w:tab w:val="left" w:pos="2160"/>
          <w:tab w:val="left" w:pos="3960"/>
        </w:tabs>
        <w:ind w:left="360" w:firstLine="1080"/>
        <w:jc w:val="both"/>
      </w:pPr>
      <w:r w:rsidRPr="00773037">
        <w:tab/>
      </w:r>
      <w:r w:rsidRPr="00773037">
        <w:tab/>
      </w:r>
      <w:r w:rsidRPr="00773037">
        <w:tab/>
        <w:t xml:space="preserve">  Copy 4 – Operations</w:t>
      </w:r>
    </w:p>
    <w:p w14:paraId="0C2ADB1E" w14:textId="77777777" w:rsidR="000C562A" w:rsidRPr="00773037" w:rsidRDefault="000C562A" w:rsidP="00773037">
      <w:pPr>
        <w:tabs>
          <w:tab w:val="left" w:pos="900"/>
          <w:tab w:val="left" w:pos="2160"/>
          <w:tab w:val="left" w:pos="3960"/>
        </w:tabs>
        <w:ind w:left="360" w:firstLine="1080"/>
        <w:jc w:val="both"/>
      </w:pPr>
      <w:r w:rsidRPr="00773037">
        <w:tab/>
      </w:r>
      <w:r w:rsidRPr="00773037">
        <w:tab/>
      </w:r>
      <w:r w:rsidRPr="00773037">
        <w:tab/>
        <w:t xml:space="preserve">  Copy 5 – Accounting</w:t>
      </w:r>
    </w:p>
    <w:p w14:paraId="6324BF46" w14:textId="77777777" w:rsidR="008A3CF4" w:rsidRPr="00773037" w:rsidRDefault="008A3CF4" w:rsidP="00773037">
      <w:pPr>
        <w:tabs>
          <w:tab w:val="left" w:pos="1440"/>
          <w:tab w:val="left" w:pos="3240"/>
          <w:tab w:val="left" w:pos="3420"/>
          <w:tab w:val="left" w:pos="3960"/>
          <w:tab w:val="left" w:pos="4320"/>
          <w:tab w:val="left" w:pos="4860"/>
          <w:tab w:val="left" w:pos="5220"/>
          <w:tab w:val="left" w:pos="5580"/>
        </w:tabs>
        <w:jc w:val="center"/>
      </w:pPr>
      <w:r w:rsidRPr="00773037">
        <w:br w:type="page"/>
      </w:r>
    </w:p>
    <w:p w14:paraId="540E92A3" w14:textId="4351B453" w:rsidR="0022055C" w:rsidRDefault="00EF4BC6" w:rsidP="0022055C">
      <w:pPr>
        <w:pStyle w:val="ListParagraph"/>
        <w:numPr>
          <w:ilvl w:val="1"/>
          <w:numId w:val="1"/>
        </w:numPr>
        <w:tabs>
          <w:tab w:val="left" w:pos="1440"/>
          <w:tab w:val="left" w:pos="3240"/>
          <w:tab w:val="left" w:pos="3420"/>
          <w:tab w:val="left" w:pos="3960"/>
          <w:tab w:val="left" w:pos="4320"/>
          <w:tab w:val="left" w:pos="4860"/>
          <w:tab w:val="left" w:pos="5220"/>
          <w:tab w:val="left" w:pos="5580"/>
        </w:tabs>
        <w:jc w:val="both"/>
      </w:pPr>
      <w:r w:rsidRPr="00773037">
        <w:lastRenderedPageBreak/>
        <w:t xml:space="preserve">Out-turn </w:t>
      </w:r>
      <w:r w:rsidR="00295474">
        <w:t>Summary</w:t>
      </w:r>
      <w:r w:rsidR="00E31580">
        <w:t xml:space="preserve"> (Shipping)</w:t>
      </w:r>
    </w:p>
    <w:p w14:paraId="3ADD5E8E" w14:textId="08113158" w:rsidR="0080753B" w:rsidRDefault="0080753B" w:rsidP="0080753B">
      <w:pPr>
        <w:tabs>
          <w:tab w:val="left" w:pos="1440"/>
          <w:tab w:val="left" w:pos="3240"/>
          <w:tab w:val="left" w:pos="3420"/>
          <w:tab w:val="left" w:pos="3960"/>
          <w:tab w:val="left" w:pos="4320"/>
          <w:tab w:val="left" w:pos="4860"/>
          <w:tab w:val="left" w:pos="5220"/>
          <w:tab w:val="left" w:pos="5580"/>
        </w:tabs>
        <w:ind w:left="576"/>
        <w:jc w:val="both"/>
        <w:rPr>
          <w:noProof/>
          <w:lang w:val="en-PH" w:eastAsia="en-PH"/>
        </w:rPr>
      </w:pPr>
    </w:p>
    <w:p w14:paraId="169EA762" w14:textId="354B98DA" w:rsidR="0080753B" w:rsidRDefault="00E31580" w:rsidP="00E31580">
      <w:pPr>
        <w:tabs>
          <w:tab w:val="left" w:pos="1440"/>
          <w:tab w:val="left" w:pos="3240"/>
          <w:tab w:val="left" w:pos="3420"/>
          <w:tab w:val="left" w:pos="3960"/>
          <w:tab w:val="left" w:pos="4320"/>
          <w:tab w:val="left" w:pos="4860"/>
          <w:tab w:val="left" w:pos="5220"/>
          <w:tab w:val="left" w:pos="5580"/>
        </w:tabs>
        <w:jc w:val="center"/>
        <w:rPr>
          <w:noProof/>
          <w:lang w:val="en-PH" w:eastAsia="en-PH"/>
        </w:rPr>
      </w:pPr>
      <w:r w:rsidRPr="00E31580">
        <w:rPr>
          <w:noProof/>
          <w:lang w:val="en-PH" w:eastAsia="en-PH"/>
        </w:rPr>
        <w:drawing>
          <wp:inline distT="0" distB="0" distL="0" distR="0" wp14:anchorId="56C4F02C" wp14:editId="67A7FD9A">
            <wp:extent cx="5989320" cy="46543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9320" cy="4654399"/>
                    </a:xfrm>
                    <a:prstGeom prst="rect">
                      <a:avLst/>
                    </a:prstGeom>
                    <a:noFill/>
                    <a:ln>
                      <a:noFill/>
                    </a:ln>
                  </pic:spPr>
                </pic:pic>
              </a:graphicData>
            </a:graphic>
          </wp:inline>
        </w:drawing>
      </w:r>
    </w:p>
    <w:p w14:paraId="4629B512" w14:textId="6CEC6AA3" w:rsidR="0080753B" w:rsidRPr="0080753B" w:rsidRDefault="0080753B" w:rsidP="0080753B">
      <w:pPr>
        <w:tabs>
          <w:tab w:val="left" w:pos="1440"/>
          <w:tab w:val="left" w:pos="3240"/>
          <w:tab w:val="left" w:pos="3420"/>
          <w:tab w:val="left" w:pos="3960"/>
          <w:tab w:val="left" w:pos="4320"/>
          <w:tab w:val="left" w:pos="4860"/>
          <w:tab w:val="left" w:pos="5220"/>
          <w:tab w:val="left" w:pos="5580"/>
        </w:tabs>
        <w:jc w:val="right"/>
        <w:rPr>
          <w:noProof/>
          <w:lang w:val="en-PH" w:eastAsia="en-PH"/>
        </w:rPr>
      </w:pPr>
    </w:p>
    <w:p w14:paraId="69FA01CC" w14:textId="77777777" w:rsidR="0080753B" w:rsidRDefault="0080753B" w:rsidP="0022055C">
      <w:pPr>
        <w:pStyle w:val="ListParagraph"/>
        <w:tabs>
          <w:tab w:val="left" w:pos="1440"/>
          <w:tab w:val="left" w:pos="3240"/>
          <w:tab w:val="left" w:pos="3420"/>
          <w:tab w:val="left" w:pos="3960"/>
          <w:tab w:val="left" w:pos="4320"/>
          <w:tab w:val="left" w:pos="4860"/>
          <w:tab w:val="left" w:pos="5220"/>
          <w:tab w:val="left" w:pos="5580"/>
        </w:tabs>
        <w:ind w:left="936"/>
        <w:jc w:val="both"/>
      </w:pPr>
    </w:p>
    <w:p w14:paraId="3822FD60" w14:textId="54CFF0A3" w:rsidR="000C562A" w:rsidRPr="00773037" w:rsidRDefault="00E40FD8" w:rsidP="00773037">
      <w:pPr>
        <w:tabs>
          <w:tab w:val="left" w:pos="3240"/>
          <w:tab w:val="left" w:pos="3960"/>
          <w:tab w:val="left" w:pos="4320"/>
        </w:tabs>
        <w:ind w:left="1440"/>
      </w:pPr>
      <w:r>
        <w:t>No. of Copies/color</w:t>
      </w:r>
      <w:r>
        <w:tab/>
        <w:t>-</w:t>
      </w:r>
      <w:r>
        <w:tab/>
        <w:t>3</w:t>
      </w:r>
    </w:p>
    <w:p w14:paraId="315F189A" w14:textId="73C74404" w:rsidR="000C562A" w:rsidRPr="00773037" w:rsidRDefault="000C562A" w:rsidP="00773037">
      <w:pPr>
        <w:tabs>
          <w:tab w:val="left" w:pos="3240"/>
          <w:tab w:val="left" w:pos="3600"/>
          <w:tab w:val="left" w:pos="3960"/>
        </w:tabs>
        <w:ind w:left="4320" w:hanging="2880"/>
        <w:jc w:val="both"/>
      </w:pPr>
      <w:r w:rsidRPr="00773037">
        <w:t>Explanation</w:t>
      </w:r>
      <w:r w:rsidRPr="00773037">
        <w:tab/>
      </w:r>
      <w:r w:rsidRPr="00773037">
        <w:tab/>
      </w:r>
      <w:r w:rsidRPr="00773037">
        <w:tab/>
        <w:t>-</w:t>
      </w:r>
      <w:r w:rsidRPr="00773037">
        <w:tab/>
      </w:r>
      <w:r w:rsidR="004E097C" w:rsidRPr="00773037">
        <w:t>This summarizes the details a</w:t>
      </w:r>
      <w:r w:rsidR="00BF6BC5">
        <w:t xml:space="preserve">nd supporting documentations of shipping </w:t>
      </w:r>
      <w:r w:rsidR="004E097C" w:rsidRPr="00773037">
        <w:t xml:space="preserve">operations performed by the Company </w:t>
      </w:r>
      <w:r w:rsidRPr="00773037">
        <w:t xml:space="preserve">and </w:t>
      </w:r>
      <w:r w:rsidR="004E097C" w:rsidRPr="00773037">
        <w:t xml:space="preserve">serves as a </w:t>
      </w:r>
      <w:r w:rsidRPr="00773037">
        <w:t xml:space="preserve">basis </w:t>
      </w:r>
      <w:r w:rsidR="004E097C" w:rsidRPr="00773037">
        <w:t>for</w:t>
      </w:r>
      <w:r w:rsidRPr="00773037">
        <w:t xml:space="preserve"> SOA preparation.</w:t>
      </w:r>
    </w:p>
    <w:p w14:paraId="283FA5C9" w14:textId="09482595" w:rsidR="000C562A" w:rsidRPr="00773037" w:rsidRDefault="000C562A" w:rsidP="00773037">
      <w:pPr>
        <w:tabs>
          <w:tab w:val="left" w:pos="900"/>
          <w:tab w:val="left" w:pos="1440"/>
          <w:tab w:val="left" w:pos="3960"/>
        </w:tabs>
        <w:ind w:left="360"/>
      </w:pPr>
      <w:r w:rsidRPr="00773037">
        <w:tab/>
      </w:r>
      <w:r w:rsidRPr="00773037">
        <w:tab/>
        <w:t>Prepared by</w:t>
      </w:r>
      <w:r w:rsidRPr="00773037">
        <w:tab/>
        <w:t>-</w:t>
      </w:r>
      <w:r w:rsidRPr="00773037">
        <w:tab/>
        <w:t>Trucking</w:t>
      </w:r>
      <w:r w:rsidR="00413D98">
        <w:t>/</w:t>
      </w:r>
      <w:r w:rsidRPr="00773037">
        <w:t>Operations Staff</w:t>
      </w:r>
    </w:p>
    <w:p w14:paraId="2CC7E1B1" w14:textId="641DBD35" w:rsidR="000C562A" w:rsidRPr="00773037" w:rsidRDefault="000C562A" w:rsidP="00773037">
      <w:pPr>
        <w:tabs>
          <w:tab w:val="left" w:pos="900"/>
          <w:tab w:val="left" w:pos="1440"/>
          <w:tab w:val="left" w:pos="3960"/>
        </w:tabs>
        <w:ind w:left="360"/>
      </w:pPr>
      <w:r w:rsidRPr="00773037">
        <w:tab/>
      </w:r>
      <w:r w:rsidRPr="00773037">
        <w:tab/>
        <w:t xml:space="preserve">Distribution                </w:t>
      </w:r>
      <w:r w:rsidRPr="00773037">
        <w:tab/>
        <w:t>-</w:t>
      </w:r>
      <w:r w:rsidRPr="00773037">
        <w:tab/>
        <w:t xml:space="preserve">Copy 1 – </w:t>
      </w:r>
      <w:r w:rsidR="004F135C" w:rsidRPr="00773037">
        <w:t>Operations Department</w:t>
      </w:r>
    </w:p>
    <w:p w14:paraId="0B2A1CB2" w14:textId="447B45A3" w:rsidR="000C562A" w:rsidRPr="00773037" w:rsidRDefault="000C562A"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 xml:space="preserve">Copy 2 – </w:t>
      </w:r>
      <w:r w:rsidR="004F135C">
        <w:t>Finance Department</w:t>
      </w:r>
    </w:p>
    <w:p w14:paraId="699B8086" w14:textId="5774FD2E" w:rsidR="000C562A" w:rsidRDefault="000C562A" w:rsidP="00773037">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 xml:space="preserve">Copy 3 – </w:t>
      </w:r>
      <w:r w:rsidR="004F135C" w:rsidRPr="00773037">
        <w:t>Accounting Department</w:t>
      </w:r>
    </w:p>
    <w:p w14:paraId="7081F047" w14:textId="351FABD8" w:rsidR="00C04349" w:rsidRDefault="00C04349" w:rsidP="00773037">
      <w:pPr>
        <w:tabs>
          <w:tab w:val="left" w:pos="3240"/>
          <w:tab w:val="left" w:pos="3960"/>
          <w:tab w:val="left" w:pos="4320"/>
        </w:tabs>
      </w:pPr>
    </w:p>
    <w:p w14:paraId="1B104FAB" w14:textId="32F876E6" w:rsidR="00AC1EDE" w:rsidRDefault="00AC1EDE" w:rsidP="00773037">
      <w:pPr>
        <w:tabs>
          <w:tab w:val="left" w:pos="3240"/>
          <w:tab w:val="left" w:pos="3960"/>
          <w:tab w:val="left" w:pos="4320"/>
        </w:tabs>
      </w:pPr>
      <w:r>
        <w:br w:type="page"/>
      </w:r>
    </w:p>
    <w:p w14:paraId="115E8466" w14:textId="7794648A" w:rsidR="00BC4ECC" w:rsidRDefault="00BC4ECC" w:rsidP="00BC4ECC">
      <w:pPr>
        <w:pStyle w:val="ListParagraph"/>
        <w:numPr>
          <w:ilvl w:val="0"/>
          <w:numId w:val="18"/>
        </w:numPr>
        <w:tabs>
          <w:tab w:val="left" w:pos="1440"/>
          <w:tab w:val="left" w:pos="3240"/>
          <w:tab w:val="left" w:pos="3420"/>
          <w:tab w:val="left" w:pos="3960"/>
          <w:tab w:val="left" w:pos="4320"/>
          <w:tab w:val="left" w:pos="4860"/>
          <w:tab w:val="left" w:pos="5220"/>
          <w:tab w:val="left" w:pos="5580"/>
        </w:tabs>
        <w:jc w:val="both"/>
      </w:pPr>
      <w:r w:rsidRPr="00773037">
        <w:lastRenderedPageBreak/>
        <w:t xml:space="preserve">Out-turn </w:t>
      </w:r>
      <w:r>
        <w:t>Summary (Trucking)</w:t>
      </w:r>
    </w:p>
    <w:p w14:paraId="00F619D2" w14:textId="1F270D5D" w:rsidR="00AC1EDE" w:rsidRDefault="00AC1EDE" w:rsidP="00773037">
      <w:pPr>
        <w:tabs>
          <w:tab w:val="left" w:pos="3240"/>
          <w:tab w:val="left" w:pos="3960"/>
          <w:tab w:val="left" w:pos="4320"/>
        </w:tabs>
      </w:pPr>
    </w:p>
    <w:p w14:paraId="38387164" w14:textId="364BE49D" w:rsidR="00BC4ECC" w:rsidRDefault="00BC4ECC" w:rsidP="00BC4ECC">
      <w:pPr>
        <w:tabs>
          <w:tab w:val="left" w:pos="3240"/>
          <w:tab w:val="left" w:pos="3960"/>
          <w:tab w:val="left" w:pos="4320"/>
        </w:tabs>
        <w:jc w:val="center"/>
      </w:pPr>
      <w:r w:rsidRPr="00BC4ECC">
        <w:rPr>
          <w:noProof/>
          <w:lang w:val="en-PH" w:eastAsia="en-PH"/>
        </w:rPr>
        <w:drawing>
          <wp:inline distT="0" distB="0" distL="0" distR="0" wp14:anchorId="29ACB0BF" wp14:editId="32C4023B">
            <wp:extent cx="5989320" cy="53951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9320" cy="5395141"/>
                    </a:xfrm>
                    <a:prstGeom prst="rect">
                      <a:avLst/>
                    </a:prstGeom>
                    <a:noFill/>
                    <a:ln>
                      <a:noFill/>
                    </a:ln>
                  </pic:spPr>
                </pic:pic>
              </a:graphicData>
            </a:graphic>
          </wp:inline>
        </w:drawing>
      </w:r>
    </w:p>
    <w:p w14:paraId="6111A482" w14:textId="77777777" w:rsidR="009E73DC" w:rsidRDefault="009E73DC" w:rsidP="009E73DC">
      <w:pPr>
        <w:pStyle w:val="ListParagraph"/>
        <w:tabs>
          <w:tab w:val="left" w:pos="1440"/>
          <w:tab w:val="left" w:pos="3240"/>
          <w:tab w:val="left" w:pos="3420"/>
          <w:tab w:val="left" w:pos="3960"/>
          <w:tab w:val="left" w:pos="4320"/>
          <w:tab w:val="left" w:pos="4860"/>
          <w:tab w:val="left" w:pos="5220"/>
          <w:tab w:val="left" w:pos="5580"/>
        </w:tabs>
        <w:ind w:left="936"/>
        <w:jc w:val="both"/>
      </w:pPr>
    </w:p>
    <w:p w14:paraId="7CE10217" w14:textId="4F19B9A7" w:rsidR="009E73DC" w:rsidRPr="00773037" w:rsidRDefault="00E40FD8" w:rsidP="009E73DC">
      <w:pPr>
        <w:tabs>
          <w:tab w:val="left" w:pos="3240"/>
          <w:tab w:val="left" w:pos="3960"/>
          <w:tab w:val="left" w:pos="4320"/>
        </w:tabs>
        <w:ind w:left="1440"/>
      </w:pPr>
      <w:r>
        <w:t>No. of Copies/color</w:t>
      </w:r>
      <w:r>
        <w:tab/>
        <w:t>-</w:t>
      </w:r>
      <w:r>
        <w:tab/>
        <w:t>3</w:t>
      </w:r>
    </w:p>
    <w:p w14:paraId="5F1A17A7" w14:textId="5A68D397" w:rsidR="009E73DC" w:rsidRPr="00773037" w:rsidRDefault="009E73DC" w:rsidP="009E73DC">
      <w:pPr>
        <w:tabs>
          <w:tab w:val="left" w:pos="3240"/>
          <w:tab w:val="left" w:pos="3600"/>
          <w:tab w:val="left" w:pos="3960"/>
        </w:tabs>
        <w:ind w:left="4320" w:hanging="2880"/>
        <w:jc w:val="both"/>
      </w:pPr>
      <w:r w:rsidRPr="00773037">
        <w:t>Explanation</w:t>
      </w:r>
      <w:r w:rsidRPr="00773037">
        <w:tab/>
      </w:r>
      <w:r w:rsidRPr="00773037">
        <w:tab/>
      </w:r>
      <w:r w:rsidRPr="00773037">
        <w:tab/>
        <w:t>-</w:t>
      </w:r>
      <w:r w:rsidRPr="00773037">
        <w:tab/>
        <w:t>This summarizes the details a</w:t>
      </w:r>
      <w:r w:rsidR="00BF6BC5">
        <w:t xml:space="preserve">nd supporting documentations of trucking </w:t>
      </w:r>
      <w:r w:rsidRPr="00773037">
        <w:t>operations performed by the Company and serves as a basis for SOA preparation.</w:t>
      </w:r>
    </w:p>
    <w:p w14:paraId="070A3FB5" w14:textId="1C36B0C4" w:rsidR="009E73DC" w:rsidRPr="00773037" w:rsidRDefault="009E73DC" w:rsidP="009E73DC">
      <w:pPr>
        <w:tabs>
          <w:tab w:val="left" w:pos="900"/>
          <w:tab w:val="left" w:pos="1440"/>
          <w:tab w:val="left" w:pos="3960"/>
        </w:tabs>
        <w:ind w:left="360"/>
      </w:pPr>
      <w:r w:rsidRPr="00773037">
        <w:tab/>
      </w:r>
      <w:r w:rsidRPr="00773037">
        <w:tab/>
        <w:t>Prepared by</w:t>
      </w:r>
      <w:r w:rsidRPr="00773037">
        <w:tab/>
        <w:t>-</w:t>
      </w:r>
      <w:r w:rsidRPr="00773037">
        <w:tab/>
        <w:t>Trucking</w:t>
      </w:r>
      <w:r w:rsidR="0076188C">
        <w:t>/</w:t>
      </w:r>
      <w:r w:rsidRPr="00773037">
        <w:t>Operations Staff</w:t>
      </w:r>
    </w:p>
    <w:p w14:paraId="2F3AB4A8" w14:textId="77777777" w:rsidR="009E73DC" w:rsidRPr="00773037" w:rsidRDefault="009E73DC" w:rsidP="009E73DC">
      <w:pPr>
        <w:tabs>
          <w:tab w:val="left" w:pos="900"/>
          <w:tab w:val="left" w:pos="1440"/>
          <w:tab w:val="left" w:pos="3960"/>
        </w:tabs>
        <w:ind w:left="360"/>
      </w:pPr>
      <w:r w:rsidRPr="00773037">
        <w:tab/>
      </w:r>
      <w:r w:rsidRPr="00773037">
        <w:tab/>
        <w:t xml:space="preserve">Distribution                </w:t>
      </w:r>
      <w:r w:rsidRPr="00773037">
        <w:tab/>
        <w:t>-</w:t>
      </w:r>
      <w:r w:rsidRPr="00773037">
        <w:tab/>
        <w:t>Copy 1 – Operations Department</w:t>
      </w:r>
    </w:p>
    <w:p w14:paraId="7A3169D1" w14:textId="77777777" w:rsidR="009E73DC" w:rsidRPr="00773037" w:rsidRDefault="009E73DC" w:rsidP="009E73DC">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 xml:space="preserve">Copy 2 – </w:t>
      </w:r>
      <w:r>
        <w:t>Finance Department</w:t>
      </w:r>
    </w:p>
    <w:p w14:paraId="54B5807E" w14:textId="77777777" w:rsidR="009E73DC" w:rsidRDefault="009E73DC" w:rsidP="009E73DC">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3 – Accounting Department</w:t>
      </w:r>
    </w:p>
    <w:p w14:paraId="625FE615" w14:textId="77777777" w:rsidR="009E73DC" w:rsidRDefault="009E73DC" w:rsidP="00773037">
      <w:pPr>
        <w:tabs>
          <w:tab w:val="left" w:pos="3240"/>
          <w:tab w:val="left" w:pos="3960"/>
          <w:tab w:val="left" w:pos="4320"/>
        </w:tabs>
      </w:pPr>
    </w:p>
    <w:p w14:paraId="3367AC2B" w14:textId="182F66ED" w:rsidR="004F135C" w:rsidRDefault="00BC4ECC" w:rsidP="00BC4ECC">
      <w:pPr>
        <w:pStyle w:val="ListParagraph"/>
        <w:numPr>
          <w:ilvl w:val="0"/>
          <w:numId w:val="18"/>
        </w:numPr>
        <w:tabs>
          <w:tab w:val="left" w:pos="3240"/>
          <w:tab w:val="left" w:pos="3960"/>
          <w:tab w:val="left" w:pos="4320"/>
        </w:tabs>
      </w:pPr>
      <w:r>
        <w:t>Outturn Summary (Handling)</w:t>
      </w:r>
    </w:p>
    <w:p w14:paraId="74A89D11" w14:textId="252CB435" w:rsidR="00BC4ECC" w:rsidRDefault="00BC4ECC" w:rsidP="00BC4ECC">
      <w:pPr>
        <w:tabs>
          <w:tab w:val="left" w:pos="3240"/>
          <w:tab w:val="left" w:pos="3960"/>
          <w:tab w:val="left" w:pos="4320"/>
        </w:tabs>
      </w:pPr>
    </w:p>
    <w:p w14:paraId="3F0A286D" w14:textId="19004E0E" w:rsidR="00BC4ECC" w:rsidRDefault="00BC4ECC" w:rsidP="00BC4ECC">
      <w:pPr>
        <w:tabs>
          <w:tab w:val="left" w:pos="3240"/>
          <w:tab w:val="left" w:pos="3960"/>
          <w:tab w:val="left" w:pos="4320"/>
        </w:tabs>
        <w:jc w:val="center"/>
      </w:pPr>
      <w:r w:rsidRPr="00BC4ECC">
        <w:rPr>
          <w:noProof/>
          <w:lang w:val="en-PH" w:eastAsia="en-PH"/>
        </w:rPr>
        <w:drawing>
          <wp:inline distT="0" distB="0" distL="0" distR="0" wp14:anchorId="697B0742" wp14:editId="3EC5CB40">
            <wp:extent cx="5989320" cy="468212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9320" cy="4682127"/>
                    </a:xfrm>
                    <a:prstGeom prst="rect">
                      <a:avLst/>
                    </a:prstGeom>
                    <a:noFill/>
                    <a:ln>
                      <a:noFill/>
                    </a:ln>
                  </pic:spPr>
                </pic:pic>
              </a:graphicData>
            </a:graphic>
          </wp:inline>
        </w:drawing>
      </w:r>
    </w:p>
    <w:p w14:paraId="5F073FD0" w14:textId="77777777" w:rsidR="00BC4ECC" w:rsidRDefault="00BC4ECC" w:rsidP="00773037">
      <w:pPr>
        <w:tabs>
          <w:tab w:val="left" w:pos="3240"/>
          <w:tab w:val="left" w:pos="3960"/>
          <w:tab w:val="left" w:pos="4320"/>
        </w:tabs>
      </w:pPr>
    </w:p>
    <w:p w14:paraId="22E3B894" w14:textId="552A42CF" w:rsidR="00BC4ECC" w:rsidRDefault="00BC4ECC" w:rsidP="00773037">
      <w:pPr>
        <w:tabs>
          <w:tab w:val="left" w:pos="3240"/>
          <w:tab w:val="left" w:pos="3960"/>
          <w:tab w:val="left" w:pos="4320"/>
        </w:tabs>
      </w:pPr>
    </w:p>
    <w:p w14:paraId="56F7CF9D" w14:textId="37A3F6C1" w:rsidR="009E73DC" w:rsidRPr="00773037" w:rsidRDefault="00E40FD8" w:rsidP="009E73DC">
      <w:pPr>
        <w:tabs>
          <w:tab w:val="left" w:pos="3240"/>
          <w:tab w:val="left" w:pos="3960"/>
          <w:tab w:val="left" w:pos="4320"/>
        </w:tabs>
        <w:ind w:left="1440"/>
      </w:pPr>
      <w:r>
        <w:t>No. of Copies/color</w:t>
      </w:r>
      <w:r>
        <w:tab/>
        <w:t>-</w:t>
      </w:r>
      <w:r>
        <w:tab/>
        <w:t>3</w:t>
      </w:r>
    </w:p>
    <w:p w14:paraId="7BE49598" w14:textId="2F7AFA28" w:rsidR="009E73DC" w:rsidRPr="00773037" w:rsidRDefault="009E73DC" w:rsidP="009E73DC">
      <w:pPr>
        <w:tabs>
          <w:tab w:val="left" w:pos="3240"/>
          <w:tab w:val="left" w:pos="3600"/>
          <w:tab w:val="left" w:pos="3960"/>
        </w:tabs>
        <w:ind w:left="4320" w:hanging="2880"/>
        <w:jc w:val="both"/>
      </w:pPr>
      <w:r w:rsidRPr="00773037">
        <w:t>Explanation</w:t>
      </w:r>
      <w:r w:rsidRPr="00773037">
        <w:tab/>
      </w:r>
      <w:r w:rsidRPr="00773037">
        <w:tab/>
      </w:r>
      <w:r w:rsidRPr="00773037">
        <w:tab/>
        <w:t>-</w:t>
      </w:r>
      <w:r w:rsidRPr="00773037">
        <w:tab/>
        <w:t>This summarizes the details a</w:t>
      </w:r>
      <w:r w:rsidR="006B2E04">
        <w:t xml:space="preserve">nd supporting documentations of cargo handling </w:t>
      </w:r>
      <w:r w:rsidRPr="00773037">
        <w:t>operations performed by the Company and serves as a basis for SOA preparation.</w:t>
      </w:r>
    </w:p>
    <w:p w14:paraId="0B4BE713" w14:textId="47293ABB" w:rsidR="009E73DC" w:rsidRPr="00773037" w:rsidRDefault="009E73DC" w:rsidP="009E73DC">
      <w:pPr>
        <w:tabs>
          <w:tab w:val="left" w:pos="900"/>
          <w:tab w:val="left" w:pos="1440"/>
          <w:tab w:val="left" w:pos="3960"/>
        </w:tabs>
        <w:ind w:left="360"/>
      </w:pPr>
      <w:r w:rsidRPr="00773037">
        <w:tab/>
      </w:r>
      <w:r w:rsidRPr="00773037">
        <w:tab/>
        <w:t>Prepared by</w:t>
      </w:r>
      <w:r w:rsidRPr="00773037">
        <w:tab/>
        <w:t>-</w:t>
      </w:r>
      <w:r w:rsidRPr="00773037">
        <w:tab/>
        <w:t>Trucking</w:t>
      </w:r>
      <w:r w:rsidR="00C8466F">
        <w:t>/</w:t>
      </w:r>
      <w:r w:rsidRPr="00773037">
        <w:t>Operations Staff</w:t>
      </w:r>
    </w:p>
    <w:p w14:paraId="79EC8B4E" w14:textId="77777777" w:rsidR="009E73DC" w:rsidRPr="00773037" w:rsidRDefault="009E73DC" w:rsidP="009E73DC">
      <w:pPr>
        <w:tabs>
          <w:tab w:val="left" w:pos="900"/>
          <w:tab w:val="left" w:pos="1440"/>
          <w:tab w:val="left" w:pos="3960"/>
        </w:tabs>
        <w:ind w:left="360"/>
      </w:pPr>
      <w:r w:rsidRPr="00773037">
        <w:tab/>
      </w:r>
      <w:r w:rsidRPr="00773037">
        <w:tab/>
        <w:t xml:space="preserve">Distribution                </w:t>
      </w:r>
      <w:r w:rsidRPr="00773037">
        <w:tab/>
        <w:t>-</w:t>
      </w:r>
      <w:r w:rsidRPr="00773037">
        <w:tab/>
        <w:t>Copy 1 – Operations Department</w:t>
      </w:r>
    </w:p>
    <w:p w14:paraId="02A93383" w14:textId="77777777" w:rsidR="009E73DC" w:rsidRPr="00773037" w:rsidRDefault="009E73DC" w:rsidP="009E73DC">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 xml:space="preserve">Copy 2 – </w:t>
      </w:r>
      <w:r>
        <w:t>Finance Department</w:t>
      </w:r>
    </w:p>
    <w:p w14:paraId="3029EBF4" w14:textId="77777777" w:rsidR="009E73DC" w:rsidRDefault="009E73DC" w:rsidP="009E73DC">
      <w:pPr>
        <w:tabs>
          <w:tab w:val="left" w:pos="1440"/>
          <w:tab w:val="left" w:pos="3240"/>
          <w:tab w:val="left" w:pos="3420"/>
          <w:tab w:val="left" w:pos="3960"/>
          <w:tab w:val="left" w:pos="4320"/>
          <w:tab w:val="left" w:pos="4860"/>
          <w:tab w:val="left" w:pos="5220"/>
          <w:tab w:val="left" w:pos="5580"/>
        </w:tabs>
        <w:ind w:left="5580" w:hanging="4680"/>
        <w:jc w:val="both"/>
      </w:pPr>
      <w:r w:rsidRPr="00773037">
        <w:tab/>
      </w:r>
      <w:r w:rsidRPr="00773037">
        <w:tab/>
      </w:r>
      <w:r w:rsidRPr="00773037">
        <w:tab/>
      </w:r>
      <w:r w:rsidRPr="00773037">
        <w:tab/>
      </w:r>
      <w:r w:rsidRPr="00773037">
        <w:tab/>
        <w:t>Copy 3 – Accounting Department</w:t>
      </w:r>
    </w:p>
    <w:p w14:paraId="5151F489" w14:textId="77777777" w:rsidR="009E73DC" w:rsidRDefault="009E73DC" w:rsidP="00773037">
      <w:pPr>
        <w:tabs>
          <w:tab w:val="left" w:pos="3240"/>
          <w:tab w:val="left" w:pos="3960"/>
          <w:tab w:val="left" w:pos="4320"/>
        </w:tabs>
      </w:pPr>
    </w:p>
    <w:p w14:paraId="7126EBD6" w14:textId="09EB41EE" w:rsidR="009E73DC" w:rsidRDefault="009E73DC" w:rsidP="00773037">
      <w:pPr>
        <w:tabs>
          <w:tab w:val="left" w:pos="3240"/>
          <w:tab w:val="left" w:pos="3960"/>
          <w:tab w:val="left" w:pos="4320"/>
        </w:tabs>
      </w:pPr>
      <w:r>
        <w:br w:type="page"/>
      </w:r>
    </w:p>
    <w:p w14:paraId="15A60C17" w14:textId="4BE36DE9" w:rsidR="00F5205D" w:rsidRPr="00BC4ECC" w:rsidRDefault="003226EA" w:rsidP="00BC4ECC">
      <w:pPr>
        <w:pStyle w:val="ListParagraph"/>
        <w:numPr>
          <w:ilvl w:val="0"/>
          <w:numId w:val="1"/>
        </w:numPr>
        <w:jc w:val="both"/>
        <w:rPr>
          <w:u w:val="single"/>
        </w:rPr>
      </w:pPr>
      <w:r w:rsidRPr="00BC4ECC">
        <w:rPr>
          <w:u w:val="single"/>
        </w:rPr>
        <w:lastRenderedPageBreak/>
        <w:t>EFFECTIVITY</w:t>
      </w:r>
    </w:p>
    <w:p w14:paraId="1E2A88E0" w14:textId="77777777" w:rsidR="00216782" w:rsidRPr="00773037" w:rsidRDefault="00216782" w:rsidP="00773037">
      <w:pPr>
        <w:ind w:left="576"/>
        <w:jc w:val="both"/>
      </w:pPr>
    </w:p>
    <w:p w14:paraId="0096F302" w14:textId="77777777" w:rsidR="000D18AE" w:rsidRDefault="000D18AE" w:rsidP="000D18AE">
      <w:pPr>
        <w:ind w:left="576"/>
        <w:jc w:val="both"/>
      </w:pPr>
      <w:r w:rsidRPr="004441F1">
        <w:t>This Policies and Procedures Manual shall take effect upon approval and shall supersede any memorandum/SOP inconsistent with thi</w:t>
      </w:r>
      <w:r>
        <w:t>s Policies and Procedures Manual. Any changes to the manual shall comply with the policies and procedures indicated in the process</w:t>
      </w:r>
      <w:ins w:id="2" w:author="JGL" w:date="2017-08-25T17:25:00Z">
        <w:r>
          <w:t xml:space="preserve"> title</w:t>
        </w:r>
      </w:ins>
      <w:r>
        <w:t xml:space="preserve"> </w:t>
      </w:r>
      <w:del w:id="3" w:author="JGL" w:date="2017-08-25T17:25:00Z">
        <w:r w:rsidDel="005C2740">
          <w:delText>of</w:delText>
        </w:r>
      </w:del>
      <w:r>
        <w:t xml:space="preserve"> </w:t>
      </w:r>
      <w:ins w:id="4" w:author="JGL" w:date="2017-08-25T17:25:00Z">
        <w:r w:rsidRPr="005C2740">
          <w:rPr>
            <w:i/>
            <w:rPrChange w:id="5" w:author="JGL" w:date="2017-08-25T17:25:00Z">
              <w:rPr/>
            </w:rPrChange>
          </w:rPr>
          <w:t>“</w:t>
        </w:r>
      </w:ins>
      <w:r w:rsidRPr="005C2740">
        <w:rPr>
          <w:i/>
          <w:rPrChange w:id="6" w:author="JGL" w:date="2017-08-25T17:25:00Z">
            <w:rPr/>
          </w:rPrChange>
        </w:rPr>
        <w:t>Amendment of Manual</w:t>
      </w:r>
      <w:ins w:id="7" w:author="JGL" w:date="2017-08-25T17:25:00Z">
        <w:r w:rsidRPr="005C2740">
          <w:rPr>
            <w:i/>
            <w:rPrChange w:id="8" w:author="JGL" w:date="2017-08-25T17:25:00Z">
              <w:rPr/>
            </w:rPrChange>
          </w:rPr>
          <w:t>”</w:t>
        </w:r>
      </w:ins>
      <w:r>
        <w:t>.</w:t>
      </w:r>
    </w:p>
    <w:p w14:paraId="60D1CDE4" w14:textId="7112FD93" w:rsidR="00881EA1" w:rsidRPr="000204A0" w:rsidRDefault="00881EA1" w:rsidP="000D18AE">
      <w:pPr>
        <w:ind w:left="576"/>
        <w:jc w:val="both"/>
      </w:pPr>
    </w:p>
    <w:sectPr w:rsidR="00881EA1" w:rsidRPr="000204A0" w:rsidSect="004A0F2C">
      <w:headerReference w:type="default" r:id="rId30"/>
      <w:footerReference w:type="even" r:id="rId31"/>
      <w:footerReference w:type="default" r:id="rId32"/>
      <w:pgSz w:w="12240" w:h="15840"/>
      <w:pgMar w:top="1440" w:right="1008" w:bottom="1440" w:left="1800" w:header="720" w:footer="720" w:gutter="79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oel Cainglet" w:date="2017-07-28T16:02:00Z" w:initials="NC">
    <w:p w14:paraId="1ED78168" w14:textId="35362B59" w:rsidR="00AC08B5" w:rsidRDefault="00652247">
      <w:pPr>
        <w:pStyle w:val="CommentText"/>
      </w:pPr>
      <w:r>
        <w:rPr>
          <w:rStyle w:val="CommentReference"/>
        </w:rPr>
        <w:annotationRef/>
      </w:r>
      <w:r w:rsidR="00AC08B5">
        <w:t>Notify trucking manager for booking</w:t>
      </w:r>
      <w:r w:rsidR="00D14BFB">
        <w:t xml:space="preserve"> </w:t>
      </w:r>
      <w:r w:rsidR="00AC08B5">
        <w:t>and details of delivery assignment.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D7816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2B3B1" w14:textId="77777777" w:rsidR="00745CE2" w:rsidRDefault="00745CE2">
      <w:r>
        <w:separator/>
      </w:r>
    </w:p>
  </w:endnote>
  <w:endnote w:type="continuationSeparator" w:id="0">
    <w:p w14:paraId="50B1AE2A" w14:textId="77777777" w:rsidR="00745CE2" w:rsidRDefault="00745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579B4" w14:textId="77777777" w:rsidR="00655A45" w:rsidRDefault="00655A45"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7ACC93" w14:textId="77777777" w:rsidR="00655A45" w:rsidRDefault="00655A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84FDC" w14:textId="77777777" w:rsidR="00655A45" w:rsidRPr="00E359BB" w:rsidRDefault="00655A45" w:rsidP="00631F0A">
    <w:pPr>
      <w:pStyle w:val="Footer"/>
      <w:tabs>
        <w:tab w:val="clear" w:pos="8640"/>
        <w:tab w:val="right" w:pos="9000"/>
      </w:tabs>
      <w:rPr>
        <w:i/>
      </w:rPr>
    </w:pPr>
    <w:r>
      <w:rPr>
        <w:noProof/>
        <w:lang w:val="en-PH" w:eastAsia="en-PH"/>
      </w:rPr>
      <mc:AlternateContent>
        <mc:Choice Requires="wps">
          <w:drawing>
            <wp:anchor distT="0" distB="0" distL="114300" distR="114300" simplePos="0" relativeHeight="251657728" behindDoc="0" locked="0" layoutInCell="1" allowOverlap="1" wp14:anchorId="5A5FD0A9" wp14:editId="28D4C481">
              <wp:simplePos x="0" y="0"/>
              <wp:positionH relativeFrom="column">
                <wp:posOffset>0</wp:posOffset>
              </wp:positionH>
              <wp:positionV relativeFrom="paragraph">
                <wp:posOffset>-45720</wp:posOffset>
              </wp:positionV>
              <wp:extent cx="5989320" cy="0"/>
              <wp:effectExtent l="9525" t="9525" r="11430" b="952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77B51" id="Line 1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7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oEw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"/>
          </w:pict>
        </mc:Fallback>
      </mc:AlternateContent>
    </w:r>
    <w:r w:rsidRPr="00E359BB">
      <w:t xml:space="preserve">Revision Number: 00         </w:t>
    </w:r>
    <w:r w:rsidRPr="00E359BB">
      <w:tab/>
    </w:r>
    <w:r w:rsidRPr="00EF6C77">
      <w:rPr>
        <w:sz w:val="20"/>
        <w:szCs w:val="20"/>
      </w:rPr>
      <w:t xml:space="preserve">                                 </w:t>
    </w:r>
    <w:r>
      <w:rPr>
        <w:sz w:val="20"/>
        <w:szCs w:val="20"/>
      </w:rPr>
      <w:t xml:space="preserve">                                                                    </w:t>
    </w:r>
    <w:r w:rsidRPr="003B4BD0">
      <w:rPr>
        <w:i/>
      </w:rPr>
      <w:t>Cargo Operations</w:t>
    </w:r>
  </w:p>
  <w:p w14:paraId="33EC6884" w14:textId="1416E0D7" w:rsidR="00655A45" w:rsidRPr="00001477" w:rsidRDefault="00655A45"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A3626B">
      <w:rPr>
        <w:rStyle w:val="PageNumber"/>
        <w:noProof/>
        <w:sz w:val="22"/>
        <w:szCs w:val="22"/>
      </w:rPr>
      <w:t>21</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A3626B">
      <w:rPr>
        <w:rStyle w:val="PageNumber"/>
        <w:noProof/>
        <w:sz w:val="22"/>
        <w:szCs w:val="22"/>
      </w:rPr>
      <w:t>28</w:t>
    </w:r>
    <w:r w:rsidRPr="00001477">
      <w:rPr>
        <w:rStyle w:val="PageNumber"/>
        <w:sz w:val="22"/>
        <w:szCs w:val="22"/>
      </w:rPr>
      <w:fldChar w:fldCharType="end"/>
    </w:r>
  </w:p>
  <w:p w14:paraId="0F724F45" w14:textId="77777777" w:rsidR="00655A45" w:rsidRDefault="00655A45" w:rsidP="00AF7FB4">
    <w:pPr>
      <w:pStyle w:val="Footer"/>
      <w:tabs>
        <w:tab w:val="clear" w:pos="8640"/>
        <w:tab w:val="right" w:pos="9000"/>
      </w:tabs>
    </w:pPr>
    <w:r w:rsidRPr="00E359BB">
      <w:t>Effective Date:</w:t>
    </w:r>
    <w:r>
      <w:tab/>
      <w:t xml:space="preserve">                                                                                                 For Internal Use Only</w:t>
    </w:r>
  </w:p>
  <w:p w14:paraId="2F57D033" w14:textId="77777777" w:rsidR="00655A45" w:rsidRPr="00E359BB" w:rsidRDefault="00655A45"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C4493" w14:textId="77777777" w:rsidR="00745CE2" w:rsidRDefault="00745CE2">
      <w:r>
        <w:separator/>
      </w:r>
    </w:p>
  </w:footnote>
  <w:footnote w:type="continuationSeparator" w:id="0">
    <w:p w14:paraId="78411192" w14:textId="77777777" w:rsidR="00745CE2" w:rsidRDefault="00745C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29F3A" w14:textId="77777777" w:rsidR="00655A45" w:rsidRDefault="00655A45" w:rsidP="00731A36">
    <w:pPr>
      <w:pStyle w:val="Header"/>
      <w:rPr>
        <w:rFonts w:ascii="Arial" w:hAnsi="Arial" w:cs="Arial"/>
      </w:rPr>
    </w:pPr>
    <w:r>
      <w:rPr>
        <w:rFonts w:ascii="Arial" w:hAnsi="Arial" w:cs="Arial"/>
        <w:noProof/>
        <w:lang w:val="en-PH" w:eastAsia="en-PH"/>
      </w:rPr>
      <w:drawing>
        <wp:inline distT="0" distB="0" distL="0" distR="0" wp14:anchorId="41C389CE" wp14:editId="058A7510">
          <wp:extent cx="584835" cy="446405"/>
          <wp:effectExtent l="0" t="0" r="0" b="0"/>
          <wp:docPr id="6" name="Picture 6" descr="avega_navigati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ega_navigation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835" cy="446405"/>
                  </a:xfrm>
                  <a:prstGeom prst="rect">
                    <a:avLst/>
                  </a:prstGeom>
                  <a:noFill/>
                  <a:ln>
                    <a:noFill/>
                  </a:ln>
                </pic:spPr>
              </pic:pic>
            </a:graphicData>
          </a:graphic>
        </wp:inline>
      </w:drawing>
    </w:r>
    <w:r>
      <w:rPr>
        <w:rFonts w:ascii="Arial" w:hAnsi="Arial" w:cs="Arial"/>
      </w:rPr>
      <w:t xml:space="preserve"> </w:t>
    </w:r>
  </w:p>
  <w:p w14:paraId="5D833C60" w14:textId="77777777" w:rsidR="00655A45" w:rsidRPr="00B15E69" w:rsidRDefault="00655A45" w:rsidP="00343C03">
    <w:pPr>
      <w:pStyle w:val="Header"/>
      <w:rPr>
        <w:rFonts w:ascii="Arial" w:hAnsi="Arial" w:cs="Arial"/>
      </w:rPr>
    </w:pPr>
    <w:r w:rsidRPr="00B15E69">
      <w:rPr>
        <w:b/>
      </w:rPr>
      <w:t>AVEGA BROS</w:t>
    </w:r>
    <w:r>
      <w:rPr>
        <w:b/>
      </w:rPr>
      <w:t>.</w:t>
    </w:r>
    <w:r w:rsidRPr="00B15E69">
      <w:rPr>
        <w:b/>
      </w:rPr>
      <w:t xml:space="preserve"> INTEGRATED SHIPPING CORP.</w:t>
    </w:r>
  </w:p>
  <w:p w14:paraId="0EB01395" w14:textId="77777777" w:rsidR="00655A45" w:rsidRPr="00E359BB" w:rsidRDefault="00655A45" w:rsidP="00C85B97">
    <w:pPr>
      <w:pStyle w:val="Header"/>
      <w:tabs>
        <w:tab w:val="clear" w:pos="8640"/>
        <w:tab w:val="right" w:pos="9000"/>
      </w:tabs>
      <w:rPr>
        <w:sz w:val="20"/>
        <w:szCs w:val="20"/>
      </w:rPr>
    </w:pPr>
    <w:r>
      <w:rPr>
        <w:rFonts w:ascii="Arial" w:hAnsi="Arial" w:cs="Arial"/>
        <w:noProof/>
        <w:sz w:val="14"/>
        <w:szCs w:val="14"/>
        <w:lang w:val="en-PH" w:eastAsia="en-PH"/>
      </w:rPr>
      <mc:AlternateContent>
        <mc:Choice Requires="wps">
          <w:drawing>
            <wp:anchor distT="0" distB="0" distL="114300" distR="114300" simplePos="0" relativeHeight="251656704" behindDoc="0" locked="0" layoutInCell="1" allowOverlap="1" wp14:anchorId="2BB99665" wp14:editId="09CB6149">
              <wp:simplePos x="0" y="0"/>
              <wp:positionH relativeFrom="column">
                <wp:posOffset>0</wp:posOffset>
              </wp:positionH>
              <wp:positionV relativeFrom="paragraph">
                <wp:posOffset>199390</wp:posOffset>
              </wp:positionV>
              <wp:extent cx="5989320" cy="0"/>
              <wp:effectExtent l="9525" t="6350" r="11430" b="12700"/>
              <wp:wrapNone/>
              <wp:docPr id="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02E3F" id="Line 1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7pt" to="4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y2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"/>
          </w:pict>
        </mc:Fallback>
      </mc:AlternateContent>
    </w:r>
    <w:r w:rsidRPr="00E359BB">
      <w:t xml:space="preserve">Policies and </w:t>
    </w:r>
    <w:r w:rsidRPr="00D54767">
      <w:t>Procedures Manual</w:t>
    </w:r>
    <w:r w:rsidRPr="00D54767">
      <w:tab/>
    </w:r>
    <w:r>
      <w:t xml:space="preserve">                                                               Marketing and Operations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93A19"/>
    <w:multiLevelType w:val="hybridMultilevel"/>
    <w:tmpl w:val="4C107E22"/>
    <w:lvl w:ilvl="0" w:tplc="8D8A8316">
      <w:start w:val="8"/>
      <w:numFmt w:val="lowerLetter"/>
      <w:lvlText w:val="%1."/>
      <w:lvlJc w:val="left"/>
      <w:pPr>
        <w:ind w:left="1296" w:hanging="360"/>
      </w:pPr>
      <w:rPr>
        <w:rFonts w:hint="default"/>
      </w:rPr>
    </w:lvl>
    <w:lvl w:ilvl="1" w:tplc="34090019" w:tentative="1">
      <w:start w:val="1"/>
      <w:numFmt w:val="lowerLetter"/>
      <w:lvlText w:val="%2."/>
      <w:lvlJc w:val="left"/>
      <w:pPr>
        <w:ind w:left="2016" w:hanging="360"/>
      </w:pPr>
    </w:lvl>
    <w:lvl w:ilvl="2" w:tplc="3409001B" w:tentative="1">
      <w:start w:val="1"/>
      <w:numFmt w:val="lowerRoman"/>
      <w:lvlText w:val="%3."/>
      <w:lvlJc w:val="right"/>
      <w:pPr>
        <w:ind w:left="2736" w:hanging="180"/>
      </w:pPr>
    </w:lvl>
    <w:lvl w:ilvl="3" w:tplc="3409000F" w:tentative="1">
      <w:start w:val="1"/>
      <w:numFmt w:val="decimal"/>
      <w:lvlText w:val="%4."/>
      <w:lvlJc w:val="left"/>
      <w:pPr>
        <w:ind w:left="3456" w:hanging="360"/>
      </w:pPr>
    </w:lvl>
    <w:lvl w:ilvl="4" w:tplc="34090019" w:tentative="1">
      <w:start w:val="1"/>
      <w:numFmt w:val="lowerLetter"/>
      <w:lvlText w:val="%5."/>
      <w:lvlJc w:val="left"/>
      <w:pPr>
        <w:ind w:left="4176" w:hanging="360"/>
      </w:pPr>
    </w:lvl>
    <w:lvl w:ilvl="5" w:tplc="3409001B" w:tentative="1">
      <w:start w:val="1"/>
      <w:numFmt w:val="lowerRoman"/>
      <w:lvlText w:val="%6."/>
      <w:lvlJc w:val="right"/>
      <w:pPr>
        <w:ind w:left="4896" w:hanging="180"/>
      </w:pPr>
    </w:lvl>
    <w:lvl w:ilvl="6" w:tplc="3409000F" w:tentative="1">
      <w:start w:val="1"/>
      <w:numFmt w:val="decimal"/>
      <w:lvlText w:val="%7."/>
      <w:lvlJc w:val="left"/>
      <w:pPr>
        <w:ind w:left="5616" w:hanging="360"/>
      </w:pPr>
    </w:lvl>
    <w:lvl w:ilvl="7" w:tplc="34090019" w:tentative="1">
      <w:start w:val="1"/>
      <w:numFmt w:val="lowerLetter"/>
      <w:lvlText w:val="%8."/>
      <w:lvlJc w:val="left"/>
      <w:pPr>
        <w:ind w:left="6336" w:hanging="360"/>
      </w:pPr>
    </w:lvl>
    <w:lvl w:ilvl="8" w:tplc="3409001B" w:tentative="1">
      <w:start w:val="1"/>
      <w:numFmt w:val="lowerRoman"/>
      <w:lvlText w:val="%9."/>
      <w:lvlJc w:val="right"/>
      <w:pPr>
        <w:ind w:left="7056" w:hanging="180"/>
      </w:pPr>
    </w:lvl>
  </w:abstractNum>
  <w:abstractNum w:abstractNumId="1" w15:restartNumberingAfterBreak="0">
    <w:nsid w:val="1CBF08C5"/>
    <w:multiLevelType w:val="hybridMultilevel"/>
    <w:tmpl w:val="5D60A70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59D2A48"/>
    <w:multiLevelType w:val="hybridMultilevel"/>
    <w:tmpl w:val="71147226"/>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 w15:restartNumberingAfterBreak="0">
    <w:nsid w:val="3AB501D2"/>
    <w:multiLevelType w:val="hybridMultilevel"/>
    <w:tmpl w:val="EB4415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D2E3F2D"/>
    <w:multiLevelType w:val="hybridMultilevel"/>
    <w:tmpl w:val="EF8081B8"/>
    <w:lvl w:ilvl="0" w:tplc="34090019">
      <w:start w:val="1"/>
      <w:numFmt w:val="lowerLetter"/>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5" w15:restartNumberingAfterBreak="0">
    <w:nsid w:val="47EE4BF7"/>
    <w:multiLevelType w:val="hybridMultilevel"/>
    <w:tmpl w:val="22B49956"/>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6" w15:restartNumberingAfterBreak="0">
    <w:nsid w:val="56F7793A"/>
    <w:multiLevelType w:val="multilevel"/>
    <w:tmpl w:val="6C9C316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260"/>
        </w:tabs>
        <w:ind w:left="1260" w:hanging="360"/>
      </w:pPr>
      <w:rPr>
        <w:rFonts w:hint="default"/>
        <w:color w:val="auto"/>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5774392A"/>
    <w:multiLevelType w:val="hybridMultilevel"/>
    <w:tmpl w:val="7DB0687A"/>
    <w:lvl w:ilvl="0" w:tplc="34090015">
      <w:start w:val="8"/>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5AB05CC4"/>
    <w:multiLevelType w:val="hybridMultilevel"/>
    <w:tmpl w:val="13503E6E"/>
    <w:lvl w:ilvl="0" w:tplc="3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5AFC49E2"/>
    <w:multiLevelType w:val="hybridMultilevel"/>
    <w:tmpl w:val="592C570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0" w15:restartNumberingAfterBreak="0">
    <w:nsid w:val="5D8D3879"/>
    <w:multiLevelType w:val="hybridMultilevel"/>
    <w:tmpl w:val="75D4CF04"/>
    <w:lvl w:ilvl="0" w:tplc="458C672C">
      <w:numFmt w:val="bullet"/>
      <w:lvlText w:val=""/>
      <w:lvlJc w:val="left"/>
      <w:pPr>
        <w:ind w:left="1620" w:hanging="360"/>
      </w:pPr>
      <w:rPr>
        <w:rFonts w:ascii="Wingdings" w:eastAsia="Times New Roman" w:hAnsi="Wingdings" w:cs="Times New Roman" w:hint="default"/>
        <w:color w:val="FF0000"/>
      </w:rPr>
    </w:lvl>
    <w:lvl w:ilvl="1" w:tplc="34090003" w:tentative="1">
      <w:start w:val="1"/>
      <w:numFmt w:val="bullet"/>
      <w:lvlText w:val="o"/>
      <w:lvlJc w:val="left"/>
      <w:pPr>
        <w:ind w:left="2340" w:hanging="360"/>
      </w:pPr>
      <w:rPr>
        <w:rFonts w:ascii="Courier New" w:hAnsi="Courier New" w:cs="Courier New" w:hint="default"/>
      </w:rPr>
    </w:lvl>
    <w:lvl w:ilvl="2" w:tplc="34090005" w:tentative="1">
      <w:start w:val="1"/>
      <w:numFmt w:val="bullet"/>
      <w:lvlText w:val=""/>
      <w:lvlJc w:val="left"/>
      <w:pPr>
        <w:ind w:left="3060" w:hanging="360"/>
      </w:pPr>
      <w:rPr>
        <w:rFonts w:ascii="Wingdings" w:hAnsi="Wingdings" w:hint="default"/>
      </w:rPr>
    </w:lvl>
    <w:lvl w:ilvl="3" w:tplc="34090001" w:tentative="1">
      <w:start w:val="1"/>
      <w:numFmt w:val="bullet"/>
      <w:lvlText w:val=""/>
      <w:lvlJc w:val="left"/>
      <w:pPr>
        <w:ind w:left="3780" w:hanging="360"/>
      </w:pPr>
      <w:rPr>
        <w:rFonts w:ascii="Symbol" w:hAnsi="Symbol" w:hint="default"/>
      </w:rPr>
    </w:lvl>
    <w:lvl w:ilvl="4" w:tplc="34090003" w:tentative="1">
      <w:start w:val="1"/>
      <w:numFmt w:val="bullet"/>
      <w:lvlText w:val="o"/>
      <w:lvlJc w:val="left"/>
      <w:pPr>
        <w:ind w:left="4500" w:hanging="360"/>
      </w:pPr>
      <w:rPr>
        <w:rFonts w:ascii="Courier New" w:hAnsi="Courier New" w:cs="Courier New" w:hint="default"/>
      </w:rPr>
    </w:lvl>
    <w:lvl w:ilvl="5" w:tplc="34090005" w:tentative="1">
      <w:start w:val="1"/>
      <w:numFmt w:val="bullet"/>
      <w:lvlText w:val=""/>
      <w:lvlJc w:val="left"/>
      <w:pPr>
        <w:ind w:left="5220" w:hanging="360"/>
      </w:pPr>
      <w:rPr>
        <w:rFonts w:ascii="Wingdings" w:hAnsi="Wingdings" w:hint="default"/>
      </w:rPr>
    </w:lvl>
    <w:lvl w:ilvl="6" w:tplc="34090001" w:tentative="1">
      <w:start w:val="1"/>
      <w:numFmt w:val="bullet"/>
      <w:lvlText w:val=""/>
      <w:lvlJc w:val="left"/>
      <w:pPr>
        <w:ind w:left="5940" w:hanging="360"/>
      </w:pPr>
      <w:rPr>
        <w:rFonts w:ascii="Symbol" w:hAnsi="Symbol" w:hint="default"/>
      </w:rPr>
    </w:lvl>
    <w:lvl w:ilvl="7" w:tplc="34090003" w:tentative="1">
      <w:start w:val="1"/>
      <w:numFmt w:val="bullet"/>
      <w:lvlText w:val="o"/>
      <w:lvlJc w:val="left"/>
      <w:pPr>
        <w:ind w:left="6660" w:hanging="360"/>
      </w:pPr>
      <w:rPr>
        <w:rFonts w:ascii="Courier New" w:hAnsi="Courier New" w:cs="Courier New" w:hint="default"/>
      </w:rPr>
    </w:lvl>
    <w:lvl w:ilvl="8" w:tplc="34090005" w:tentative="1">
      <w:start w:val="1"/>
      <w:numFmt w:val="bullet"/>
      <w:lvlText w:val=""/>
      <w:lvlJc w:val="left"/>
      <w:pPr>
        <w:ind w:left="7380" w:hanging="360"/>
      </w:pPr>
      <w:rPr>
        <w:rFonts w:ascii="Wingdings" w:hAnsi="Wingdings" w:hint="default"/>
      </w:rPr>
    </w:lvl>
  </w:abstractNum>
  <w:abstractNum w:abstractNumId="11" w15:restartNumberingAfterBreak="0">
    <w:nsid w:val="604D3BC0"/>
    <w:multiLevelType w:val="hybridMultilevel"/>
    <w:tmpl w:val="C5BC79F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15:restartNumberingAfterBreak="0">
    <w:nsid w:val="63207CA9"/>
    <w:multiLevelType w:val="hybridMultilevel"/>
    <w:tmpl w:val="7800334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3" w15:restartNumberingAfterBreak="0">
    <w:nsid w:val="669B0D58"/>
    <w:multiLevelType w:val="hybridMultilevel"/>
    <w:tmpl w:val="9CC2690C"/>
    <w:lvl w:ilvl="0" w:tplc="044E7994">
      <w:start w:val="1"/>
      <w:numFmt w:val="lowerLetter"/>
      <w:lvlText w:val="%1."/>
      <w:lvlJc w:val="left"/>
      <w:pPr>
        <w:ind w:left="936" w:hanging="360"/>
      </w:pPr>
      <w:rPr>
        <w:rFonts w:hint="default"/>
      </w:rPr>
    </w:lvl>
    <w:lvl w:ilvl="1" w:tplc="34090019" w:tentative="1">
      <w:start w:val="1"/>
      <w:numFmt w:val="lowerLetter"/>
      <w:lvlText w:val="%2."/>
      <w:lvlJc w:val="left"/>
      <w:pPr>
        <w:ind w:left="1656" w:hanging="360"/>
      </w:pPr>
    </w:lvl>
    <w:lvl w:ilvl="2" w:tplc="3409001B" w:tentative="1">
      <w:start w:val="1"/>
      <w:numFmt w:val="lowerRoman"/>
      <w:lvlText w:val="%3."/>
      <w:lvlJc w:val="right"/>
      <w:pPr>
        <w:ind w:left="2376" w:hanging="180"/>
      </w:pPr>
    </w:lvl>
    <w:lvl w:ilvl="3" w:tplc="3409000F" w:tentative="1">
      <w:start w:val="1"/>
      <w:numFmt w:val="decimal"/>
      <w:lvlText w:val="%4."/>
      <w:lvlJc w:val="left"/>
      <w:pPr>
        <w:ind w:left="3096" w:hanging="360"/>
      </w:pPr>
    </w:lvl>
    <w:lvl w:ilvl="4" w:tplc="34090019" w:tentative="1">
      <w:start w:val="1"/>
      <w:numFmt w:val="lowerLetter"/>
      <w:lvlText w:val="%5."/>
      <w:lvlJc w:val="left"/>
      <w:pPr>
        <w:ind w:left="3816" w:hanging="360"/>
      </w:pPr>
    </w:lvl>
    <w:lvl w:ilvl="5" w:tplc="3409001B" w:tentative="1">
      <w:start w:val="1"/>
      <w:numFmt w:val="lowerRoman"/>
      <w:lvlText w:val="%6."/>
      <w:lvlJc w:val="right"/>
      <w:pPr>
        <w:ind w:left="4536" w:hanging="180"/>
      </w:pPr>
    </w:lvl>
    <w:lvl w:ilvl="6" w:tplc="3409000F" w:tentative="1">
      <w:start w:val="1"/>
      <w:numFmt w:val="decimal"/>
      <w:lvlText w:val="%7."/>
      <w:lvlJc w:val="left"/>
      <w:pPr>
        <w:ind w:left="5256" w:hanging="360"/>
      </w:pPr>
    </w:lvl>
    <w:lvl w:ilvl="7" w:tplc="34090019" w:tentative="1">
      <w:start w:val="1"/>
      <w:numFmt w:val="lowerLetter"/>
      <w:lvlText w:val="%8."/>
      <w:lvlJc w:val="left"/>
      <w:pPr>
        <w:ind w:left="5976" w:hanging="360"/>
      </w:pPr>
    </w:lvl>
    <w:lvl w:ilvl="8" w:tplc="3409001B" w:tentative="1">
      <w:start w:val="1"/>
      <w:numFmt w:val="lowerRoman"/>
      <w:lvlText w:val="%9."/>
      <w:lvlJc w:val="right"/>
      <w:pPr>
        <w:ind w:left="6696" w:hanging="180"/>
      </w:pPr>
    </w:lvl>
  </w:abstractNum>
  <w:abstractNum w:abstractNumId="14" w15:restartNumberingAfterBreak="0">
    <w:nsid w:val="67CC542D"/>
    <w:multiLevelType w:val="hybridMultilevel"/>
    <w:tmpl w:val="282EC61C"/>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5" w15:restartNumberingAfterBreak="0">
    <w:nsid w:val="7209048B"/>
    <w:multiLevelType w:val="multilevel"/>
    <w:tmpl w:val="6C9C316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260"/>
        </w:tabs>
        <w:ind w:left="1260" w:hanging="360"/>
      </w:pPr>
      <w:rPr>
        <w:rFonts w:hint="default"/>
        <w:color w:val="auto"/>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807001C"/>
    <w:multiLevelType w:val="hybridMultilevel"/>
    <w:tmpl w:val="CDB6623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7" w15:restartNumberingAfterBreak="0">
    <w:nsid w:val="789D793B"/>
    <w:multiLevelType w:val="hybridMultilevel"/>
    <w:tmpl w:val="768EC0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14"/>
  </w:num>
  <w:num w:numId="5">
    <w:abstractNumId w:val="12"/>
  </w:num>
  <w:num w:numId="6">
    <w:abstractNumId w:val="2"/>
  </w:num>
  <w:num w:numId="7">
    <w:abstractNumId w:val="9"/>
  </w:num>
  <w:num w:numId="8">
    <w:abstractNumId w:val="17"/>
  </w:num>
  <w:num w:numId="9">
    <w:abstractNumId w:val="1"/>
  </w:num>
  <w:num w:numId="10">
    <w:abstractNumId w:val="5"/>
  </w:num>
  <w:num w:numId="11">
    <w:abstractNumId w:val="13"/>
  </w:num>
  <w:num w:numId="12">
    <w:abstractNumId w:val="10"/>
  </w:num>
  <w:num w:numId="13">
    <w:abstractNumId w:val="16"/>
  </w:num>
  <w:num w:numId="14">
    <w:abstractNumId w:val="4"/>
  </w:num>
  <w:num w:numId="15">
    <w:abstractNumId w:val="11"/>
  </w:num>
  <w:num w:numId="16">
    <w:abstractNumId w:val="15"/>
  </w:num>
  <w:num w:numId="17">
    <w:abstractNumId w:val="0"/>
  </w:num>
  <w:num w:numId="18">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el Cainglet">
    <w15:presenceInfo w15:providerId="Windows Live" w15:userId="ed5b392c05998e30"/>
  </w15:person>
  <w15:person w15:author="JGL">
    <w15:presenceInfo w15:providerId="None" w15:userId="JG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63"/>
    <w:rsid w:val="00000541"/>
    <w:rsid w:val="00000A1F"/>
    <w:rsid w:val="00000D9D"/>
    <w:rsid w:val="00001477"/>
    <w:rsid w:val="000014EE"/>
    <w:rsid w:val="000026C1"/>
    <w:rsid w:val="00002741"/>
    <w:rsid w:val="000028D9"/>
    <w:rsid w:val="00002C9E"/>
    <w:rsid w:val="00002EEC"/>
    <w:rsid w:val="00003B3A"/>
    <w:rsid w:val="00003C3F"/>
    <w:rsid w:val="00003D7C"/>
    <w:rsid w:val="00004105"/>
    <w:rsid w:val="000048E3"/>
    <w:rsid w:val="00004BF4"/>
    <w:rsid w:val="00004CD9"/>
    <w:rsid w:val="00004F71"/>
    <w:rsid w:val="000053CC"/>
    <w:rsid w:val="00005AE1"/>
    <w:rsid w:val="00005D75"/>
    <w:rsid w:val="00005F51"/>
    <w:rsid w:val="00006B0F"/>
    <w:rsid w:val="000070AE"/>
    <w:rsid w:val="00007584"/>
    <w:rsid w:val="00007970"/>
    <w:rsid w:val="00007AE0"/>
    <w:rsid w:val="00010F52"/>
    <w:rsid w:val="000110F1"/>
    <w:rsid w:val="00011355"/>
    <w:rsid w:val="0001153B"/>
    <w:rsid w:val="00011581"/>
    <w:rsid w:val="00011A19"/>
    <w:rsid w:val="00011A37"/>
    <w:rsid w:val="00011A89"/>
    <w:rsid w:val="00011ABC"/>
    <w:rsid w:val="00011D17"/>
    <w:rsid w:val="0001253C"/>
    <w:rsid w:val="00012E6A"/>
    <w:rsid w:val="00012E78"/>
    <w:rsid w:val="000137C2"/>
    <w:rsid w:val="00014000"/>
    <w:rsid w:val="000140F2"/>
    <w:rsid w:val="0001450B"/>
    <w:rsid w:val="00014862"/>
    <w:rsid w:val="00014F33"/>
    <w:rsid w:val="000156D5"/>
    <w:rsid w:val="0001580F"/>
    <w:rsid w:val="000159D7"/>
    <w:rsid w:val="00015A20"/>
    <w:rsid w:val="00015F4F"/>
    <w:rsid w:val="00016136"/>
    <w:rsid w:val="00016272"/>
    <w:rsid w:val="00016474"/>
    <w:rsid w:val="00017458"/>
    <w:rsid w:val="000204A0"/>
    <w:rsid w:val="000206F3"/>
    <w:rsid w:val="000209BF"/>
    <w:rsid w:val="00021009"/>
    <w:rsid w:val="000211E8"/>
    <w:rsid w:val="00021B05"/>
    <w:rsid w:val="00021F8D"/>
    <w:rsid w:val="0002254C"/>
    <w:rsid w:val="0002258D"/>
    <w:rsid w:val="00022664"/>
    <w:rsid w:val="000227DF"/>
    <w:rsid w:val="00022BA1"/>
    <w:rsid w:val="00022C53"/>
    <w:rsid w:val="0002314D"/>
    <w:rsid w:val="00023466"/>
    <w:rsid w:val="00023DFB"/>
    <w:rsid w:val="00024CE7"/>
    <w:rsid w:val="00024DD5"/>
    <w:rsid w:val="00024ECD"/>
    <w:rsid w:val="000256A3"/>
    <w:rsid w:val="00025D95"/>
    <w:rsid w:val="0002610D"/>
    <w:rsid w:val="00026675"/>
    <w:rsid w:val="00026709"/>
    <w:rsid w:val="000269C6"/>
    <w:rsid w:val="000279DB"/>
    <w:rsid w:val="00027EEE"/>
    <w:rsid w:val="00027FE0"/>
    <w:rsid w:val="0003018F"/>
    <w:rsid w:val="00030359"/>
    <w:rsid w:val="0003062A"/>
    <w:rsid w:val="0003067F"/>
    <w:rsid w:val="000316EB"/>
    <w:rsid w:val="000318CC"/>
    <w:rsid w:val="00031E2E"/>
    <w:rsid w:val="000323C6"/>
    <w:rsid w:val="000328BC"/>
    <w:rsid w:val="00032FBA"/>
    <w:rsid w:val="00033191"/>
    <w:rsid w:val="00033419"/>
    <w:rsid w:val="00033A3E"/>
    <w:rsid w:val="00033AEB"/>
    <w:rsid w:val="00034308"/>
    <w:rsid w:val="00034D18"/>
    <w:rsid w:val="00034DE5"/>
    <w:rsid w:val="000357BA"/>
    <w:rsid w:val="00035D44"/>
    <w:rsid w:val="00035DFF"/>
    <w:rsid w:val="0003656A"/>
    <w:rsid w:val="000368F6"/>
    <w:rsid w:val="00036AF8"/>
    <w:rsid w:val="00036B89"/>
    <w:rsid w:val="00036C33"/>
    <w:rsid w:val="00036F0D"/>
    <w:rsid w:val="000370C2"/>
    <w:rsid w:val="0003776E"/>
    <w:rsid w:val="00037810"/>
    <w:rsid w:val="00037B19"/>
    <w:rsid w:val="000405A4"/>
    <w:rsid w:val="00040B18"/>
    <w:rsid w:val="00041000"/>
    <w:rsid w:val="000414D5"/>
    <w:rsid w:val="00041883"/>
    <w:rsid w:val="00042956"/>
    <w:rsid w:val="00042A23"/>
    <w:rsid w:val="00042E04"/>
    <w:rsid w:val="00042E12"/>
    <w:rsid w:val="00042EE4"/>
    <w:rsid w:val="00042FED"/>
    <w:rsid w:val="00043563"/>
    <w:rsid w:val="00043C2B"/>
    <w:rsid w:val="00043CB9"/>
    <w:rsid w:val="000440F0"/>
    <w:rsid w:val="000443C7"/>
    <w:rsid w:val="00044949"/>
    <w:rsid w:val="0004500D"/>
    <w:rsid w:val="000454C2"/>
    <w:rsid w:val="0004582D"/>
    <w:rsid w:val="000459B4"/>
    <w:rsid w:val="00045D65"/>
    <w:rsid w:val="00046C52"/>
    <w:rsid w:val="0004756F"/>
    <w:rsid w:val="00047715"/>
    <w:rsid w:val="00047C0B"/>
    <w:rsid w:val="00050234"/>
    <w:rsid w:val="00050B40"/>
    <w:rsid w:val="00051560"/>
    <w:rsid w:val="00051BDA"/>
    <w:rsid w:val="00051CD3"/>
    <w:rsid w:val="00051EDE"/>
    <w:rsid w:val="0005206C"/>
    <w:rsid w:val="00052439"/>
    <w:rsid w:val="00052497"/>
    <w:rsid w:val="000526DD"/>
    <w:rsid w:val="000526E9"/>
    <w:rsid w:val="00052C7B"/>
    <w:rsid w:val="00052F85"/>
    <w:rsid w:val="000535D3"/>
    <w:rsid w:val="000539F3"/>
    <w:rsid w:val="000544E4"/>
    <w:rsid w:val="00054B9B"/>
    <w:rsid w:val="00054C36"/>
    <w:rsid w:val="00055020"/>
    <w:rsid w:val="00055067"/>
    <w:rsid w:val="0005585F"/>
    <w:rsid w:val="00055DA5"/>
    <w:rsid w:val="000565D5"/>
    <w:rsid w:val="00056610"/>
    <w:rsid w:val="00056693"/>
    <w:rsid w:val="000569F6"/>
    <w:rsid w:val="00056C57"/>
    <w:rsid w:val="00057670"/>
    <w:rsid w:val="000578D8"/>
    <w:rsid w:val="00057D74"/>
    <w:rsid w:val="00057F45"/>
    <w:rsid w:val="00060389"/>
    <w:rsid w:val="000612B0"/>
    <w:rsid w:val="00061451"/>
    <w:rsid w:val="00061457"/>
    <w:rsid w:val="00061A8F"/>
    <w:rsid w:val="00061C50"/>
    <w:rsid w:val="00061F3C"/>
    <w:rsid w:val="00061F92"/>
    <w:rsid w:val="00061FB8"/>
    <w:rsid w:val="0006262A"/>
    <w:rsid w:val="00062E25"/>
    <w:rsid w:val="00063030"/>
    <w:rsid w:val="000636FA"/>
    <w:rsid w:val="0006396E"/>
    <w:rsid w:val="00063CFB"/>
    <w:rsid w:val="00064994"/>
    <w:rsid w:val="00064F1F"/>
    <w:rsid w:val="00065293"/>
    <w:rsid w:val="000653C4"/>
    <w:rsid w:val="00065A8D"/>
    <w:rsid w:val="00065B89"/>
    <w:rsid w:val="00065F66"/>
    <w:rsid w:val="000662C0"/>
    <w:rsid w:val="00066845"/>
    <w:rsid w:val="00066962"/>
    <w:rsid w:val="00066BEE"/>
    <w:rsid w:val="00066BF1"/>
    <w:rsid w:val="00066E91"/>
    <w:rsid w:val="00066F47"/>
    <w:rsid w:val="00067564"/>
    <w:rsid w:val="00067BE2"/>
    <w:rsid w:val="00067C56"/>
    <w:rsid w:val="00070256"/>
    <w:rsid w:val="0007047C"/>
    <w:rsid w:val="00070638"/>
    <w:rsid w:val="00070722"/>
    <w:rsid w:val="00070BCE"/>
    <w:rsid w:val="00070D0F"/>
    <w:rsid w:val="0007139B"/>
    <w:rsid w:val="00071465"/>
    <w:rsid w:val="00071746"/>
    <w:rsid w:val="0007189B"/>
    <w:rsid w:val="00071922"/>
    <w:rsid w:val="0007199E"/>
    <w:rsid w:val="00071B95"/>
    <w:rsid w:val="00071EC6"/>
    <w:rsid w:val="00071FCF"/>
    <w:rsid w:val="000720A7"/>
    <w:rsid w:val="00072B62"/>
    <w:rsid w:val="00073079"/>
    <w:rsid w:val="00073780"/>
    <w:rsid w:val="00073E5F"/>
    <w:rsid w:val="00073F1E"/>
    <w:rsid w:val="00073F7B"/>
    <w:rsid w:val="00074577"/>
    <w:rsid w:val="00074602"/>
    <w:rsid w:val="000749D5"/>
    <w:rsid w:val="00074B25"/>
    <w:rsid w:val="00074EF0"/>
    <w:rsid w:val="00075594"/>
    <w:rsid w:val="00075C1F"/>
    <w:rsid w:val="00075FD8"/>
    <w:rsid w:val="000761C9"/>
    <w:rsid w:val="000762D3"/>
    <w:rsid w:val="000763E0"/>
    <w:rsid w:val="000764D8"/>
    <w:rsid w:val="000766C6"/>
    <w:rsid w:val="00076DA8"/>
    <w:rsid w:val="0007715E"/>
    <w:rsid w:val="00077256"/>
    <w:rsid w:val="00077A23"/>
    <w:rsid w:val="00077B28"/>
    <w:rsid w:val="00080722"/>
    <w:rsid w:val="0008096D"/>
    <w:rsid w:val="00080F89"/>
    <w:rsid w:val="000811DC"/>
    <w:rsid w:val="00081417"/>
    <w:rsid w:val="00081DD7"/>
    <w:rsid w:val="00081F92"/>
    <w:rsid w:val="00081FA5"/>
    <w:rsid w:val="00081FFC"/>
    <w:rsid w:val="0008278D"/>
    <w:rsid w:val="00082A7C"/>
    <w:rsid w:val="00082D41"/>
    <w:rsid w:val="0008301B"/>
    <w:rsid w:val="00083507"/>
    <w:rsid w:val="00083F4B"/>
    <w:rsid w:val="00084310"/>
    <w:rsid w:val="0008472E"/>
    <w:rsid w:val="00084B8B"/>
    <w:rsid w:val="00084F9B"/>
    <w:rsid w:val="00085212"/>
    <w:rsid w:val="00085ED0"/>
    <w:rsid w:val="00086123"/>
    <w:rsid w:val="00086887"/>
    <w:rsid w:val="00086A6A"/>
    <w:rsid w:val="00086AB9"/>
    <w:rsid w:val="00086DFA"/>
    <w:rsid w:val="00087306"/>
    <w:rsid w:val="00087649"/>
    <w:rsid w:val="00087745"/>
    <w:rsid w:val="000879CD"/>
    <w:rsid w:val="00087A46"/>
    <w:rsid w:val="00087C39"/>
    <w:rsid w:val="00087ECB"/>
    <w:rsid w:val="0009053A"/>
    <w:rsid w:val="000906EA"/>
    <w:rsid w:val="00090EEE"/>
    <w:rsid w:val="0009158C"/>
    <w:rsid w:val="000915A0"/>
    <w:rsid w:val="00091AC9"/>
    <w:rsid w:val="00091CE9"/>
    <w:rsid w:val="00091F22"/>
    <w:rsid w:val="00092511"/>
    <w:rsid w:val="00092DE0"/>
    <w:rsid w:val="00093096"/>
    <w:rsid w:val="00093826"/>
    <w:rsid w:val="00093F2C"/>
    <w:rsid w:val="00094526"/>
    <w:rsid w:val="0009491E"/>
    <w:rsid w:val="0009542E"/>
    <w:rsid w:val="00095915"/>
    <w:rsid w:val="00095C56"/>
    <w:rsid w:val="00095D15"/>
    <w:rsid w:val="00095F62"/>
    <w:rsid w:val="00096181"/>
    <w:rsid w:val="00096327"/>
    <w:rsid w:val="00097175"/>
    <w:rsid w:val="00097512"/>
    <w:rsid w:val="000977C5"/>
    <w:rsid w:val="00097968"/>
    <w:rsid w:val="00097C1D"/>
    <w:rsid w:val="000A0566"/>
    <w:rsid w:val="000A05C7"/>
    <w:rsid w:val="000A0DD3"/>
    <w:rsid w:val="000A0E1D"/>
    <w:rsid w:val="000A0F37"/>
    <w:rsid w:val="000A120F"/>
    <w:rsid w:val="000A14B0"/>
    <w:rsid w:val="000A14D2"/>
    <w:rsid w:val="000A158F"/>
    <w:rsid w:val="000A175B"/>
    <w:rsid w:val="000A1C17"/>
    <w:rsid w:val="000A2A7D"/>
    <w:rsid w:val="000A2AC4"/>
    <w:rsid w:val="000A2C07"/>
    <w:rsid w:val="000A3375"/>
    <w:rsid w:val="000A3463"/>
    <w:rsid w:val="000A3778"/>
    <w:rsid w:val="000A3827"/>
    <w:rsid w:val="000A3B34"/>
    <w:rsid w:val="000A3E24"/>
    <w:rsid w:val="000A3E4C"/>
    <w:rsid w:val="000A4D2A"/>
    <w:rsid w:val="000A531D"/>
    <w:rsid w:val="000A54F4"/>
    <w:rsid w:val="000A5A15"/>
    <w:rsid w:val="000A5D21"/>
    <w:rsid w:val="000A5ED3"/>
    <w:rsid w:val="000A6FD1"/>
    <w:rsid w:val="000A780E"/>
    <w:rsid w:val="000A794E"/>
    <w:rsid w:val="000A7A0E"/>
    <w:rsid w:val="000A7CCF"/>
    <w:rsid w:val="000B02A9"/>
    <w:rsid w:val="000B066B"/>
    <w:rsid w:val="000B08B7"/>
    <w:rsid w:val="000B0A0A"/>
    <w:rsid w:val="000B0C5B"/>
    <w:rsid w:val="000B0F6E"/>
    <w:rsid w:val="000B1288"/>
    <w:rsid w:val="000B13E3"/>
    <w:rsid w:val="000B1449"/>
    <w:rsid w:val="000B1533"/>
    <w:rsid w:val="000B16BF"/>
    <w:rsid w:val="000B20E1"/>
    <w:rsid w:val="000B20E2"/>
    <w:rsid w:val="000B224D"/>
    <w:rsid w:val="000B2F45"/>
    <w:rsid w:val="000B3344"/>
    <w:rsid w:val="000B4196"/>
    <w:rsid w:val="000B4A8D"/>
    <w:rsid w:val="000B4B1D"/>
    <w:rsid w:val="000B513B"/>
    <w:rsid w:val="000B527F"/>
    <w:rsid w:val="000B5463"/>
    <w:rsid w:val="000B5F0E"/>
    <w:rsid w:val="000B5FBF"/>
    <w:rsid w:val="000B676B"/>
    <w:rsid w:val="000B6963"/>
    <w:rsid w:val="000B6E7C"/>
    <w:rsid w:val="000B72DA"/>
    <w:rsid w:val="000B739C"/>
    <w:rsid w:val="000B74C6"/>
    <w:rsid w:val="000B7D46"/>
    <w:rsid w:val="000B7FB1"/>
    <w:rsid w:val="000C062E"/>
    <w:rsid w:val="000C1246"/>
    <w:rsid w:val="000C251C"/>
    <w:rsid w:val="000C2B16"/>
    <w:rsid w:val="000C2FDA"/>
    <w:rsid w:val="000C31CB"/>
    <w:rsid w:val="000C3225"/>
    <w:rsid w:val="000C32B2"/>
    <w:rsid w:val="000C3535"/>
    <w:rsid w:val="000C4B46"/>
    <w:rsid w:val="000C4B7C"/>
    <w:rsid w:val="000C54DD"/>
    <w:rsid w:val="000C562A"/>
    <w:rsid w:val="000C580D"/>
    <w:rsid w:val="000C5A53"/>
    <w:rsid w:val="000C5DBB"/>
    <w:rsid w:val="000C5F81"/>
    <w:rsid w:val="000C5FB5"/>
    <w:rsid w:val="000C616F"/>
    <w:rsid w:val="000C62FB"/>
    <w:rsid w:val="000C65AB"/>
    <w:rsid w:val="000C6853"/>
    <w:rsid w:val="000C6E08"/>
    <w:rsid w:val="000C79D0"/>
    <w:rsid w:val="000C7A38"/>
    <w:rsid w:val="000D011C"/>
    <w:rsid w:val="000D016C"/>
    <w:rsid w:val="000D0360"/>
    <w:rsid w:val="000D05D9"/>
    <w:rsid w:val="000D05F8"/>
    <w:rsid w:val="000D0BB8"/>
    <w:rsid w:val="000D0C1C"/>
    <w:rsid w:val="000D18AE"/>
    <w:rsid w:val="000D1A99"/>
    <w:rsid w:val="000D1BD6"/>
    <w:rsid w:val="000D3563"/>
    <w:rsid w:val="000D3B1B"/>
    <w:rsid w:val="000D3B8F"/>
    <w:rsid w:val="000D3EEA"/>
    <w:rsid w:val="000D3EFB"/>
    <w:rsid w:val="000D41C1"/>
    <w:rsid w:val="000D49D8"/>
    <w:rsid w:val="000D4A71"/>
    <w:rsid w:val="000D4D4C"/>
    <w:rsid w:val="000D5481"/>
    <w:rsid w:val="000D55BE"/>
    <w:rsid w:val="000D5617"/>
    <w:rsid w:val="000D5C5E"/>
    <w:rsid w:val="000D5FB3"/>
    <w:rsid w:val="000D607A"/>
    <w:rsid w:val="000D636C"/>
    <w:rsid w:val="000D64D8"/>
    <w:rsid w:val="000D6A7D"/>
    <w:rsid w:val="000D6ACD"/>
    <w:rsid w:val="000D707E"/>
    <w:rsid w:val="000D759C"/>
    <w:rsid w:val="000D7631"/>
    <w:rsid w:val="000D7ACC"/>
    <w:rsid w:val="000D7D2F"/>
    <w:rsid w:val="000E00CF"/>
    <w:rsid w:val="000E033C"/>
    <w:rsid w:val="000E0B5B"/>
    <w:rsid w:val="000E1151"/>
    <w:rsid w:val="000E1175"/>
    <w:rsid w:val="000E1867"/>
    <w:rsid w:val="000E1C99"/>
    <w:rsid w:val="000E1F67"/>
    <w:rsid w:val="000E2092"/>
    <w:rsid w:val="000E292C"/>
    <w:rsid w:val="000E2B2F"/>
    <w:rsid w:val="000E2EE0"/>
    <w:rsid w:val="000E2FEF"/>
    <w:rsid w:val="000E383F"/>
    <w:rsid w:val="000E3B21"/>
    <w:rsid w:val="000E40F4"/>
    <w:rsid w:val="000E4236"/>
    <w:rsid w:val="000E47B8"/>
    <w:rsid w:val="000E4A0A"/>
    <w:rsid w:val="000E52E6"/>
    <w:rsid w:val="000E56DE"/>
    <w:rsid w:val="000E5891"/>
    <w:rsid w:val="000E6652"/>
    <w:rsid w:val="000E679B"/>
    <w:rsid w:val="000E687C"/>
    <w:rsid w:val="000E6C96"/>
    <w:rsid w:val="000E6EAA"/>
    <w:rsid w:val="000E7107"/>
    <w:rsid w:val="000E7115"/>
    <w:rsid w:val="000F077D"/>
    <w:rsid w:val="000F0B5E"/>
    <w:rsid w:val="000F0CC2"/>
    <w:rsid w:val="000F0D13"/>
    <w:rsid w:val="000F0EBF"/>
    <w:rsid w:val="000F1392"/>
    <w:rsid w:val="000F239B"/>
    <w:rsid w:val="000F2524"/>
    <w:rsid w:val="000F2A63"/>
    <w:rsid w:val="000F2D1E"/>
    <w:rsid w:val="000F2EFC"/>
    <w:rsid w:val="000F3774"/>
    <w:rsid w:val="000F379C"/>
    <w:rsid w:val="000F3AD4"/>
    <w:rsid w:val="000F3BB0"/>
    <w:rsid w:val="000F45D2"/>
    <w:rsid w:val="000F56A8"/>
    <w:rsid w:val="000F5AC3"/>
    <w:rsid w:val="000F61ED"/>
    <w:rsid w:val="000F6208"/>
    <w:rsid w:val="000F63AB"/>
    <w:rsid w:val="000F6CB4"/>
    <w:rsid w:val="000F6DDD"/>
    <w:rsid w:val="000F6F25"/>
    <w:rsid w:val="000F7119"/>
    <w:rsid w:val="000F718C"/>
    <w:rsid w:val="000F764E"/>
    <w:rsid w:val="000F7F0E"/>
    <w:rsid w:val="00100D29"/>
    <w:rsid w:val="00100DEF"/>
    <w:rsid w:val="00100F2F"/>
    <w:rsid w:val="00100FE7"/>
    <w:rsid w:val="001016E8"/>
    <w:rsid w:val="0010180F"/>
    <w:rsid w:val="00101A2D"/>
    <w:rsid w:val="00101ACC"/>
    <w:rsid w:val="00101CE4"/>
    <w:rsid w:val="00101F0A"/>
    <w:rsid w:val="001024D6"/>
    <w:rsid w:val="00102E6E"/>
    <w:rsid w:val="00103227"/>
    <w:rsid w:val="00103AA4"/>
    <w:rsid w:val="001042A5"/>
    <w:rsid w:val="00104438"/>
    <w:rsid w:val="00104617"/>
    <w:rsid w:val="00105FDC"/>
    <w:rsid w:val="001060A1"/>
    <w:rsid w:val="00106414"/>
    <w:rsid w:val="00106875"/>
    <w:rsid w:val="00106D65"/>
    <w:rsid w:val="00107115"/>
    <w:rsid w:val="0011020C"/>
    <w:rsid w:val="0011109B"/>
    <w:rsid w:val="001110BE"/>
    <w:rsid w:val="001112CB"/>
    <w:rsid w:val="0011145C"/>
    <w:rsid w:val="00111552"/>
    <w:rsid w:val="001117C7"/>
    <w:rsid w:val="00111F84"/>
    <w:rsid w:val="001122E4"/>
    <w:rsid w:val="001123B1"/>
    <w:rsid w:val="0011248D"/>
    <w:rsid w:val="00112570"/>
    <w:rsid w:val="00112694"/>
    <w:rsid w:val="00112AB0"/>
    <w:rsid w:val="00113248"/>
    <w:rsid w:val="0011354F"/>
    <w:rsid w:val="0011443E"/>
    <w:rsid w:val="001149C2"/>
    <w:rsid w:val="00114D34"/>
    <w:rsid w:val="00114F6A"/>
    <w:rsid w:val="00115365"/>
    <w:rsid w:val="0011543F"/>
    <w:rsid w:val="0011575B"/>
    <w:rsid w:val="001157BF"/>
    <w:rsid w:val="001160E7"/>
    <w:rsid w:val="0011653F"/>
    <w:rsid w:val="00116847"/>
    <w:rsid w:val="0011699D"/>
    <w:rsid w:val="00116B63"/>
    <w:rsid w:val="00116D3E"/>
    <w:rsid w:val="0011784E"/>
    <w:rsid w:val="00117AD3"/>
    <w:rsid w:val="00117BE9"/>
    <w:rsid w:val="00117E80"/>
    <w:rsid w:val="00120D39"/>
    <w:rsid w:val="00120F8E"/>
    <w:rsid w:val="00121881"/>
    <w:rsid w:val="00121F32"/>
    <w:rsid w:val="0012206D"/>
    <w:rsid w:val="00122177"/>
    <w:rsid w:val="00122735"/>
    <w:rsid w:val="00122CAD"/>
    <w:rsid w:val="00123165"/>
    <w:rsid w:val="00123599"/>
    <w:rsid w:val="001236CC"/>
    <w:rsid w:val="00123B06"/>
    <w:rsid w:val="00123B78"/>
    <w:rsid w:val="00123B97"/>
    <w:rsid w:val="00123E00"/>
    <w:rsid w:val="00123E35"/>
    <w:rsid w:val="00124210"/>
    <w:rsid w:val="001242C9"/>
    <w:rsid w:val="001243C0"/>
    <w:rsid w:val="001248AC"/>
    <w:rsid w:val="001248F6"/>
    <w:rsid w:val="00124EEC"/>
    <w:rsid w:val="00124FB0"/>
    <w:rsid w:val="00125A99"/>
    <w:rsid w:val="00125EAD"/>
    <w:rsid w:val="00126A64"/>
    <w:rsid w:val="00126FB5"/>
    <w:rsid w:val="00127423"/>
    <w:rsid w:val="001276D7"/>
    <w:rsid w:val="00127DC2"/>
    <w:rsid w:val="001300D8"/>
    <w:rsid w:val="00130271"/>
    <w:rsid w:val="001308CA"/>
    <w:rsid w:val="00131274"/>
    <w:rsid w:val="001313DD"/>
    <w:rsid w:val="001318FE"/>
    <w:rsid w:val="00131F0F"/>
    <w:rsid w:val="00131FA4"/>
    <w:rsid w:val="001320E8"/>
    <w:rsid w:val="001324F9"/>
    <w:rsid w:val="00132779"/>
    <w:rsid w:val="00132AB8"/>
    <w:rsid w:val="00132F13"/>
    <w:rsid w:val="00133C2B"/>
    <w:rsid w:val="00133FE0"/>
    <w:rsid w:val="00134291"/>
    <w:rsid w:val="0013459F"/>
    <w:rsid w:val="00134FE6"/>
    <w:rsid w:val="001354FF"/>
    <w:rsid w:val="001357AF"/>
    <w:rsid w:val="00135815"/>
    <w:rsid w:val="00135860"/>
    <w:rsid w:val="00135B9B"/>
    <w:rsid w:val="00135E0A"/>
    <w:rsid w:val="00135EA7"/>
    <w:rsid w:val="001361F1"/>
    <w:rsid w:val="0013635E"/>
    <w:rsid w:val="001366C1"/>
    <w:rsid w:val="00136B67"/>
    <w:rsid w:val="0013714C"/>
    <w:rsid w:val="001374F3"/>
    <w:rsid w:val="00137A35"/>
    <w:rsid w:val="0014018C"/>
    <w:rsid w:val="00140470"/>
    <w:rsid w:val="00140773"/>
    <w:rsid w:val="00140936"/>
    <w:rsid w:val="00140B97"/>
    <w:rsid w:val="00140E41"/>
    <w:rsid w:val="001415B4"/>
    <w:rsid w:val="001416EF"/>
    <w:rsid w:val="001419B4"/>
    <w:rsid w:val="00141A41"/>
    <w:rsid w:val="00141BCF"/>
    <w:rsid w:val="001436A3"/>
    <w:rsid w:val="00143923"/>
    <w:rsid w:val="00143A21"/>
    <w:rsid w:val="00143AFA"/>
    <w:rsid w:val="00143BBF"/>
    <w:rsid w:val="00143DC8"/>
    <w:rsid w:val="00144439"/>
    <w:rsid w:val="00144594"/>
    <w:rsid w:val="001445E6"/>
    <w:rsid w:val="00144942"/>
    <w:rsid w:val="001452FE"/>
    <w:rsid w:val="001455CD"/>
    <w:rsid w:val="00145AEB"/>
    <w:rsid w:val="00145FF1"/>
    <w:rsid w:val="001462E0"/>
    <w:rsid w:val="0014636C"/>
    <w:rsid w:val="001474EB"/>
    <w:rsid w:val="001475BC"/>
    <w:rsid w:val="001476CB"/>
    <w:rsid w:val="00147880"/>
    <w:rsid w:val="001479D9"/>
    <w:rsid w:val="00147CBD"/>
    <w:rsid w:val="00147E57"/>
    <w:rsid w:val="00147F7D"/>
    <w:rsid w:val="001500DE"/>
    <w:rsid w:val="001503DD"/>
    <w:rsid w:val="001503F1"/>
    <w:rsid w:val="0015090C"/>
    <w:rsid w:val="00150A30"/>
    <w:rsid w:val="00150DAD"/>
    <w:rsid w:val="00150E87"/>
    <w:rsid w:val="00151788"/>
    <w:rsid w:val="001518D9"/>
    <w:rsid w:val="00151F18"/>
    <w:rsid w:val="001520F5"/>
    <w:rsid w:val="001529C7"/>
    <w:rsid w:val="00152DFE"/>
    <w:rsid w:val="001531D2"/>
    <w:rsid w:val="0015331F"/>
    <w:rsid w:val="001533B0"/>
    <w:rsid w:val="00153D43"/>
    <w:rsid w:val="00154F1A"/>
    <w:rsid w:val="00155711"/>
    <w:rsid w:val="00156D5E"/>
    <w:rsid w:val="00156D8E"/>
    <w:rsid w:val="00157685"/>
    <w:rsid w:val="001577AB"/>
    <w:rsid w:val="0015792B"/>
    <w:rsid w:val="00157DE8"/>
    <w:rsid w:val="001601ED"/>
    <w:rsid w:val="001602C2"/>
    <w:rsid w:val="00160482"/>
    <w:rsid w:val="001604B2"/>
    <w:rsid w:val="0016068E"/>
    <w:rsid w:val="001608F2"/>
    <w:rsid w:val="00160AE1"/>
    <w:rsid w:val="00160BBF"/>
    <w:rsid w:val="00160F12"/>
    <w:rsid w:val="00160FC6"/>
    <w:rsid w:val="0016179E"/>
    <w:rsid w:val="001617F1"/>
    <w:rsid w:val="00161C9D"/>
    <w:rsid w:val="00161F57"/>
    <w:rsid w:val="001624A1"/>
    <w:rsid w:val="00162D1D"/>
    <w:rsid w:val="0016303B"/>
    <w:rsid w:val="001635EA"/>
    <w:rsid w:val="00163AC2"/>
    <w:rsid w:val="00164055"/>
    <w:rsid w:val="0016439A"/>
    <w:rsid w:val="0016468C"/>
    <w:rsid w:val="00164890"/>
    <w:rsid w:val="00164B38"/>
    <w:rsid w:val="00164C61"/>
    <w:rsid w:val="001654DD"/>
    <w:rsid w:val="0016589B"/>
    <w:rsid w:val="001658FA"/>
    <w:rsid w:val="0016605E"/>
    <w:rsid w:val="001662C4"/>
    <w:rsid w:val="00166360"/>
    <w:rsid w:val="001664DC"/>
    <w:rsid w:val="0016656A"/>
    <w:rsid w:val="00166583"/>
    <w:rsid w:val="00166875"/>
    <w:rsid w:val="00166B25"/>
    <w:rsid w:val="00166C41"/>
    <w:rsid w:val="00166FA1"/>
    <w:rsid w:val="00167327"/>
    <w:rsid w:val="00167664"/>
    <w:rsid w:val="00167C0D"/>
    <w:rsid w:val="00167D74"/>
    <w:rsid w:val="001702FD"/>
    <w:rsid w:val="001703A8"/>
    <w:rsid w:val="001703F6"/>
    <w:rsid w:val="00170894"/>
    <w:rsid w:val="001708C8"/>
    <w:rsid w:val="00170E1E"/>
    <w:rsid w:val="00170FF2"/>
    <w:rsid w:val="001710C8"/>
    <w:rsid w:val="0017118F"/>
    <w:rsid w:val="00171257"/>
    <w:rsid w:val="0017185C"/>
    <w:rsid w:val="00171C39"/>
    <w:rsid w:val="00171E7E"/>
    <w:rsid w:val="00172BC8"/>
    <w:rsid w:val="00172D22"/>
    <w:rsid w:val="0017306F"/>
    <w:rsid w:val="0017340D"/>
    <w:rsid w:val="001738AC"/>
    <w:rsid w:val="00173A61"/>
    <w:rsid w:val="00173F85"/>
    <w:rsid w:val="001741E7"/>
    <w:rsid w:val="00174297"/>
    <w:rsid w:val="001744B7"/>
    <w:rsid w:val="00174750"/>
    <w:rsid w:val="001748A5"/>
    <w:rsid w:val="00174E6D"/>
    <w:rsid w:val="001752E0"/>
    <w:rsid w:val="00175480"/>
    <w:rsid w:val="00175F30"/>
    <w:rsid w:val="00176445"/>
    <w:rsid w:val="0017658D"/>
    <w:rsid w:val="001770EF"/>
    <w:rsid w:val="00177262"/>
    <w:rsid w:val="0017789C"/>
    <w:rsid w:val="00180384"/>
    <w:rsid w:val="0018040F"/>
    <w:rsid w:val="00180B77"/>
    <w:rsid w:val="0018131F"/>
    <w:rsid w:val="00181331"/>
    <w:rsid w:val="0018138E"/>
    <w:rsid w:val="001814C4"/>
    <w:rsid w:val="0018169C"/>
    <w:rsid w:val="001819E7"/>
    <w:rsid w:val="00181E60"/>
    <w:rsid w:val="0018200C"/>
    <w:rsid w:val="00182EB0"/>
    <w:rsid w:val="00182F6B"/>
    <w:rsid w:val="00182F8C"/>
    <w:rsid w:val="00183707"/>
    <w:rsid w:val="00183C53"/>
    <w:rsid w:val="00183E5C"/>
    <w:rsid w:val="00184552"/>
    <w:rsid w:val="0018468C"/>
    <w:rsid w:val="001847F3"/>
    <w:rsid w:val="0018482D"/>
    <w:rsid w:val="00185A0F"/>
    <w:rsid w:val="00185A39"/>
    <w:rsid w:val="00185CA6"/>
    <w:rsid w:val="00185E6E"/>
    <w:rsid w:val="001860E7"/>
    <w:rsid w:val="0018648A"/>
    <w:rsid w:val="0018661A"/>
    <w:rsid w:val="001867D7"/>
    <w:rsid w:val="00186905"/>
    <w:rsid w:val="00186F14"/>
    <w:rsid w:val="00187077"/>
    <w:rsid w:val="001871B3"/>
    <w:rsid w:val="00187D23"/>
    <w:rsid w:val="00187E4F"/>
    <w:rsid w:val="00187EBE"/>
    <w:rsid w:val="001901D6"/>
    <w:rsid w:val="0019053A"/>
    <w:rsid w:val="0019057C"/>
    <w:rsid w:val="00190F38"/>
    <w:rsid w:val="001911E4"/>
    <w:rsid w:val="00191223"/>
    <w:rsid w:val="00191528"/>
    <w:rsid w:val="00191AA8"/>
    <w:rsid w:val="00191C22"/>
    <w:rsid w:val="001924A6"/>
    <w:rsid w:val="0019291C"/>
    <w:rsid w:val="00192A3B"/>
    <w:rsid w:val="00192C72"/>
    <w:rsid w:val="00192FF1"/>
    <w:rsid w:val="00193147"/>
    <w:rsid w:val="0019346A"/>
    <w:rsid w:val="00193AF0"/>
    <w:rsid w:val="00193C62"/>
    <w:rsid w:val="00193F9C"/>
    <w:rsid w:val="00194076"/>
    <w:rsid w:val="00194C0B"/>
    <w:rsid w:val="00194C32"/>
    <w:rsid w:val="00194D6A"/>
    <w:rsid w:val="00195153"/>
    <w:rsid w:val="00195402"/>
    <w:rsid w:val="001954A0"/>
    <w:rsid w:val="00196313"/>
    <w:rsid w:val="001963CC"/>
    <w:rsid w:val="00196653"/>
    <w:rsid w:val="001966CA"/>
    <w:rsid w:val="00196961"/>
    <w:rsid w:val="00197032"/>
    <w:rsid w:val="001973C8"/>
    <w:rsid w:val="001973E4"/>
    <w:rsid w:val="001A0391"/>
    <w:rsid w:val="001A09AF"/>
    <w:rsid w:val="001A1028"/>
    <w:rsid w:val="001A1150"/>
    <w:rsid w:val="001A19F8"/>
    <w:rsid w:val="001A1E63"/>
    <w:rsid w:val="001A20EB"/>
    <w:rsid w:val="001A242D"/>
    <w:rsid w:val="001A2756"/>
    <w:rsid w:val="001A3AF7"/>
    <w:rsid w:val="001A3BE1"/>
    <w:rsid w:val="001A3C46"/>
    <w:rsid w:val="001A3DDE"/>
    <w:rsid w:val="001A4080"/>
    <w:rsid w:val="001A4549"/>
    <w:rsid w:val="001A4688"/>
    <w:rsid w:val="001A51E3"/>
    <w:rsid w:val="001A545E"/>
    <w:rsid w:val="001A5A6A"/>
    <w:rsid w:val="001A5D23"/>
    <w:rsid w:val="001A6027"/>
    <w:rsid w:val="001A6216"/>
    <w:rsid w:val="001A6516"/>
    <w:rsid w:val="001A6784"/>
    <w:rsid w:val="001A6A87"/>
    <w:rsid w:val="001A6B7A"/>
    <w:rsid w:val="001A731E"/>
    <w:rsid w:val="001A7D21"/>
    <w:rsid w:val="001A7EF1"/>
    <w:rsid w:val="001B0863"/>
    <w:rsid w:val="001B09ED"/>
    <w:rsid w:val="001B0F50"/>
    <w:rsid w:val="001B1231"/>
    <w:rsid w:val="001B1BFC"/>
    <w:rsid w:val="001B2254"/>
    <w:rsid w:val="001B2461"/>
    <w:rsid w:val="001B24AA"/>
    <w:rsid w:val="001B28F0"/>
    <w:rsid w:val="001B3129"/>
    <w:rsid w:val="001B337E"/>
    <w:rsid w:val="001B3610"/>
    <w:rsid w:val="001B3778"/>
    <w:rsid w:val="001B37AB"/>
    <w:rsid w:val="001B39C9"/>
    <w:rsid w:val="001B3C8F"/>
    <w:rsid w:val="001B4186"/>
    <w:rsid w:val="001B4D4B"/>
    <w:rsid w:val="001B5367"/>
    <w:rsid w:val="001B53ED"/>
    <w:rsid w:val="001B54CD"/>
    <w:rsid w:val="001B5773"/>
    <w:rsid w:val="001B5803"/>
    <w:rsid w:val="001B5A3A"/>
    <w:rsid w:val="001B5B18"/>
    <w:rsid w:val="001B5B5E"/>
    <w:rsid w:val="001B5B71"/>
    <w:rsid w:val="001B6574"/>
    <w:rsid w:val="001B65CA"/>
    <w:rsid w:val="001B6DE5"/>
    <w:rsid w:val="001B78C3"/>
    <w:rsid w:val="001B7D25"/>
    <w:rsid w:val="001C009B"/>
    <w:rsid w:val="001C0223"/>
    <w:rsid w:val="001C0897"/>
    <w:rsid w:val="001C096E"/>
    <w:rsid w:val="001C0B09"/>
    <w:rsid w:val="001C0C04"/>
    <w:rsid w:val="001C0D0C"/>
    <w:rsid w:val="001C1FC7"/>
    <w:rsid w:val="001C2083"/>
    <w:rsid w:val="001C222F"/>
    <w:rsid w:val="001C26C7"/>
    <w:rsid w:val="001C2768"/>
    <w:rsid w:val="001C3309"/>
    <w:rsid w:val="001C34C0"/>
    <w:rsid w:val="001C35BB"/>
    <w:rsid w:val="001C35F3"/>
    <w:rsid w:val="001C38E1"/>
    <w:rsid w:val="001C3BD0"/>
    <w:rsid w:val="001C3BD6"/>
    <w:rsid w:val="001C3F0D"/>
    <w:rsid w:val="001C4600"/>
    <w:rsid w:val="001C47DD"/>
    <w:rsid w:val="001C4C41"/>
    <w:rsid w:val="001C53D7"/>
    <w:rsid w:val="001C57BD"/>
    <w:rsid w:val="001C5A45"/>
    <w:rsid w:val="001C6078"/>
    <w:rsid w:val="001C64D8"/>
    <w:rsid w:val="001C6652"/>
    <w:rsid w:val="001C69F9"/>
    <w:rsid w:val="001C7196"/>
    <w:rsid w:val="001C72B0"/>
    <w:rsid w:val="001C785C"/>
    <w:rsid w:val="001D00B3"/>
    <w:rsid w:val="001D09AC"/>
    <w:rsid w:val="001D0A0D"/>
    <w:rsid w:val="001D0E01"/>
    <w:rsid w:val="001D2529"/>
    <w:rsid w:val="001D29CF"/>
    <w:rsid w:val="001D2B1D"/>
    <w:rsid w:val="001D2B2A"/>
    <w:rsid w:val="001D2F6E"/>
    <w:rsid w:val="001D35AC"/>
    <w:rsid w:val="001D3D0B"/>
    <w:rsid w:val="001D3E4F"/>
    <w:rsid w:val="001D40E7"/>
    <w:rsid w:val="001D46BE"/>
    <w:rsid w:val="001D5674"/>
    <w:rsid w:val="001D5877"/>
    <w:rsid w:val="001D629B"/>
    <w:rsid w:val="001D648B"/>
    <w:rsid w:val="001D6F00"/>
    <w:rsid w:val="001D7545"/>
    <w:rsid w:val="001D7E2F"/>
    <w:rsid w:val="001E038D"/>
    <w:rsid w:val="001E04E7"/>
    <w:rsid w:val="001E057D"/>
    <w:rsid w:val="001E08A9"/>
    <w:rsid w:val="001E0DDF"/>
    <w:rsid w:val="001E1084"/>
    <w:rsid w:val="001E14D5"/>
    <w:rsid w:val="001E160C"/>
    <w:rsid w:val="001E1B06"/>
    <w:rsid w:val="001E2004"/>
    <w:rsid w:val="001E208E"/>
    <w:rsid w:val="001E26B0"/>
    <w:rsid w:val="001E2930"/>
    <w:rsid w:val="001E3732"/>
    <w:rsid w:val="001E4200"/>
    <w:rsid w:val="001E4AB4"/>
    <w:rsid w:val="001E4B43"/>
    <w:rsid w:val="001E4C89"/>
    <w:rsid w:val="001E4D42"/>
    <w:rsid w:val="001E5641"/>
    <w:rsid w:val="001E5970"/>
    <w:rsid w:val="001E5E80"/>
    <w:rsid w:val="001E5F2D"/>
    <w:rsid w:val="001E61F2"/>
    <w:rsid w:val="001E69E8"/>
    <w:rsid w:val="001E6A0B"/>
    <w:rsid w:val="001E76F8"/>
    <w:rsid w:val="001E7B23"/>
    <w:rsid w:val="001F09DB"/>
    <w:rsid w:val="001F0CE9"/>
    <w:rsid w:val="001F0EAF"/>
    <w:rsid w:val="001F0F14"/>
    <w:rsid w:val="001F0F2C"/>
    <w:rsid w:val="001F102D"/>
    <w:rsid w:val="001F1762"/>
    <w:rsid w:val="001F1988"/>
    <w:rsid w:val="001F2259"/>
    <w:rsid w:val="001F255B"/>
    <w:rsid w:val="001F2581"/>
    <w:rsid w:val="001F2EF3"/>
    <w:rsid w:val="001F3033"/>
    <w:rsid w:val="001F3523"/>
    <w:rsid w:val="001F367A"/>
    <w:rsid w:val="001F3847"/>
    <w:rsid w:val="001F3BED"/>
    <w:rsid w:val="001F3D5D"/>
    <w:rsid w:val="001F40B8"/>
    <w:rsid w:val="001F41BB"/>
    <w:rsid w:val="001F4421"/>
    <w:rsid w:val="001F443D"/>
    <w:rsid w:val="001F4812"/>
    <w:rsid w:val="001F4835"/>
    <w:rsid w:val="001F48E5"/>
    <w:rsid w:val="001F48E8"/>
    <w:rsid w:val="001F4C51"/>
    <w:rsid w:val="001F4C69"/>
    <w:rsid w:val="001F4C9E"/>
    <w:rsid w:val="001F5363"/>
    <w:rsid w:val="001F5449"/>
    <w:rsid w:val="001F54A9"/>
    <w:rsid w:val="001F5507"/>
    <w:rsid w:val="001F5773"/>
    <w:rsid w:val="001F5929"/>
    <w:rsid w:val="001F5B2C"/>
    <w:rsid w:val="001F5D40"/>
    <w:rsid w:val="001F5F2A"/>
    <w:rsid w:val="001F68E0"/>
    <w:rsid w:val="001F6BA8"/>
    <w:rsid w:val="001F6E79"/>
    <w:rsid w:val="001F74F0"/>
    <w:rsid w:val="001F7896"/>
    <w:rsid w:val="001F7E2C"/>
    <w:rsid w:val="00200256"/>
    <w:rsid w:val="002006A8"/>
    <w:rsid w:val="00200E89"/>
    <w:rsid w:val="00200F27"/>
    <w:rsid w:val="00201213"/>
    <w:rsid w:val="00202803"/>
    <w:rsid w:val="00202838"/>
    <w:rsid w:val="00202DD0"/>
    <w:rsid w:val="00203037"/>
    <w:rsid w:val="002032AA"/>
    <w:rsid w:val="0020397C"/>
    <w:rsid w:val="00203A1B"/>
    <w:rsid w:val="00203E75"/>
    <w:rsid w:val="00203F98"/>
    <w:rsid w:val="00204DAD"/>
    <w:rsid w:val="002050F0"/>
    <w:rsid w:val="00205143"/>
    <w:rsid w:val="002053DF"/>
    <w:rsid w:val="0020558E"/>
    <w:rsid w:val="00205597"/>
    <w:rsid w:val="00205636"/>
    <w:rsid w:val="0020590B"/>
    <w:rsid w:val="00205DA7"/>
    <w:rsid w:val="00205DDB"/>
    <w:rsid w:val="00205F2C"/>
    <w:rsid w:val="002060BA"/>
    <w:rsid w:val="002061E4"/>
    <w:rsid w:val="00206365"/>
    <w:rsid w:val="0020637F"/>
    <w:rsid w:val="00206FEB"/>
    <w:rsid w:val="00207004"/>
    <w:rsid w:val="002070B4"/>
    <w:rsid w:val="00207446"/>
    <w:rsid w:val="00207BDE"/>
    <w:rsid w:val="00207C70"/>
    <w:rsid w:val="0021038F"/>
    <w:rsid w:val="0021051A"/>
    <w:rsid w:val="002107EB"/>
    <w:rsid w:val="00210C11"/>
    <w:rsid w:val="00210C98"/>
    <w:rsid w:val="00210CFC"/>
    <w:rsid w:val="0021109F"/>
    <w:rsid w:val="002117E0"/>
    <w:rsid w:val="00211833"/>
    <w:rsid w:val="0021198B"/>
    <w:rsid w:val="00211BC5"/>
    <w:rsid w:val="00211C56"/>
    <w:rsid w:val="00211C81"/>
    <w:rsid w:val="0021218F"/>
    <w:rsid w:val="0021227E"/>
    <w:rsid w:val="002128D0"/>
    <w:rsid w:val="00212C9C"/>
    <w:rsid w:val="0021314B"/>
    <w:rsid w:val="002131C4"/>
    <w:rsid w:val="00213591"/>
    <w:rsid w:val="00213DD8"/>
    <w:rsid w:val="0021477E"/>
    <w:rsid w:val="00214E25"/>
    <w:rsid w:val="002152F9"/>
    <w:rsid w:val="002159FE"/>
    <w:rsid w:val="00215B51"/>
    <w:rsid w:val="00215BE7"/>
    <w:rsid w:val="00215D4F"/>
    <w:rsid w:val="00216295"/>
    <w:rsid w:val="00216476"/>
    <w:rsid w:val="00216782"/>
    <w:rsid w:val="00216C62"/>
    <w:rsid w:val="00217655"/>
    <w:rsid w:val="002177E9"/>
    <w:rsid w:val="00217C8F"/>
    <w:rsid w:val="0022036B"/>
    <w:rsid w:val="0022055C"/>
    <w:rsid w:val="002208DB"/>
    <w:rsid w:val="0022090B"/>
    <w:rsid w:val="00220B1E"/>
    <w:rsid w:val="00220B38"/>
    <w:rsid w:val="002211A1"/>
    <w:rsid w:val="00221AFF"/>
    <w:rsid w:val="00221F34"/>
    <w:rsid w:val="00222665"/>
    <w:rsid w:val="002226B4"/>
    <w:rsid w:val="00222AF8"/>
    <w:rsid w:val="00222B7C"/>
    <w:rsid w:val="00222F95"/>
    <w:rsid w:val="002230AE"/>
    <w:rsid w:val="0022317E"/>
    <w:rsid w:val="00223817"/>
    <w:rsid w:val="0022420C"/>
    <w:rsid w:val="0022453A"/>
    <w:rsid w:val="00224B81"/>
    <w:rsid w:val="00224C2B"/>
    <w:rsid w:val="00224D2B"/>
    <w:rsid w:val="0022515B"/>
    <w:rsid w:val="00225350"/>
    <w:rsid w:val="00225DEC"/>
    <w:rsid w:val="00227093"/>
    <w:rsid w:val="002276C7"/>
    <w:rsid w:val="0022771E"/>
    <w:rsid w:val="00227A91"/>
    <w:rsid w:val="00227D78"/>
    <w:rsid w:val="002300A1"/>
    <w:rsid w:val="00230194"/>
    <w:rsid w:val="0023079E"/>
    <w:rsid w:val="00230803"/>
    <w:rsid w:val="00230D70"/>
    <w:rsid w:val="00230DF6"/>
    <w:rsid w:val="0023100B"/>
    <w:rsid w:val="0023118F"/>
    <w:rsid w:val="00231ED1"/>
    <w:rsid w:val="00231EE4"/>
    <w:rsid w:val="00231FA8"/>
    <w:rsid w:val="00231FF1"/>
    <w:rsid w:val="002329EF"/>
    <w:rsid w:val="00233220"/>
    <w:rsid w:val="00234264"/>
    <w:rsid w:val="00234922"/>
    <w:rsid w:val="002349AF"/>
    <w:rsid w:val="00234B98"/>
    <w:rsid w:val="00234CD6"/>
    <w:rsid w:val="00234F74"/>
    <w:rsid w:val="002359F6"/>
    <w:rsid w:val="00235CCC"/>
    <w:rsid w:val="0023608D"/>
    <w:rsid w:val="0023619D"/>
    <w:rsid w:val="0023654D"/>
    <w:rsid w:val="00237122"/>
    <w:rsid w:val="0023716F"/>
    <w:rsid w:val="00237591"/>
    <w:rsid w:val="00237D37"/>
    <w:rsid w:val="00237E4D"/>
    <w:rsid w:val="00237F4A"/>
    <w:rsid w:val="0024072D"/>
    <w:rsid w:val="00240754"/>
    <w:rsid w:val="002407B5"/>
    <w:rsid w:val="00240BB9"/>
    <w:rsid w:val="00240BC9"/>
    <w:rsid w:val="00241139"/>
    <w:rsid w:val="00241744"/>
    <w:rsid w:val="002419EB"/>
    <w:rsid w:val="002419FE"/>
    <w:rsid w:val="00242132"/>
    <w:rsid w:val="002421E1"/>
    <w:rsid w:val="0024229B"/>
    <w:rsid w:val="002432AE"/>
    <w:rsid w:val="002435C3"/>
    <w:rsid w:val="0024372B"/>
    <w:rsid w:val="002438EB"/>
    <w:rsid w:val="0024431C"/>
    <w:rsid w:val="0024448C"/>
    <w:rsid w:val="002449A3"/>
    <w:rsid w:val="00244A8E"/>
    <w:rsid w:val="0024506D"/>
    <w:rsid w:val="00245586"/>
    <w:rsid w:val="00245AE3"/>
    <w:rsid w:val="00245DE7"/>
    <w:rsid w:val="00245E2E"/>
    <w:rsid w:val="00246233"/>
    <w:rsid w:val="00246483"/>
    <w:rsid w:val="0024650D"/>
    <w:rsid w:val="002467E5"/>
    <w:rsid w:val="00246A83"/>
    <w:rsid w:val="00246E0D"/>
    <w:rsid w:val="00246E1B"/>
    <w:rsid w:val="00246EDB"/>
    <w:rsid w:val="0024750D"/>
    <w:rsid w:val="002476E2"/>
    <w:rsid w:val="002477BD"/>
    <w:rsid w:val="00247DF6"/>
    <w:rsid w:val="00247F1E"/>
    <w:rsid w:val="002509FF"/>
    <w:rsid w:val="00250D5F"/>
    <w:rsid w:val="00251066"/>
    <w:rsid w:val="002513C8"/>
    <w:rsid w:val="002515B5"/>
    <w:rsid w:val="00251C69"/>
    <w:rsid w:val="002524E6"/>
    <w:rsid w:val="00252959"/>
    <w:rsid w:val="00252B0C"/>
    <w:rsid w:val="00252ECA"/>
    <w:rsid w:val="00253041"/>
    <w:rsid w:val="00253599"/>
    <w:rsid w:val="0025409A"/>
    <w:rsid w:val="00254709"/>
    <w:rsid w:val="00254812"/>
    <w:rsid w:val="0025486D"/>
    <w:rsid w:val="00254D02"/>
    <w:rsid w:val="00254F34"/>
    <w:rsid w:val="00254F50"/>
    <w:rsid w:val="002555FC"/>
    <w:rsid w:val="00255814"/>
    <w:rsid w:val="0025590D"/>
    <w:rsid w:val="00255963"/>
    <w:rsid w:val="00255D32"/>
    <w:rsid w:val="00255D33"/>
    <w:rsid w:val="00256289"/>
    <w:rsid w:val="00256841"/>
    <w:rsid w:val="002568F2"/>
    <w:rsid w:val="002570BD"/>
    <w:rsid w:val="0025749A"/>
    <w:rsid w:val="00257615"/>
    <w:rsid w:val="002579EC"/>
    <w:rsid w:val="002600D5"/>
    <w:rsid w:val="0026098C"/>
    <w:rsid w:val="002616D7"/>
    <w:rsid w:val="00261716"/>
    <w:rsid w:val="00261991"/>
    <w:rsid w:val="002619AE"/>
    <w:rsid w:val="00261C68"/>
    <w:rsid w:val="00261EA3"/>
    <w:rsid w:val="002629BA"/>
    <w:rsid w:val="0026302F"/>
    <w:rsid w:val="00263DAB"/>
    <w:rsid w:val="00264323"/>
    <w:rsid w:val="00264D72"/>
    <w:rsid w:val="00265249"/>
    <w:rsid w:val="00265504"/>
    <w:rsid w:val="00265B30"/>
    <w:rsid w:val="00265C20"/>
    <w:rsid w:val="00265C7C"/>
    <w:rsid w:val="00265DCF"/>
    <w:rsid w:val="00265F31"/>
    <w:rsid w:val="002660C9"/>
    <w:rsid w:val="00267355"/>
    <w:rsid w:val="002678FC"/>
    <w:rsid w:val="00267A53"/>
    <w:rsid w:val="00267D32"/>
    <w:rsid w:val="00267F00"/>
    <w:rsid w:val="00267F81"/>
    <w:rsid w:val="002702EB"/>
    <w:rsid w:val="00270475"/>
    <w:rsid w:val="002715A8"/>
    <w:rsid w:val="002715AA"/>
    <w:rsid w:val="0027171F"/>
    <w:rsid w:val="00271950"/>
    <w:rsid w:val="00271D1C"/>
    <w:rsid w:val="002720CE"/>
    <w:rsid w:val="00272BF6"/>
    <w:rsid w:val="00272CC0"/>
    <w:rsid w:val="00272CF7"/>
    <w:rsid w:val="00273AEB"/>
    <w:rsid w:val="00274030"/>
    <w:rsid w:val="00274300"/>
    <w:rsid w:val="00274CAE"/>
    <w:rsid w:val="002757AB"/>
    <w:rsid w:val="00275868"/>
    <w:rsid w:val="00275BB3"/>
    <w:rsid w:val="00276341"/>
    <w:rsid w:val="002767E9"/>
    <w:rsid w:val="00276AA6"/>
    <w:rsid w:val="0027711C"/>
    <w:rsid w:val="00277C0A"/>
    <w:rsid w:val="00277C3F"/>
    <w:rsid w:val="00277E6F"/>
    <w:rsid w:val="002807C6"/>
    <w:rsid w:val="002809A1"/>
    <w:rsid w:val="00280BCB"/>
    <w:rsid w:val="00281575"/>
    <w:rsid w:val="00281D8A"/>
    <w:rsid w:val="00281E17"/>
    <w:rsid w:val="002820B3"/>
    <w:rsid w:val="002824C9"/>
    <w:rsid w:val="00282756"/>
    <w:rsid w:val="00282A28"/>
    <w:rsid w:val="0028329B"/>
    <w:rsid w:val="00283439"/>
    <w:rsid w:val="00283662"/>
    <w:rsid w:val="002837DA"/>
    <w:rsid w:val="00283DC9"/>
    <w:rsid w:val="00284A41"/>
    <w:rsid w:val="00284A56"/>
    <w:rsid w:val="00284F8A"/>
    <w:rsid w:val="00284FC8"/>
    <w:rsid w:val="00285233"/>
    <w:rsid w:val="0028609A"/>
    <w:rsid w:val="0028643F"/>
    <w:rsid w:val="0028644C"/>
    <w:rsid w:val="00286801"/>
    <w:rsid w:val="00286A86"/>
    <w:rsid w:val="00287010"/>
    <w:rsid w:val="002878DE"/>
    <w:rsid w:val="00287A34"/>
    <w:rsid w:val="00287C33"/>
    <w:rsid w:val="00287DD3"/>
    <w:rsid w:val="00287EE7"/>
    <w:rsid w:val="002902D7"/>
    <w:rsid w:val="002907FE"/>
    <w:rsid w:val="002915E7"/>
    <w:rsid w:val="002916D0"/>
    <w:rsid w:val="00291904"/>
    <w:rsid w:val="00291D88"/>
    <w:rsid w:val="00291FB1"/>
    <w:rsid w:val="00292099"/>
    <w:rsid w:val="002934C9"/>
    <w:rsid w:val="002940C1"/>
    <w:rsid w:val="002943E7"/>
    <w:rsid w:val="00294558"/>
    <w:rsid w:val="00294DA2"/>
    <w:rsid w:val="00294DD1"/>
    <w:rsid w:val="0029502B"/>
    <w:rsid w:val="00295108"/>
    <w:rsid w:val="0029518B"/>
    <w:rsid w:val="00295474"/>
    <w:rsid w:val="00296834"/>
    <w:rsid w:val="00296BED"/>
    <w:rsid w:val="00296C85"/>
    <w:rsid w:val="00296E7F"/>
    <w:rsid w:val="00297248"/>
    <w:rsid w:val="00297532"/>
    <w:rsid w:val="002979CD"/>
    <w:rsid w:val="00297B43"/>
    <w:rsid w:val="00297C35"/>
    <w:rsid w:val="00297F6D"/>
    <w:rsid w:val="00297FE2"/>
    <w:rsid w:val="002A010D"/>
    <w:rsid w:val="002A01E3"/>
    <w:rsid w:val="002A070B"/>
    <w:rsid w:val="002A0C15"/>
    <w:rsid w:val="002A0C8A"/>
    <w:rsid w:val="002A0D45"/>
    <w:rsid w:val="002A0D6D"/>
    <w:rsid w:val="002A0DFE"/>
    <w:rsid w:val="002A14FB"/>
    <w:rsid w:val="002A1690"/>
    <w:rsid w:val="002A1BFB"/>
    <w:rsid w:val="002A24E5"/>
    <w:rsid w:val="002A2735"/>
    <w:rsid w:val="002A2B56"/>
    <w:rsid w:val="002A3402"/>
    <w:rsid w:val="002A386B"/>
    <w:rsid w:val="002A3C02"/>
    <w:rsid w:val="002A3E2C"/>
    <w:rsid w:val="002A440C"/>
    <w:rsid w:val="002A44A8"/>
    <w:rsid w:val="002A45B2"/>
    <w:rsid w:val="002A4F7B"/>
    <w:rsid w:val="002A550E"/>
    <w:rsid w:val="002A5BD6"/>
    <w:rsid w:val="002A6340"/>
    <w:rsid w:val="002A72C6"/>
    <w:rsid w:val="002A77C4"/>
    <w:rsid w:val="002A7967"/>
    <w:rsid w:val="002A7A33"/>
    <w:rsid w:val="002A7BB8"/>
    <w:rsid w:val="002B0573"/>
    <w:rsid w:val="002B0BF4"/>
    <w:rsid w:val="002B0C60"/>
    <w:rsid w:val="002B117E"/>
    <w:rsid w:val="002B181A"/>
    <w:rsid w:val="002B1BE0"/>
    <w:rsid w:val="002B1D33"/>
    <w:rsid w:val="002B1FC2"/>
    <w:rsid w:val="002B23A6"/>
    <w:rsid w:val="002B2444"/>
    <w:rsid w:val="002B30F8"/>
    <w:rsid w:val="002B34E0"/>
    <w:rsid w:val="002B3674"/>
    <w:rsid w:val="002B36C5"/>
    <w:rsid w:val="002B3762"/>
    <w:rsid w:val="002B3911"/>
    <w:rsid w:val="002B40F8"/>
    <w:rsid w:val="002B43E0"/>
    <w:rsid w:val="002B55D3"/>
    <w:rsid w:val="002B5805"/>
    <w:rsid w:val="002B5ABB"/>
    <w:rsid w:val="002B5ADA"/>
    <w:rsid w:val="002B603B"/>
    <w:rsid w:val="002B60D6"/>
    <w:rsid w:val="002B6C61"/>
    <w:rsid w:val="002B6D14"/>
    <w:rsid w:val="002B6EB5"/>
    <w:rsid w:val="002B7441"/>
    <w:rsid w:val="002B7AA7"/>
    <w:rsid w:val="002B7E87"/>
    <w:rsid w:val="002C06B0"/>
    <w:rsid w:val="002C0980"/>
    <w:rsid w:val="002C106B"/>
    <w:rsid w:val="002C1430"/>
    <w:rsid w:val="002C1635"/>
    <w:rsid w:val="002C1686"/>
    <w:rsid w:val="002C17CF"/>
    <w:rsid w:val="002C1A96"/>
    <w:rsid w:val="002C214C"/>
    <w:rsid w:val="002C27DA"/>
    <w:rsid w:val="002C28D2"/>
    <w:rsid w:val="002C2C57"/>
    <w:rsid w:val="002C2D89"/>
    <w:rsid w:val="002C38BF"/>
    <w:rsid w:val="002C3BCA"/>
    <w:rsid w:val="002C4018"/>
    <w:rsid w:val="002C4306"/>
    <w:rsid w:val="002C4831"/>
    <w:rsid w:val="002C49C2"/>
    <w:rsid w:val="002C4CDE"/>
    <w:rsid w:val="002C53B5"/>
    <w:rsid w:val="002C6378"/>
    <w:rsid w:val="002C6472"/>
    <w:rsid w:val="002C7028"/>
    <w:rsid w:val="002C7892"/>
    <w:rsid w:val="002C7A8B"/>
    <w:rsid w:val="002C7A9D"/>
    <w:rsid w:val="002C7CFB"/>
    <w:rsid w:val="002C7F3A"/>
    <w:rsid w:val="002D023C"/>
    <w:rsid w:val="002D03F0"/>
    <w:rsid w:val="002D0DF0"/>
    <w:rsid w:val="002D1579"/>
    <w:rsid w:val="002D1B0F"/>
    <w:rsid w:val="002D1BE2"/>
    <w:rsid w:val="002D1E89"/>
    <w:rsid w:val="002D2BD3"/>
    <w:rsid w:val="002D2BF5"/>
    <w:rsid w:val="002D305D"/>
    <w:rsid w:val="002D37D6"/>
    <w:rsid w:val="002D44A3"/>
    <w:rsid w:val="002D474A"/>
    <w:rsid w:val="002D4858"/>
    <w:rsid w:val="002D4C1B"/>
    <w:rsid w:val="002D4DDE"/>
    <w:rsid w:val="002D55C4"/>
    <w:rsid w:val="002D664E"/>
    <w:rsid w:val="002D6806"/>
    <w:rsid w:val="002D706F"/>
    <w:rsid w:val="002D712F"/>
    <w:rsid w:val="002D7572"/>
    <w:rsid w:val="002E00C4"/>
    <w:rsid w:val="002E0712"/>
    <w:rsid w:val="002E0BD1"/>
    <w:rsid w:val="002E1C19"/>
    <w:rsid w:val="002E1C9C"/>
    <w:rsid w:val="002E2095"/>
    <w:rsid w:val="002E2135"/>
    <w:rsid w:val="002E24CF"/>
    <w:rsid w:val="002E26DF"/>
    <w:rsid w:val="002E2A72"/>
    <w:rsid w:val="002E2AB1"/>
    <w:rsid w:val="002E2B1F"/>
    <w:rsid w:val="002E2E68"/>
    <w:rsid w:val="002E32B3"/>
    <w:rsid w:val="002E3977"/>
    <w:rsid w:val="002E3AD3"/>
    <w:rsid w:val="002E40E3"/>
    <w:rsid w:val="002E459D"/>
    <w:rsid w:val="002E54C5"/>
    <w:rsid w:val="002E5BD3"/>
    <w:rsid w:val="002E5DC5"/>
    <w:rsid w:val="002E5E1B"/>
    <w:rsid w:val="002E5ED9"/>
    <w:rsid w:val="002E5F38"/>
    <w:rsid w:val="002E60E9"/>
    <w:rsid w:val="002E6957"/>
    <w:rsid w:val="002E6981"/>
    <w:rsid w:val="002E734E"/>
    <w:rsid w:val="002E76AB"/>
    <w:rsid w:val="002E7DDE"/>
    <w:rsid w:val="002F0E65"/>
    <w:rsid w:val="002F14D5"/>
    <w:rsid w:val="002F1EAB"/>
    <w:rsid w:val="002F1EDC"/>
    <w:rsid w:val="002F1F66"/>
    <w:rsid w:val="002F2258"/>
    <w:rsid w:val="002F2395"/>
    <w:rsid w:val="002F2AFD"/>
    <w:rsid w:val="002F3497"/>
    <w:rsid w:val="002F356A"/>
    <w:rsid w:val="002F404A"/>
    <w:rsid w:val="002F45CB"/>
    <w:rsid w:val="002F4723"/>
    <w:rsid w:val="002F4744"/>
    <w:rsid w:val="002F4A1E"/>
    <w:rsid w:val="002F4CA3"/>
    <w:rsid w:val="002F5094"/>
    <w:rsid w:val="002F5896"/>
    <w:rsid w:val="002F599C"/>
    <w:rsid w:val="002F5E5C"/>
    <w:rsid w:val="002F5F05"/>
    <w:rsid w:val="002F61ED"/>
    <w:rsid w:val="002F623C"/>
    <w:rsid w:val="002F69F2"/>
    <w:rsid w:val="002F6D6F"/>
    <w:rsid w:val="002F6FD9"/>
    <w:rsid w:val="002F722B"/>
    <w:rsid w:val="002F7694"/>
    <w:rsid w:val="002F77D1"/>
    <w:rsid w:val="0030006D"/>
    <w:rsid w:val="003000D5"/>
    <w:rsid w:val="00300616"/>
    <w:rsid w:val="00300852"/>
    <w:rsid w:val="00300A02"/>
    <w:rsid w:val="00300ECC"/>
    <w:rsid w:val="00301552"/>
    <w:rsid w:val="00301B98"/>
    <w:rsid w:val="00301E55"/>
    <w:rsid w:val="00302068"/>
    <w:rsid w:val="00302111"/>
    <w:rsid w:val="003023A4"/>
    <w:rsid w:val="00302A61"/>
    <w:rsid w:val="00302D27"/>
    <w:rsid w:val="00303277"/>
    <w:rsid w:val="00303601"/>
    <w:rsid w:val="0030427D"/>
    <w:rsid w:val="003042C0"/>
    <w:rsid w:val="003045C4"/>
    <w:rsid w:val="003049EB"/>
    <w:rsid w:val="00304AEC"/>
    <w:rsid w:val="00304B99"/>
    <w:rsid w:val="00304DDC"/>
    <w:rsid w:val="003052D9"/>
    <w:rsid w:val="00305C2C"/>
    <w:rsid w:val="00305C3A"/>
    <w:rsid w:val="00305CC2"/>
    <w:rsid w:val="00305D23"/>
    <w:rsid w:val="0030627F"/>
    <w:rsid w:val="00306456"/>
    <w:rsid w:val="00306EAB"/>
    <w:rsid w:val="00307AC8"/>
    <w:rsid w:val="00307C41"/>
    <w:rsid w:val="00307D14"/>
    <w:rsid w:val="003101CA"/>
    <w:rsid w:val="00310294"/>
    <w:rsid w:val="00310393"/>
    <w:rsid w:val="003103F4"/>
    <w:rsid w:val="00310F00"/>
    <w:rsid w:val="00311006"/>
    <w:rsid w:val="003114E2"/>
    <w:rsid w:val="003126F0"/>
    <w:rsid w:val="00312920"/>
    <w:rsid w:val="00312980"/>
    <w:rsid w:val="00312EBB"/>
    <w:rsid w:val="00313667"/>
    <w:rsid w:val="00313CA2"/>
    <w:rsid w:val="00314BEA"/>
    <w:rsid w:val="00316145"/>
    <w:rsid w:val="003165B2"/>
    <w:rsid w:val="0031664E"/>
    <w:rsid w:val="003166A7"/>
    <w:rsid w:val="0031716A"/>
    <w:rsid w:val="003172EE"/>
    <w:rsid w:val="00317B07"/>
    <w:rsid w:val="00317C9A"/>
    <w:rsid w:val="003203D9"/>
    <w:rsid w:val="00320421"/>
    <w:rsid w:val="0032082D"/>
    <w:rsid w:val="00320C57"/>
    <w:rsid w:val="00320DC7"/>
    <w:rsid w:val="00321259"/>
    <w:rsid w:val="00321E63"/>
    <w:rsid w:val="003223A1"/>
    <w:rsid w:val="00322433"/>
    <w:rsid w:val="00322490"/>
    <w:rsid w:val="003225B6"/>
    <w:rsid w:val="003226EA"/>
    <w:rsid w:val="003229ED"/>
    <w:rsid w:val="00322A88"/>
    <w:rsid w:val="00322DD4"/>
    <w:rsid w:val="00322E0F"/>
    <w:rsid w:val="003232B5"/>
    <w:rsid w:val="003232C1"/>
    <w:rsid w:val="00323563"/>
    <w:rsid w:val="003235CC"/>
    <w:rsid w:val="00323923"/>
    <w:rsid w:val="00324445"/>
    <w:rsid w:val="00324510"/>
    <w:rsid w:val="0032594B"/>
    <w:rsid w:val="0032608D"/>
    <w:rsid w:val="00326ACD"/>
    <w:rsid w:val="00326B4A"/>
    <w:rsid w:val="00327007"/>
    <w:rsid w:val="0032770C"/>
    <w:rsid w:val="00327E66"/>
    <w:rsid w:val="003301BB"/>
    <w:rsid w:val="00330B48"/>
    <w:rsid w:val="00330C32"/>
    <w:rsid w:val="00330CDE"/>
    <w:rsid w:val="00330EE2"/>
    <w:rsid w:val="00330F02"/>
    <w:rsid w:val="00331100"/>
    <w:rsid w:val="0033130B"/>
    <w:rsid w:val="00331879"/>
    <w:rsid w:val="00331A71"/>
    <w:rsid w:val="00331AE6"/>
    <w:rsid w:val="00331D93"/>
    <w:rsid w:val="00332030"/>
    <w:rsid w:val="0033210A"/>
    <w:rsid w:val="00333157"/>
    <w:rsid w:val="00333579"/>
    <w:rsid w:val="0033361A"/>
    <w:rsid w:val="003338C8"/>
    <w:rsid w:val="00334F80"/>
    <w:rsid w:val="003357D6"/>
    <w:rsid w:val="00335971"/>
    <w:rsid w:val="00336938"/>
    <w:rsid w:val="00336D2A"/>
    <w:rsid w:val="00336FAB"/>
    <w:rsid w:val="00337113"/>
    <w:rsid w:val="003372FA"/>
    <w:rsid w:val="00337C33"/>
    <w:rsid w:val="003404A3"/>
    <w:rsid w:val="0034063E"/>
    <w:rsid w:val="00340B5A"/>
    <w:rsid w:val="00340E66"/>
    <w:rsid w:val="00341260"/>
    <w:rsid w:val="0034163F"/>
    <w:rsid w:val="00341697"/>
    <w:rsid w:val="00341891"/>
    <w:rsid w:val="00341CCF"/>
    <w:rsid w:val="003420EA"/>
    <w:rsid w:val="0034280E"/>
    <w:rsid w:val="00342852"/>
    <w:rsid w:val="00342881"/>
    <w:rsid w:val="00342BA6"/>
    <w:rsid w:val="00342F3B"/>
    <w:rsid w:val="003438F3"/>
    <w:rsid w:val="00343C03"/>
    <w:rsid w:val="00343E8E"/>
    <w:rsid w:val="00343E97"/>
    <w:rsid w:val="00344639"/>
    <w:rsid w:val="0034463D"/>
    <w:rsid w:val="00344D7E"/>
    <w:rsid w:val="0034582F"/>
    <w:rsid w:val="00345995"/>
    <w:rsid w:val="00345A72"/>
    <w:rsid w:val="00345D40"/>
    <w:rsid w:val="00345DD1"/>
    <w:rsid w:val="0034611D"/>
    <w:rsid w:val="0034674B"/>
    <w:rsid w:val="003470E6"/>
    <w:rsid w:val="00347263"/>
    <w:rsid w:val="00347538"/>
    <w:rsid w:val="003476ED"/>
    <w:rsid w:val="00347AC2"/>
    <w:rsid w:val="0035001E"/>
    <w:rsid w:val="003502BE"/>
    <w:rsid w:val="00350B6E"/>
    <w:rsid w:val="00350EC9"/>
    <w:rsid w:val="00351008"/>
    <w:rsid w:val="00351035"/>
    <w:rsid w:val="00351075"/>
    <w:rsid w:val="003512CD"/>
    <w:rsid w:val="00351708"/>
    <w:rsid w:val="0035198C"/>
    <w:rsid w:val="00351BD2"/>
    <w:rsid w:val="00351E34"/>
    <w:rsid w:val="003522D1"/>
    <w:rsid w:val="003528EE"/>
    <w:rsid w:val="00352B81"/>
    <w:rsid w:val="00352E8F"/>
    <w:rsid w:val="00353273"/>
    <w:rsid w:val="003538E4"/>
    <w:rsid w:val="00353CD3"/>
    <w:rsid w:val="003541F5"/>
    <w:rsid w:val="00354229"/>
    <w:rsid w:val="00354249"/>
    <w:rsid w:val="003547E3"/>
    <w:rsid w:val="00354BA5"/>
    <w:rsid w:val="00354C63"/>
    <w:rsid w:val="00354E94"/>
    <w:rsid w:val="00355401"/>
    <w:rsid w:val="003557A6"/>
    <w:rsid w:val="00356BCF"/>
    <w:rsid w:val="00356BFE"/>
    <w:rsid w:val="0035727F"/>
    <w:rsid w:val="0035749B"/>
    <w:rsid w:val="0035765F"/>
    <w:rsid w:val="00357B54"/>
    <w:rsid w:val="00360265"/>
    <w:rsid w:val="003602BD"/>
    <w:rsid w:val="0036073F"/>
    <w:rsid w:val="00360791"/>
    <w:rsid w:val="003612A0"/>
    <w:rsid w:val="0036139D"/>
    <w:rsid w:val="00361858"/>
    <w:rsid w:val="00361874"/>
    <w:rsid w:val="00362C9B"/>
    <w:rsid w:val="00362F67"/>
    <w:rsid w:val="00363534"/>
    <w:rsid w:val="0036359D"/>
    <w:rsid w:val="003636A2"/>
    <w:rsid w:val="003636E2"/>
    <w:rsid w:val="00363CD3"/>
    <w:rsid w:val="00363FF9"/>
    <w:rsid w:val="003645C2"/>
    <w:rsid w:val="003647FB"/>
    <w:rsid w:val="00365034"/>
    <w:rsid w:val="00365100"/>
    <w:rsid w:val="00365183"/>
    <w:rsid w:val="003651BC"/>
    <w:rsid w:val="00365378"/>
    <w:rsid w:val="003657CE"/>
    <w:rsid w:val="00365831"/>
    <w:rsid w:val="00366BDA"/>
    <w:rsid w:val="00366E38"/>
    <w:rsid w:val="0036739A"/>
    <w:rsid w:val="00367945"/>
    <w:rsid w:val="00367990"/>
    <w:rsid w:val="00370518"/>
    <w:rsid w:val="0037053F"/>
    <w:rsid w:val="00370B0F"/>
    <w:rsid w:val="00370DE8"/>
    <w:rsid w:val="00371106"/>
    <w:rsid w:val="0037150E"/>
    <w:rsid w:val="003715CB"/>
    <w:rsid w:val="00371BA0"/>
    <w:rsid w:val="0037229F"/>
    <w:rsid w:val="003722F8"/>
    <w:rsid w:val="00372BB9"/>
    <w:rsid w:val="00372DBC"/>
    <w:rsid w:val="0037332A"/>
    <w:rsid w:val="00373441"/>
    <w:rsid w:val="00373653"/>
    <w:rsid w:val="00373832"/>
    <w:rsid w:val="003742A3"/>
    <w:rsid w:val="003746E9"/>
    <w:rsid w:val="003747FC"/>
    <w:rsid w:val="00374FB4"/>
    <w:rsid w:val="00374FCB"/>
    <w:rsid w:val="00375076"/>
    <w:rsid w:val="0037550C"/>
    <w:rsid w:val="00376015"/>
    <w:rsid w:val="0037657A"/>
    <w:rsid w:val="003771A5"/>
    <w:rsid w:val="0037721E"/>
    <w:rsid w:val="00377661"/>
    <w:rsid w:val="003778F5"/>
    <w:rsid w:val="00377DE5"/>
    <w:rsid w:val="00377E83"/>
    <w:rsid w:val="003816E2"/>
    <w:rsid w:val="00381ABF"/>
    <w:rsid w:val="00382067"/>
    <w:rsid w:val="00382210"/>
    <w:rsid w:val="003824AA"/>
    <w:rsid w:val="003830C7"/>
    <w:rsid w:val="00383208"/>
    <w:rsid w:val="003833E7"/>
    <w:rsid w:val="00383AD4"/>
    <w:rsid w:val="00383D0B"/>
    <w:rsid w:val="0038401D"/>
    <w:rsid w:val="00384696"/>
    <w:rsid w:val="00384873"/>
    <w:rsid w:val="00384C38"/>
    <w:rsid w:val="0038500E"/>
    <w:rsid w:val="003850B5"/>
    <w:rsid w:val="00385363"/>
    <w:rsid w:val="003858C8"/>
    <w:rsid w:val="00385960"/>
    <w:rsid w:val="00385FAF"/>
    <w:rsid w:val="00386047"/>
    <w:rsid w:val="0038626E"/>
    <w:rsid w:val="003863E2"/>
    <w:rsid w:val="00386517"/>
    <w:rsid w:val="00386AC2"/>
    <w:rsid w:val="00386D51"/>
    <w:rsid w:val="00386F90"/>
    <w:rsid w:val="00387EDE"/>
    <w:rsid w:val="00390229"/>
    <w:rsid w:val="00390344"/>
    <w:rsid w:val="003905D0"/>
    <w:rsid w:val="00390A61"/>
    <w:rsid w:val="00390C38"/>
    <w:rsid w:val="0039118F"/>
    <w:rsid w:val="00391574"/>
    <w:rsid w:val="0039206A"/>
    <w:rsid w:val="00393335"/>
    <w:rsid w:val="00393350"/>
    <w:rsid w:val="003933CD"/>
    <w:rsid w:val="0039352D"/>
    <w:rsid w:val="00393A7E"/>
    <w:rsid w:val="00393A8C"/>
    <w:rsid w:val="00393F45"/>
    <w:rsid w:val="003945B3"/>
    <w:rsid w:val="00394D5C"/>
    <w:rsid w:val="00395768"/>
    <w:rsid w:val="0039593F"/>
    <w:rsid w:val="00395B83"/>
    <w:rsid w:val="00396427"/>
    <w:rsid w:val="00396458"/>
    <w:rsid w:val="00396EFF"/>
    <w:rsid w:val="00397B3F"/>
    <w:rsid w:val="003A0818"/>
    <w:rsid w:val="003A0A02"/>
    <w:rsid w:val="003A10ED"/>
    <w:rsid w:val="003A134F"/>
    <w:rsid w:val="003A1420"/>
    <w:rsid w:val="003A158B"/>
    <w:rsid w:val="003A1959"/>
    <w:rsid w:val="003A1A47"/>
    <w:rsid w:val="003A221B"/>
    <w:rsid w:val="003A2961"/>
    <w:rsid w:val="003A2BDC"/>
    <w:rsid w:val="003A3633"/>
    <w:rsid w:val="003A376A"/>
    <w:rsid w:val="003A3853"/>
    <w:rsid w:val="003A5637"/>
    <w:rsid w:val="003A56E9"/>
    <w:rsid w:val="003A57F6"/>
    <w:rsid w:val="003A66EE"/>
    <w:rsid w:val="003A6741"/>
    <w:rsid w:val="003A6780"/>
    <w:rsid w:val="003A692A"/>
    <w:rsid w:val="003A6EEF"/>
    <w:rsid w:val="003A713E"/>
    <w:rsid w:val="003A7B48"/>
    <w:rsid w:val="003A7B9D"/>
    <w:rsid w:val="003B097A"/>
    <w:rsid w:val="003B0B1B"/>
    <w:rsid w:val="003B1149"/>
    <w:rsid w:val="003B17E9"/>
    <w:rsid w:val="003B1AD6"/>
    <w:rsid w:val="003B2250"/>
    <w:rsid w:val="003B2436"/>
    <w:rsid w:val="003B26AC"/>
    <w:rsid w:val="003B28CF"/>
    <w:rsid w:val="003B2E19"/>
    <w:rsid w:val="003B31AD"/>
    <w:rsid w:val="003B370C"/>
    <w:rsid w:val="003B4192"/>
    <w:rsid w:val="003B41E0"/>
    <w:rsid w:val="003B45A8"/>
    <w:rsid w:val="003B4BD0"/>
    <w:rsid w:val="003B5B5E"/>
    <w:rsid w:val="003B5B94"/>
    <w:rsid w:val="003B5FE0"/>
    <w:rsid w:val="003B615D"/>
    <w:rsid w:val="003B667A"/>
    <w:rsid w:val="003B6EF3"/>
    <w:rsid w:val="003B6F38"/>
    <w:rsid w:val="003B729D"/>
    <w:rsid w:val="003B7422"/>
    <w:rsid w:val="003B7495"/>
    <w:rsid w:val="003B79DC"/>
    <w:rsid w:val="003B7F8E"/>
    <w:rsid w:val="003C0144"/>
    <w:rsid w:val="003C0320"/>
    <w:rsid w:val="003C066E"/>
    <w:rsid w:val="003C0C89"/>
    <w:rsid w:val="003C0CAE"/>
    <w:rsid w:val="003C138B"/>
    <w:rsid w:val="003C17E4"/>
    <w:rsid w:val="003C1C35"/>
    <w:rsid w:val="003C1CF9"/>
    <w:rsid w:val="003C1F34"/>
    <w:rsid w:val="003C241A"/>
    <w:rsid w:val="003C2A4B"/>
    <w:rsid w:val="003C2F50"/>
    <w:rsid w:val="003C2FCA"/>
    <w:rsid w:val="003C3480"/>
    <w:rsid w:val="003C35FF"/>
    <w:rsid w:val="003C38E9"/>
    <w:rsid w:val="003C3D95"/>
    <w:rsid w:val="003C3F11"/>
    <w:rsid w:val="003C4D1B"/>
    <w:rsid w:val="003C4DB2"/>
    <w:rsid w:val="003C571A"/>
    <w:rsid w:val="003C5738"/>
    <w:rsid w:val="003C5C57"/>
    <w:rsid w:val="003C5EFE"/>
    <w:rsid w:val="003C612F"/>
    <w:rsid w:val="003C61CC"/>
    <w:rsid w:val="003C63F3"/>
    <w:rsid w:val="003C6B5E"/>
    <w:rsid w:val="003C7252"/>
    <w:rsid w:val="003C7651"/>
    <w:rsid w:val="003C7909"/>
    <w:rsid w:val="003D0134"/>
    <w:rsid w:val="003D1516"/>
    <w:rsid w:val="003D19E4"/>
    <w:rsid w:val="003D1AFD"/>
    <w:rsid w:val="003D2BE0"/>
    <w:rsid w:val="003D2E35"/>
    <w:rsid w:val="003D34C8"/>
    <w:rsid w:val="003D3579"/>
    <w:rsid w:val="003D362A"/>
    <w:rsid w:val="003D37FE"/>
    <w:rsid w:val="003D3930"/>
    <w:rsid w:val="003D3FC9"/>
    <w:rsid w:val="003D4031"/>
    <w:rsid w:val="003D4033"/>
    <w:rsid w:val="003D4EC4"/>
    <w:rsid w:val="003D5043"/>
    <w:rsid w:val="003D51EA"/>
    <w:rsid w:val="003D5614"/>
    <w:rsid w:val="003D5B79"/>
    <w:rsid w:val="003D5BCA"/>
    <w:rsid w:val="003D5C82"/>
    <w:rsid w:val="003D5F44"/>
    <w:rsid w:val="003D5F88"/>
    <w:rsid w:val="003D6352"/>
    <w:rsid w:val="003D6394"/>
    <w:rsid w:val="003D6F63"/>
    <w:rsid w:val="003D70E7"/>
    <w:rsid w:val="003D74DF"/>
    <w:rsid w:val="003D7B50"/>
    <w:rsid w:val="003D7F08"/>
    <w:rsid w:val="003D7F20"/>
    <w:rsid w:val="003D7F23"/>
    <w:rsid w:val="003E03A9"/>
    <w:rsid w:val="003E0EEE"/>
    <w:rsid w:val="003E17BB"/>
    <w:rsid w:val="003E1ADE"/>
    <w:rsid w:val="003E1BC0"/>
    <w:rsid w:val="003E1FDE"/>
    <w:rsid w:val="003E2191"/>
    <w:rsid w:val="003E23F8"/>
    <w:rsid w:val="003E27FD"/>
    <w:rsid w:val="003E28C3"/>
    <w:rsid w:val="003E333F"/>
    <w:rsid w:val="003E3A5A"/>
    <w:rsid w:val="003E3BA8"/>
    <w:rsid w:val="003E3CAF"/>
    <w:rsid w:val="003E45C3"/>
    <w:rsid w:val="003E4C28"/>
    <w:rsid w:val="003E4D12"/>
    <w:rsid w:val="003E53E2"/>
    <w:rsid w:val="003E5576"/>
    <w:rsid w:val="003E5EC4"/>
    <w:rsid w:val="003E6299"/>
    <w:rsid w:val="003E659A"/>
    <w:rsid w:val="003E687D"/>
    <w:rsid w:val="003E6B4D"/>
    <w:rsid w:val="003E6C5A"/>
    <w:rsid w:val="003E6CD2"/>
    <w:rsid w:val="003E6E3B"/>
    <w:rsid w:val="003E7425"/>
    <w:rsid w:val="003E758D"/>
    <w:rsid w:val="003F077F"/>
    <w:rsid w:val="003F1201"/>
    <w:rsid w:val="003F1450"/>
    <w:rsid w:val="003F1454"/>
    <w:rsid w:val="003F1893"/>
    <w:rsid w:val="003F1D27"/>
    <w:rsid w:val="003F1D6A"/>
    <w:rsid w:val="003F1DED"/>
    <w:rsid w:val="003F1EB6"/>
    <w:rsid w:val="003F21AF"/>
    <w:rsid w:val="003F2327"/>
    <w:rsid w:val="003F25A9"/>
    <w:rsid w:val="003F28CD"/>
    <w:rsid w:val="003F2B4C"/>
    <w:rsid w:val="003F2DA9"/>
    <w:rsid w:val="003F30BB"/>
    <w:rsid w:val="003F34E0"/>
    <w:rsid w:val="003F3AB3"/>
    <w:rsid w:val="003F3ABD"/>
    <w:rsid w:val="003F3D2F"/>
    <w:rsid w:val="003F3F4E"/>
    <w:rsid w:val="003F41EA"/>
    <w:rsid w:val="003F462F"/>
    <w:rsid w:val="003F4AE8"/>
    <w:rsid w:val="003F4EF0"/>
    <w:rsid w:val="003F51B2"/>
    <w:rsid w:val="003F5ED0"/>
    <w:rsid w:val="003F6428"/>
    <w:rsid w:val="003F6FF4"/>
    <w:rsid w:val="003F7B16"/>
    <w:rsid w:val="00401084"/>
    <w:rsid w:val="004010E9"/>
    <w:rsid w:val="004013F0"/>
    <w:rsid w:val="00401803"/>
    <w:rsid w:val="0040188C"/>
    <w:rsid w:val="00401EAC"/>
    <w:rsid w:val="0040219D"/>
    <w:rsid w:val="0040284C"/>
    <w:rsid w:val="004028DD"/>
    <w:rsid w:val="00402A61"/>
    <w:rsid w:val="00402C72"/>
    <w:rsid w:val="00402D77"/>
    <w:rsid w:val="00402DB5"/>
    <w:rsid w:val="0040355F"/>
    <w:rsid w:val="004036E5"/>
    <w:rsid w:val="00403AD5"/>
    <w:rsid w:val="00403BB9"/>
    <w:rsid w:val="00405339"/>
    <w:rsid w:val="0040536A"/>
    <w:rsid w:val="00405572"/>
    <w:rsid w:val="00405DBD"/>
    <w:rsid w:val="00406654"/>
    <w:rsid w:val="004066AC"/>
    <w:rsid w:val="00406916"/>
    <w:rsid w:val="00406D16"/>
    <w:rsid w:val="00406DD7"/>
    <w:rsid w:val="00406F68"/>
    <w:rsid w:val="0040755D"/>
    <w:rsid w:val="00407945"/>
    <w:rsid w:val="00407DD7"/>
    <w:rsid w:val="00407ED3"/>
    <w:rsid w:val="00407F8F"/>
    <w:rsid w:val="0041005B"/>
    <w:rsid w:val="00410477"/>
    <w:rsid w:val="004105C4"/>
    <w:rsid w:val="00410D06"/>
    <w:rsid w:val="00410F80"/>
    <w:rsid w:val="0041169E"/>
    <w:rsid w:val="004116AA"/>
    <w:rsid w:val="004118B1"/>
    <w:rsid w:val="0041206C"/>
    <w:rsid w:val="0041253C"/>
    <w:rsid w:val="004126F1"/>
    <w:rsid w:val="0041325B"/>
    <w:rsid w:val="00413470"/>
    <w:rsid w:val="004138F9"/>
    <w:rsid w:val="00413BB6"/>
    <w:rsid w:val="00413D98"/>
    <w:rsid w:val="00413F1B"/>
    <w:rsid w:val="00413FD4"/>
    <w:rsid w:val="00414333"/>
    <w:rsid w:val="004147A7"/>
    <w:rsid w:val="00414905"/>
    <w:rsid w:val="004149CA"/>
    <w:rsid w:val="00415AB5"/>
    <w:rsid w:val="00415C4E"/>
    <w:rsid w:val="00415D1C"/>
    <w:rsid w:val="00416928"/>
    <w:rsid w:val="00416BA1"/>
    <w:rsid w:val="00416F34"/>
    <w:rsid w:val="00416F6C"/>
    <w:rsid w:val="004171F6"/>
    <w:rsid w:val="00417244"/>
    <w:rsid w:val="004172B6"/>
    <w:rsid w:val="0041747E"/>
    <w:rsid w:val="004174B3"/>
    <w:rsid w:val="0041780C"/>
    <w:rsid w:val="0041793B"/>
    <w:rsid w:val="00420500"/>
    <w:rsid w:val="00420786"/>
    <w:rsid w:val="00420804"/>
    <w:rsid w:val="00420901"/>
    <w:rsid w:val="00420DF3"/>
    <w:rsid w:val="004211A5"/>
    <w:rsid w:val="00421F44"/>
    <w:rsid w:val="00422492"/>
    <w:rsid w:val="00422767"/>
    <w:rsid w:val="004227A9"/>
    <w:rsid w:val="00422E3C"/>
    <w:rsid w:val="00423B25"/>
    <w:rsid w:val="004241EF"/>
    <w:rsid w:val="004247C4"/>
    <w:rsid w:val="004248B1"/>
    <w:rsid w:val="00424C6A"/>
    <w:rsid w:val="00424E68"/>
    <w:rsid w:val="0042599F"/>
    <w:rsid w:val="00425E12"/>
    <w:rsid w:val="00425E8A"/>
    <w:rsid w:val="00426441"/>
    <w:rsid w:val="004268B9"/>
    <w:rsid w:val="0042700D"/>
    <w:rsid w:val="00427271"/>
    <w:rsid w:val="004275AD"/>
    <w:rsid w:val="00427618"/>
    <w:rsid w:val="00427975"/>
    <w:rsid w:val="00427C5F"/>
    <w:rsid w:val="00427D07"/>
    <w:rsid w:val="00427F33"/>
    <w:rsid w:val="00427F51"/>
    <w:rsid w:val="00430B2A"/>
    <w:rsid w:val="00430C6D"/>
    <w:rsid w:val="00431140"/>
    <w:rsid w:val="00431625"/>
    <w:rsid w:val="00431B12"/>
    <w:rsid w:val="00431C4A"/>
    <w:rsid w:val="004321DA"/>
    <w:rsid w:val="00432FA4"/>
    <w:rsid w:val="004331D4"/>
    <w:rsid w:val="0043346D"/>
    <w:rsid w:val="004337FB"/>
    <w:rsid w:val="00433D0F"/>
    <w:rsid w:val="004340A4"/>
    <w:rsid w:val="00434173"/>
    <w:rsid w:val="004342DC"/>
    <w:rsid w:val="004346B3"/>
    <w:rsid w:val="004349B9"/>
    <w:rsid w:val="00435652"/>
    <w:rsid w:val="0043572A"/>
    <w:rsid w:val="004357E2"/>
    <w:rsid w:val="00435F0F"/>
    <w:rsid w:val="00436A96"/>
    <w:rsid w:val="00436E4B"/>
    <w:rsid w:val="004370CB"/>
    <w:rsid w:val="004372E4"/>
    <w:rsid w:val="004376A8"/>
    <w:rsid w:val="004379D1"/>
    <w:rsid w:val="00437BCC"/>
    <w:rsid w:val="00440C29"/>
    <w:rsid w:val="00440C84"/>
    <w:rsid w:val="00440D97"/>
    <w:rsid w:val="004410E1"/>
    <w:rsid w:val="00441151"/>
    <w:rsid w:val="00441187"/>
    <w:rsid w:val="0044173B"/>
    <w:rsid w:val="0044178A"/>
    <w:rsid w:val="0044189F"/>
    <w:rsid w:val="00441DC6"/>
    <w:rsid w:val="0044204E"/>
    <w:rsid w:val="00442EE4"/>
    <w:rsid w:val="00443304"/>
    <w:rsid w:val="004434DC"/>
    <w:rsid w:val="004437D5"/>
    <w:rsid w:val="00443BA1"/>
    <w:rsid w:val="00443D8A"/>
    <w:rsid w:val="004440F1"/>
    <w:rsid w:val="0044445F"/>
    <w:rsid w:val="00444C4B"/>
    <w:rsid w:val="00445325"/>
    <w:rsid w:val="00445A1C"/>
    <w:rsid w:val="00445C89"/>
    <w:rsid w:val="00445EF2"/>
    <w:rsid w:val="00446B3D"/>
    <w:rsid w:val="0044719F"/>
    <w:rsid w:val="00447CDB"/>
    <w:rsid w:val="00447E25"/>
    <w:rsid w:val="00447F30"/>
    <w:rsid w:val="00447FBF"/>
    <w:rsid w:val="00450BD1"/>
    <w:rsid w:val="00450F34"/>
    <w:rsid w:val="0045115D"/>
    <w:rsid w:val="0045150D"/>
    <w:rsid w:val="004518CF"/>
    <w:rsid w:val="00452339"/>
    <w:rsid w:val="00452654"/>
    <w:rsid w:val="004531FA"/>
    <w:rsid w:val="00453703"/>
    <w:rsid w:val="00454090"/>
    <w:rsid w:val="0045410F"/>
    <w:rsid w:val="0045413A"/>
    <w:rsid w:val="004543B4"/>
    <w:rsid w:val="004552D6"/>
    <w:rsid w:val="004553AF"/>
    <w:rsid w:val="004554DE"/>
    <w:rsid w:val="00455FD5"/>
    <w:rsid w:val="00456462"/>
    <w:rsid w:val="00456693"/>
    <w:rsid w:val="00456A5E"/>
    <w:rsid w:val="00456B23"/>
    <w:rsid w:val="00456B43"/>
    <w:rsid w:val="0045716A"/>
    <w:rsid w:val="00457305"/>
    <w:rsid w:val="0045775E"/>
    <w:rsid w:val="0045789A"/>
    <w:rsid w:val="00457C0F"/>
    <w:rsid w:val="00460679"/>
    <w:rsid w:val="0046142A"/>
    <w:rsid w:val="00461864"/>
    <w:rsid w:val="00461D30"/>
    <w:rsid w:val="00461F79"/>
    <w:rsid w:val="00462223"/>
    <w:rsid w:val="00462287"/>
    <w:rsid w:val="00462807"/>
    <w:rsid w:val="004629AB"/>
    <w:rsid w:val="0046317B"/>
    <w:rsid w:val="00463733"/>
    <w:rsid w:val="00463929"/>
    <w:rsid w:val="00463969"/>
    <w:rsid w:val="00463998"/>
    <w:rsid w:val="00463D4E"/>
    <w:rsid w:val="00463D52"/>
    <w:rsid w:val="00464770"/>
    <w:rsid w:val="00464DF2"/>
    <w:rsid w:val="00464E53"/>
    <w:rsid w:val="00465962"/>
    <w:rsid w:val="004659EE"/>
    <w:rsid w:val="004659FB"/>
    <w:rsid w:val="00465A29"/>
    <w:rsid w:val="004664AC"/>
    <w:rsid w:val="004664F3"/>
    <w:rsid w:val="0046671A"/>
    <w:rsid w:val="00466952"/>
    <w:rsid w:val="004672C8"/>
    <w:rsid w:val="00467988"/>
    <w:rsid w:val="00467AD9"/>
    <w:rsid w:val="00467D1C"/>
    <w:rsid w:val="004700CA"/>
    <w:rsid w:val="004704EE"/>
    <w:rsid w:val="00470C6C"/>
    <w:rsid w:val="00470E83"/>
    <w:rsid w:val="004712D8"/>
    <w:rsid w:val="004713B4"/>
    <w:rsid w:val="004713FF"/>
    <w:rsid w:val="00471552"/>
    <w:rsid w:val="004717F8"/>
    <w:rsid w:val="0047219B"/>
    <w:rsid w:val="004725B2"/>
    <w:rsid w:val="0047278D"/>
    <w:rsid w:val="00472ACA"/>
    <w:rsid w:val="00472EFB"/>
    <w:rsid w:val="00473EBF"/>
    <w:rsid w:val="00473F3E"/>
    <w:rsid w:val="0047416E"/>
    <w:rsid w:val="004748CD"/>
    <w:rsid w:val="00474E92"/>
    <w:rsid w:val="00475CED"/>
    <w:rsid w:val="00475CF5"/>
    <w:rsid w:val="00475D3C"/>
    <w:rsid w:val="00475FF6"/>
    <w:rsid w:val="0047676F"/>
    <w:rsid w:val="004769E5"/>
    <w:rsid w:val="00476A92"/>
    <w:rsid w:val="00476B74"/>
    <w:rsid w:val="00476C97"/>
    <w:rsid w:val="004775CA"/>
    <w:rsid w:val="00477A74"/>
    <w:rsid w:val="00480A99"/>
    <w:rsid w:val="00480CAF"/>
    <w:rsid w:val="0048169F"/>
    <w:rsid w:val="00481B2F"/>
    <w:rsid w:val="00482539"/>
    <w:rsid w:val="004827B4"/>
    <w:rsid w:val="00482EA8"/>
    <w:rsid w:val="00483C63"/>
    <w:rsid w:val="00483D69"/>
    <w:rsid w:val="00483F2F"/>
    <w:rsid w:val="004843D5"/>
    <w:rsid w:val="00484794"/>
    <w:rsid w:val="004866AC"/>
    <w:rsid w:val="004869A9"/>
    <w:rsid w:val="00487180"/>
    <w:rsid w:val="00487546"/>
    <w:rsid w:val="00487B97"/>
    <w:rsid w:val="00490535"/>
    <w:rsid w:val="00490776"/>
    <w:rsid w:val="00490984"/>
    <w:rsid w:val="0049196E"/>
    <w:rsid w:val="004922E1"/>
    <w:rsid w:val="00492477"/>
    <w:rsid w:val="00492557"/>
    <w:rsid w:val="004929FA"/>
    <w:rsid w:val="00493100"/>
    <w:rsid w:val="004934BA"/>
    <w:rsid w:val="0049379D"/>
    <w:rsid w:val="0049399A"/>
    <w:rsid w:val="004939C6"/>
    <w:rsid w:val="00493EFF"/>
    <w:rsid w:val="00494626"/>
    <w:rsid w:val="0049470B"/>
    <w:rsid w:val="00494813"/>
    <w:rsid w:val="0049482A"/>
    <w:rsid w:val="00494E23"/>
    <w:rsid w:val="00495276"/>
    <w:rsid w:val="0049529E"/>
    <w:rsid w:val="0049545F"/>
    <w:rsid w:val="00495794"/>
    <w:rsid w:val="00495A5E"/>
    <w:rsid w:val="0049625E"/>
    <w:rsid w:val="00496947"/>
    <w:rsid w:val="00496A11"/>
    <w:rsid w:val="00496B21"/>
    <w:rsid w:val="0049725A"/>
    <w:rsid w:val="00497515"/>
    <w:rsid w:val="00497C41"/>
    <w:rsid w:val="00497CD4"/>
    <w:rsid w:val="004A032C"/>
    <w:rsid w:val="004A03A3"/>
    <w:rsid w:val="004A0615"/>
    <w:rsid w:val="004A0C0D"/>
    <w:rsid w:val="004A0F2C"/>
    <w:rsid w:val="004A111B"/>
    <w:rsid w:val="004A18F0"/>
    <w:rsid w:val="004A1D35"/>
    <w:rsid w:val="004A1E3F"/>
    <w:rsid w:val="004A2221"/>
    <w:rsid w:val="004A23A7"/>
    <w:rsid w:val="004A2EAF"/>
    <w:rsid w:val="004A3807"/>
    <w:rsid w:val="004A3AB5"/>
    <w:rsid w:val="004A3B4C"/>
    <w:rsid w:val="004A403D"/>
    <w:rsid w:val="004A416F"/>
    <w:rsid w:val="004A4A86"/>
    <w:rsid w:val="004A4D84"/>
    <w:rsid w:val="004A5044"/>
    <w:rsid w:val="004A51BB"/>
    <w:rsid w:val="004A526C"/>
    <w:rsid w:val="004A57E6"/>
    <w:rsid w:val="004A582D"/>
    <w:rsid w:val="004A66DA"/>
    <w:rsid w:val="004A68C8"/>
    <w:rsid w:val="004A6985"/>
    <w:rsid w:val="004A75EE"/>
    <w:rsid w:val="004A77C8"/>
    <w:rsid w:val="004A7B9B"/>
    <w:rsid w:val="004A7D1B"/>
    <w:rsid w:val="004B051E"/>
    <w:rsid w:val="004B06F1"/>
    <w:rsid w:val="004B0A80"/>
    <w:rsid w:val="004B0C89"/>
    <w:rsid w:val="004B0E42"/>
    <w:rsid w:val="004B0F45"/>
    <w:rsid w:val="004B115E"/>
    <w:rsid w:val="004B186C"/>
    <w:rsid w:val="004B280D"/>
    <w:rsid w:val="004B2973"/>
    <w:rsid w:val="004B300A"/>
    <w:rsid w:val="004B315D"/>
    <w:rsid w:val="004B326C"/>
    <w:rsid w:val="004B34CE"/>
    <w:rsid w:val="004B389A"/>
    <w:rsid w:val="004B3B15"/>
    <w:rsid w:val="004B3BAC"/>
    <w:rsid w:val="004B4A12"/>
    <w:rsid w:val="004B4A71"/>
    <w:rsid w:val="004B4ADE"/>
    <w:rsid w:val="004B4AFB"/>
    <w:rsid w:val="004B4E81"/>
    <w:rsid w:val="004B4F08"/>
    <w:rsid w:val="004B58FE"/>
    <w:rsid w:val="004B5C9C"/>
    <w:rsid w:val="004B5D47"/>
    <w:rsid w:val="004B6137"/>
    <w:rsid w:val="004B6139"/>
    <w:rsid w:val="004B62C4"/>
    <w:rsid w:val="004B6516"/>
    <w:rsid w:val="004B6A09"/>
    <w:rsid w:val="004B6E31"/>
    <w:rsid w:val="004B72B4"/>
    <w:rsid w:val="004B7D02"/>
    <w:rsid w:val="004C0249"/>
    <w:rsid w:val="004C063B"/>
    <w:rsid w:val="004C0EEF"/>
    <w:rsid w:val="004C1833"/>
    <w:rsid w:val="004C1B02"/>
    <w:rsid w:val="004C2403"/>
    <w:rsid w:val="004C2853"/>
    <w:rsid w:val="004C2B06"/>
    <w:rsid w:val="004C2C99"/>
    <w:rsid w:val="004C3D5B"/>
    <w:rsid w:val="004C3EC7"/>
    <w:rsid w:val="004C4790"/>
    <w:rsid w:val="004C4C6A"/>
    <w:rsid w:val="004C4F85"/>
    <w:rsid w:val="004C519C"/>
    <w:rsid w:val="004C56E8"/>
    <w:rsid w:val="004C590B"/>
    <w:rsid w:val="004C5A91"/>
    <w:rsid w:val="004C5BFF"/>
    <w:rsid w:val="004C69CC"/>
    <w:rsid w:val="004C6EDB"/>
    <w:rsid w:val="004C733A"/>
    <w:rsid w:val="004C7899"/>
    <w:rsid w:val="004C794A"/>
    <w:rsid w:val="004C7B28"/>
    <w:rsid w:val="004C7B89"/>
    <w:rsid w:val="004C7C57"/>
    <w:rsid w:val="004C7ECA"/>
    <w:rsid w:val="004D003D"/>
    <w:rsid w:val="004D070B"/>
    <w:rsid w:val="004D0748"/>
    <w:rsid w:val="004D0966"/>
    <w:rsid w:val="004D0F61"/>
    <w:rsid w:val="004D162A"/>
    <w:rsid w:val="004D1CF0"/>
    <w:rsid w:val="004D1DD0"/>
    <w:rsid w:val="004D1DD6"/>
    <w:rsid w:val="004D22C0"/>
    <w:rsid w:val="004D244A"/>
    <w:rsid w:val="004D2954"/>
    <w:rsid w:val="004D2B00"/>
    <w:rsid w:val="004D2E80"/>
    <w:rsid w:val="004D34B3"/>
    <w:rsid w:val="004D370D"/>
    <w:rsid w:val="004D3947"/>
    <w:rsid w:val="004D3B3B"/>
    <w:rsid w:val="004D411E"/>
    <w:rsid w:val="004D429B"/>
    <w:rsid w:val="004D47E9"/>
    <w:rsid w:val="004D5112"/>
    <w:rsid w:val="004D557E"/>
    <w:rsid w:val="004D567A"/>
    <w:rsid w:val="004D5849"/>
    <w:rsid w:val="004D586F"/>
    <w:rsid w:val="004D5E40"/>
    <w:rsid w:val="004D5EC9"/>
    <w:rsid w:val="004D6E26"/>
    <w:rsid w:val="004D710F"/>
    <w:rsid w:val="004D719E"/>
    <w:rsid w:val="004D73DE"/>
    <w:rsid w:val="004D7435"/>
    <w:rsid w:val="004D74D0"/>
    <w:rsid w:val="004D75E1"/>
    <w:rsid w:val="004D7676"/>
    <w:rsid w:val="004D7CD5"/>
    <w:rsid w:val="004E075C"/>
    <w:rsid w:val="004E097C"/>
    <w:rsid w:val="004E19E7"/>
    <w:rsid w:val="004E1D1A"/>
    <w:rsid w:val="004E1E02"/>
    <w:rsid w:val="004E1F90"/>
    <w:rsid w:val="004E2019"/>
    <w:rsid w:val="004E205B"/>
    <w:rsid w:val="004E21B3"/>
    <w:rsid w:val="004E22D0"/>
    <w:rsid w:val="004E25FD"/>
    <w:rsid w:val="004E28C8"/>
    <w:rsid w:val="004E2E13"/>
    <w:rsid w:val="004E33CB"/>
    <w:rsid w:val="004E3725"/>
    <w:rsid w:val="004E3B74"/>
    <w:rsid w:val="004E408D"/>
    <w:rsid w:val="004E4636"/>
    <w:rsid w:val="004E46C3"/>
    <w:rsid w:val="004E4F0D"/>
    <w:rsid w:val="004E551C"/>
    <w:rsid w:val="004E58FD"/>
    <w:rsid w:val="004E5A14"/>
    <w:rsid w:val="004E606F"/>
    <w:rsid w:val="004E630C"/>
    <w:rsid w:val="004E6586"/>
    <w:rsid w:val="004E6648"/>
    <w:rsid w:val="004E6776"/>
    <w:rsid w:val="004E69D5"/>
    <w:rsid w:val="004E6CCD"/>
    <w:rsid w:val="004E73ED"/>
    <w:rsid w:val="004E7681"/>
    <w:rsid w:val="004E7A41"/>
    <w:rsid w:val="004F04EB"/>
    <w:rsid w:val="004F0A4A"/>
    <w:rsid w:val="004F135C"/>
    <w:rsid w:val="004F1427"/>
    <w:rsid w:val="004F1444"/>
    <w:rsid w:val="004F17D2"/>
    <w:rsid w:val="004F3681"/>
    <w:rsid w:val="004F3DDE"/>
    <w:rsid w:val="004F41E3"/>
    <w:rsid w:val="004F4264"/>
    <w:rsid w:val="004F4265"/>
    <w:rsid w:val="004F4532"/>
    <w:rsid w:val="004F4CE0"/>
    <w:rsid w:val="004F511E"/>
    <w:rsid w:val="004F5137"/>
    <w:rsid w:val="004F55F3"/>
    <w:rsid w:val="004F5B0F"/>
    <w:rsid w:val="004F5E8F"/>
    <w:rsid w:val="004F68EC"/>
    <w:rsid w:val="004F6D26"/>
    <w:rsid w:val="004F748C"/>
    <w:rsid w:val="004F7D8F"/>
    <w:rsid w:val="00500070"/>
    <w:rsid w:val="0050012D"/>
    <w:rsid w:val="005002E1"/>
    <w:rsid w:val="005003D2"/>
    <w:rsid w:val="00500654"/>
    <w:rsid w:val="005008FF"/>
    <w:rsid w:val="00500EA8"/>
    <w:rsid w:val="00500FF7"/>
    <w:rsid w:val="00501055"/>
    <w:rsid w:val="005018DB"/>
    <w:rsid w:val="00501CD9"/>
    <w:rsid w:val="00501FFE"/>
    <w:rsid w:val="005020AA"/>
    <w:rsid w:val="00502172"/>
    <w:rsid w:val="005021D0"/>
    <w:rsid w:val="005022B8"/>
    <w:rsid w:val="00502745"/>
    <w:rsid w:val="005029E7"/>
    <w:rsid w:val="00502B34"/>
    <w:rsid w:val="00503781"/>
    <w:rsid w:val="00503BE9"/>
    <w:rsid w:val="005041A8"/>
    <w:rsid w:val="00504400"/>
    <w:rsid w:val="005044E3"/>
    <w:rsid w:val="0050471E"/>
    <w:rsid w:val="0050481E"/>
    <w:rsid w:val="00504D24"/>
    <w:rsid w:val="0050548F"/>
    <w:rsid w:val="005054C9"/>
    <w:rsid w:val="005054DB"/>
    <w:rsid w:val="005056E1"/>
    <w:rsid w:val="005056E6"/>
    <w:rsid w:val="00505C0F"/>
    <w:rsid w:val="00505F5A"/>
    <w:rsid w:val="00506280"/>
    <w:rsid w:val="00506517"/>
    <w:rsid w:val="00506559"/>
    <w:rsid w:val="00506ACC"/>
    <w:rsid w:val="0050782C"/>
    <w:rsid w:val="00507D66"/>
    <w:rsid w:val="00507E97"/>
    <w:rsid w:val="00507EDF"/>
    <w:rsid w:val="00507F44"/>
    <w:rsid w:val="00510A86"/>
    <w:rsid w:val="00510DB9"/>
    <w:rsid w:val="0051111F"/>
    <w:rsid w:val="005119B5"/>
    <w:rsid w:val="00512356"/>
    <w:rsid w:val="0051290F"/>
    <w:rsid w:val="005129D4"/>
    <w:rsid w:val="00512B5C"/>
    <w:rsid w:val="005130A2"/>
    <w:rsid w:val="005133D4"/>
    <w:rsid w:val="00513770"/>
    <w:rsid w:val="00513C3A"/>
    <w:rsid w:val="0051475B"/>
    <w:rsid w:val="00514AD0"/>
    <w:rsid w:val="00514BCD"/>
    <w:rsid w:val="005158E7"/>
    <w:rsid w:val="00515CEF"/>
    <w:rsid w:val="005161ED"/>
    <w:rsid w:val="005162B9"/>
    <w:rsid w:val="00516CBD"/>
    <w:rsid w:val="0051783E"/>
    <w:rsid w:val="00517856"/>
    <w:rsid w:val="0051792E"/>
    <w:rsid w:val="00517C1D"/>
    <w:rsid w:val="00520250"/>
    <w:rsid w:val="00520D8B"/>
    <w:rsid w:val="00521872"/>
    <w:rsid w:val="005223D6"/>
    <w:rsid w:val="005225B4"/>
    <w:rsid w:val="005226E8"/>
    <w:rsid w:val="005229B2"/>
    <w:rsid w:val="00522F25"/>
    <w:rsid w:val="005231DA"/>
    <w:rsid w:val="00523578"/>
    <w:rsid w:val="00523C5D"/>
    <w:rsid w:val="00523DEA"/>
    <w:rsid w:val="00523E40"/>
    <w:rsid w:val="0052446C"/>
    <w:rsid w:val="00524727"/>
    <w:rsid w:val="005248C0"/>
    <w:rsid w:val="00524A20"/>
    <w:rsid w:val="00524FC1"/>
    <w:rsid w:val="005252DE"/>
    <w:rsid w:val="005254A6"/>
    <w:rsid w:val="00525936"/>
    <w:rsid w:val="005268A5"/>
    <w:rsid w:val="005269E1"/>
    <w:rsid w:val="00526A4B"/>
    <w:rsid w:val="0052753E"/>
    <w:rsid w:val="00527A03"/>
    <w:rsid w:val="00527F14"/>
    <w:rsid w:val="00530102"/>
    <w:rsid w:val="00530164"/>
    <w:rsid w:val="00530317"/>
    <w:rsid w:val="0053039B"/>
    <w:rsid w:val="00530707"/>
    <w:rsid w:val="005308C4"/>
    <w:rsid w:val="00530AC0"/>
    <w:rsid w:val="00530DA5"/>
    <w:rsid w:val="00530EB9"/>
    <w:rsid w:val="00531067"/>
    <w:rsid w:val="00531C35"/>
    <w:rsid w:val="00531DC8"/>
    <w:rsid w:val="00532000"/>
    <w:rsid w:val="0053214E"/>
    <w:rsid w:val="005322D0"/>
    <w:rsid w:val="00532510"/>
    <w:rsid w:val="0053271F"/>
    <w:rsid w:val="0053294C"/>
    <w:rsid w:val="005332CE"/>
    <w:rsid w:val="00533649"/>
    <w:rsid w:val="00533C0C"/>
    <w:rsid w:val="00533D79"/>
    <w:rsid w:val="0053437E"/>
    <w:rsid w:val="00534E44"/>
    <w:rsid w:val="00535C29"/>
    <w:rsid w:val="00535D59"/>
    <w:rsid w:val="00535DC5"/>
    <w:rsid w:val="00535E83"/>
    <w:rsid w:val="00536605"/>
    <w:rsid w:val="00536FDE"/>
    <w:rsid w:val="00537354"/>
    <w:rsid w:val="005377B4"/>
    <w:rsid w:val="00537C4E"/>
    <w:rsid w:val="00540229"/>
    <w:rsid w:val="00540278"/>
    <w:rsid w:val="00540650"/>
    <w:rsid w:val="005407E4"/>
    <w:rsid w:val="0054097B"/>
    <w:rsid w:val="005409D9"/>
    <w:rsid w:val="00541DE6"/>
    <w:rsid w:val="00541F6B"/>
    <w:rsid w:val="00542211"/>
    <w:rsid w:val="00542D6E"/>
    <w:rsid w:val="00543184"/>
    <w:rsid w:val="00543348"/>
    <w:rsid w:val="0054337D"/>
    <w:rsid w:val="00543572"/>
    <w:rsid w:val="00543620"/>
    <w:rsid w:val="00543F15"/>
    <w:rsid w:val="00544554"/>
    <w:rsid w:val="005446EC"/>
    <w:rsid w:val="0054471B"/>
    <w:rsid w:val="00544C24"/>
    <w:rsid w:val="00544F41"/>
    <w:rsid w:val="005452C3"/>
    <w:rsid w:val="0054535C"/>
    <w:rsid w:val="00545918"/>
    <w:rsid w:val="005463D4"/>
    <w:rsid w:val="00546B15"/>
    <w:rsid w:val="00546C69"/>
    <w:rsid w:val="00546CE6"/>
    <w:rsid w:val="00546DE6"/>
    <w:rsid w:val="00546F66"/>
    <w:rsid w:val="0054748D"/>
    <w:rsid w:val="0054773C"/>
    <w:rsid w:val="0054773F"/>
    <w:rsid w:val="00550673"/>
    <w:rsid w:val="00550929"/>
    <w:rsid w:val="005511F6"/>
    <w:rsid w:val="005514E7"/>
    <w:rsid w:val="00552C5E"/>
    <w:rsid w:val="00552D09"/>
    <w:rsid w:val="00553105"/>
    <w:rsid w:val="00553312"/>
    <w:rsid w:val="005533D1"/>
    <w:rsid w:val="005538B7"/>
    <w:rsid w:val="00553947"/>
    <w:rsid w:val="005539D8"/>
    <w:rsid w:val="00553A44"/>
    <w:rsid w:val="00553A98"/>
    <w:rsid w:val="00553B0A"/>
    <w:rsid w:val="00553C57"/>
    <w:rsid w:val="00553C7D"/>
    <w:rsid w:val="005542AB"/>
    <w:rsid w:val="005544C3"/>
    <w:rsid w:val="0055450B"/>
    <w:rsid w:val="005545D9"/>
    <w:rsid w:val="00554CC2"/>
    <w:rsid w:val="00554E1A"/>
    <w:rsid w:val="00554E28"/>
    <w:rsid w:val="005557ED"/>
    <w:rsid w:val="0055595C"/>
    <w:rsid w:val="00555CE8"/>
    <w:rsid w:val="00555F3D"/>
    <w:rsid w:val="005562CD"/>
    <w:rsid w:val="005564BD"/>
    <w:rsid w:val="005566F5"/>
    <w:rsid w:val="00556A3A"/>
    <w:rsid w:val="0056000E"/>
    <w:rsid w:val="005613B3"/>
    <w:rsid w:val="005613C8"/>
    <w:rsid w:val="00561411"/>
    <w:rsid w:val="0056156B"/>
    <w:rsid w:val="005616E1"/>
    <w:rsid w:val="0056216B"/>
    <w:rsid w:val="0056258A"/>
    <w:rsid w:val="005625EF"/>
    <w:rsid w:val="00564040"/>
    <w:rsid w:val="00564217"/>
    <w:rsid w:val="005645F9"/>
    <w:rsid w:val="00564F90"/>
    <w:rsid w:val="00565326"/>
    <w:rsid w:val="00565B2D"/>
    <w:rsid w:val="00565EF2"/>
    <w:rsid w:val="00566255"/>
    <w:rsid w:val="00566419"/>
    <w:rsid w:val="005664E1"/>
    <w:rsid w:val="00566507"/>
    <w:rsid w:val="00566554"/>
    <w:rsid w:val="00566751"/>
    <w:rsid w:val="005670F3"/>
    <w:rsid w:val="005673EC"/>
    <w:rsid w:val="0056751B"/>
    <w:rsid w:val="005675C6"/>
    <w:rsid w:val="005679E9"/>
    <w:rsid w:val="00567BA0"/>
    <w:rsid w:val="00567BA6"/>
    <w:rsid w:val="00567F13"/>
    <w:rsid w:val="0057049C"/>
    <w:rsid w:val="00570BB0"/>
    <w:rsid w:val="00571AE5"/>
    <w:rsid w:val="005722B8"/>
    <w:rsid w:val="00572EF4"/>
    <w:rsid w:val="00572F87"/>
    <w:rsid w:val="00573056"/>
    <w:rsid w:val="00573350"/>
    <w:rsid w:val="00573509"/>
    <w:rsid w:val="0057362F"/>
    <w:rsid w:val="00573E2B"/>
    <w:rsid w:val="00573F26"/>
    <w:rsid w:val="005742D2"/>
    <w:rsid w:val="005745EE"/>
    <w:rsid w:val="00574E3E"/>
    <w:rsid w:val="005757F7"/>
    <w:rsid w:val="00575DFA"/>
    <w:rsid w:val="00575FC6"/>
    <w:rsid w:val="00576196"/>
    <w:rsid w:val="00576F16"/>
    <w:rsid w:val="00577876"/>
    <w:rsid w:val="005779A9"/>
    <w:rsid w:val="00580038"/>
    <w:rsid w:val="00580394"/>
    <w:rsid w:val="0058047A"/>
    <w:rsid w:val="005808B5"/>
    <w:rsid w:val="00580A63"/>
    <w:rsid w:val="00581481"/>
    <w:rsid w:val="005814DB"/>
    <w:rsid w:val="00581CAC"/>
    <w:rsid w:val="00581CC6"/>
    <w:rsid w:val="005821ED"/>
    <w:rsid w:val="00582243"/>
    <w:rsid w:val="00582988"/>
    <w:rsid w:val="00582B47"/>
    <w:rsid w:val="00582DB5"/>
    <w:rsid w:val="00582F47"/>
    <w:rsid w:val="005834BC"/>
    <w:rsid w:val="005836C8"/>
    <w:rsid w:val="005838AC"/>
    <w:rsid w:val="00583C3F"/>
    <w:rsid w:val="00583FD6"/>
    <w:rsid w:val="0058421B"/>
    <w:rsid w:val="00584B9F"/>
    <w:rsid w:val="005851B3"/>
    <w:rsid w:val="005854BB"/>
    <w:rsid w:val="00585597"/>
    <w:rsid w:val="0058589C"/>
    <w:rsid w:val="0058679E"/>
    <w:rsid w:val="005867AE"/>
    <w:rsid w:val="00586FB4"/>
    <w:rsid w:val="00587B6C"/>
    <w:rsid w:val="00587FF5"/>
    <w:rsid w:val="0059013C"/>
    <w:rsid w:val="00590251"/>
    <w:rsid w:val="0059089D"/>
    <w:rsid w:val="00590905"/>
    <w:rsid w:val="00590FEA"/>
    <w:rsid w:val="00591988"/>
    <w:rsid w:val="00591B08"/>
    <w:rsid w:val="00592959"/>
    <w:rsid w:val="00592EFD"/>
    <w:rsid w:val="005936DD"/>
    <w:rsid w:val="00593F25"/>
    <w:rsid w:val="0059414B"/>
    <w:rsid w:val="0059458C"/>
    <w:rsid w:val="00594634"/>
    <w:rsid w:val="0059473E"/>
    <w:rsid w:val="0059521D"/>
    <w:rsid w:val="00595224"/>
    <w:rsid w:val="00596244"/>
    <w:rsid w:val="005965FB"/>
    <w:rsid w:val="0059683E"/>
    <w:rsid w:val="00596B00"/>
    <w:rsid w:val="00596CE6"/>
    <w:rsid w:val="005970A4"/>
    <w:rsid w:val="00597509"/>
    <w:rsid w:val="00597875"/>
    <w:rsid w:val="00597907"/>
    <w:rsid w:val="005A07C5"/>
    <w:rsid w:val="005A0D04"/>
    <w:rsid w:val="005A0DA6"/>
    <w:rsid w:val="005A1701"/>
    <w:rsid w:val="005A1963"/>
    <w:rsid w:val="005A1D32"/>
    <w:rsid w:val="005A1EA1"/>
    <w:rsid w:val="005A294B"/>
    <w:rsid w:val="005A2A6E"/>
    <w:rsid w:val="005A2C47"/>
    <w:rsid w:val="005A30D9"/>
    <w:rsid w:val="005A33AD"/>
    <w:rsid w:val="005A33F9"/>
    <w:rsid w:val="005A412A"/>
    <w:rsid w:val="005A4207"/>
    <w:rsid w:val="005A432E"/>
    <w:rsid w:val="005A4647"/>
    <w:rsid w:val="005A47A0"/>
    <w:rsid w:val="005A4F98"/>
    <w:rsid w:val="005A524C"/>
    <w:rsid w:val="005A547B"/>
    <w:rsid w:val="005A5EE4"/>
    <w:rsid w:val="005A612F"/>
    <w:rsid w:val="005A6321"/>
    <w:rsid w:val="005A6623"/>
    <w:rsid w:val="005A66A4"/>
    <w:rsid w:val="005A685F"/>
    <w:rsid w:val="005A72EC"/>
    <w:rsid w:val="005A7791"/>
    <w:rsid w:val="005A78A9"/>
    <w:rsid w:val="005A79F9"/>
    <w:rsid w:val="005B0707"/>
    <w:rsid w:val="005B075E"/>
    <w:rsid w:val="005B0A8F"/>
    <w:rsid w:val="005B0B6A"/>
    <w:rsid w:val="005B0BC8"/>
    <w:rsid w:val="005B0EA5"/>
    <w:rsid w:val="005B11F9"/>
    <w:rsid w:val="005B1799"/>
    <w:rsid w:val="005B19D3"/>
    <w:rsid w:val="005B230B"/>
    <w:rsid w:val="005B27C5"/>
    <w:rsid w:val="005B27C6"/>
    <w:rsid w:val="005B28D5"/>
    <w:rsid w:val="005B2B84"/>
    <w:rsid w:val="005B3376"/>
    <w:rsid w:val="005B33E1"/>
    <w:rsid w:val="005B353B"/>
    <w:rsid w:val="005B359E"/>
    <w:rsid w:val="005B3737"/>
    <w:rsid w:val="005B375C"/>
    <w:rsid w:val="005B38D8"/>
    <w:rsid w:val="005B3A0A"/>
    <w:rsid w:val="005B454A"/>
    <w:rsid w:val="005B4E40"/>
    <w:rsid w:val="005B4FA7"/>
    <w:rsid w:val="005B53F5"/>
    <w:rsid w:val="005B5C67"/>
    <w:rsid w:val="005B5EE6"/>
    <w:rsid w:val="005B68C6"/>
    <w:rsid w:val="005B6B2F"/>
    <w:rsid w:val="005B76F4"/>
    <w:rsid w:val="005B78C2"/>
    <w:rsid w:val="005B7A61"/>
    <w:rsid w:val="005B7DBC"/>
    <w:rsid w:val="005C022C"/>
    <w:rsid w:val="005C0425"/>
    <w:rsid w:val="005C04B6"/>
    <w:rsid w:val="005C0507"/>
    <w:rsid w:val="005C0B76"/>
    <w:rsid w:val="005C1599"/>
    <w:rsid w:val="005C1602"/>
    <w:rsid w:val="005C186C"/>
    <w:rsid w:val="005C1FFD"/>
    <w:rsid w:val="005C2229"/>
    <w:rsid w:val="005C2281"/>
    <w:rsid w:val="005C2909"/>
    <w:rsid w:val="005C2F43"/>
    <w:rsid w:val="005C3310"/>
    <w:rsid w:val="005C4A06"/>
    <w:rsid w:val="005C4E46"/>
    <w:rsid w:val="005C50DD"/>
    <w:rsid w:val="005C52E4"/>
    <w:rsid w:val="005C56F4"/>
    <w:rsid w:val="005C5786"/>
    <w:rsid w:val="005C5830"/>
    <w:rsid w:val="005C59B0"/>
    <w:rsid w:val="005C5C34"/>
    <w:rsid w:val="005C5DC7"/>
    <w:rsid w:val="005C67AC"/>
    <w:rsid w:val="005C6C5F"/>
    <w:rsid w:val="005C6CB7"/>
    <w:rsid w:val="005C6F75"/>
    <w:rsid w:val="005C7394"/>
    <w:rsid w:val="005C74C6"/>
    <w:rsid w:val="005C780B"/>
    <w:rsid w:val="005C7B5C"/>
    <w:rsid w:val="005C7CF9"/>
    <w:rsid w:val="005C7D9C"/>
    <w:rsid w:val="005C7FE3"/>
    <w:rsid w:val="005D0068"/>
    <w:rsid w:val="005D0790"/>
    <w:rsid w:val="005D09A4"/>
    <w:rsid w:val="005D0A03"/>
    <w:rsid w:val="005D107E"/>
    <w:rsid w:val="005D12A0"/>
    <w:rsid w:val="005D19DA"/>
    <w:rsid w:val="005D1C8A"/>
    <w:rsid w:val="005D1D85"/>
    <w:rsid w:val="005D1F99"/>
    <w:rsid w:val="005D2239"/>
    <w:rsid w:val="005D25F6"/>
    <w:rsid w:val="005D2690"/>
    <w:rsid w:val="005D306C"/>
    <w:rsid w:val="005D3255"/>
    <w:rsid w:val="005D33C3"/>
    <w:rsid w:val="005D341F"/>
    <w:rsid w:val="005D34D9"/>
    <w:rsid w:val="005D3A58"/>
    <w:rsid w:val="005D3E6E"/>
    <w:rsid w:val="005D3E91"/>
    <w:rsid w:val="005D4074"/>
    <w:rsid w:val="005D46FC"/>
    <w:rsid w:val="005D4ADC"/>
    <w:rsid w:val="005D53C1"/>
    <w:rsid w:val="005D6523"/>
    <w:rsid w:val="005D6574"/>
    <w:rsid w:val="005D6751"/>
    <w:rsid w:val="005D6898"/>
    <w:rsid w:val="005D68E8"/>
    <w:rsid w:val="005D6934"/>
    <w:rsid w:val="005D6B0B"/>
    <w:rsid w:val="005D6F70"/>
    <w:rsid w:val="005D71AB"/>
    <w:rsid w:val="005D77F7"/>
    <w:rsid w:val="005E01A1"/>
    <w:rsid w:val="005E021D"/>
    <w:rsid w:val="005E02C1"/>
    <w:rsid w:val="005E0496"/>
    <w:rsid w:val="005E08E0"/>
    <w:rsid w:val="005E0E9B"/>
    <w:rsid w:val="005E107F"/>
    <w:rsid w:val="005E1282"/>
    <w:rsid w:val="005E1337"/>
    <w:rsid w:val="005E13B6"/>
    <w:rsid w:val="005E1692"/>
    <w:rsid w:val="005E1A03"/>
    <w:rsid w:val="005E1F41"/>
    <w:rsid w:val="005E2C05"/>
    <w:rsid w:val="005E3C6A"/>
    <w:rsid w:val="005E3D2B"/>
    <w:rsid w:val="005E48D0"/>
    <w:rsid w:val="005E4ACF"/>
    <w:rsid w:val="005E4D33"/>
    <w:rsid w:val="005E4E0E"/>
    <w:rsid w:val="005E506A"/>
    <w:rsid w:val="005E5327"/>
    <w:rsid w:val="005E560A"/>
    <w:rsid w:val="005E5A95"/>
    <w:rsid w:val="005E5F2E"/>
    <w:rsid w:val="005E609D"/>
    <w:rsid w:val="005E70B9"/>
    <w:rsid w:val="005E714E"/>
    <w:rsid w:val="005E7197"/>
    <w:rsid w:val="005E723C"/>
    <w:rsid w:val="005E732A"/>
    <w:rsid w:val="005E7A63"/>
    <w:rsid w:val="005E7BC7"/>
    <w:rsid w:val="005E7DBE"/>
    <w:rsid w:val="005F0095"/>
    <w:rsid w:val="005F051E"/>
    <w:rsid w:val="005F083F"/>
    <w:rsid w:val="005F0907"/>
    <w:rsid w:val="005F0FFE"/>
    <w:rsid w:val="005F1168"/>
    <w:rsid w:val="005F189B"/>
    <w:rsid w:val="005F1C63"/>
    <w:rsid w:val="005F1EB5"/>
    <w:rsid w:val="005F3473"/>
    <w:rsid w:val="005F45BB"/>
    <w:rsid w:val="005F4941"/>
    <w:rsid w:val="005F4A99"/>
    <w:rsid w:val="005F4C9E"/>
    <w:rsid w:val="005F5006"/>
    <w:rsid w:val="005F5962"/>
    <w:rsid w:val="005F5AFF"/>
    <w:rsid w:val="005F614B"/>
    <w:rsid w:val="005F627B"/>
    <w:rsid w:val="005F653A"/>
    <w:rsid w:val="005F697D"/>
    <w:rsid w:val="005F6E68"/>
    <w:rsid w:val="005F72D7"/>
    <w:rsid w:val="005F761A"/>
    <w:rsid w:val="0060005E"/>
    <w:rsid w:val="0060011C"/>
    <w:rsid w:val="00600A6F"/>
    <w:rsid w:val="00600C62"/>
    <w:rsid w:val="00600E23"/>
    <w:rsid w:val="006012C2"/>
    <w:rsid w:val="006012CD"/>
    <w:rsid w:val="006013E3"/>
    <w:rsid w:val="006017AB"/>
    <w:rsid w:val="006017AC"/>
    <w:rsid w:val="0060193F"/>
    <w:rsid w:val="00601AD0"/>
    <w:rsid w:val="00602300"/>
    <w:rsid w:val="00602BB8"/>
    <w:rsid w:val="00602C80"/>
    <w:rsid w:val="00602FBA"/>
    <w:rsid w:val="00603D9B"/>
    <w:rsid w:val="00603E61"/>
    <w:rsid w:val="00603F25"/>
    <w:rsid w:val="00603F36"/>
    <w:rsid w:val="0060497E"/>
    <w:rsid w:val="006050B1"/>
    <w:rsid w:val="00605723"/>
    <w:rsid w:val="0060623F"/>
    <w:rsid w:val="006063E6"/>
    <w:rsid w:val="00606BEA"/>
    <w:rsid w:val="00606CC3"/>
    <w:rsid w:val="00606E41"/>
    <w:rsid w:val="00607689"/>
    <w:rsid w:val="00607BE6"/>
    <w:rsid w:val="00610384"/>
    <w:rsid w:val="00610798"/>
    <w:rsid w:val="00611290"/>
    <w:rsid w:val="006114A4"/>
    <w:rsid w:val="00611856"/>
    <w:rsid w:val="006118E8"/>
    <w:rsid w:val="00611B54"/>
    <w:rsid w:val="00611C5E"/>
    <w:rsid w:val="00611D0C"/>
    <w:rsid w:val="006120C3"/>
    <w:rsid w:val="006129F4"/>
    <w:rsid w:val="00612C4A"/>
    <w:rsid w:val="00612CC7"/>
    <w:rsid w:val="00612FA1"/>
    <w:rsid w:val="00613032"/>
    <w:rsid w:val="0061375B"/>
    <w:rsid w:val="00613B12"/>
    <w:rsid w:val="00613C37"/>
    <w:rsid w:val="006142AD"/>
    <w:rsid w:val="0061443D"/>
    <w:rsid w:val="006158A0"/>
    <w:rsid w:val="00615FB0"/>
    <w:rsid w:val="00616839"/>
    <w:rsid w:val="00617083"/>
    <w:rsid w:val="006176A3"/>
    <w:rsid w:val="00617B97"/>
    <w:rsid w:val="00617C68"/>
    <w:rsid w:val="00617CDE"/>
    <w:rsid w:val="00617DE9"/>
    <w:rsid w:val="00620C3F"/>
    <w:rsid w:val="00621A55"/>
    <w:rsid w:val="006227C8"/>
    <w:rsid w:val="006236BD"/>
    <w:rsid w:val="006238F6"/>
    <w:rsid w:val="00623A03"/>
    <w:rsid w:val="00623C54"/>
    <w:rsid w:val="00623E73"/>
    <w:rsid w:val="0062404E"/>
    <w:rsid w:val="006240BC"/>
    <w:rsid w:val="00624130"/>
    <w:rsid w:val="00624884"/>
    <w:rsid w:val="00624946"/>
    <w:rsid w:val="00624A12"/>
    <w:rsid w:val="00625930"/>
    <w:rsid w:val="006262D9"/>
    <w:rsid w:val="0062659A"/>
    <w:rsid w:val="00626E74"/>
    <w:rsid w:val="00627069"/>
    <w:rsid w:val="00627408"/>
    <w:rsid w:val="00627489"/>
    <w:rsid w:val="00627717"/>
    <w:rsid w:val="00627A56"/>
    <w:rsid w:val="00627B2D"/>
    <w:rsid w:val="00627BA4"/>
    <w:rsid w:val="00627CE8"/>
    <w:rsid w:val="00627D13"/>
    <w:rsid w:val="00627F46"/>
    <w:rsid w:val="006309B5"/>
    <w:rsid w:val="00630AE9"/>
    <w:rsid w:val="00630B17"/>
    <w:rsid w:val="00630C43"/>
    <w:rsid w:val="00630FEA"/>
    <w:rsid w:val="0063108F"/>
    <w:rsid w:val="006316D1"/>
    <w:rsid w:val="0063171A"/>
    <w:rsid w:val="00631E2E"/>
    <w:rsid w:val="00631F0A"/>
    <w:rsid w:val="00632246"/>
    <w:rsid w:val="006329AF"/>
    <w:rsid w:val="00633064"/>
    <w:rsid w:val="00633682"/>
    <w:rsid w:val="006336B6"/>
    <w:rsid w:val="00633788"/>
    <w:rsid w:val="00633ED4"/>
    <w:rsid w:val="00634225"/>
    <w:rsid w:val="0063471B"/>
    <w:rsid w:val="00634945"/>
    <w:rsid w:val="00634B25"/>
    <w:rsid w:val="00634CA8"/>
    <w:rsid w:val="00634E30"/>
    <w:rsid w:val="00634FD7"/>
    <w:rsid w:val="00635465"/>
    <w:rsid w:val="006358AD"/>
    <w:rsid w:val="006358EA"/>
    <w:rsid w:val="00635B63"/>
    <w:rsid w:val="00635B7A"/>
    <w:rsid w:val="006369BD"/>
    <w:rsid w:val="00636BDD"/>
    <w:rsid w:val="00636CF6"/>
    <w:rsid w:val="00637157"/>
    <w:rsid w:val="00637210"/>
    <w:rsid w:val="00637382"/>
    <w:rsid w:val="0063739F"/>
    <w:rsid w:val="006375A9"/>
    <w:rsid w:val="0063787A"/>
    <w:rsid w:val="006379D4"/>
    <w:rsid w:val="00640BA6"/>
    <w:rsid w:val="00640D97"/>
    <w:rsid w:val="00641E9C"/>
    <w:rsid w:val="00642192"/>
    <w:rsid w:val="0064249E"/>
    <w:rsid w:val="00642A30"/>
    <w:rsid w:val="00642F1A"/>
    <w:rsid w:val="006430EF"/>
    <w:rsid w:val="00643FA1"/>
    <w:rsid w:val="00644164"/>
    <w:rsid w:val="006445FE"/>
    <w:rsid w:val="006447DE"/>
    <w:rsid w:val="006449FE"/>
    <w:rsid w:val="00644B2E"/>
    <w:rsid w:val="00644BBE"/>
    <w:rsid w:val="00644FFF"/>
    <w:rsid w:val="00645569"/>
    <w:rsid w:val="00645FAE"/>
    <w:rsid w:val="006462AF"/>
    <w:rsid w:val="0064666F"/>
    <w:rsid w:val="0064689B"/>
    <w:rsid w:val="00646926"/>
    <w:rsid w:val="00646D8E"/>
    <w:rsid w:val="00646F27"/>
    <w:rsid w:val="00646F81"/>
    <w:rsid w:val="006474E8"/>
    <w:rsid w:val="0064753B"/>
    <w:rsid w:val="00650937"/>
    <w:rsid w:val="006511FE"/>
    <w:rsid w:val="00651482"/>
    <w:rsid w:val="00651901"/>
    <w:rsid w:val="00651904"/>
    <w:rsid w:val="00651D68"/>
    <w:rsid w:val="006521FA"/>
    <w:rsid w:val="00652247"/>
    <w:rsid w:val="00652505"/>
    <w:rsid w:val="006526D6"/>
    <w:rsid w:val="00652744"/>
    <w:rsid w:val="0065289D"/>
    <w:rsid w:val="00652C4E"/>
    <w:rsid w:val="00653E1A"/>
    <w:rsid w:val="00654544"/>
    <w:rsid w:val="00654D13"/>
    <w:rsid w:val="00655075"/>
    <w:rsid w:val="00655085"/>
    <w:rsid w:val="00655387"/>
    <w:rsid w:val="00655910"/>
    <w:rsid w:val="00655A45"/>
    <w:rsid w:val="0065650A"/>
    <w:rsid w:val="006568C0"/>
    <w:rsid w:val="00656AD8"/>
    <w:rsid w:val="00656DD2"/>
    <w:rsid w:val="0065763E"/>
    <w:rsid w:val="006604A4"/>
    <w:rsid w:val="006607FC"/>
    <w:rsid w:val="00660A33"/>
    <w:rsid w:val="00660E07"/>
    <w:rsid w:val="00660E1D"/>
    <w:rsid w:val="006610F8"/>
    <w:rsid w:val="00661600"/>
    <w:rsid w:val="00661696"/>
    <w:rsid w:val="0066260D"/>
    <w:rsid w:val="00662D8F"/>
    <w:rsid w:val="00663216"/>
    <w:rsid w:val="006636F2"/>
    <w:rsid w:val="00663D60"/>
    <w:rsid w:val="00663E8A"/>
    <w:rsid w:val="006643E7"/>
    <w:rsid w:val="006644B3"/>
    <w:rsid w:val="006647D4"/>
    <w:rsid w:val="00664811"/>
    <w:rsid w:val="00664A55"/>
    <w:rsid w:val="00664CE6"/>
    <w:rsid w:val="0066523C"/>
    <w:rsid w:val="00665B59"/>
    <w:rsid w:val="00665CF6"/>
    <w:rsid w:val="00665DC7"/>
    <w:rsid w:val="006665BB"/>
    <w:rsid w:val="00666784"/>
    <w:rsid w:val="00666BC4"/>
    <w:rsid w:val="00666F7C"/>
    <w:rsid w:val="0066753A"/>
    <w:rsid w:val="00667872"/>
    <w:rsid w:val="00667C46"/>
    <w:rsid w:val="00667D7A"/>
    <w:rsid w:val="006708E0"/>
    <w:rsid w:val="00670A22"/>
    <w:rsid w:val="00670D5C"/>
    <w:rsid w:val="00670D66"/>
    <w:rsid w:val="00671DDB"/>
    <w:rsid w:val="00672113"/>
    <w:rsid w:val="006722C1"/>
    <w:rsid w:val="006725B4"/>
    <w:rsid w:val="00672627"/>
    <w:rsid w:val="00672A0B"/>
    <w:rsid w:val="00673330"/>
    <w:rsid w:val="00673529"/>
    <w:rsid w:val="0067478B"/>
    <w:rsid w:val="006748AB"/>
    <w:rsid w:val="00674B8E"/>
    <w:rsid w:val="00674C65"/>
    <w:rsid w:val="00674D72"/>
    <w:rsid w:val="00676905"/>
    <w:rsid w:val="00676F41"/>
    <w:rsid w:val="00676FD6"/>
    <w:rsid w:val="006772CB"/>
    <w:rsid w:val="006778CE"/>
    <w:rsid w:val="00677FF2"/>
    <w:rsid w:val="00680D61"/>
    <w:rsid w:val="00681478"/>
    <w:rsid w:val="00681B73"/>
    <w:rsid w:val="00681DB5"/>
    <w:rsid w:val="0068233D"/>
    <w:rsid w:val="006824A1"/>
    <w:rsid w:val="00682702"/>
    <w:rsid w:val="006827CD"/>
    <w:rsid w:val="00682DFC"/>
    <w:rsid w:val="00683171"/>
    <w:rsid w:val="0068361D"/>
    <w:rsid w:val="006836F9"/>
    <w:rsid w:val="00683E7D"/>
    <w:rsid w:val="00683E9C"/>
    <w:rsid w:val="00683F1C"/>
    <w:rsid w:val="00683FBA"/>
    <w:rsid w:val="006840D8"/>
    <w:rsid w:val="00684881"/>
    <w:rsid w:val="00684C3D"/>
    <w:rsid w:val="00685111"/>
    <w:rsid w:val="006852B6"/>
    <w:rsid w:val="00685454"/>
    <w:rsid w:val="00685473"/>
    <w:rsid w:val="006855EA"/>
    <w:rsid w:val="00685902"/>
    <w:rsid w:val="00686282"/>
    <w:rsid w:val="00686A1B"/>
    <w:rsid w:val="00686BB4"/>
    <w:rsid w:val="00686F56"/>
    <w:rsid w:val="00687138"/>
    <w:rsid w:val="00687238"/>
    <w:rsid w:val="006876CF"/>
    <w:rsid w:val="00687B12"/>
    <w:rsid w:val="00687C89"/>
    <w:rsid w:val="00687E81"/>
    <w:rsid w:val="00687EDA"/>
    <w:rsid w:val="00690D03"/>
    <w:rsid w:val="00691A7B"/>
    <w:rsid w:val="00691AF3"/>
    <w:rsid w:val="00691D65"/>
    <w:rsid w:val="00691D7C"/>
    <w:rsid w:val="0069232C"/>
    <w:rsid w:val="00692FF0"/>
    <w:rsid w:val="00693146"/>
    <w:rsid w:val="0069352F"/>
    <w:rsid w:val="00693561"/>
    <w:rsid w:val="0069393E"/>
    <w:rsid w:val="00693953"/>
    <w:rsid w:val="006943BE"/>
    <w:rsid w:val="006946E8"/>
    <w:rsid w:val="00694A30"/>
    <w:rsid w:val="00695125"/>
    <w:rsid w:val="0069521B"/>
    <w:rsid w:val="006952DF"/>
    <w:rsid w:val="006957F5"/>
    <w:rsid w:val="00695870"/>
    <w:rsid w:val="00695B67"/>
    <w:rsid w:val="00695E18"/>
    <w:rsid w:val="00696210"/>
    <w:rsid w:val="00696723"/>
    <w:rsid w:val="006967CF"/>
    <w:rsid w:val="00696C43"/>
    <w:rsid w:val="00696E1F"/>
    <w:rsid w:val="00696EEC"/>
    <w:rsid w:val="006971C5"/>
    <w:rsid w:val="0069766F"/>
    <w:rsid w:val="00697A74"/>
    <w:rsid w:val="00697C5C"/>
    <w:rsid w:val="00697ED6"/>
    <w:rsid w:val="00697F70"/>
    <w:rsid w:val="006A045B"/>
    <w:rsid w:val="006A05EE"/>
    <w:rsid w:val="006A08B7"/>
    <w:rsid w:val="006A1450"/>
    <w:rsid w:val="006A171B"/>
    <w:rsid w:val="006A1959"/>
    <w:rsid w:val="006A19CB"/>
    <w:rsid w:val="006A225F"/>
    <w:rsid w:val="006A25B0"/>
    <w:rsid w:val="006A26C9"/>
    <w:rsid w:val="006A283A"/>
    <w:rsid w:val="006A2CFB"/>
    <w:rsid w:val="006A2DFE"/>
    <w:rsid w:val="006A2E8D"/>
    <w:rsid w:val="006A2FA5"/>
    <w:rsid w:val="006A37E6"/>
    <w:rsid w:val="006A3A2C"/>
    <w:rsid w:val="006A3F7E"/>
    <w:rsid w:val="006A4349"/>
    <w:rsid w:val="006A43C8"/>
    <w:rsid w:val="006A4482"/>
    <w:rsid w:val="006A44A3"/>
    <w:rsid w:val="006A49CB"/>
    <w:rsid w:val="006A547C"/>
    <w:rsid w:val="006A550A"/>
    <w:rsid w:val="006A68BA"/>
    <w:rsid w:val="006A695F"/>
    <w:rsid w:val="006A6CAF"/>
    <w:rsid w:val="006A6FDA"/>
    <w:rsid w:val="006A798A"/>
    <w:rsid w:val="006A7FB5"/>
    <w:rsid w:val="006B0108"/>
    <w:rsid w:val="006B0166"/>
    <w:rsid w:val="006B0307"/>
    <w:rsid w:val="006B0695"/>
    <w:rsid w:val="006B06C0"/>
    <w:rsid w:val="006B0CB8"/>
    <w:rsid w:val="006B0CF5"/>
    <w:rsid w:val="006B0EF7"/>
    <w:rsid w:val="006B15DA"/>
    <w:rsid w:val="006B181C"/>
    <w:rsid w:val="006B1ADE"/>
    <w:rsid w:val="006B1B91"/>
    <w:rsid w:val="006B1D02"/>
    <w:rsid w:val="006B211E"/>
    <w:rsid w:val="006B2730"/>
    <w:rsid w:val="006B2E04"/>
    <w:rsid w:val="006B30CD"/>
    <w:rsid w:val="006B3607"/>
    <w:rsid w:val="006B3A8E"/>
    <w:rsid w:val="006B3B5B"/>
    <w:rsid w:val="006B3D81"/>
    <w:rsid w:val="006B45F8"/>
    <w:rsid w:val="006B4A7D"/>
    <w:rsid w:val="006B4C62"/>
    <w:rsid w:val="006B5583"/>
    <w:rsid w:val="006B58B6"/>
    <w:rsid w:val="006B58ED"/>
    <w:rsid w:val="006B5C21"/>
    <w:rsid w:val="006B64DD"/>
    <w:rsid w:val="006B66D1"/>
    <w:rsid w:val="006B6790"/>
    <w:rsid w:val="006B67A6"/>
    <w:rsid w:val="006B6816"/>
    <w:rsid w:val="006B68EF"/>
    <w:rsid w:val="006B6A18"/>
    <w:rsid w:val="006B7B08"/>
    <w:rsid w:val="006C0291"/>
    <w:rsid w:val="006C0436"/>
    <w:rsid w:val="006C0523"/>
    <w:rsid w:val="006C14CA"/>
    <w:rsid w:val="006C1915"/>
    <w:rsid w:val="006C19E6"/>
    <w:rsid w:val="006C3705"/>
    <w:rsid w:val="006C41ED"/>
    <w:rsid w:val="006C462B"/>
    <w:rsid w:val="006C4E1D"/>
    <w:rsid w:val="006C53F9"/>
    <w:rsid w:val="006C5950"/>
    <w:rsid w:val="006C5E20"/>
    <w:rsid w:val="006C600A"/>
    <w:rsid w:val="006C6203"/>
    <w:rsid w:val="006C6778"/>
    <w:rsid w:val="006C6B5B"/>
    <w:rsid w:val="006C6CBC"/>
    <w:rsid w:val="006C6D25"/>
    <w:rsid w:val="006C71C9"/>
    <w:rsid w:val="006C7BDA"/>
    <w:rsid w:val="006D0125"/>
    <w:rsid w:val="006D08ED"/>
    <w:rsid w:val="006D0EA2"/>
    <w:rsid w:val="006D0EB6"/>
    <w:rsid w:val="006D1116"/>
    <w:rsid w:val="006D12C4"/>
    <w:rsid w:val="006D1889"/>
    <w:rsid w:val="006D192A"/>
    <w:rsid w:val="006D1EF3"/>
    <w:rsid w:val="006D2594"/>
    <w:rsid w:val="006D3803"/>
    <w:rsid w:val="006D3A44"/>
    <w:rsid w:val="006D3F60"/>
    <w:rsid w:val="006D40D6"/>
    <w:rsid w:val="006D4498"/>
    <w:rsid w:val="006D464E"/>
    <w:rsid w:val="006D48B8"/>
    <w:rsid w:val="006D5971"/>
    <w:rsid w:val="006D5E8D"/>
    <w:rsid w:val="006D6140"/>
    <w:rsid w:val="006D6194"/>
    <w:rsid w:val="006D6CDA"/>
    <w:rsid w:val="006D6CE8"/>
    <w:rsid w:val="006D6DE9"/>
    <w:rsid w:val="006D721A"/>
    <w:rsid w:val="006D73F8"/>
    <w:rsid w:val="006D75A1"/>
    <w:rsid w:val="006D770C"/>
    <w:rsid w:val="006D789A"/>
    <w:rsid w:val="006D78B2"/>
    <w:rsid w:val="006D791D"/>
    <w:rsid w:val="006E033C"/>
    <w:rsid w:val="006E07FD"/>
    <w:rsid w:val="006E0AF7"/>
    <w:rsid w:val="006E0C75"/>
    <w:rsid w:val="006E0F28"/>
    <w:rsid w:val="006E0F8B"/>
    <w:rsid w:val="006E1360"/>
    <w:rsid w:val="006E1B78"/>
    <w:rsid w:val="006E1E84"/>
    <w:rsid w:val="006E26BF"/>
    <w:rsid w:val="006E2992"/>
    <w:rsid w:val="006E383E"/>
    <w:rsid w:val="006E3C06"/>
    <w:rsid w:val="006E47E5"/>
    <w:rsid w:val="006E4960"/>
    <w:rsid w:val="006E4F51"/>
    <w:rsid w:val="006E5000"/>
    <w:rsid w:val="006E5134"/>
    <w:rsid w:val="006E51B0"/>
    <w:rsid w:val="006E559D"/>
    <w:rsid w:val="006E585C"/>
    <w:rsid w:val="006E5A3D"/>
    <w:rsid w:val="006E604B"/>
    <w:rsid w:val="006E62EB"/>
    <w:rsid w:val="006E6660"/>
    <w:rsid w:val="006E66DB"/>
    <w:rsid w:val="006E6FDE"/>
    <w:rsid w:val="006E79B8"/>
    <w:rsid w:val="006F0281"/>
    <w:rsid w:val="006F0429"/>
    <w:rsid w:val="006F05E8"/>
    <w:rsid w:val="006F0A18"/>
    <w:rsid w:val="006F0D9B"/>
    <w:rsid w:val="006F10D8"/>
    <w:rsid w:val="006F14B8"/>
    <w:rsid w:val="006F15EB"/>
    <w:rsid w:val="006F1641"/>
    <w:rsid w:val="006F1919"/>
    <w:rsid w:val="006F19FB"/>
    <w:rsid w:val="006F1CD1"/>
    <w:rsid w:val="006F1E5A"/>
    <w:rsid w:val="006F1F53"/>
    <w:rsid w:val="006F2081"/>
    <w:rsid w:val="006F24EB"/>
    <w:rsid w:val="006F26A8"/>
    <w:rsid w:val="006F27F3"/>
    <w:rsid w:val="006F305C"/>
    <w:rsid w:val="006F366A"/>
    <w:rsid w:val="006F37D3"/>
    <w:rsid w:val="006F3B9D"/>
    <w:rsid w:val="006F3F21"/>
    <w:rsid w:val="006F4199"/>
    <w:rsid w:val="006F4216"/>
    <w:rsid w:val="006F4B42"/>
    <w:rsid w:val="006F5159"/>
    <w:rsid w:val="006F5328"/>
    <w:rsid w:val="006F6A81"/>
    <w:rsid w:val="006F7638"/>
    <w:rsid w:val="006F7BD8"/>
    <w:rsid w:val="006F7F3B"/>
    <w:rsid w:val="007005E2"/>
    <w:rsid w:val="007009CE"/>
    <w:rsid w:val="00700DFD"/>
    <w:rsid w:val="007014E2"/>
    <w:rsid w:val="00701506"/>
    <w:rsid w:val="00701829"/>
    <w:rsid w:val="007018AC"/>
    <w:rsid w:val="00701A5D"/>
    <w:rsid w:val="00701DBC"/>
    <w:rsid w:val="00702B42"/>
    <w:rsid w:val="00703406"/>
    <w:rsid w:val="007034A8"/>
    <w:rsid w:val="00703DB9"/>
    <w:rsid w:val="00704070"/>
    <w:rsid w:val="007040B2"/>
    <w:rsid w:val="007041F3"/>
    <w:rsid w:val="00704400"/>
    <w:rsid w:val="0070451E"/>
    <w:rsid w:val="0070480F"/>
    <w:rsid w:val="007049C5"/>
    <w:rsid w:val="007051F0"/>
    <w:rsid w:val="00705A69"/>
    <w:rsid w:val="00705A6C"/>
    <w:rsid w:val="00705B55"/>
    <w:rsid w:val="00705D6D"/>
    <w:rsid w:val="007060B2"/>
    <w:rsid w:val="007060F7"/>
    <w:rsid w:val="007066F7"/>
    <w:rsid w:val="00707331"/>
    <w:rsid w:val="00707339"/>
    <w:rsid w:val="007073B0"/>
    <w:rsid w:val="007073E9"/>
    <w:rsid w:val="00707826"/>
    <w:rsid w:val="0070783E"/>
    <w:rsid w:val="00707C8A"/>
    <w:rsid w:val="00707E51"/>
    <w:rsid w:val="00707EBE"/>
    <w:rsid w:val="007102AB"/>
    <w:rsid w:val="007106DC"/>
    <w:rsid w:val="007108B3"/>
    <w:rsid w:val="00710CA1"/>
    <w:rsid w:val="0071106E"/>
    <w:rsid w:val="0071140D"/>
    <w:rsid w:val="00711429"/>
    <w:rsid w:val="00711952"/>
    <w:rsid w:val="00711A3B"/>
    <w:rsid w:val="00711D32"/>
    <w:rsid w:val="00711D3B"/>
    <w:rsid w:val="00711D7D"/>
    <w:rsid w:val="00712413"/>
    <w:rsid w:val="007125B1"/>
    <w:rsid w:val="007129F5"/>
    <w:rsid w:val="00712DAC"/>
    <w:rsid w:val="00712E62"/>
    <w:rsid w:val="007130FC"/>
    <w:rsid w:val="007135C7"/>
    <w:rsid w:val="00713A7F"/>
    <w:rsid w:val="00713AB9"/>
    <w:rsid w:val="00713B6A"/>
    <w:rsid w:val="00713EA5"/>
    <w:rsid w:val="0071413A"/>
    <w:rsid w:val="007141FF"/>
    <w:rsid w:val="0071433B"/>
    <w:rsid w:val="00714376"/>
    <w:rsid w:val="0071469F"/>
    <w:rsid w:val="00714780"/>
    <w:rsid w:val="00714D39"/>
    <w:rsid w:val="00715733"/>
    <w:rsid w:val="007160AA"/>
    <w:rsid w:val="007163E4"/>
    <w:rsid w:val="0071643C"/>
    <w:rsid w:val="00716E80"/>
    <w:rsid w:val="00716FC5"/>
    <w:rsid w:val="007171C7"/>
    <w:rsid w:val="007173BC"/>
    <w:rsid w:val="00717A51"/>
    <w:rsid w:val="00720267"/>
    <w:rsid w:val="007204D8"/>
    <w:rsid w:val="007208F3"/>
    <w:rsid w:val="00720956"/>
    <w:rsid w:val="00720999"/>
    <w:rsid w:val="00721573"/>
    <w:rsid w:val="007215FE"/>
    <w:rsid w:val="00721AE0"/>
    <w:rsid w:val="00721CA0"/>
    <w:rsid w:val="007221EE"/>
    <w:rsid w:val="0072258A"/>
    <w:rsid w:val="007226A4"/>
    <w:rsid w:val="007226AC"/>
    <w:rsid w:val="007226BE"/>
    <w:rsid w:val="00722873"/>
    <w:rsid w:val="00722957"/>
    <w:rsid w:val="00722C7A"/>
    <w:rsid w:val="00723605"/>
    <w:rsid w:val="00723744"/>
    <w:rsid w:val="00723BE7"/>
    <w:rsid w:val="0072440E"/>
    <w:rsid w:val="00724BE4"/>
    <w:rsid w:val="00724CA2"/>
    <w:rsid w:val="0072534D"/>
    <w:rsid w:val="007255F8"/>
    <w:rsid w:val="00725634"/>
    <w:rsid w:val="007257A1"/>
    <w:rsid w:val="00725A76"/>
    <w:rsid w:val="00726258"/>
    <w:rsid w:val="0072690B"/>
    <w:rsid w:val="00726952"/>
    <w:rsid w:val="00726D4F"/>
    <w:rsid w:val="00727468"/>
    <w:rsid w:val="00727707"/>
    <w:rsid w:val="00727744"/>
    <w:rsid w:val="0072790D"/>
    <w:rsid w:val="00727BAC"/>
    <w:rsid w:val="00727C0B"/>
    <w:rsid w:val="007301C9"/>
    <w:rsid w:val="0073066B"/>
    <w:rsid w:val="00730705"/>
    <w:rsid w:val="00730AEA"/>
    <w:rsid w:val="007311EB"/>
    <w:rsid w:val="007312F2"/>
    <w:rsid w:val="00731667"/>
    <w:rsid w:val="0073173A"/>
    <w:rsid w:val="00731A36"/>
    <w:rsid w:val="00731ADB"/>
    <w:rsid w:val="00731CEC"/>
    <w:rsid w:val="00732383"/>
    <w:rsid w:val="007323AC"/>
    <w:rsid w:val="00732891"/>
    <w:rsid w:val="00732927"/>
    <w:rsid w:val="00732AE2"/>
    <w:rsid w:val="00732DFD"/>
    <w:rsid w:val="00733597"/>
    <w:rsid w:val="007342E9"/>
    <w:rsid w:val="00734380"/>
    <w:rsid w:val="00734486"/>
    <w:rsid w:val="0073467C"/>
    <w:rsid w:val="00734C8E"/>
    <w:rsid w:val="007352A1"/>
    <w:rsid w:val="007356B4"/>
    <w:rsid w:val="00735748"/>
    <w:rsid w:val="0073598F"/>
    <w:rsid w:val="00735DB1"/>
    <w:rsid w:val="00736176"/>
    <w:rsid w:val="00736346"/>
    <w:rsid w:val="0073656A"/>
    <w:rsid w:val="007367A1"/>
    <w:rsid w:val="00736B50"/>
    <w:rsid w:val="0073742C"/>
    <w:rsid w:val="00737C57"/>
    <w:rsid w:val="00737EBC"/>
    <w:rsid w:val="00737F58"/>
    <w:rsid w:val="007404CF"/>
    <w:rsid w:val="007404E0"/>
    <w:rsid w:val="00742B92"/>
    <w:rsid w:val="00742C40"/>
    <w:rsid w:val="00742D9B"/>
    <w:rsid w:val="00743429"/>
    <w:rsid w:val="007441D9"/>
    <w:rsid w:val="00744278"/>
    <w:rsid w:val="00744D0F"/>
    <w:rsid w:val="0074544F"/>
    <w:rsid w:val="00745758"/>
    <w:rsid w:val="00745CE2"/>
    <w:rsid w:val="00745CEA"/>
    <w:rsid w:val="007461E9"/>
    <w:rsid w:val="00746457"/>
    <w:rsid w:val="00746CB5"/>
    <w:rsid w:val="007471D2"/>
    <w:rsid w:val="00747435"/>
    <w:rsid w:val="007475E5"/>
    <w:rsid w:val="007476F1"/>
    <w:rsid w:val="00747A6D"/>
    <w:rsid w:val="00747DDF"/>
    <w:rsid w:val="007503A4"/>
    <w:rsid w:val="00750980"/>
    <w:rsid w:val="0075140A"/>
    <w:rsid w:val="007514DC"/>
    <w:rsid w:val="007517AF"/>
    <w:rsid w:val="00751A27"/>
    <w:rsid w:val="00751D9B"/>
    <w:rsid w:val="00751FCD"/>
    <w:rsid w:val="007526A5"/>
    <w:rsid w:val="007527D2"/>
    <w:rsid w:val="00752990"/>
    <w:rsid w:val="00752BBC"/>
    <w:rsid w:val="00752D8B"/>
    <w:rsid w:val="00753374"/>
    <w:rsid w:val="00753852"/>
    <w:rsid w:val="00753D8D"/>
    <w:rsid w:val="00753F21"/>
    <w:rsid w:val="007542D2"/>
    <w:rsid w:val="00754413"/>
    <w:rsid w:val="0075567C"/>
    <w:rsid w:val="00755D3E"/>
    <w:rsid w:val="00755FDB"/>
    <w:rsid w:val="00756484"/>
    <w:rsid w:val="007567AE"/>
    <w:rsid w:val="0075687C"/>
    <w:rsid w:val="0075696D"/>
    <w:rsid w:val="00756C17"/>
    <w:rsid w:val="00756E08"/>
    <w:rsid w:val="007570F2"/>
    <w:rsid w:val="0075715F"/>
    <w:rsid w:val="00757461"/>
    <w:rsid w:val="007574E9"/>
    <w:rsid w:val="00757676"/>
    <w:rsid w:val="00757BC0"/>
    <w:rsid w:val="00757DCC"/>
    <w:rsid w:val="00757E16"/>
    <w:rsid w:val="007605D0"/>
    <w:rsid w:val="007608A6"/>
    <w:rsid w:val="00760BE1"/>
    <w:rsid w:val="00760CD2"/>
    <w:rsid w:val="00760E9F"/>
    <w:rsid w:val="007612EC"/>
    <w:rsid w:val="0076188C"/>
    <w:rsid w:val="0076197A"/>
    <w:rsid w:val="00761F3E"/>
    <w:rsid w:val="00762122"/>
    <w:rsid w:val="00762817"/>
    <w:rsid w:val="00762DA6"/>
    <w:rsid w:val="00762E8F"/>
    <w:rsid w:val="00762FA7"/>
    <w:rsid w:val="00763BC4"/>
    <w:rsid w:val="00764068"/>
    <w:rsid w:val="00764422"/>
    <w:rsid w:val="00764B01"/>
    <w:rsid w:val="00764C50"/>
    <w:rsid w:val="00764E25"/>
    <w:rsid w:val="0076565A"/>
    <w:rsid w:val="00765849"/>
    <w:rsid w:val="007666D8"/>
    <w:rsid w:val="00766ADA"/>
    <w:rsid w:val="007676B9"/>
    <w:rsid w:val="00767735"/>
    <w:rsid w:val="00767A32"/>
    <w:rsid w:val="0077011F"/>
    <w:rsid w:val="00770322"/>
    <w:rsid w:val="00770E5A"/>
    <w:rsid w:val="00770FE0"/>
    <w:rsid w:val="007716BD"/>
    <w:rsid w:val="00771A21"/>
    <w:rsid w:val="00771B70"/>
    <w:rsid w:val="00771DD1"/>
    <w:rsid w:val="00772E2B"/>
    <w:rsid w:val="00773037"/>
    <w:rsid w:val="0077326D"/>
    <w:rsid w:val="007735B8"/>
    <w:rsid w:val="00773912"/>
    <w:rsid w:val="00773E28"/>
    <w:rsid w:val="007741F5"/>
    <w:rsid w:val="0077436A"/>
    <w:rsid w:val="0077444B"/>
    <w:rsid w:val="00775322"/>
    <w:rsid w:val="00775431"/>
    <w:rsid w:val="007759C3"/>
    <w:rsid w:val="00775B27"/>
    <w:rsid w:val="0077621E"/>
    <w:rsid w:val="00776267"/>
    <w:rsid w:val="0077668F"/>
    <w:rsid w:val="0077694A"/>
    <w:rsid w:val="00776B22"/>
    <w:rsid w:val="00776C01"/>
    <w:rsid w:val="00777522"/>
    <w:rsid w:val="00777A19"/>
    <w:rsid w:val="00777B1E"/>
    <w:rsid w:val="00777E01"/>
    <w:rsid w:val="007803DF"/>
    <w:rsid w:val="0078184A"/>
    <w:rsid w:val="00781A44"/>
    <w:rsid w:val="00781DEA"/>
    <w:rsid w:val="00781FE4"/>
    <w:rsid w:val="007821D9"/>
    <w:rsid w:val="00782574"/>
    <w:rsid w:val="00782D4C"/>
    <w:rsid w:val="00783571"/>
    <w:rsid w:val="007835FB"/>
    <w:rsid w:val="00783755"/>
    <w:rsid w:val="00783CAF"/>
    <w:rsid w:val="00783DE9"/>
    <w:rsid w:val="00783FEA"/>
    <w:rsid w:val="007840AB"/>
    <w:rsid w:val="007842E2"/>
    <w:rsid w:val="0078430D"/>
    <w:rsid w:val="00784674"/>
    <w:rsid w:val="007846CC"/>
    <w:rsid w:val="0078470D"/>
    <w:rsid w:val="00785D89"/>
    <w:rsid w:val="00785E90"/>
    <w:rsid w:val="00786215"/>
    <w:rsid w:val="00786603"/>
    <w:rsid w:val="00786637"/>
    <w:rsid w:val="007868F2"/>
    <w:rsid w:val="00787701"/>
    <w:rsid w:val="0078773F"/>
    <w:rsid w:val="007878D8"/>
    <w:rsid w:val="007878F2"/>
    <w:rsid w:val="007878FC"/>
    <w:rsid w:val="00787F65"/>
    <w:rsid w:val="00790189"/>
    <w:rsid w:val="0079028F"/>
    <w:rsid w:val="00790720"/>
    <w:rsid w:val="007914FB"/>
    <w:rsid w:val="007917C5"/>
    <w:rsid w:val="00791BA3"/>
    <w:rsid w:val="00792214"/>
    <w:rsid w:val="0079245A"/>
    <w:rsid w:val="00792480"/>
    <w:rsid w:val="007924F8"/>
    <w:rsid w:val="00792C55"/>
    <w:rsid w:val="00792C70"/>
    <w:rsid w:val="00792ED9"/>
    <w:rsid w:val="007938BC"/>
    <w:rsid w:val="00793A20"/>
    <w:rsid w:val="00793B67"/>
    <w:rsid w:val="00793BCD"/>
    <w:rsid w:val="00794548"/>
    <w:rsid w:val="00794666"/>
    <w:rsid w:val="007950F7"/>
    <w:rsid w:val="00795109"/>
    <w:rsid w:val="0079569D"/>
    <w:rsid w:val="007957E2"/>
    <w:rsid w:val="00795A1C"/>
    <w:rsid w:val="0079603E"/>
    <w:rsid w:val="007961C9"/>
    <w:rsid w:val="00796488"/>
    <w:rsid w:val="007964C0"/>
    <w:rsid w:val="00797003"/>
    <w:rsid w:val="00797528"/>
    <w:rsid w:val="00797612"/>
    <w:rsid w:val="007A0058"/>
    <w:rsid w:val="007A0AEA"/>
    <w:rsid w:val="007A1483"/>
    <w:rsid w:val="007A1AE2"/>
    <w:rsid w:val="007A2859"/>
    <w:rsid w:val="007A28C1"/>
    <w:rsid w:val="007A2959"/>
    <w:rsid w:val="007A2E68"/>
    <w:rsid w:val="007A2E75"/>
    <w:rsid w:val="007A2F7A"/>
    <w:rsid w:val="007A32C4"/>
    <w:rsid w:val="007A439D"/>
    <w:rsid w:val="007A5118"/>
    <w:rsid w:val="007A5437"/>
    <w:rsid w:val="007A5636"/>
    <w:rsid w:val="007A584A"/>
    <w:rsid w:val="007A5859"/>
    <w:rsid w:val="007A6232"/>
    <w:rsid w:val="007A647D"/>
    <w:rsid w:val="007A6C96"/>
    <w:rsid w:val="007A6EBB"/>
    <w:rsid w:val="007A7052"/>
    <w:rsid w:val="007A72D0"/>
    <w:rsid w:val="007A7441"/>
    <w:rsid w:val="007A758B"/>
    <w:rsid w:val="007A7707"/>
    <w:rsid w:val="007A7726"/>
    <w:rsid w:val="007A7A98"/>
    <w:rsid w:val="007A7DDE"/>
    <w:rsid w:val="007B007C"/>
    <w:rsid w:val="007B06D6"/>
    <w:rsid w:val="007B0B1D"/>
    <w:rsid w:val="007B0C7D"/>
    <w:rsid w:val="007B0F08"/>
    <w:rsid w:val="007B1372"/>
    <w:rsid w:val="007B1584"/>
    <w:rsid w:val="007B1597"/>
    <w:rsid w:val="007B1CCC"/>
    <w:rsid w:val="007B2082"/>
    <w:rsid w:val="007B24E8"/>
    <w:rsid w:val="007B261E"/>
    <w:rsid w:val="007B266F"/>
    <w:rsid w:val="007B2EB1"/>
    <w:rsid w:val="007B2F26"/>
    <w:rsid w:val="007B38CC"/>
    <w:rsid w:val="007B3F73"/>
    <w:rsid w:val="007B410F"/>
    <w:rsid w:val="007B46B2"/>
    <w:rsid w:val="007B48EC"/>
    <w:rsid w:val="007B524C"/>
    <w:rsid w:val="007B57EF"/>
    <w:rsid w:val="007B5EA3"/>
    <w:rsid w:val="007B61C4"/>
    <w:rsid w:val="007B710D"/>
    <w:rsid w:val="007B7B9A"/>
    <w:rsid w:val="007B7D73"/>
    <w:rsid w:val="007B7DB1"/>
    <w:rsid w:val="007B7E70"/>
    <w:rsid w:val="007B7F91"/>
    <w:rsid w:val="007C04E0"/>
    <w:rsid w:val="007C08A6"/>
    <w:rsid w:val="007C0C2B"/>
    <w:rsid w:val="007C112D"/>
    <w:rsid w:val="007C13E7"/>
    <w:rsid w:val="007C1546"/>
    <w:rsid w:val="007C15B9"/>
    <w:rsid w:val="007C1930"/>
    <w:rsid w:val="007C20AF"/>
    <w:rsid w:val="007C2588"/>
    <w:rsid w:val="007C25F5"/>
    <w:rsid w:val="007C2A88"/>
    <w:rsid w:val="007C2E1D"/>
    <w:rsid w:val="007C3271"/>
    <w:rsid w:val="007C32BB"/>
    <w:rsid w:val="007C35DD"/>
    <w:rsid w:val="007C384E"/>
    <w:rsid w:val="007C3E86"/>
    <w:rsid w:val="007C3F0D"/>
    <w:rsid w:val="007C3F2B"/>
    <w:rsid w:val="007C4584"/>
    <w:rsid w:val="007C461F"/>
    <w:rsid w:val="007C5043"/>
    <w:rsid w:val="007C5225"/>
    <w:rsid w:val="007C5435"/>
    <w:rsid w:val="007C579B"/>
    <w:rsid w:val="007C57AB"/>
    <w:rsid w:val="007C63AD"/>
    <w:rsid w:val="007C6913"/>
    <w:rsid w:val="007C6B05"/>
    <w:rsid w:val="007C6CF1"/>
    <w:rsid w:val="007C71B1"/>
    <w:rsid w:val="007C71B3"/>
    <w:rsid w:val="007C72DB"/>
    <w:rsid w:val="007C7623"/>
    <w:rsid w:val="007C7884"/>
    <w:rsid w:val="007C7FBC"/>
    <w:rsid w:val="007D0116"/>
    <w:rsid w:val="007D0394"/>
    <w:rsid w:val="007D03F7"/>
    <w:rsid w:val="007D0BD1"/>
    <w:rsid w:val="007D116E"/>
    <w:rsid w:val="007D131A"/>
    <w:rsid w:val="007D1409"/>
    <w:rsid w:val="007D1706"/>
    <w:rsid w:val="007D17CF"/>
    <w:rsid w:val="007D1893"/>
    <w:rsid w:val="007D26FF"/>
    <w:rsid w:val="007D2A90"/>
    <w:rsid w:val="007D2D19"/>
    <w:rsid w:val="007D2D48"/>
    <w:rsid w:val="007D2E12"/>
    <w:rsid w:val="007D3309"/>
    <w:rsid w:val="007D34FF"/>
    <w:rsid w:val="007D37E6"/>
    <w:rsid w:val="007D3DB5"/>
    <w:rsid w:val="007D3DDF"/>
    <w:rsid w:val="007D3E2B"/>
    <w:rsid w:val="007D406D"/>
    <w:rsid w:val="007D44EA"/>
    <w:rsid w:val="007D455B"/>
    <w:rsid w:val="007D4814"/>
    <w:rsid w:val="007D486C"/>
    <w:rsid w:val="007D4F13"/>
    <w:rsid w:val="007D5226"/>
    <w:rsid w:val="007D5AB0"/>
    <w:rsid w:val="007D5D4A"/>
    <w:rsid w:val="007D5EE1"/>
    <w:rsid w:val="007D6323"/>
    <w:rsid w:val="007D69BC"/>
    <w:rsid w:val="007D69F3"/>
    <w:rsid w:val="007D6E16"/>
    <w:rsid w:val="007D7DD7"/>
    <w:rsid w:val="007E00E4"/>
    <w:rsid w:val="007E02EE"/>
    <w:rsid w:val="007E0A0D"/>
    <w:rsid w:val="007E0A8F"/>
    <w:rsid w:val="007E0B72"/>
    <w:rsid w:val="007E0BBB"/>
    <w:rsid w:val="007E0D6C"/>
    <w:rsid w:val="007E1040"/>
    <w:rsid w:val="007E1A93"/>
    <w:rsid w:val="007E213B"/>
    <w:rsid w:val="007E2652"/>
    <w:rsid w:val="007E2CE6"/>
    <w:rsid w:val="007E2CF1"/>
    <w:rsid w:val="007E2D15"/>
    <w:rsid w:val="007E2DA9"/>
    <w:rsid w:val="007E309B"/>
    <w:rsid w:val="007E3CF3"/>
    <w:rsid w:val="007E4005"/>
    <w:rsid w:val="007E47B3"/>
    <w:rsid w:val="007E4804"/>
    <w:rsid w:val="007E48E4"/>
    <w:rsid w:val="007E4D97"/>
    <w:rsid w:val="007E4E86"/>
    <w:rsid w:val="007E50A0"/>
    <w:rsid w:val="007E5C06"/>
    <w:rsid w:val="007E5EF5"/>
    <w:rsid w:val="007E6759"/>
    <w:rsid w:val="007E67CD"/>
    <w:rsid w:val="007E6BEA"/>
    <w:rsid w:val="007E7317"/>
    <w:rsid w:val="007E7F05"/>
    <w:rsid w:val="007E7F8A"/>
    <w:rsid w:val="007F1131"/>
    <w:rsid w:val="007F124D"/>
    <w:rsid w:val="007F151B"/>
    <w:rsid w:val="007F20FD"/>
    <w:rsid w:val="007F21FA"/>
    <w:rsid w:val="007F2452"/>
    <w:rsid w:val="007F267A"/>
    <w:rsid w:val="007F278C"/>
    <w:rsid w:val="007F2912"/>
    <w:rsid w:val="007F2CAA"/>
    <w:rsid w:val="007F2F6D"/>
    <w:rsid w:val="007F336F"/>
    <w:rsid w:val="007F3420"/>
    <w:rsid w:val="007F3468"/>
    <w:rsid w:val="007F3957"/>
    <w:rsid w:val="007F4226"/>
    <w:rsid w:val="007F482D"/>
    <w:rsid w:val="007F4881"/>
    <w:rsid w:val="007F576C"/>
    <w:rsid w:val="007F5C00"/>
    <w:rsid w:val="007F66ED"/>
    <w:rsid w:val="007F67F1"/>
    <w:rsid w:val="007F68A8"/>
    <w:rsid w:val="007F6ACA"/>
    <w:rsid w:val="007F6E19"/>
    <w:rsid w:val="007F762A"/>
    <w:rsid w:val="007F7704"/>
    <w:rsid w:val="007F79FB"/>
    <w:rsid w:val="007F7A33"/>
    <w:rsid w:val="007F7ED2"/>
    <w:rsid w:val="008007E8"/>
    <w:rsid w:val="00800998"/>
    <w:rsid w:val="0080118E"/>
    <w:rsid w:val="008014EE"/>
    <w:rsid w:val="00801502"/>
    <w:rsid w:val="00801B0B"/>
    <w:rsid w:val="008024C6"/>
    <w:rsid w:val="00802BC5"/>
    <w:rsid w:val="008033F7"/>
    <w:rsid w:val="00803D7A"/>
    <w:rsid w:val="00803E08"/>
    <w:rsid w:val="0080439D"/>
    <w:rsid w:val="0080451E"/>
    <w:rsid w:val="00804C00"/>
    <w:rsid w:val="00804F8C"/>
    <w:rsid w:val="00804FA0"/>
    <w:rsid w:val="008050FA"/>
    <w:rsid w:val="0080537B"/>
    <w:rsid w:val="00805E72"/>
    <w:rsid w:val="0080686F"/>
    <w:rsid w:val="008069D2"/>
    <w:rsid w:val="00806A73"/>
    <w:rsid w:val="00806B02"/>
    <w:rsid w:val="0080753B"/>
    <w:rsid w:val="008075C9"/>
    <w:rsid w:val="00807948"/>
    <w:rsid w:val="00807B46"/>
    <w:rsid w:val="00810261"/>
    <w:rsid w:val="00810551"/>
    <w:rsid w:val="0081059F"/>
    <w:rsid w:val="00810731"/>
    <w:rsid w:val="0081085B"/>
    <w:rsid w:val="00810A25"/>
    <w:rsid w:val="00811AC7"/>
    <w:rsid w:val="00811AE0"/>
    <w:rsid w:val="008120B9"/>
    <w:rsid w:val="008120E2"/>
    <w:rsid w:val="00812B92"/>
    <w:rsid w:val="00812EBE"/>
    <w:rsid w:val="00812F5D"/>
    <w:rsid w:val="00812F9D"/>
    <w:rsid w:val="00813565"/>
    <w:rsid w:val="008136EA"/>
    <w:rsid w:val="00813738"/>
    <w:rsid w:val="00813853"/>
    <w:rsid w:val="00813EC6"/>
    <w:rsid w:val="0081479B"/>
    <w:rsid w:val="008149DB"/>
    <w:rsid w:val="00814A88"/>
    <w:rsid w:val="008159D3"/>
    <w:rsid w:val="00816096"/>
    <w:rsid w:val="008161D5"/>
    <w:rsid w:val="008169AF"/>
    <w:rsid w:val="00816C49"/>
    <w:rsid w:val="008170BE"/>
    <w:rsid w:val="008176C0"/>
    <w:rsid w:val="00817C1E"/>
    <w:rsid w:val="00820A52"/>
    <w:rsid w:val="0082107C"/>
    <w:rsid w:val="008211A0"/>
    <w:rsid w:val="0082156D"/>
    <w:rsid w:val="008215EF"/>
    <w:rsid w:val="00822172"/>
    <w:rsid w:val="0082262D"/>
    <w:rsid w:val="00822BEF"/>
    <w:rsid w:val="00822FD0"/>
    <w:rsid w:val="0082305E"/>
    <w:rsid w:val="008231A2"/>
    <w:rsid w:val="00823976"/>
    <w:rsid w:val="008251F4"/>
    <w:rsid w:val="00825818"/>
    <w:rsid w:val="00825A7F"/>
    <w:rsid w:val="00825CBD"/>
    <w:rsid w:val="00825F79"/>
    <w:rsid w:val="008260D0"/>
    <w:rsid w:val="00826CC7"/>
    <w:rsid w:val="00826D82"/>
    <w:rsid w:val="00827226"/>
    <w:rsid w:val="00830251"/>
    <w:rsid w:val="008305D6"/>
    <w:rsid w:val="00830623"/>
    <w:rsid w:val="00830E8E"/>
    <w:rsid w:val="00831056"/>
    <w:rsid w:val="008314F9"/>
    <w:rsid w:val="00831998"/>
    <w:rsid w:val="00831DA0"/>
    <w:rsid w:val="008320AB"/>
    <w:rsid w:val="00833168"/>
    <w:rsid w:val="00833196"/>
    <w:rsid w:val="00833431"/>
    <w:rsid w:val="00833601"/>
    <w:rsid w:val="008336E1"/>
    <w:rsid w:val="00833AC7"/>
    <w:rsid w:val="00834F72"/>
    <w:rsid w:val="008356F2"/>
    <w:rsid w:val="0083659C"/>
    <w:rsid w:val="008367CE"/>
    <w:rsid w:val="00836861"/>
    <w:rsid w:val="00836C24"/>
    <w:rsid w:val="00836F4A"/>
    <w:rsid w:val="00836F4F"/>
    <w:rsid w:val="00836F8C"/>
    <w:rsid w:val="0083769F"/>
    <w:rsid w:val="00837B48"/>
    <w:rsid w:val="00837D44"/>
    <w:rsid w:val="00840732"/>
    <w:rsid w:val="00840B14"/>
    <w:rsid w:val="00840F18"/>
    <w:rsid w:val="00840FF0"/>
    <w:rsid w:val="0084107B"/>
    <w:rsid w:val="00841B43"/>
    <w:rsid w:val="00842871"/>
    <w:rsid w:val="008429F5"/>
    <w:rsid w:val="00842E42"/>
    <w:rsid w:val="0084453F"/>
    <w:rsid w:val="00845173"/>
    <w:rsid w:val="00845191"/>
    <w:rsid w:val="008452EB"/>
    <w:rsid w:val="0084577F"/>
    <w:rsid w:val="00845E44"/>
    <w:rsid w:val="008460EC"/>
    <w:rsid w:val="00846343"/>
    <w:rsid w:val="00846346"/>
    <w:rsid w:val="0084693B"/>
    <w:rsid w:val="00846952"/>
    <w:rsid w:val="00846F16"/>
    <w:rsid w:val="00846F45"/>
    <w:rsid w:val="00847251"/>
    <w:rsid w:val="008473D6"/>
    <w:rsid w:val="008476BC"/>
    <w:rsid w:val="0085039E"/>
    <w:rsid w:val="008505AC"/>
    <w:rsid w:val="00850BE2"/>
    <w:rsid w:val="00850DA5"/>
    <w:rsid w:val="00851064"/>
    <w:rsid w:val="00852032"/>
    <w:rsid w:val="00852444"/>
    <w:rsid w:val="0085265B"/>
    <w:rsid w:val="00852677"/>
    <w:rsid w:val="00852B05"/>
    <w:rsid w:val="00852D1C"/>
    <w:rsid w:val="008530E6"/>
    <w:rsid w:val="00853E0C"/>
    <w:rsid w:val="00853E61"/>
    <w:rsid w:val="00854F8C"/>
    <w:rsid w:val="0085549F"/>
    <w:rsid w:val="008558D3"/>
    <w:rsid w:val="00855A47"/>
    <w:rsid w:val="00855B76"/>
    <w:rsid w:val="00855BBF"/>
    <w:rsid w:val="00856706"/>
    <w:rsid w:val="00856E3A"/>
    <w:rsid w:val="00856E60"/>
    <w:rsid w:val="008579E1"/>
    <w:rsid w:val="00857B85"/>
    <w:rsid w:val="00857C63"/>
    <w:rsid w:val="00857EE1"/>
    <w:rsid w:val="00860052"/>
    <w:rsid w:val="00860653"/>
    <w:rsid w:val="00860B67"/>
    <w:rsid w:val="00860C24"/>
    <w:rsid w:val="00860F61"/>
    <w:rsid w:val="008614E0"/>
    <w:rsid w:val="00861C9B"/>
    <w:rsid w:val="00861F73"/>
    <w:rsid w:val="008621A3"/>
    <w:rsid w:val="0086368B"/>
    <w:rsid w:val="0086416E"/>
    <w:rsid w:val="0086417C"/>
    <w:rsid w:val="00864798"/>
    <w:rsid w:val="00864822"/>
    <w:rsid w:val="00864CD6"/>
    <w:rsid w:val="00864E11"/>
    <w:rsid w:val="00864E41"/>
    <w:rsid w:val="0086502B"/>
    <w:rsid w:val="008651E7"/>
    <w:rsid w:val="0086553D"/>
    <w:rsid w:val="0086574F"/>
    <w:rsid w:val="00865A02"/>
    <w:rsid w:val="00865C69"/>
    <w:rsid w:val="00865FB9"/>
    <w:rsid w:val="008666BA"/>
    <w:rsid w:val="00867317"/>
    <w:rsid w:val="008678FA"/>
    <w:rsid w:val="00867B9F"/>
    <w:rsid w:val="008703C5"/>
    <w:rsid w:val="0087080D"/>
    <w:rsid w:val="00870C8E"/>
    <w:rsid w:val="008712E9"/>
    <w:rsid w:val="00871756"/>
    <w:rsid w:val="00871D2F"/>
    <w:rsid w:val="00871FB9"/>
    <w:rsid w:val="008724CE"/>
    <w:rsid w:val="0087260F"/>
    <w:rsid w:val="00872E7C"/>
    <w:rsid w:val="00872EA7"/>
    <w:rsid w:val="008734A8"/>
    <w:rsid w:val="008736CF"/>
    <w:rsid w:val="008737DA"/>
    <w:rsid w:val="008738A4"/>
    <w:rsid w:val="00873C7B"/>
    <w:rsid w:val="00873E96"/>
    <w:rsid w:val="0087413A"/>
    <w:rsid w:val="008747CD"/>
    <w:rsid w:val="00875743"/>
    <w:rsid w:val="00875B6D"/>
    <w:rsid w:val="00875CE7"/>
    <w:rsid w:val="008761AA"/>
    <w:rsid w:val="00876AC1"/>
    <w:rsid w:val="00876B91"/>
    <w:rsid w:val="00876D1A"/>
    <w:rsid w:val="008770D7"/>
    <w:rsid w:val="00877259"/>
    <w:rsid w:val="008777ED"/>
    <w:rsid w:val="008778F8"/>
    <w:rsid w:val="00877988"/>
    <w:rsid w:val="00877C76"/>
    <w:rsid w:val="00877F48"/>
    <w:rsid w:val="00880078"/>
    <w:rsid w:val="008800AF"/>
    <w:rsid w:val="00880636"/>
    <w:rsid w:val="008809DA"/>
    <w:rsid w:val="00880A3E"/>
    <w:rsid w:val="00880AF5"/>
    <w:rsid w:val="00880CBD"/>
    <w:rsid w:val="00881329"/>
    <w:rsid w:val="00881EA1"/>
    <w:rsid w:val="00882845"/>
    <w:rsid w:val="00882E76"/>
    <w:rsid w:val="0088305D"/>
    <w:rsid w:val="008832AE"/>
    <w:rsid w:val="008835C3"/>
    <w:rsid w:val="00883887"/>
    <w:rsid w:val="0088392C"/>
    <w:rsid w:val="008839AA"/>
    <w:rsid w:val="00883A1C"/>
    <w:rsid w:val="00883F6F"/>
    <w:rsid w:val="008855BC"/>
    <w:rsid w:val="00885A1B"/>
    <w:rsid w:val="00885AEE"/>
    <w:rsid w:val="008864FE"/>
    <w:rsid w:val="008865DC"/>
    <w:rsid w:val="00886732"/>
    <w:rsid w:val="008867EC"/>
    <w:rsid w:val="00886833"/>
    <w:rsid w:val="0088706E"/>
    <w:rsid w:val="008871CC"/>
    <w:rsid w:val="00887244"/>
    <w:rsid w:val="00887295"/>
    <w:rsid w:val="0088752C"/>
    <w:rsid w:val="0089049F"/>
    <w:rsid w:val="00890D93"/>
    <w:rsid w:val="00891BC4"/>
    <w:rsid w:val="00891EEA"/>
    <w:rsid w:val="00891F5D"/>
    <w:rsid w:val="00892F9C"/>
    <w:rsid w:val="0089339B"/>
    <w:rsid w:val="00893981"/>
    <w:rsid w:val="00893AC9"/>
    <w:rsid w:val="00893B69"/>
    <w:rsid w:val="00893D8E"/>
    <w:rsid w:val="00893FCE"/>
    <w:rsid w:val="00894367"/>
    <w:rsid w:val="008944A6"/>
    <w:rsid w:val="00894610"/>
    <w:rsid w:val="00894FC5"/>
    <w:rsid w:val="00895FC1"/>
    <w:rsid w:val="0089620E"/>
    <w:rsid w:val="00896686"/>
    <w:rsid w:val="00896A3F"/>
    <w:rsid w:val="00896CD6"/>
    <w:rsid w:val="0089710E"/>
    <w:rsid w:val="00897147"/>
    <w:rsid w:val="008971A5"/>
    <w:rsid w:val="00897C38"/>
    <w:rsid w:val="008A0303"/>
    <w:rsid w:val="008A0349"/>
    <w:rsid w:val="008A03BC"/>
    <w:rsid w:val="008A04CC"/>
    <w:rsid w:val="008A132F"/>
    <w:rsid w:val="008A154B"/>
    <w:rsid w:val="008A15A5"/>
    <w:rsid w:val="008A1A98"/>
    <w:rsid w:val="008A1B43"/>
    <w:rsid w:val="008A1D2C"/>
    <w:rsid w:val="008A1DD8"/>
    <w:rsid w:val="008A21DA"/>
    <w:rsid w:val="008A251D"/>
    <w:rsid w:val="008A2620"/>
    <w:rsid w:val="008A2807"/>
    <w:rsid w:val="008A2B97"/>
    <w:rsid w:val="008A2D10"/>
    <w:rsid w:val="008A2E76"/>
    <w:rsid w:val="008A3028"/>
    <w:rsid w:val="008A34BA"/>
    <w:rsid w:val="008A35E8"/>
    <w:rsid w:val="008A3AC9"/>
    <w:rsid w:val="008A3CF4"/>
    <w:rsid w:val="008A3EDF"/>
    <w:rsid w:val="008A40B9"/>
    <w:rsid w:val="008A432D"/>
    <w:rsid w:val="008A4884"/>
    <w:rsid w:val="008A4A83"/>
    <w:rsid w:val="008A4BDD"/>
    <w:rsid w:val="008A4D5D"/>
    <w:rsid w:val="008A4E36"/>
    <w:rsid w:val="008A4E3B"/>
    <w:rsid w:val="008A53AD"/>
    <w:rsid w:val="008A5414"/>
    <w:rsid w:val="008A54A2"/>
    <w:rsid w:val="008A596F"/>
    <w:rsid w:val="008A5C68"/>
    <w:rsid w:val="008A5D53"/>
    <w:rsid w:val="008A5DBB"/>
    <w:rsid w:val="008A5E79"/>
    <w:rsid w:val="008A61B8"/>
    <w:rsid w:val="008A69A0"/>
    <w:rsid w:val="008A6F4C"/>
    <w:rsid w:val="008A7073"/>
    <w:rsid w:val="008A71EA"/>
    <w:rsid w:val="008A7E89"/>
    <w:rsid w:val="008A7ECE"/>
    <w:rsid w:val="008B00A4"/>
    <w:rsid w:val="008B0276"/>
    <w:rsid w:val="008B08D0"/>
    <w:rsid w:val="008B0CE8"/>
    <w:rsid w:val="008B1001"/>
    <w:rsid w:val="008B116B"/>
    <w:rsid w:val="008B117F"/>
    <w:rsid w:val="008B1827"/>
    <w:rsid w:val="008B1A1A"/>
    <w:rsid w:val="008B1AAD"/>
    <w:rsid w:val="008B227B"/>
    <w:rsid w:val="008B28FA"/>
    <w:rsid w:val="008B2943"/>
    <w:rsid w:val="008B2A32"/>
    <w:rsid w:val="008B2EDD"/>
    <w:rsid w:val="008B3165"/>
    <w:rsid w:val="008B31AD"/>
    <w:rsid w:val="008B35D3"/>
    <w:rsid w:val="008B3630"/>
    <w:rsid w:val="008B3BFF"/>
    <w:rsid w:val="008B4757"/>
    <w:rsid w:val="008B4B8C"/>
    <w:rsid w:val="008B4FEF"/>
    <w:rsid w:val="008B53AC"/>
    <w:rsid w:val="008B5C5A"/>
    <w:rsid w:val="008B5F99"/>
    <w:rsid w:val="008B668F"/>
    <w:rsid w:val="008B6CCB"/>
    <w:rsid w:val="008B7312"/>
    <w:rsid w:val="008B7A59"/>
    <w:rsid w:val="008B7D21"/>
    <w:rsid w:val="008B7D7F"/>
    <w:rsid w:val="008C02C6"/>
    <w:rsid w:val="008C1370"/>
    <w:rsid w:val="008C1B4B"/>
    <w:rsid w:val="008C1B4F"/>
    <w:rsid w:val="008C23F7"/>
    <w:rsid w:val="008C28E4"/>
    <w:rsid w:val="008C2D6E"/>
    <w:rsid w:val="008C2E8A"/>
    <w:rsid w:val="008C33E5"/>
    <w:rsid w:val="008C3CC7"/>
    <w:rsid w:val="008C402C"/>
    <w:rsid w:val="008C4429"/>
    <w:rsid w:val="008C4DF2"/>
    <w:rsid w:val="008C5049"/>
    <w:rsid w:val="008C5066"/>
    <w:rsid w:val="008C520B"/>
    <w:rsid w:val="008C57E4"/>
    <w:rsid w:val="008C5FD5"/>
    <w:rsid w:val="008C5FF0"/>
    <w:rsid w:val="008C66CB"/>
    <w:rsid w:val="008C6F1B"/>
    <w:rsid w:val="008C72A2"/>
    <w:rsid w:val="008C7430"/>
    <w:rsid w:val="008C74D4"/>
    <w:rsid w:val="008C7CDC"/>
    <w:rsid w:val="008C7D68"/>
    <w:rsid w:val="008D03EE"/>
    <w:rsid w:val="008D0ADA"/>
    <w:rsid w:val="008D112F"/>
    <w:rsid w:val="008D12C6"/>
    <w:rsid w:val="008D17FD"/>
    <w:rsid w:val="008D1936"/>
    <w:rsid w:val="008D253F"/>
    <w:rsid w:val="008D2DA5"/>
    <w:rsid w:val="008D2F83"/>
    <w:rsid w:val="008D328D"/>
    <w:rsid w:val="008D33DE"/>
    <w:rsid w:val="008D3B40"/>
    <w:rsid w:val="008D4061"/>
    <w:rsid w:val="008D411B"/>
    <w:rsid w:val="008D4241"/>
    <w:rsid w:val="008D4405"/>
    <w:rsid w:val="008D4809"/>
    <w:rsid w:val="008D48B3"/>
    <w:rsid w:val="008D4F7C"/>
    <w:rsid w:val="008D5555"/>
    <w:rsid w:val="008D55E8"/>
    <w:rsid w:val="008D567B"/>
    <w:rsid w:val="008D56D3"/>
    <w:rsid w:val="008D59E8"/>
    <w:rsid w:val="008D5C92"/>
    <w:rsid w:val="008D654D"/>
    <w:rsid w:val="008D65B9"/>
    <w:rsid w:val="008D70AF"/>
    <w:rsid w:val="008D772E"/>
    <w:rsid w:val="008D7BD2"/>
    <w:rsid w:val="008E106D"/>
    <w:rsid w:val="008E116F"/>
    <w:rsid w:val="008E24FB"/>
    <w:rsid w:val="008E3043"/>
    <w:rsid w:val="008E308B"/>
    <w:rsid w:val="008E3390"/>
    <w:rsid w:val="008E345B"/>
    <w:rsid w:val="008E3808"/>
    <w:rsid w:val="008E392B"/>
    <w:rsid w:val="008E3BEE"/>
    <w:rsid w:val="008E4046"/>
    <w:rsid w:val="008E45CB"/>
    <w:rsid w:val="008E47EB"/>
    <w:rsid w:val="008E4B1F"/>
    <w:rsid w:val="008E4CAE"/>
    <w:rsid w:val="008E4D4C"/>
    <w:rsid w:val="008E5586"/>
    <w:rsid w:val="008E5A4D"/>
    <w:rsid w:val="008E5CCD"/>
    <w:rsid w:val="008E5D82"/>
    <w:rsid w:val="008E67BA"/>
    <w:rsid w:val="008E6894"/>
    <w:rsid w:val="008E68A2"/>
    <w:rsid w:val="008E6D62"/>
    <w:rsid w:val="008E6EFF"/>
    <w:rsid w:val="008E6F20"/>
    <w:rsid w:val="008E700B"/>
    <w:rsid w:val="008E70A6"/>
    <w:rsid w:val="008E7348"/>
    <w:rsid w:val="008E7A1B"/>
    <w:rsid w:val="008E7D6A"/>
    <w:rsid w:val="008E7DB8"/>
    <w:rsid w:val="008E7FA9"/>
    <w:rsid w:val="008F06DC"/>
    <w:rsid w:val="008F0A0C"/>
    <w:rsid w:val="008F0F09"/>
    <w:rsid w:val="008F187E"/>
    <w:rsid w:val="008F1A20"/>
    <w:rsid w:val="008F1BA8"/>
    <w:rsid w:val="008F20FD"/>
    <w:rsid w:val="008F284A"/>
    <w:rsid w:val="008F2D75"/>
    <w:rsid w:val="008F2DAF"/>
    <w:rsid w:val="008F2F7D"/>
    <w:rsid w:val="008F3270"/>
    <w:rsid w:val="008F379C"/>
    <w:rsid w:val="008F37EE"/>
    <w:rsid w:val="008F3A2A"/>
    <w:rsid w:val="008F3C88"/>
    <w:rsid w:val="008F4282"/>
    <w:rsid w:val="008F450F"/>
    <w:rsid w:val="008F4982"/>
    <w:rsid w:val="008F4CF6"/>
    <w:rsid w:val="008F56A7"/>
    <w:rsid w:val="008F5C20"/>
    <w:rsid w:val="008F5C51"/>
    <w:rsid w:val="008F5DBF"/>
    <w:rsid w:val="008F6450"/>
    <w:rsid w:val="008F64A5"/>
    <w:rsid w:val="008F64B6"/>
    <w:rsid w:val="008F69AD"/>
    <w:rsid w:val="008F7272"/>
    <w:rsid w:val="008F76BE"/>
    <w:rsid w:val="008F77A8"/>
    <w:rsid w:val="008F789D"/>
    <w:rsid w:val="00900889"/>
    <w:rsid w:val="009015EF"/>
    <w:rsid w:val="009020C8"/>
    <w:rsid w:val="009031E9"/>
    <w:rsid w:val="00903235"/>
    <w:rsid w:val="009034E1"/>
    <w:rsid w:val="00903591"/>
    <w:rsid w:val="00903725"/>
    <w:rsid w:val="00903AD1"/>
    <w:rsid w:val="00903DF7"/>
    <w:rsid w:val="00903F90"/>
    <w:rsid w:val="00904143"/>
    <w:rsid w:val="00904701"/>
    <w:rsid w:val="00904A96"/>
    <w:rsid w:val="00904F7F"/>
    <w:rsid w:val="009056F9"/>
    <w:rsid w:val="00905B3D"/>
    <w:rsid w:val="00905D88"/>
    <w:rsid w:val="00906056"/>
    <w:rsid w:val="00906A5F"/>
    <w:rsid w:val="00907034"/>
    <w:rsid w:val="00907421"/>
    <w:rsid w:val="00907C8A"/>
    <w:rsid w:val="00907F93"/>
    <w:rsid w:val="00910668"/>
    <w:rsid w:val="00910719"/>
    <w:rsid w:val="009108D0"/>
    <w:rsid w:val="00910C2F"/>
    <w:rsid w:val="0091118D"/>
    <w:rsid w:val="00911375"/>
    <w:rsid w:val="00911F53"/>
    <w:rsid w:val="009120CC"/>
    <w:rsid w:val="009120E1"/>
    <w:rsid w:val="0091213A"/>
    <w:rsid w:val="0091229E"/>
    <w:rsid w:val="00912CEF"/>
    <w:rsid w:val="0091300F"/>
    <w:rsid w:val="00913420"/>
    <w:rsid w:val="00913761"/>
    <w:rsid w:val="009138B2"/>
    <w:rsid w:val="00913F58"/>
    <w:rsid w:val="00914107"/>
    <w:rsid w:val="0091475E"/>
    <w:rsid w:val="00914974"/>
    <w:rsid w:val="00914BB9"/>
    <w:rsid w:val="00914C1D"/>
    <w:rsid w:val="00914F6E"/>
    <w:rsid w:val="00915129"/>
    <w:rsid w:val="0091539B"/>
    <w:rsid w:val="0091559A"/>
    <w:rsid w:val="00915739"/>
    <w:rsid w:val="00915813"/>
    <w:rsid w:val="00916656"/>
    <w:rsid w:val="00917411"/>
    <w:rsid w:val="009176B4"/>
    <w:rsid w:val="009179C3"/>
    <w:rsid w:val="00917B2C"/>
    <w:rsid w:val="00917C19"/>
    <w:rsid w:val="00917DA9"/>
    <w:rsid w:val="00917FDB"/>
    <w:rsid w:val="00920267"/>
    <w:rsid w:val="009203A0"/>
    <w:rsid w:val="0092173E"/>
    <w:rsid w:val="00921872"/>
    <w:rsid w:val="00921A1C"/>
    <w:rsid w:val="00921FF2"/>
    <w:rsid w:val="00923A8C"/>
    <w:rsid w:val="00923DB0"/>
    <w:rsid w:val="0092482C"/>
    <w:rsid w:val="0092496C"/>
    <w:rsid w:val="00924B4C"/>
    <w:rsid w:val="00924C26"/>
    <w:rsid w:val="0092579C"/>
    <w:rsid w:val="00925E42"/>
    <w:rsid w:val="00925EB7"/>
    <w:rsid w:val="00926E3D"/>
    <w:rsid w:val="00926E6E"/>
    <w:rsid w:val="00926F6C"/>
    <w:rsid w:val="00927022"/>
    <w:rsid w:val="0092731F"/>
    <w:rsid w:val="009273CD"/>
    <w:rsid w:val="00927450"/>
    <w:rsid w:val="00927762"/>
    <w:rsid w:val="00927A0E"/>
    <w:rsid w:val="0093067A"/>
    <w:rsid w:val="0093098B"/>
    <w:rsid w:val="00930A44"/>
    <w:rsid w:val="00931DB1"/>
    <w:rsid w:val="00931E2D"/>
    <w:rsid w:val="00932193"/>
    <w:rsid w:val="009328AA"/>
    <w:rsid w:val="00932C56"/>
    <w:rsid w:val="00932D10"/>
    <w:rsid w:val="00933232"/>
    <w:rsid w:val="00933B2A"/>
    <w:rsid w:val="00934267"/>
    <w:rsid w:val="0093480C"/>
    <w:rsid w:val="009349A5"/>
    <w:rsid w:val="00934B02"/>
    <w:rsid w:val="00934DA1"/>
    <w:rsid w:val="00934DFD"/>
    <w:rsid w:val="00934F67"/>
    <w:rsid w:val="00935258"/>
    <w:rsid w:val="009354EC"/>
    <w:rsid w:val="00936080"/>
    <w:rsid w:val="0093659D"/>
    <w:rsid w:val="00936613"/>
    <w:rsid w:val="00936A7B"/>
    <w:rsid w:val="00937236"/>
    <w:rsid w:val="0093754C"/>
    <w:rsid w:val="00937788"/>
    <w:rsid w:val="00937992"/>
    <w:rsid w:val="00937ACA"/>
    <w:rsid w:val="009401D0"/>
    <w:rsid w:val="009405E9"/>
    <w:rsid w:val="00940B3A"/>
    <w:rsid w:val="009411A8"/>
    <w:rsid w:val="00941B06"/>
    <w:rsid w:val="00941D95"/>
    <w:rsid w:val="00942B18"/>
    <w:rsid w:val="009434B0"/>
    <w:rsid w:val="00943DB0"/>
    <w:rsid w:val="00944075"/>
    <w:rsid w:val="0094448B"/>
    <w:rsid w:val="009445A2"/>
    <w:rsid w:val="009446A2"/>
    <w:rsid w:val="0094482F"/>
    <w:rsid w:val="00944BC0"/>
    <w:rsid w:val="00945001"/>
    <w:rsid w:val="009450FC"/>
    <w:rsid w:val="009451E8"/>
    <w:rsid w:val="00945ACC"/>
    <w:rsid w:val="00945CAE"/>
    <w:rsid w:val="00946DFD"/>
    <w:rsid w:val="00947553"/>
    <w:rsid w:val="00947D48"/>
    <w:rsid w:val="00947FE0"/>
    <w:rsid w:val="00947FF2"/>
    <w:rsid w:val="009500B7"/>
    <w:rsid w:val="009501A0"/>
    <w:rsid w:val="00950394"/>
    <w:rsid w:val="00950511"/>
    <w:rsid w:val="0095070F"/>
    <w:rsid w:val="00950914"/>
    <w:rsid w:val="00950B7D"/>
    <w:rsid w:val="00950C8B"/>
    <w:rsid w:val="0095176A"/>
    <w:rsid w:val="00951AF5"/>
    <w:rsid w:val="00951D16"/>
    <w:rsid w:val="009520FE"/>
    <w:rsid w:val="009529AE"/>
    <w:rsid w:val="00952FC2"/>
    <w:rsid w:val="0095313A"/>
    <w:rsid w:val="0095347A"/>
    <w:rsid w:val="00953A20"/>
    <w:rsid w:val="00953AC8"/>
    <w:rsid w:val="00953C8C"/>
    <w:rsid w:val="00953DAA"/>
    <w:rsid w:val="00955869"/>
    <w:rsid w:val="00955AB2"/>
    <w:rsid w:val="00955E75"/>
    <w:rsid w:val="0095665A"/>
    <w:rsid w:val="009566E2"/>
    <w:rsid w:val="00956B9E"/>
    <w:rsid w:val="009574C0"/>
    <w:rsid w:val="00957C77"/>
    <w:rsid w:val="00957D25"/>
    <w:rsid w:val="009606C1"/>
    <w:rsid w:val="00960AF9"/>
    <w:rsid w:val="00960BAE"/>
    <w:rsid w:val="00960C0B"/>
    <w:rsid w:val="00960D4D"/>
    <w:rsid w:val="00960E56"/>
    <w:rsid w:val="00960F4B"/>
    <w:rsid w:val="0096129F"/>
    <w:rsid w:val="00961537"/>
    <w:rsid w:val="009621D1"/>
    <w:rsid w:val="0096280C"/>
    <w:rsid w:val="00962A29"/>
    <w:rsid w:val="00962D9F"/>
    <w:rsid w:val="00963419"/>
    <w:rsid w:val="00964069"/>
    <w:rsid w:val="009646BE"/>
    <w:rsid w:val="00965032"/>
    <w:rsid w:val="00965B6D"/>
    <w:rsid w:val="00965C51"/>
    <w:rsid w:val="00965DDA"/>
    <w:rsid w:val="00966A81"/>
    <w:rsid w:val="00966E66"/>
    <w:rsid w:val="009672F8"/>
    <w:rsid w:val="009675EA"/>
    <w:rsid w:val="00967C33"/>
    <w:rsid w:val="00970284"/>
    <w:rsid w:val="009705A4"/>
    <w:rsid w:val="00970A53"/>
    <w:rsid w:val="00970DDA"/>
    <w:rsid w:val="00970ED9"/>
    <w:rsid w:val="009713FD"/>
    <w:rsid w:val="009716EC"/>
    <w:rsid w:val="0097213E"/>
    <w:rsid w:val="0097257F"/>
    <w:rsid w:val="009725F2"/>
    <w:rsid w:val="00972A0F"/>
    <w:rsid w:val="00972A4A"/>
    <w:rsid w:val="00972AEE"/>
    <w:rsid w:val="00973531"/>
    <w:rsid w:val="009737D1"/>
    <w:rsid w:val="0097407F"/>
    <w:rsid w:val="009746DD"/>
    <w:rsid w:val="00975263"/>
    <w:rsid w:val="009759CE"/>
    <w:rsid w:val="0097618C"/>
    <w:rsid w:val="00977201"/>
    <w:rsid w:val="0097796A"/>
    <w:rsid w:val="00977A10"/>
    <w:rsid w:val="00977A76"/>
    <w:rsid w:val="00977C0E"/>
    <w:rsid w:val="00977C36"/>
    <w:rsid w:val="00977FD4"/>
    <w:rsid w:val="00980546"/>
    <w:rsid w:val="00980745"/>
    <w:rsid w:val="0098077D"/>
    <w:rsid w:val="00980AC6"/>
    <w:rsid w:val="009812B0"/>
    <w:rsid w:val="009816E5"/>
    <w:rsid w:val="00981771"/>
    <w:rsid w:val="009819ED"/>
    <w:rsid w:val="00981A9B"/>
    <w:rsid w:val="00981E19"/>
    <w:rsid w:val="009821EC"/>
    <w:rsid w:val="009823B2"/>
    <w:rsid w:val="00982518"/>
    <w:rsid w:val="00982897"/>
    <w:rsid w:val="009834B3"/>
    <w:rsid w:val="00983560"/>
    <w:rsid w:val="00983645"/>
    <w:rsid w:val="00983CED"/>
    <w:rsid w:val="009843A6"/>
    <w:rsid w:val="0098446A"/>
    <w:rsid w:val="00984951"/>
    <w:rsid w:val="00985082"/>
    <w:rsid w:val="009851D6"/>
    <w:rsid w:val="00985337"/>
    <w:rsid w:val="00985617"/>
    <w:rsid w:val="00985ABA"/>
    <w:rsid w:val="00985DE4"/>
    <w:rsid w:val="0098637A"/>
    <w:rsid w:val="009869A9"/>
    <w:rsid w:val="00986D2D"/>
    <w:rsid w:val="00987FC0"/>
    <w:rsid w:val="009903FE"/>
    <w:rsid w:val="00990AB9"/>
    <w:rsid w:val="00990BBE"/>
    <w:rsid w:val="00990C23"/>
    <w:rsid w:val="00990D55"/>
    <w:rsid w:val="00991518"/>
    <w:rsid w:val="009918A6"/>
    <w:rsid w:val="0099193F"/>
    <w:rsid w:val="00991B4E"/>
    <w:rsid w:val="009925C0"/>
    <w:rsid w:val="0099273E"/>
    <w:rsid w:val="00992DA9"/>
    <w:rsid w:val="00993016"/>
    <w:rsid w:val="009931A4"/>
    <w:rsid w:val="00993348"/>
    <w:rsid w:val="00993883"/>
    <w:rsid w:val="00993D7F"/>
    <w:rsid w:val="00993E1A"/>
    <w:rsid w:val="0099444B"/>
    <w:rsid w:val="00995013"/>
    <w:rsid w:val="00995027"/>
    <w:rsid w:val="009952B6"/>
    <w:rsid w:val="00995385"/>
    <w:rsid w:val="009955AA"/>
    <w:rsid w:val="009955EC"/>
    <w:rsid w:val="0099569F"/>
    <w:rsid w:val="009957A1"/>
    <w:rsid w:val="00995915"/>
    <w:rsid w:val="00995D7B"/>
    <w:rsid w:val="00995E38"/>
    <w:rsid w:val="00995F5D"/>
    <w:rsid w:val="00996090"/>
    <w:rsid w:val="0099653B"/>
    <w:rsid w:val="00996747"/>
    <w:rsid w:val="00997198"/>
    <w:rsid w:val="009973B1"/>
    <w:rsid w:val="00997997"/>
    <w:rsid w:val="009A07BC"/>
    <w:rsid w:val="009A088C"/>
    <w:rsid w:val="009A092C"/>
    <w:rsid w:val="009A0C71"/>
    <w:rsid w:val="009A0CA8"/>
    <w:rsid w:val="009A0DB5"/>
    <w:rsid w:val="009A1275"/>
    <w:rsid w:val="009A1316"/>
    <w:rsid w:val="009A1358"/>
    <w:rsid w:val="009A1409"/>
    <w:rsid w:val="009A1757"/>
    <w:rsid w:val="009A2151"/>
    <w:rsid w:val="009A2178"/>
    <w:rsid w:val="009A2743"/>
    <w:rsid w:val="009A28FC"/>
    <w:rsid w:val="009A2A29"/>
    <w:rsid w:val="009A2BDA"/>
    <w:rsid w:val="009A3C37"/>
    <w:rsid w:val="009A4200"/>
    <w:rsid w:val="009A4C3C"/>
    <w:rsid w:val="009A4E58"/>
    <w:rsid w:val="009A55C3"/>
    <w:rsid w:val="009A5630"/>
    <w:rsid w:val="009A56B7"/>
    <w:rsid w:val="009A5B0C"/>
    <w:rsid w:val="009A5BD2"/>
    <w:rsid w:val="009A5CCB"/>
    <w:rsid w:val="009A61D5"/>
    <w:rsid w:val="009A61D8"/>
    <w:rsid w:val="009A6280"/>
    <w:rsid w:val="009A6B1C"/>
    <w:rsid w:val="009A6F52"/>
    <w:rsid w:val="009A71A4"/>
    <w:rsid w:val="009A767B"/>
    <w:rsid w:val="009A77E3"/>
    <w:rsid w:val="009A79A2"/>
    <w:rsid w:val="009A7C07"/>
    <w:rsid w:val="009A7CF4"/>
    <w:rsid w:val="009B05AE"/>
    <w:rsid w:val="009B15EE"/>
    <w:rsid w:val="009B16AD"/>
    <w:rsid w:val="009B2FE3"/>
    <w:rsid w:val="009B39C2"/>
    <w:rsid w:val="009B3AC0"/>
    <w:rsid w:val="009B3E06"/>
    <w:rsid w:val="009B3E48"/>
    <w:rsid w:val="009B4023"/>
    <w:rsid w:val="009B4090"/>
    <w:rsid w:val="009B43BC"/>
    <w:rsid w:val="009B4467"/>
    <w:rsid w:val="009B44A1"/>
    <w:rsid w:val="009B44FA"/>
    <w:rsid w:val="009B5004"/>
    <w:rsid w:val="009B5924"/>
    <w:rsid w:val="009B5DDF"/>
    <w:rsid w:val="009B61D8"/>
    <w:rsid w:val="009B648A"/>
    <w:rsid w:val="009B666F"/>
    <w:rsid w:val="009B67E8"/>
    <w:rsid w:val="009B6AA2"/>
    <w:rsid w:val="009B6AE8"/>
    <w:rsid w:val="009B6B1A"/>
    <w:rsid w:val="009B6FD7"/>
    <w:rsid w:val="009B7140"/>
    <w:rsid w:val="009B7210"/>
    <w:rsid w:val="009B77D2"/>
    <w:rsid w:val="009B79AF"/>
    <w:rsid w:val="009B7E7B"/>
    <w:rsid w:val="009C0366"/>
    <w:rsid w:val="009C03F9"/>
    <w:rsid w:val="009C0441"/>
    <w:rsid w:val="009C047A"/>
    <w:rsid w:val="009C12F0"/>
    <w:rsid w:val="009C132D"/>
    <w:rsid w:val="009C1387"/>
    <w:rsid w:val="009C154E"/>
    <w:rsid w:val="009C1DEC"/>
    <w:rsid w:val="009C33F3"/>
    <w:rsid w:val="009C3438"/>
    <w:rsid w:val="009C345D"/>
    <w:rsid w:val="009C360D"/>
    <w:rsid w:val="009C441B"/>
    <w:rsid w:val="009C4699"/>
    <w:rsid w:val="009C474D"/>
    <w:rsid w:val="009C4A53"/>
    <w:rsid w:val="009C4AA1"/>
    <w:rsid w:val="009C4B90"/>
    <w:rsid w:val="009C55CF"/>
    <w:rsid w:val="009C55F8"/>
    <w:rsid w:val="009C5656"/>
    <w:rsid w:val="009C60DA"/>
    <w:rsid w:val="009C64DA"/>
    <w:rsid w:val="009C685E"/>
    <w:rsid w:val="009C68D6"/>
    <w:rsid w:val="009C6ADF"/>
    <w:rsid w:val="009C6BBE"/>
    <w:rsid w:val="009D0329"/>
    <w:rsid w:val="009D06E4"/>
    <w:rsid w:val="009D0868"/>
    <w:rsid w:val="009D0BBA"/>
    <w:rsid w:val="009D0D2A"/>
    <w:rsid w:val="009D21DE"/>
    <w:rsid w:val="009D23FF"/>
    <w:rsid w:val="009D248A"/>
    <w:rsid w:val="009D24EC"/>
    <w:rsid w:val="009D33FE"/>
    <w:rsid w:val="009D3503"/>
    <w:rsid w:val="009D37C4"/>
    <w:rsid w:val="009D3FE3"/>
    <w:rsid w:val="009D4406"/>
    <w:rsid w:val="009D4484"/>
    <w:rsid w:val="009D44B1"/>
    <w:rsid w:val="009D4538"/>
    <w:rsid w:val="009D4D7F"/>
    <w:rsid w:val="009D4FE3"/>
    <w:rsid w:val="009D513F"/>
    <w:rsid w:val="009D5581"/>
    <w:rsid w:val="009D558A"/>
    <w:rsid w:val="009D5685"/>
    <w:rsid w:val="009D568A"/>
    <w:rsid w:val="009D57E7"/>
    <w:rsid w:val="009D5B3E"/>
    <w:rsid w:val="009D5BE6"/>
    <w:rsid w:val="009D6438"/>
    <w:rsid w:val="009D65EA"/>
    <w:rsid w:val="009D74C1"/>
    <w:rsid w:val="009D75BD"/>
    <w:rsid w:val="009D7729"/>
    <w:rsid w:val="009D778A"/>
    <w:rsid w:val="009D783C"/>
    <w:rsid w:val="009D7999"/>
    <w:rsid w:val="009D7A16"/>
    <w:rsid w:val="009D7A27"/>
    <w:rsid w:val="009D7A8A"/>
    <w:rsid w:val="009D7A96"/>
    <w:rsid w:val="009D7F26"/>
    <w:rsid w:val="009E0F5E"/>
    <w:rsid w:val="009E1147"/>
    <w:rsid w:val="009E1344"/>
    <w:rsid w:val="009E1B41"/>
    <w:rsid w:val="009E1B5B"/>
    <w:rsid w:val="009E1D3B"/>
    <w:rsid w:val="009E1E3A"/>
    <w:rsid w:val="009E1EBA"/>
    <w:rsid w:val="009E22A9"/>
    <w:rsid w:val="009E2558"/>
    <w:rsid w:val="009E2560"/>
    <w:rsid w:val="009E2918"/>
    <w:rsid w:val="009E2962"/>
    <w:rsid w:val="009E2C17"/>
    <w:rsid w:val="009E2E7F"/>
    <w:rsid w:val="009E3B50"/>
    <w:rsid w:val="009E3CF6"/>
    <w:rsid w:val="009E4337"/>
    <w:rsid w:val="009E4AB2"/>
    <w:rsid w:val="009E4E49"/>
    <w:rsid w:val="009E5A2A"/>
    <w:rsid w:val="009E6157"/>
    <w:rsid w:val="009E63E2"/>
    <w:rsid w:val="009E6445"/>
    <w:rsid w:val="009E6A54"/>
    <w:rsid w:val="009E6C26"/>
    <w:rsid w:val="009E6E2D"/>
    <w:rsid w:val="009E6F7B"/>
    <w:rsid w:val="009E7154"/>
    <w:rsid w:val="009E73DC"/>
    <w:rsid w:val="009E75AD"/>
    <w:rsid w:val="009E75E6"/>
    <w:rsid w:val="009E7EEE"/>
    <w:rsid w:val="009E7F6F"/>
    <w:rsid w:val="009F0664"/>
    <w:rsid w:val="009F0A41"/>
    <w:rsid w:val="009F0A9C"/>
    <w:rsid w:val="009F0E1B"/>
    <w:rsid w:val="009F12BD"/>
    <w:rsid w:val="009F195F"/>
    <w:rsid w:val="009F1E0C"/>
    <w:rsid w:val="009F2035"/>
    <w:rsid w:val="009F24C3"/>
    <w:rsid w:val="009F26C5"/>
    <w:rsid w:val="009F283D"/>
    <w:rsid w:val="009F294A"/>
    <w:rsid w:val="009F2F62"/>
    <w:rsid w:val="009F39DC"/>
    <w:rsid w:val="009F3C00"/>
    <w:rsid w:val="009F3DDB"/>
    <w:rsid w:val="009F410C"/>
    <w:rsid w:val="009F4209"/>
    <w:rsid w:val="009F4A4E"/>
    <w:rsid w:val="009F4B49"/>
    <w:rsid w:val="009F4CCF"/>
    <w:rsid w:val="009F4CD4"/>
    <w:rsid w:val="009F4EC3"/>
    <w:rsid w:val="009F5084"/>
    <w:rsid w:val="009F5301"/>
    <w:rsid w:val="009F5635"/>
    <w:rsid w:val="009F5B3A"/>
    <w:rsid w:val="009F6782"/>
    <w:rsid w:val="009F6D76"/>
    <w:rsid w:val="009F6EDF"/>
    <w:rsid w:val="009F719B"/>
    <w:rsid w:val="009F71AF"/>
    <w:rsid w:val="009F75D9"/>
    <w:rsid w:val="009F75E1"/>
    <w:rsid w:val="009F7CB8"/>
    <w:rsid w:val="009F7F17"/>
    <w:rsid w:val="009F7FC8"/>
    <w:rsid w:val="00A00172"/>
    <w:rsid w:val="00A001C0"/>
    <w:rsid w:val="00A00736"/>
    <w:rsid w:val="00A00A01"/>
    <w:rsid w:val="00A00A6E"/>
    <w:rsid w:val="00A00E86"/>
    <w:rsid w:val="00A01CDB"/>
    <w:rsid w:val="00A0251C"/>
    <w:rsid w:val="00A02D60"/>
    <w:rsid w:val="00A03355"/>
    <w:rsid w:val="00A034F2"/>
    <w:rsid w:val="00A0378E"/>
    <w:rsid w:val="00A03EC5"/>
    <w:rsid w:val="00A0403C"/>
    <w:rsid w:val="00A0441B"/>
    <w:rsid w:val="00A04C07"/>
    <w:rsid w:val="00A060B4"/>
    <w:rsid w:val="00A068E1"/>
    <w:rsid w:val="00A068F5"/>
    <w:rsid w:val="00A073A3"/>
    <w:rsid w:val="00A07847"/>
    <w:rsid w:val="00A10114"/>
    <w:rsid w:val="00A107B2"/>
    <w:rsid w:val="00A1090B"/>
    <w:rsid w:val="00A10F3E"/>
    <w:rsid w:val="00A11565"/>
    <w:rsid w:val="00A11B0A"/>
    <w:rsid w:val="00A11C4F"/>
    <w:rsid w:val="00A11FE1"/>
    <w:rsid w:val="00A1218C"/>
    <w:rsid w:val="00A12439"/>
    <w:rsid w:val="00A12859"/>
    <w:rsid w:val="00A13011"/>
    <w:rsid w:val="00A132CA"/>
    <w:rsid w:val="00A1383F"/>
    <w:rsid w:val="00A13977"/>
    <w:rsid w:val="00A148FA"/>
    <w:rsid w:val="00A14C60"/>
    <w:rsid w:val="00A14DF4"/>
    <w:rsid w:val="00A15307"/>
    <w:rsid w:val="00A156EA"/>
    <w:rsid w:val="00A15808"/>
    <w:rsid w:val="00A15CC9"/>
    <w:rsid w:val="00A162A0"/>
    <w:rsid w:val="00A16879"/>
    <w:rsid w:val="00A16DBE"/>
    <w:rsid w:val="00A17448"/>
    <w:rsid w:val="00A17767"/>
    <w:rsid w:val="00A202B6"/>
    <w:rsid w:val="00A20CA0"/>
    <w:rsid w:val="00A20D40"/>
    <w:rsid w:val="00A20FFD"/>
    <w:rsid w:val="00A21047"/>
    <w:rsid w:val="00A21176"/>
    <w:rsid w:val="00A218DA"/>
    <w:rsid w:val="00A21A9D"/>
    <w:rsid w:val="00A21F71"/>
    <w:rsid w:val="00A223FD"/>
    <w:rsid w:val="00A2241C"/>
    <w:rsid w:val="00A225E6"/>
    <w:rsid w:val="00A22C72"/>
    <w:rsid w:val="00A22E21"/>
    <w:rsid w:val="00A22FA2"/>
    <w:rsid w:val="00A231A0"/>
    <w:rsid w:val="00A2335D"/>
    <w:rsid w:val="00A23E39"/>
    <w:rsid w:val="00A23FF3"/>
    <w:rsid w:val="00A242A9"/>
    <w:rsid w:val="00A243EE"/>
    <w:rsid w:val="00A249A4"/>
    <w:rsid w:val="00A24FEA"/>
    <w:rsid w:val="00A25501"/>
    <w:rsid w:val="00A26149"/>
    <w:rsid w:val="00A262BD"/>
    <w:rsid w:val="00A267CB"/>
    <w:rsid w:val="00A26989"/>
    <w:rsid w:val="00A26CEA"/>
    <w:rsid w:val="00A273D3"/>
    <w:rsid w:val="00A27479"/>
    <w:rsid w:val="00A2791B"/>
    <w:rsid w:val="00A27BC2"/>
    <w:rsid w:val="00A27FE9"/>
    <w:rsid w:val="00A3046A"/>
    <w:rsid w:val="00A30493"/>
    <w:rsid w:val="00A30692"/>
    <w:rsid w:val="00A30B05"/>
    <w:rsid w:val="00A30B61"/>
    <w:rsid w:val="00A3159C"/>
    <w:rsid w:val="00A3204A"/>
    <w:rsid w:val="00A32098"/>
    <w:rsid w:val="00A3214D"/>
    <w:rsid w:val="00A324CD"/>
    <w:rsid w:val="00A32724"/>
    <w:rsid w:val="00A3276C"/>
    <w:rsid w:val="00A334E5"/>
    <w:rsid w:val="00A33BE7"/>
    <w:rsid w:val="00A33D2F"/>
    <w:rsid w:val="00A33D9F"/>
    <w:rsid w:val="00A33E15"/>
    <w:rsid w:val="00A340EC"/>
    <w:rsid w:val="00A343A1"/>
    <w:rsid w:val="00A3447A"/>
    <w:rsid w:val="00A34770"/>
    <w:rsid w:val="00A34883"/>
    <w:rsid w:val="00A34B08"/>
    <w:rsid w:val="00A35011"/>
    <w:rsid w:val="00A35955"/>
    <w:rsid w:val="00A3626B"/>
    <w:rsid w:val="00A366AF"/>
    <w:rsid w:val="00A367E2"/>
    <w:rsid w:val="00A36F06"/>
    <w:rsid w:val="00A37132"/>
    <w:rsid w:val="00A37371"/>
    <w:rsid w:val="00A37A33"/>
    <w:rsid w:val="00A37F1D"/>
    <w:rsid w:val="00A40103"/>
    <w:rsid w:val="00A40360"/>
    <w:rsid w:val="00A409F7"/>
    <w:rsid w:val="00A40DB6"/>
    <w:rsid w:val="00A410A2"/>
    <w:rsid w:val="00A414C6"/>
    <w:rsid w:val="00A41662"/>
    <w:rsid w:val="00A41B70"/>
    <w:rsid w:val="00A41CFF"/>
    <w:rsid w:val="00A41DF3"/>
    <w:rsid w:val="00A4225D"/>
    <w:rsid w:val="00A423D8"/>
    <w:rsid w:val="00A42558"/>
    <w:rsid w:val="00A42795"/>
    <w:rsid w:val="00A428A4"/>
    <w:rsid w:val="00A428ED"/>
    <w:rsid w:val="00A42CD0"/>
    <w:rsid w:val="00A43155"/>
    <w:rsid w:val="00A437E3"/>
    <w:rsid w:val="00A445CC"/>
    <w:rsid w:val="00A447E5"/>
    <w:rsid w:val="00A44AFD"/>
    <w:rsid w:val="00A44BDE"/>
    <w:rsid w:val="00A44C32"/>
    <w:rsid w:val="00A45C80"/>
    <w:rsid w:val="00A45E3A"/>
    <w:rsid w:val="00A46B96"/>
    <w:rsid w:val="00A46F6A"/>
    <w:rsid w:val="00A47387"/>
    <w:rsid w:val="00A474C2"/>
    <w:rsid w:val="00A47631"/>
    <w:rsid w:val="00A47946"/>
    <w:rsid w:val="00A47ACB"/>
    <w:rsid w:val="00A47B1C"/>
    <w:rsid w:val="00A5039F"/>
    <w:rsid w:val="00A505CD"/>
    <w:rsid w:val="00A50694"/>
    <w:rsid w:val="00A50AFB"/>
    <w:rsid w:val="00A51195"/>
    <w:rsid w:val="00A51CB1"/>
    <w:rsid w:val="00A52293"/>
    <w:rsid w:val="00A524E1"/>
    <w:rsid w:val="00A5288A"/>
    <w:rsid w:val="00A5333F"/>
    <w:rsid w:val="00A534F6"/>
    <w:rsid w:val="00A5403D"/>
    <w:rsid w:val="00A5421C"/>
    <w:rsid w:val="00A544EE"/>
    <w:rsid w:val="00A54B83"/>
    <w:rsid w:val="00A55091"/>
    <w:rsid w:val="00A551AA"/>
    <w:rsid w:val="00A55548"/>
    <w:rsid w:val="00A5568A"/>
    <w:rsid w:val="00A557AD"/>
    <w:rsid w:val="00A557EF"/>
    <w:rsid w:val="00A55BB7"/>
    <w:rsid w:val="00A5605F"/>
    <w:rsid w:val="00A560FA"/>
    <w:rsid w:val="00A56566"/>
    <w:rsid w:val="00A567A5"/>
    <w:rsid w:val="00A5685A"/>
    <w:rsid w:val="00A57513"/>
    <w:rsid w:val="00A577D3"/>
    <w:rsid w:val="00A57C4A"/>
    <w:rsid w:val="00A57D1C"/>
    <w:rsid w:val="00A60D37"/>
    <w:rsid w:val="00A61123"/>
    <w:rsid w:val="00A6156A"/>
    <w:rsid w:val="00A61BBA"/>
    <w:rsid w:val="00A61F1A"/>
    <w:rsid w:val="00A622DD"/>
    <w:rsid w:val="00A6253C"/>
    <w:rsid w:val="00A62A15"/>
    <w:rsid w:val="00A62E8C"/>
    <w:rsid w:val="00A6300D"/>
    <w:rsid w:val="00A633A4"/>
    <w:rsid w:val="00A636B2"/>
    <w:rsid w:val="00A637D5"/>
    <w:rsid w:val="00A63D8D"/>
    <w:rsid w:val="00A643A0"/>
    <w:rsid w:val="00A6448A"/>
    <w:rsid w:val="00A6448B"/>
    <w:rsid w:val="00A644D5"/>
    <w:rsid w:val="00A64AEF"/>
    <w:rsid w:val="00A64BE1"/>
    <w:rsid w:val="00A64DC5"/>
    <w:rsid w:val="00A64F41"/>
    <w:rsid w:val="00A65037"/>
    <w:rsid w:val="00A650CA"/>
    <w:rsid w:val="00A656DF"/>
    <w:rsid w:val="00A6578E"/>
    <w:rsid w:val="00A65A5A"/>
    <w:rsid w:val="00A65C90"/>
    <w:rsid w:val="00A66086"/>
    <w:rsid w:val="00A66FF3"/>
    <w:rsid w:val="00A678AD"/>
    <w:rsid w:val="00A678CB"/>
    <w:rsid w:val="00A700AC"/>
    <w:rsid w:val="00A70178"/>
    <w:rsid w:val="00A7024E"/>
    <w:rsid w:val="00A7082A"/>
    <w:rsid w:val="00A70DA8"/>
    <w:rsid w:val="00A71C69"/>
    <w:rsid w:val="00A71F0F"/>
    <w:rsid w:val="00A7224E"/>
    <w:rsid w:val="00A722AB"/>
    <w:rsid w:val="00A7235D"/>
    <w:rsid w:val="00A72F09"/>
    <w:rsid w:val="00A73064"/>
    <w:rsid w:val="00A733FD"/>
    <w:rsid w:val="00A7411C"/>
    <w:rsid w:val="00A74DED"/>
    <w:rsid w:val="00A74E08"/>
    <w:rsid w:val="00A75252"/>
    <w:rsid w:val="00A752BE"/>
    <w:rsid w:val="00A759C1"/>
    <w:rsid w:val="00A75B04"/>
    <w:rsid w:val="00A75B1F"/>
    <w:rsid w:val="00A75B60"/>
    <w:rsid w:val="00A76098"/>
    <w:rsid w:val="00A7668E"/>
    <w:rsid w:val="00A76933"/>
    <w:rsid w:val="00A76AAB"/>
    <w:rsid w:val="00A77265"/>
    <w:rsid w:val="00A7757F"/>
    <w:rsid w:val="00A77800"/>
    <w:rsid w:val="00A802B2"/>
    <w:rsid w:val="00A80577"/>
    <w:rsid w:val="00A8096C"/>
    <w:rsid w:val="00A80EB9"/>
    <w:rsid w:val="00A81112"/>
    <w:rsid w:val="00A822C8"/>
    <w:rsid w:val="00A824F8"/>
    <w:rsid w:val="00A82869"/>
    <w:rsid w:val="00A828B9"/>
    <w:rsid w:val="00A82C7C"/>
    <w:rsid w:val="00A82D12"/>
    <w:rsid w:val="00A83152"/>
    <w:rsid w:val="00A8332B"/>
    <w:rsid w:val="00A834B4"/>
    <w:rsid w:val="00A83638"/>
    <w:rsid w:val="00A838AB"/>
    <w:rsid w:val="00A83AF2"/>
    <w:rsid w:val="00A8402A"/>
    <w:rsid w:val="00A84407"/>
    <w:rsid w:val="00A8474B"/>
    <w:rsid w:val="00A8495B"/>
    <w:rsid w:val="00A84A10"/>
    <w:rsid w:val="00A84A23"/>
    <w:rsid w:val="00A85139"/>
    <w:rsid w:val="00A85281"/>
    <w:rsid w:val="00A85520"/>
    <w:rsid w:val="00A85969"/>
    <w:rsid w:val="00A85F50"/>
    <w:rsid w:val="00A863FA"/>
    <w:rsid w:val="00A86520"/>
    <w:rsid w:val="00A867AC"/>
    <w:rsid w:val="00A86BB9"/>
    <w:rsid w:val="00A87205"/>
    <w:rsid w:val="00A8772A"/>
    <w:rsid w:val="00A87A90"/>
    <w:rsid w:val="00A87E87"/>
    <w:rsid w:val="00A90239"/>
    <w:rsid w:val="00A90774"/>
    <w:rsid w:val="00A90986"/>
    <w:rsid w:val="00A90B3A"/>
    <w:rsid w:val="00A90B44"/>
    <w:rsid w:val="00A9135F"/>
    <w:rsid w:val="00A914A2"/>
    <w:rsid w:val="00A918C7"/>
    <w:rsid w:val="00A91B9B"/>
    <w:rsid w:val="00A921F4"/>
    <w:rsid w:val="00A92271"/>
    <w:rsid w:val="00A929C2"/>
    <w:rsid w:val="00A92B3B"/>
    <w:rsid w:val="00A92D06"/>
    <w:rsid w:val="00A930A5"/>
    <w:rsid w:val="00A930AA"/>
    <w:rsid w:val="00A930DF"/>
    <w:rsid w:val="00A9310E"/>
    <w:rsid w:val="00A93433"/>
    <w:rsid w:val="00A93661"/>
    <w:rsid w:val="00A9370B"/>
    <w:rsid w:val="00A93CFC"/>
    <w:rsid w:val="00A93EE5"/>
    <w:rsid w:val="00A93F55"/>
    <w:rsid w:val="00A9413B"/>
    <w:rsid w:val="00A943E2"/>
    <w:rsid w:val="00A9455B"/>
    <w:rsid w:val="00A94AD1"/>
    <w:rsid w:val="00A94B5C"/>
    <w:rsid w:val="00A957F8"/>
    <w:rsid w:val="00A95879"/>
    <w:rsid w:val="00A95C33"/>
    <w:rsid w:val="00A95F1A"/>
    <w:rsid w:val="00A96185"/>
    <w:rsid w:val="00A96215"/>
    <w:rsid w:val="00A9628B"/>
    <w:rsid w:val="00A963C0"/>
    <w:rsid w:val="00A97964"/>
    <w:rsid w:val="00A97EDF"/>
    <w:rsid w:val="00AA028B"/>
    <w:rsid w:val="00AA0714"/>
    <w:rsid w:val="00AA0FF7"/>
    <w:rsid w:val="00AA1159"/>
    <w:rsid w:val="00AA12EE"/>
    <w:rsid w:val="00AA1C02"/>
    <w:rsid w:val="00AA26A6"/>
    <w:rsid w:val="00AA2A2E"/>
    <w:rsid w:val="00AA2BBF"/>
    <w:rsid w:val="00AA302A"/>
    <w:rsid w:val="00AA329C"/>
    <w:rsid w:val="00AA32A0"/>
    <w:rsid w:val="00AA359B"/>
    <w:rsid w:val="00AA372D"/>
    <w:rsid w:val="00AA38EE"/>
    <w:rsid w:val="00AA3DA8"/>
    <w:rsid w:val="00AA3F54"/>
    <w:rsid w:val="00AA4213"/>
    <w:rsid w:val="00AA4E00"/>
    <w:rsid w:val="00AA4ECA"/>
    <w:rsid w:val="00AA4FC9"/>
    <w:rsid w:val="00AA5139"/>
    <w:rsid w:val="00AA5184"/>
    <w:rsid w:val="00AA5EE0"/>
    <w:rsid w:val="00AA5F06"/>
    <w:rsid w:val="00AA5F75"/>
    <w:rsid w:val="00AA6231"/>
    <w:rsid w:val="00AA6968"/>
    <w:rsid w:val="00AA6983"/>
    <w:rsid w:val="00AA6CF5"/>
    <w:rsid w:val="00AA6DEF"/>
    <w:rsid w:val="00AA758B"/>
    <w:rsid w:val="00AA7610"/>
    <w:rsid w:val="00AA769D"/>
    <w:rsid w:val="00AA79D7"/>
    <w:rsid w:val="00AA7A63"/>
    <w:rsid w:val="00AB0C2E"/>
    <w:rsid w:val="00AB0D72"/>
    <w:rsid w:val="00AB1159"/>
    <w:rsid w:val="00AB1343"/>
    <w:rsid w:val="00AB1CD0"/>
    <w:rsid w:val="00AB1DB4"/>
    <w:rsid w:val="00AB22C3"/>
    <w:rsid w:val="00AB28A0"/>
    <w:rsid w:val="00AB2BEF"/>
    <w:rsid w:val="00AB2D55"/>
    <w:rsid w:val="00AB373C"/>
    <w:rsid w:val="00AB375D"/>
    <w:rsid w:val="00AB3C64"/>
    <w:rsid w:val="00AB3F58"/>
    <w:rsid w:val="00AB3F61"/>
    <w:rsid w:val="00AB44FD"/>
    <w:rsid w:val="00AB455D"/>
    <w:rsid w:val="00AB4B74"/>
    <w:rsid w:val="00AB4D67"/>
    <w:rsid w:val="00AB51F6"/>
    <w:rsid w:val="00AB52CE"/>
    <w:rsid w:val="00AB59BA"/>
    <w:rsid w:val="00AB6245"/>
    <w:rsid w:val="00AB6FFF"/>
    <w:rsid w:val="00AB738D"/>
    <w:rsid w:val="00AB7839"/>
    <w:rsid w:val="00AB7939"/>
    <w:rsid w:val="00AB7941"/>
    <w:rsid w:val="00AB7E0F"/>
    <w:rsid w:val="00AC02EB"/>
    <w:rsid w:val="00AC033B"/>
    <w:rsid w:val="00AC03B3"/>
    <w:rsid w:val="00AC04C6"/>
    <w:rsid w:val="00AC08B5"/>
    <w:rsid w:val="00AC0941"/>
    <w:rsid w:val="00AC0B2F"/>
    <w:rsid w:val="00AC0C10"/>
    <w:rsid w:val="00AC16C9"/>
    <w:rsid w:val="00AC17DC"/>
    <w:rsid w:val="00AC1C23"/>
    <w:rsid w:val="00AC1EDE"/>
    <w:rsid w:val="00AC2199"/>
    <w:rsid w:val="00AC27A1"/>
    <w:rsid w:val="00AC2D37"/>
    <w:rsid w:val="00AC2D77"/>
    <w:rsid w:val="00AC2FAB"/>
    <w:rsid w:val="00AC304A"/>
    <w:rsid w:val="00AC361E"/>
    <w:rsid w:val="00AC4209"/>
    <w:rsid w:val="00AC420A"/>
    <w:rsid w:val="00AC460C"/>
    <w:rsid w:val="00AC480F"/>
    <w:rsid w:val="00AC4AC8"/>
    <w:rsid w:val="00AC4AD6"/>
    <w:rsid w:val="00AC4D1B"/>
    <w:rsid w:val="00AC4E2D"/>
    <w:rsid w:val="00AC4F40"/>
    <w:rsid w:val="00AC5646"/>
    <w:rsid w:val="00AC5871"/>
    <w:rsid w:val="00AC59E7"/>
    <w:rsid w:val="00AC5D35"/>
    <w:rsid w:val="00AC60D0"/>
    <w:rsid w:val="00AC626E"/>
    <w:rsid w:val="00AC6446"/>
    <w:rsid w:val="00AC6A04"/>
    <w:rsid w:val="00AC6C60"/>
    <w:rsid w:val="00AC703C"/>
    <w:rsid w:val="00AC7183"/>
    <w:rsid w:val="00AC77B3"/>
    <w:rsid w:val="00AC7DCE"/>
    <w:rsid w:val="00AD0275"/>
    <w:rsid w:val="00AD0548"/>
    <w:rsid w:val="00AD0746"/>
    <w:rsid w:val="00AD0C84"/>
    <w:rsid w:val="00AD109A"/>
    <w:rsid w:val="00AD11B8"/>
    <w:rsid w:val="00AD12A5"/>
    <w:rsid w:val="00AD21BD"/>
    <w:rsid w:val="00AD2518"/>
    <w:rsid w:val="00AD2683"/>
    <w:rsid w:val="00AD2897"/>
    <w:rsid w:val="00AD2AEC"/>
    <w:rsid w:val="00AD2D5B"/>
    <w:rsid w:val="00AD2D96"/>
    <w:rsid w:val="00AD2F4F"/>
    <w:rsid w:val="00AD3606"/>
    <w:rsid w:val="00AD397E"/>
    <w:rsid w:val="00AD3D26"/>
    <w:rsid w:val="00AD3E40"/>
    <w:rsid w:val="00AD40DB"/>
    <w:rsid w:val="00AD4372"/>
    <w:rsid w:val="00AD437A"/>
    <w:rsid w:val="00AD43B8"/>
    <w:rsid w:val="00AD461E"/>
    <w:rsid w:val="00AD4A28"/>
    <w:rsid w:val="00AD52BF"/>
    <w:rsid w:val="00AD559A"/>
    <w:rsid w:val="00AD5EFF"/>
    <w:rsid w:val="00AD6966"/>
    <w:rsid w:val="00AD7295"/>
    <w:rsid w:val="00AD72EA"/>
    <w:rsid w:val="00AD732E"/>
    <w:rsid w:val="00AD760B"/>
    <w:rsid w:val="00AD7BF1"/>
    <w:rsid w:val="00AE0324"/>
    <w:rsid w:val="00AE0413"/>
    <w:rsid w:val="00AE08B3"/>
    <w:rsid w:val="00AE0A72"/>
    <w:rsid w:val="00AE0E16"/>
    <w:rsid w:val="00AE1074"/>
    <w:rsid w:val="00AE1104"/>
    <w:rsid w:val="00AE1260"/>
    <w:rsid w:val="00AE17DA"/>
    <w:rsid w:val="00AE1A0F"/>
    <w:rsid w:val="00AE2C6D"/>
    <w:rsid w:val="00AE3295"/>
    <w:rsid w:val="00AE3640"/>
    <w:rsid w:val="00AE366C"/>
    <w:rsid w:val="00AE46F6"/>
    <w:rsid w:val="00AE4C18"/>
    <w:rsid w:val="00AE4D56"/>
    <w:rsid w:val="00AE4DA3"/>
    <w:rsid w:val="00AE50EB"/>
    <w:rsid w:val="00AE5368"/>
    <w:rsid w:val="00AE565E"/>
    <w:rsid w:val="00AE5811"/>
    <w:rsid w:val="00AE62CE"/>
    <w:rsid w:val="00AE63EC"/>
    <w:rsid w:val="00AE6CF1"/>
    <w:rsid w:val="00AE6DDF"/>
    <w:rsid w:val="00AE7248"/>
    <w:rsid w:val="00AE73DE"/>
    <w:rsid w:val="00AE76D5"/>
    <w:rsid w:val="00AE78D4"/>
    <w:rsid w:val="00AF0C35"/>
    <w:rsid w:val="00AF0C36"/>
    <w:rsid w:val="00AF106F"/>
    <w:rsid w:val="00AF119D"/>
    <w:rsid w:val="00AF175F"/>
    <w:rsid w:val="00AF18B3"/>
    <w:rsid w:val="00AF1CB6"/>
    <w:rsid w:val="00AF1E52"/>
    <w:rsid w:val="00AF2C87"/>
    <w:rsid w:val="00AF2E8B"/>
    <w:rsid w:val="00AF344E"/>
    <w:rsid w:val="00AF36B9"/>
    <w:rsid w:val="00AF3E12"/>
    <w:rsid w:val="00AF499F"/>
    <w:rsid w:val="00AF4EA3"/>
    <w:rsid w:val="00AF5039"/>
    <w:rsid w:val="00AF506D"/>
    <w:rsid w:val="00AF514F"/>
    <w:rsid w:val="00AF542B"/>
    <w:rsid w:val="00AF5459"/>
    <w:rsid w:val="00AF546E"/>
    <w:rsid w:val="00AF5572"/>
    <w:rsid w:val="00AF5745"/>
    <w:rsid w:val="00AF5952"/>
    <w:rsid w:val="00AF5E1B"/>
    <w:rsid w:val="00AF6788"/>
    <w:rsid w:val="00AF6B7D"/>
    <w:rsid w:val="00AF7805"/>
    <w:rsid w:val="00AF7AB5"/>
    <w:rsid w:val="00AF7EDC"/>
    <w:rsid w:val="00AF7F50"/>
    <w:rsid w:val="00AF7FB4"/>
    <w:rsid w:val="00B007B7"/>
    <w:rsid w:val="00B00D08"/>
    <w:rsid w:val="00B01AE1"/>
    <w:rsid w:val="00B021FC"/>
    <w:rsid w:val="00B022DE"/>
    <w:rsid w:val="00B025D2"/>
    <w:rsid w:val="00B031FE"/>
    <w:rsid w:val="00B0342A"/>
    <w:rsid w:val="00B03F57"/>
    <w:rsid w:val="00B04102"/>
    <w:rsid w:val="00B04531"/>
    <w:rsid w:val="00B047C8"/>
    <w:rsid w:val="00B049E7"/>
    <w:rsid w:val="00B04F83"/>
    <w:rsid w:val="00B050AA"/>
    <w:rsid w:val="00B051AE"/>
    <w:rsid w:val="00B05673"/>
    <w:rsid w:val="00B05803"/>
    <w:rsid w:val="00B05C1E"/>
    <w:rsid w:val="00B05D33"/>
    <w:rsid w:val="00B05FFB"/>
    <w:rsid w:val="00B06832"/>
    <w:rsid w:val="00B06855"/>
    <w:rsid w:val="00B06A45"/>
    <w:rsid w:val="00B07478"/>
    <w:rsid w:val="00B07C8E"/>
    <w:rsid w:val="00B100D4"/>
    <w:rsid w:val="00B100EB"/>
    <w:rsid w:val="00B10291"/>
    <w:rsid w:val="00B10489"/>
    <w:rsid w:val="00B107E9"/>
    <w:rsid w:val="00B10933"/>
    <w:rsid w:val="00B10C78"/>
    <w:rsid w:val="00B10E0F"/>
    <w:rsid w:val="00B10FC7"/>
    <w:rsid w:val="00B111B3"/>
    <w:rsid w:val="00B1140D"/>
    <w:rsid w:val="00B11513"/>
    <w:rsid w:val="00B1193D"/>
    <w:rsid w:val="00B11F35"/>
    <w:rsid w:val="00B12A9C"/>
    <w:rsid w:val="00B12B68"/>
    <w:rsid w:val="00B12D9A"/>
    <w:rsid w:val="00B130DB"/>
    <w:rsid w:val="00B13A86"/>
    <w:rsid w:val="00B1407A"/>
    <w:rsid w:val="00B14130"/>
    <w:rsid w:val="00B143A8"/>
    <w:rsid w:val="00B1445A"/>
    <w:rsid w:val="00B145D7"/>
    <w:rsid w:val="00B145D9"/>
    <w:rsid w:val="00B1501F"/>
    <w:rsid w:val="00B158C9"/>
    <w:rsid w:val="00B15979"/>
    <w:rsid w:val="00B15E69"/>
    <w:rsid w:val="00B16976"/>
    <w:rsid w:val="00B16B0F"/>
    <w:rsid w:val="00B1751E"/>
    <w:rsid w:val="00B175F8"/>
    <w:rsid w:val="00B17707"/>
    <w:rsid w:val="00B17A91"/>
    <w:rsid w:val="00B17E92"/>
    <w:rsid w:val="00B201CA"/>
    <w:rsid w:val="00B20A8A"/>
    <w:rsid w:val="00B21295"/>
    <w:rsid w:val="00B21533"/>
    <w:rsid w:val="00B21EE5"/>
    <w:rsid w:val="00B22547"/>
    <w:rsid w:val="00B22AE6"/>
    <w:rsid w:val="00B22D1F"/>
    <w:rsid w:val="00B23203"/>
    <w:rsid w:val="00B2341E"/>
    <w:rsid w:val="00B23640"/>
    <w:rsid w:val="00B23CE2"/>
    <w:rsid w:val="00B23D50"/>
    <w:rsid w:val="00B240CC"/>
    <w:rsid w:val="00B24231"/>
    <w:rsid w:val="00B24A43"/>
    <w:rsid w:val="00B2591F"/>
    <w:rsid w:val="00B259CF"/>
    <w:rsid w:val="00B25C17"/>
    <w:rsid w:val="00B25C27"/>
    <w:rsid w:val="00B26282"/>
    <w:rsid w:val="00B2674D"/>
    <w:rsid w:val="00B26D9C"/>
    <w:rsid w:val="00B27962"/>
    <w:rsid w:val="00B27F57"/>
    <w:rsid w:val="00B27F5E"/>
    <w:rsid w:val="00B300DD"/>
    <w:rsid w:val="00B30343"/>
    <w:rsid w:val="00B305AE"/>
    <w:rsid w:val="00B3087B"/>
    <w:rsid w:val="00B30AAC"/>
    <w:rsid w:val="00B30D3D"/>
    <w:rsid w:val="00B3109A"/>
    <w:rsid w:val="00B312A4"/>
    <w:rsid w:val="00B31746"/>
    <w:rsid w:val="00B31B73"/>
    <w:rsid w:val="00B31F30"/>
    <w:rsid w:val="00B32C18"/>
    <w:rsid w:val="00B32E3E"/>
    <w:rsid w:val="00B3321E"/>
    <w:rsid w:val="00B33484"/>
    <w:rsid w:val="00B33664"/>
    <w:rsid w:val="00B33810"/>
    <w:rsid w:val="00B33C25"/>
    <w:rsid w:val="00B3445B"/>
    <w:rsid w:val="00B34511"/>
    <w:rsid w:val="00B34525"/>
    <w:rsid w:val="00B34AF3"/>
    <w:rsid w:val="00B34C59"/>
    <w:rsid w:val="00B34F60"/>
    <w:rsid w:val="00B35040"/>
    <w:rsid w:val="00B35525"/>
    <w:rsid w:val="00B35C20"/>
    <w:rsid w:val="00B35E80"/>
    <w:rsid w:val="00B36077"/>
    <w:rsid w:val="00B36119"/>
    <w:rsid w:val="00B36449"/>
    <w:rsid w:val="00B3651A"/>
    <w:rsid w:val="00B36BAF"/>
    <w:rsid w:val="00B3737B"/>
    <w:rsid w:val="00B37446"/>
    <w:rsid w:val="00B378C1"/>
    <w:rsid w:val="00B37B91"/>
    <w:rsid w:val="00B37BE8"/>
    <w:rsid w:val="00B40277"/>
    <w:rsid w:val="00B4083D"/>
    <w:rsid w:val="00B409CE"/>
    <w:rsid w:val="00B40C8E"/>
    <w:rsid w:val="00B40CE0"/>
    <w:rsid w:val="00B411CC"/>
    <w:rsid w:val="00B41591"/>
    <w:rsid w:val="00B4192B"/>
    <w:rsid w:val="00B426CF"/>
    <w:rsid w:val="00B426DB"/>
    <w:rsid w:val="00B428FB"/>
    <w:rsid w:val="00B42D18"/>
    <w:rsid w:val="00B43C44"/>
    <w:rsid w:val="00B43E8D"/>
    <w:rsid w:val="00B454E4"/>
    <w:rsid w:val="00B45872"/>
    <w:rsid w:val="00B45C53"/>
    <w:rsid w:val="00B45C7C"/>
    <w:rsid w:val="00B45D18"/>
    <w:rsid w:val="00B45F11"/>
    <w:rsid w:val="00B4612A"/>
    <w:rsid w:val="00B46242"/>
    <w:rsid w:val="00B462F2"/>
    <w:rsid w:val="00B46721"/>
    <w:rsid w:val="00B469E4"/>
    <w:rsid w:val="00B47294"/>
    <w:rsid w:val="00B4784A"/>
    <w:rsid w:val="00B47A31"/>
    <w:rsid w:val="00B50129"/>
    <w:rsid w:val="00B50C00"/>
    <w:rsid w:val="00B5102A"/>
    <w:rsid w:val="00B51109"/>
    <w:rsid w:val="00B511C1"/>
    <w:rsid w:val="00B513B0"/>
    <w:rsid w:val="00B517DB"/>
    <w:rsid w:val="00B51D14"/>
    <w:rsid w:val="00B52223"/>
    <w:rsid w:val="00B52325"/>
    <w:rsid w:val="00B52CAE"/>
    <w:rsid w:val="00B538DD"/>
    <w:rsid w:val="00B53959"/>
    <w:rsid w:val="00B53C51"/>
    <w:rsid w:val="00B53CCE"/>
    <w:rsid w:val="00B54024"/>
    <w:rsid w:val="00B5429B"/>
    <w:rsid w:val="00B54400"/>
    <w:rsid w:val="00B54620"/>
    <w:rsid w:val="00B54AF0"/>
    <w:rsid w:val="00B54D04"/>
    <w:rsid w:val="00B550CD"/>
    <w:rsid w:val="00B550F5"/>
    <w:rsid w:val="00B5536A"/>
    <w:rsid w:val="00B55599"/>
    <w:rsid w:val="00B558D1"/>
    <w:rsid w:val="00B55BE1"/>
    <w:rsid w:val="00B55BF8"/>
    <w:rsid w:val="00B56260"/>
    <w:rsid w:val="00B56536"/>
    <w:rsid w:val="00B56659"/>
    <w:rsid w:val="00B56C92"/>
    <w:rsid w:val="00B56E83"/>
    <w:rsid w:val="00B57133"/>
    <w:rsid w:val="00B5796B"/>
    <w:rsid w:val="00B57AE4"/>
    <w:rsid w:val="00B600C1"/>
    <w:rsid w:val="00B6082A"/>
    <w:rsid w:val="00B60A90"/>
    <w:rsid w:val="00B61AB8"/>
    <w:rsid w:val="00B62033"/>
    <w:rsid w:val="00B62756"/>
    <w:rsid w:val="00B62759"/>
    <w:rsid w:val="00B63416"/>
    <w:rsid w:val="00B63830"/>
    <w:rsid w:val="00B63FD8"/>
    <w:rsid w:val="00B6413A"/>
    <w:rsid w:val="00B6413C"/>
    <w:rsid w:val="00B64889"/>
    <w:rsid w:val="00B64AD6"/>
    <w:rsid w:val="00B64ADB"/>
    <w:rsid w:val="00B64EC7"/>
    <w:rsid w:val="00B65008"/>
    <w:rsid w:val="00B651BE"/>
    <w:rsid w:val="00B6523B"/>
    <w:rsid w:val="00B6532B"/>
    <w:rsid w:val="00B65746"/>
    <w:rsid w:val="00B659BE"/>
    <w:rsid w:val="00B66439"/>
    <w:rsid w:val="00B664CB"/>
    <w:rsid w:val="00B6651B"/>
    <w:rsid w:val="00B665DA"/>
    <w:rsid w:val="00B66E86"/>
    <w:rsid w:val="00B6706A"/>
    <w:rsid w:val="00B674F4"/>
    <w:rsid w:val="00B7009E"/>
    <w:rsid w:val="00B7029C"/>
    <w:rsid w:val="00B71AF8"/>
    <w:rsid w:val="00B71F48"/>
    <w:rsid w:val="00B72156"/>
    <w:rsid w:val="00B7218F"/>
    <w:rsid w:val="00B722A1"/>
    <w:rsid w:val="00B72597"/>
    <w:rsid w:val="00B72E14"/>
    <w:rsid w:val="00B72F9B"/>
    <w:rsid w:val="00B73A9D"/>
    <w:rsid w:val="00B73BF9"/>
    <w:rsid w:val="00B73C4E"/>
    <w:rsid w:val="00B73E57"/>
    <w:rsid w:val="00B742BD"/>
    <w:rsid w:val="00B74353"/>
    <w:rsid w:val="00B74C66"/>
    <w:rsid w:val="00B74CDC"/>
    <w:rsid w:val="00B7534E"/>
    <w:rsid w:val="00B753F8"/>
    <w:rsid w:val="00B756D8"/>
    <w:rsid w:val="00B7597B"/>
    <w:rsid w:val="00B761BC"/>
    <w:rsid w:val="00B76235"/>
    <w:rsid w:val="00B7687C"/>
    <w:rsid w:val="00B76B9B"/>
    <w:rsid w:val="00B772E6"/>
    <w:rsid w:val="00B77637"/>
    <w:rsid w:val="00B80039"/>
    <w:rsid w:val="00B802A4"/>
    <w:rsid w:val="00B806BA"/>
    <w:rsid w:val="00B80748"/>
    <w:rsid w:val="00B80DE2"/>
    <w:rsid w:val="00B81411"/>
    <w:rsid w:val="00B81584"/>
    <w:rsid w:val="00B817A4"/>
    <w:rsid w:val="00B817BA"/>
    <w:rsid w:val="00B820D3"/>
    <w:rsid w:val="00B8246F"/>
    <w:rsid w:val="00B829DF"/>
    <w:rsid w:val="00B82AE3"/>
    <w:rsid w:val="00B8302F"/>
    <w:rsid w:val="00B83274"/>
    <w:rsid w:val="00B83A8C"/>
    <w:rsid w:val="00B83BE5"/>
    <w:rsid w:val="00B83C09"/>
    <w:rsid w:val="00B83CE2"/>
    <w:rsid w:val="00B8432D"/>
    <w:rsid w:val="00B844BD"/>
    <w:rsid w:val="00B84546"/>
    <w:rsid w:val="00B84E3E"/>
    <w:rsid w:val="00B85041"/>
    <w:rsid w:val="00B856B7"/>
    <w:rsid w:val="00B85953"/>
    <w:rsid w:val="00B85A1B"/>
    <w:rsid w:val="00B85C9F"/>
    <w:rsid w:val="00B86302"/>
    <w:rsid w:val="00B864B2"/>
    <w:rsid w:val="00B86FA2"/>
    <w:rsid w:val="00B87340"/>
    <w:rsid w:val="00B87516"/>
    <w:rsid w:val="00B876D3"/>
    <w:rsid w:val="00B87DEE"/>
    <w:rsid w:val="00B87F7A"/>
    <w:rsid w:val="00B90B6A"/>
    <w:rsid w:val="00B90CC0"/>
    <w:rsid w:val="00B9154B"/>
    <w:rsid w:val="00B91B38"/>
    <w:rsid w:val="00B91D1B"/>
    <w:rsid w:val="00B922D1"/>
    <w:rsid w:val="00B9277C"/>
    <w:rsid w:val="00B929BA"/>
    <w:rsid w:val="00B93219"/>
    <w:rsid w:val="00B93A58"/>
    <w:rsid w:val="00B93DDD"/>
    <w:rsid w:val="00B9478E"/>
    <w:rsid w:val="00B957E4"/>
    <w:rsid w:val="00B960AC"/>
    <w:rsid w:val="00B960CD"/>
    <w:rsid w:val="00B9648F"/>
    <w:rsid w:val="00B9735B"/>
    <w:rsid w:val="00B9785D"/>
    <w:rsid w:val="00BA01C0"/>
    <w:rsid w:val="00BA049E"/>
    <w:rsid w:val="00BA0E97"/>
    <w:rsid w:val="00BA0EA6"/>
    <w:rsid w:val="00BA11F3"/>
    <w:rsid w:val="00BA12EE"/>
    <w:rsid w:val="00BA14F7"/>
    <w:rsid w:val="00BA1869"/>
    <w:rsid w:val="00BA2379"/>
    <w:rsid w:val="00BA2553"/>
    <w:rsid w:val="00BA29A2"/>
    <w:rsid w:val="00BA3656"/>
    <w:rsid w:val="00BA3995"/>
    <w:rsid w:val="00BA3AB9"/>
    <w:rsid w:val="00BA3C3B"/>
    <w:rsid w:val="00BA3EF0"/>
    <w:rsid w:val="00BA42B5"/>
    <w:rsid w:val="00BA4511"/>
    <w:rsid w:val="00BA48DD"/>
    <w:rsid w:val="00BA4C73"/>
    <w:rsid w:val="00BA4EBF"/>
    <w:rsid w:val="00BA5069"/>
    <w:rsid w:val="00BA50B4"/>
    <w:rsid w:val="00BA5A77"/>
    <w:rsid w:val="00BA5B54"/>
    <w:rsid w:val="00BA5B64"/>
    <w:rsid w:val="00BA5ED1"/>
    <w:rsid w:val="00BA6181"/>
    <w:rsid w:val="00BA6969"/>
    <w:rsid w:val="00BA7759"/>
    <w:rsid w:val="00BA77F1"/>
    <w:rsid w:val="00BA79BC"/>
    <w:rsid w:val="00BA7F94"/>
    <w:rsid w:val="00BB029D"/>
    <w:rsid w:val="00BB0330"/>
    <w:rsid w:val="00BB043E"/>
    <w:rsid w:val="00BB0C02"/>
    <w:rsid w:val="00BB0CF6"/>
    <w:rsid w:val="00BB0F33"/>
    <w:rsid w:val="00BB1DC0"/>
    <w:rsid w:val="00BB1E7B"/>
    <w:rsid w:val="00BB2ADE"/>
    <w:rsid w:val="00BB30AA"/>
    <w:rsid w:val="00BB343A"/>
    <w:rsid w:val="00BB34ED"/>
    <w:rsid w:val="00BB37E9"/>
    <w:rsid w:val="00BB4044"/>
    <w:rsid w:val="00BB42BB"/>
    <w:rsid w:val="00BB45CA"/>
    <w:rsid w:val="00BB497B"/>
    <w:rsid w:val="00BB5B16"/>
    <w:rsid w:val="00BB5EFC"/>
    <w:rsid w:val="00BB60B6"/>
    <w:rsid w:val="00BB6AA2"/>
    <w:rsid w:val="00BB6B17"/>
    <w:rsid w:val="00BB759E"/>
    <w:rsid w:val="00BC00CF"/>
    <w:rsid w:val="00BC0259"/>
    <w:rsid w:val="00BC0851"/>
    <w:rsid w:val="00BC0A0C"/>
    <w:rsid w:val="00BC0C78"/>
    <w:rsid w:val="00BC0CEE"/>
    <w:rsid w:val="00BC0D84"/>
    <w:rsid w:val="00BC0F6C"/>
    <w:rsid w:val="00BC1226"/>
    <w:rsid w:val="00BC1457"/>
    <w:rsid w:val="00BC17AB"/>
    <w:rsid w:val="00BC1DF1"/>
    <w:rsid w:val="00BC231C"/>
    <w:rsid w:val="00BC25D4"/>
    <w:rsid w:val="00BC2E0A"/>
    <w:rsid w:val="00BC2EFE"/>
    <w:rsid w:val="00BC305E"/>
    <w:rsid w:val="00BC3398"/>
    <w:rsid w:val="00BC3419"/>
    <w:rsid w:val="00BC3501"/>
    <w:rsid w:val="00BC35C1"/>
    <w:rsid w:val="00BC3A8B"/>
    <w:rsid w:val="00BC3C07"/>
    <w:rsid w:val="00BC3D39"/>
    <w:rsid w:val="00BC3E64"/>
    <w:rsid w:val="00BC3ED5"/>
    <w:rsid w:val="00BC42A8"/>
    <w:rsid w:val="00BC4310"/>
    <w:rsid w:val="00BC4947"/>
    <w:rsid w:val="00BC4C32"/>
    <w:rsid w:val="00BC4ECC"/>
    <w:rsid w:val="00BC5499"/>
    <w:rsid w:val="00BC5973"/>
    <w:rsid w:val="00BC5FC3"/>
    <w:rsid w:val="00BC6429"/>
    <w:rsid w:val="00BC6434"/>
    <w:rsid w:val="00BC6D2E"/>
    <w:rsid w:val="00BC6EF3"/>
    <w:rsid w:val="00BC780C"/>
    <w:rsid w:val="00BC781C"/>
    <w:rsid w:val="00BD0289"/>
    <w:rsid w:val="00BD03BB"/>
    <w:rsid w:val="00BD0782"/>
    <w:rsid w:val="00BD07CB"/>
    <w:rsid w:val="00BD07E4"/>
    <w:rsid w:val="00BD0EE6"/>
    <w:rsid w:val="00BD1122"/>
    <w:rsid w:val="00BD19F1"/>
    <w:rsid w:val="00BD2111"/>
    <w:rsid w:val="00BD2293"/>
    <w:rsid w:val="00BD2314"/>
    <w:rsid w:val="00BD2B8E"/>
    <w:rsid w:val="00BD2C14"/>
    <w:rsid w:val="00BD30F7"/>
    <w:rsid w:val="00BD3271"/>
    <w:rsid w:val="00BD3653"/>
    <w:rsid w:val="00BD3C50"/>
    <w:rsid w:val="00BD3CDF"/>
    <w:rsid w:val="00BD3DE2"/>
    <w:rsid w:val="00BD44C5"/>
    <w:rsid w:val="00BD46F2"/>
    <w:rsid w:val="00BD4872"/>
    <w:rsid w:val="00BD48EF"/>
    <w:rsid w:val="00BD500B"/>
    <w:rsid w:val="00BD57B2"/>
    <w:rsid w:val="00BD5825"/>
    <w:rsid w:val="00BD5F64"/>
    <w:rsid w:val="00BD744E"/>
    <w:rsid w:val="00BD7743"/>
    <w:rsid w:val="00BD7883"/>
    <w:rsid w:val="00BD7E66"/>
    <w:rsid w:val="00BE027D"/>
    <w:rsid w:val="00BE02D0"/>
    <w:rsid w:val="00BE0A2C"/>
    <w:rsid w:val="00BE0AF0"/>
    <w:rsid w:val="00BE154E"/>
    <w:rsid w:val="00BE1711"/>
    <w:rsid w:val="00BE1A42"/>
    <w:rsid w:val="00BE1A47"/>
    <w:rsid w:val="00BE1AC3"/>
    <w:rsid w:val="00BE1D7B"/>
    <w:rsid w:val="00BE2053"/>
    <w:rsid w:val="00BE2246"/>
    <w:rsid w:val="00BE29B9"/>
    <w:rsid w:val="00BE2ABE"/>
    <w:rsid w:val="00BE2F87"/>
    <w:rsid w:val="00BE33AC"/>
    <w:rsid w:val="00BE3603"/>
    <w:rsid w:val="00BE44A9"/>
    <w:rsid w:val="00BE4A98"/>
    <w:rsid w:val="00BE4E8D"/>
    <w:rsid w:val="00BE51BB"/>
    <w:rsid w:val="00BE5681"/>
    <w:rsid w:val="00BE56E5"/>
    <w:rsid w:val="00BE5922"/>
    <w:rsid w:val="00BE5992"/>
    <w:rsid w:val="00BE5C37"/>
    <w:rsid w:val="00BE5D8C"/>
    <w:rsid w:val="00BE5EBA"/>
    <w:rsid w:val="00BE60FD"/>
    <w:rsid w:val="00BE628E"/>
    <w:rsid w:val="00BE62E9"/>
    <w:rsid w:val="00BE64EB"/>
    <w:rsid w:val="00BE6579"/>
    <w:rsid w:val="00BE6646"/>
    <w:rsid w:val="00BE681A"/>
    <w:rsid w:val="00BE6881"/>
    <w:rsid w:val="00BE6CA3"/>
    <w:rsid w:val="00BE6D11"/>
    <w:rsid w:val="00BE7034"/>
    <w:rsid w:val="00BE7055"/>
    <w:rsid w:val="00BE71F0"/>
    <w:rsid w:val="00BE7476"/>
    <w:rsid w:val="00BE7E96"/>
    <w:rsid w:val="00BE7F1D"/>
    <w:rsid w:val="00BF05A7"/>
    <w:rsid w:val="00BF1066"/>
    <w:rsid w:val="00BF16B5"/>
    <w:rsid w:val="00BF194E"/>
    <w:rsid w:val="00BF1ECA"/>
    <w:rsid w:val="00BF2FB0"/>
    <w:rsid w:val="00BF3195"/>
    <w:rsid w:val="00BF32AC"/>
    <w:rsid w:val="00BF39E3"/>
    <w:rsid w:val="00BF3BD2"/>
    <w:rsid w:val="00BF3CE8"/>
    <w:rsid w:val="00BF3E2D"/>
    <w:rsid w:val="00BF41EE"/>
    <w:rsid w:val="00BF4C84"/>
    <w:rsid w:val="00BF50E6"/>
    <w:rsid w:val="00BF5144"/>
    <w:rsid w:val="00BF5362"/>
    <w:rsid w:val="00BF5907"/>
    <w:rsid w:val="00BF5BED"/>
    <w:rsid w:val="00BF5DD6"/>
    <w:rsid w:val="00BF6BC5"/>
    <w:rsid w:val="00BF6DD5"/>
    <w:rsid w:val="00BF6E41"/>
    <w:rsid w:val="00BF6F00"/>
    <w:rsid w:val="00BF6F72"/>
    <w:rsid w:val="00BF7065"/>
    <w:rsid w:val="00BF7069"/>
    <w:rsid w:val="00BF7D8E"/>
    <w:rsid w:val="00C00364"/>
    <w:rsid w:val="00C004E1"/>
    <w:rsid w:val="00C00675"/>
    <w:rsid w:val="00C007CE"/>
    <w:rsid w:val="00C0083A"/>
    <w:rsid w:val="00C00F16"/>
    <w:rsid w:val="00C00F8F"/>
    <w:rsid w:val="00C010BD"/>
    <w:rsid w:val="00C019DD"/>
    <w:rsid w:val="00C01CD8"/>
    <w:rsid w:val="00C01CF4"/>
    <w:rsid w:val="00C01E63"/>
    <w:rsid w:val="00C02199"/>
    <w:rsid w:val="00C02410"/>
    <w:rsid w:val="00C02F71"/>
    <w:rsid w:val="00C0340A"/>
    <w:rsid w:val="00C03491"/>
    <w:rsid w:val="00C03549"/>
    <w:rsid w:val="00C035C1"/>
    <w:rsid w:val="00C03970"/>
    <w:rsid w:val="00C03CFD"/>
    <w:rsid w:val="00C04349"/>
    <w:rsid w:val="00C046AC"/>
    <w:rsid w:val="00C04AB6"/>
    <w:rsid w:val="00C04AC8"/>
    <w:rsid w:val="00C04BE5"/>
    <w:rsid w:val="00C064A7"/>
    <w:rsid w:val="00C066F1"/>
    <w:rsid w:val="00C0704C"/>
    <w:rsid w:val="00C070BF"/>
    <w:rsid w:val="00C07440"/>
    <w:rsid w:val="00C07917"/>
    <w:rsid w:val="00C07B03"/>
    <w:rsid w:val="00C07BF4"/>
    <w:rsid w:val="00C07E8F"/>
    <w:rsid w:val="00C10009"/>
    <w:rsid w:val="00C10494"/>
    <w:rsid w:val="00C11A8B"/>
    <w:rsid w:val="00C11F20"/>
    <w:rsid w:val="00C1223B"/>
    <w:rsid w:val="00C1269F"/>
    <w:rsid w:val="00C12A1A"/>
    <w:rsid w:val="00C13112"/>
    <w:rsid w:val="00C1311B"/>
    <w:rsid w:val="00C133AD"/>
    <w:rsid w:val="00C13496"/>
    <w:rsid w:val="00C13892"/>
    <w:rsid w:val="00C1478E"/>
    <w:rsid w:val="00C14A44"/>
    <w:rsid w:val="00C14C29"/>
    <w:rsid w:val="00C15704"/>
    <w:rsid w:val="00C157BC"/>
    <w:rsid w:val="00C15E5C"/>
    <w:rsid w:val="00C16425"/>
    <w:rsid w:val="00C16468"/>
    <w:rsid w:val="00C166E5"/>
    <w:rsid w:val="00C16CA4"/>
    <w:rsid w:val="00C16E6A"/>
    <w:rsid w:val="00C1778E"/>
    <w:rsid w:val="00C179C4"/>
    <w:rsid w:val="00C179D3"/>
    <w:rsid w:val="00C203CF"/>
    <w:rsid w:val="00C208AA"/>
    <w:rsid w:val="00C20A95"/>
    <w:rsid w:val="00C2132E"/>
    <w:rsid w:val="00C21339"/>
    <w:rsid w:val="00C213C0"/>
    <w:rsid w:val="00C21572"/>
    <w:rsid w:val="00C2177C"/>
    <w:rsid w:val="00C21A0F"/>
    <w:rsid w:val="00C21D42"/>
    <w:rsid w:val="00C22047"/>
    <w:rsid w:val="00C2251E"/>
    <w:rsid w:val="00C22EB5"/>
    <w:rsid w:val="00C22EFB"/>
    <w:rsid w:val="00C23603"/>
    <w:rsid w:val="00C23BBC"/>
    <w:rsid w:val="00C23C54"/>
    <w:rsid w:val="00C23EAB"/>
    <w:rsid w:val="00C23EC1"/>
    <w:rsid w:val="00C243EF"/>
    <w:rsid w:val="00C24963"/>
    <w:rsid w:val="00C24B2E"/>
    <w:rsid w:val="00C25160"/>
    <w:rsid w:val="00C2590A"/>
    <w:rsid w:val="00C259D2"/>
    <w:rsid w:val="00C25A48"/>
    <w:rsid w:val="00C25AA4"/>
    <w:rsid w:val="00C25D86"/>
    <w:rsid w:val="00C25DBA"/>
    <w:rsid w:val="00C25DE3"/>
    <w:rsid w:val="00C25F0C"/>
    <w:rsid w:val="00C26037"/>
    <w:rsid w:val="00C26311"/>
    <w:rsid w:val="00C26761"/>
    <w:rsid w:val="00C26B3C"/>
    <w:rsid w:val="00C26B45"/>
    <w:rsid w:val="00C270B8"/>
    <w:rsid w:val="00C276B7"/>
    <w:rsid w:val="00C277F9"/>
    <w:rsid w:val="00C278CD"/>
    <w:rsid w:val="00C27982"/>
    <w:rsid w:val="00C27ECE"/>
    <w:rsid w:val="00C304CC"/>
    <w:rsid w:val="00C305F4"/>
    <w:rsid w:val="00C3068C"/>
    <w:rsid w:val="00C308C9"/>
    <w:rsid w:val="00C30936"/>
    <w:rsid w:val="00C30AC8"/>
    <w:rsid w:val="00C30CAA"/>
    <w:rsid w:val="00C30DDE"/>
    <w:rsid w:val="00C31D56"/>
    <w:rsid w:val="00C3249B"/>
    <w:rsid w:val="00C32BB9"/>
    <w:rsid w:val="00C33129"/>
    <w:rsid w:val="00C33251"/>
    <w:rsid w:val="00C333AB"/>
    <w:rsid w:val="00C33424"/>
    <w:rsid w:val="00C335D2"/>
    <w:rsid w:val="00C33675"/>
    <w:rsid w:val="00C33A56"/>
    <w:rsid w:val="00C33A81"/>
    <w:rsid w:val="00C33BAB"/>
    <w:rsid w:val="00C33D54"/>
    <w:rsid w:val="00C33FED"/>
    <w:rsid w:val="00C3406B"/>
    <w:rsid w:val="00C350F5"/>
    <w:rsid w:val="00C355EE"/>
    <w:rsid w:val="00C35C93"/>
    <w:rsid w:val="00C36014"/>
    <w:rsid w:val="00C362D1"/>
    <w:rsid w:val="00C362DB"/>
    <w:rsid w:val="00C363E1"/>
    <w:rsid w:val="00C36706"/>
    <w:rsid w:val="00C367BB"/>
    <w:rsid w:val="00C36BFA"/>
    <w:rsid w:val="00C37395"/>
    <w:rsid w:val="00C373F2"/>
    <w:rsid w:val="00C37936"/>
    <w:rsid w:val="00C407BF"/>
    <w:rsid w:val="00C409E1"/>
    <w:rsid w:val="00C40AA9"/>
    <w:rsid w:val="00C40AEE"/>
    <w:rsid w:val="00C41028"/>
    <w:rsid w:val="00C41975"/>
    <w:rsid w:val="00C41AA5"/>
    <w:rsid w:val="00C42041"/>
    <w:rsid w:val="00C42076"/>
    <w:rsid w:val="00C421E6"/>
    <w:rsid w:val="00C42403"/>
    <w:rsid w:val="00C42898"/>
    <w:rsid w:val="00C42F5F"/>
    <w:rsid w:val="00C43356"/>
    <w:rsid w:val="00C4372E"/>
    <w:rsid w:val="00C44DAC"/>
    <w:rsid w:val="00C4536B"/>
    <w:rsid w:val="00C457C7"/>
    <w:rsid w:val="00C45A50"/>
    <w:rsid w:val="00C45DA6"/>
    <w:rsid w:val="00C4602D"/>
    <w:rsid w:val="00C46A2D"/>
    <w:rsid w:val="00C47BB6"/>
    <w:rsid w:val="00C47BC5"/>
    <w:rsid w:val="00C47D47"/>
    <w:rsid w:val="00C47E34"/>
    <w:rsid w:val="00C500AC"/>
    <w:rsid w:val="00C50145"/>
    <w:rsid w:val="00C50438"/>
    <w:rsid w:val="00C50517"/>
    <w:rsid w:val="00C50530"/>
    <w:rsid w:val="00C507E7"/>
    <w:rsid w:val="00C509AF"/>
    <w:rsid w:val="00C515BA"/>
    <w:rsid w:val="00C51921"/>
    <w:rsid w:val="00C51BDF"/>
    <w:rsid w:val="00C523EB"/>
    <w:rsid w:val="00C526B7"/>
    <w:rsid w:val="00C527A8"/>
    <w:rsid w:val="00C52FA8"/>
    <w:rsid w:val="00C533DC"/>
    <w:rsid w:val="00C53F84"/>
    <w:rsid w:val="00C54A79"/>
    <w:rsid w:val="00C54B1B"/>
    <w:rsid w:val="00C5599E"/>
    <w:rsid w:val="00C55A83"/>
    <w:rsid w:val="00C56950"/>
    <w:rsid w:val="00C56BD6"/>
    <w:rsid w:val="00C57C18"/>
    <w:rsid w:val="00C60287"/>
    <w:rsid w:val="00C61105"/>
    <w:rsid w:val="00C61BC0"/>
    <w:rsid w:val="00C61E84"/>
    <w:rsid w:val="00C62036"/>
    <w:rsid w:val="00C63350"/>
    <w:rsid w:val="00C6356D"/>
    <w:rsid w:val="00C63701"/>
    <w:rsid w:val="00C63AA1"/>
    <w:rsid w:val="00C63EDC"/>
    <w:rsid w:val="00C64277"/>
    <w:rsid w:val="00C64919"/>
    <w:rsid w:val="00C64D6E"/>
    <w:rsid w:val="00C64DEE"/>
    <w:rsid w:val="00C653A8"/>
    <w:rsid w:val="00C65663"/>
    <w:rsid w:val="00C65A96"/>
    <w:rsid w:val="00C65D70"/>
    <w:rsid w:val="00C6673E"/>
    <w:rsid w:val="00C66B76"/>
    <w:rsid w:val="00C66F36"/>
    <w:rsid w:val="00C66FA0"/>
    <w:rsid w:val="00C671DD"/>
    <w:rsid w:val="00C67278"/>
    <w:rsid w:val="00C673FD"/>
    <w:rsid w:val="00C67904"/>
    <w:rsid w:val="00C67D15"/>
    <w:rsid w:val="00C67FFD"/>
    <w:rsid w:val="00C700DD"/>
    <w:rsid w:val="00C705DD"/>
    <w:rsid w:val="00C709F7"/>
    <w:rsid w:val="00C70D73"/>
    <w:rsid w:val="00C70E1E"/>
    <w:rsid w:val="00C70EC7"/>
    <w:rsid w:val="00C710D7"/>
    <w:rsid w:val="00C7139A"/>
    <w:rsid w:val="00C71447"/>
    <w:rsid w:val="00C717BC"/>
    <w:rsid w:val="00C71E79"/>
    <w:rsid w:val="00C721C9"/>
    <w:rsid w:val="00C7268E"/>
    <w:rsid w:val="00C72805"/>
    <w:rsid w:val="00C72DBD"/>
    <w:rsid w:val="00C72EED"/>
    <w:rsid w:val="00C72FC6"/>
    <w:rsid w:val="00C7328E"/>
    <w:rsid w:val="00C7353E"/>
    <w:rsid w:val="00C73541"/>
    <w:rsid w:val="00C73EE1"/>
    <w:rsid w:val="00C743CC"/>
    <w:rsid w:val="00C74474"/>
    <w:rsid w:val="00C745E1"/>
    <w:rsid w:val="00C748E9"/>
    <w:rsid w:val="00C74B31"/>
    <w:rsid w:val="00C74F02"/>
    <w:rsid w:val="00C750B3"/>
    <w:rsid w:val="00C75149"/>
    <w:rsid w:val="00C75182"/>
    <w:rsid w:val="00C75237"/>
    <w:rsid w:val="00C75EA6"/>
    <w:rsid w:val="00C75F07"/>
    <w:rsid w:val="00C76035"/>
    <w:rsid w:val="00C76082"/>
    <w:rsid w:val="00C7608D"/>
    <w:rsid w:val="00C76482"/>
    <w:rsid w:val="00C766D9"/>
    <w:rsid w:val="00C76E53"/>
    <w:rsid w:val="00C773AD"/>
    <w:rsid w:val="00C777EE"/>
    <w:rsid w:val="00C77FEF"/>
    <w:rsid w:val="00C80281"/>
    <w:rsid w:val="00C80784"/>
    <w:rsid w:val="00C80A42"/>
    <w:rsid w:val="00C80C09"/>
    <w:rsid w:val="00C81724"/>
    <w:rsid w:val="00C82803"/>
    <w:rsid w:val="00C82E35"/>
    <w:rsid w:val="00C82F57"/>
    <w:rsid w:val="00C833EF"/>
    <w:rsid w:val="00C83516"/>
    <w:rsid w:val="00C8362B"/>
    <w:rsid w:val="00C837A5"/>
    <w:rsid w:val="00C8431C"/>
    <w:rsid w:val="00C84470"/>
    <w:rsid w:val="00C84547"/>
    <w:rsid w:val="00C8466F"/>
    <w:rsid w:val="00C848B4"/>
    <w:rsid w:val="00C84CA3"/>
    <w:rsid w:val="00C84F36"/>
    <w:rsid w:val="00C855F4"/>
    <w:rsid w:val="00C857E4"/>
    <w:rsid w:val="00C8595A"/>
    <w:rsid w:val="00C85B97"/>
    <w:rsid w:val="00C85D1B"/>
    <w:rsid w:val="00C86143"/>
    <w:rsid w:val="00C86292"/>
    <w:rsid w:val="00C86571"/>
    <w:rsid w:val="00C8659C"/>
    <w:rsid w:val="00C8674D"/>
    <w:rsid w:val="00C86802"/>
    <w:rsid w:val="00C86E1A"/>
    <w:rsid w:val="00C86FCF"/>
    <w:rsid w:val="00C87398"/>
    <w:rsid w:val="00C8794F"/>
    <w:rsid w:val="00C90498"/>
    <w:rsid w:val="00C90889"/>
    <w:rsid w:val="00C90C4F"/>
    <w:rsid w:val="00C917BD"/>
    <w:rsid w:val="00C9238F"/>
    <w:rsid w:val="00C924FE"/>
    <w:rsid w:val="00C929EB"/>
    <w:rsid w:val="00C92BF0"/>
    <w:rsid w:val="00C9384F"/>
    <w:rsid w:val="00C9386C"/>
    <w:rsid w:val="00C9444A"/>
    <w:rsid w:val="00C944DA"/>
    <w:rsid w:val="00C9453A"/>
    <w:rsid w:val="00C945BB"/>
    <w:rsid w:val="00C94829"/>
    <w:rsid w:val="00C9489D"/>
    <w:rsid w:val="00C94D93"/>
    <w:rsid w:val="00C9515D"/>
    <w:rsid w:val="00C957D5"/>
    <w:rsid w:val="00C957F7"/>
    <w:rsid w:val="00C958E0"/>
    <w:rsid w:val="00C96284"/>
    <w:rsid w:val="00C9656A"/>
    <w:rsid w:val="00C96A95"/>
    <w:rsid w:val="00C96CFA"/>
    <w:rsid w:val="00C96F2B"/>
    <w:rsid w:val="00C9759E"/>
    <w:rsid w:val="00C97694"/>
    <w:rsid w:val="00C97813"/>
    <w:rsid w:val="00C97AB2"/>
    <w:rsid w:val="00C97ED8"/>
    <w:rsid w:val="00CA00CC"/>
    <w:rsid w:val="00CA0736"/>
    <w:rsid w:val="00CA0834"/>
    <w:rsid w:val="00CA0866"/>
    <w:rsid w:val="00CA08A0"/>
    <w:rsid w:val="00CA08C1"/>
    <w:rsid w:val="00CA0A9A"/>
    <w:rsid w:val="00CA0B47"/>
    <w:rsid w:val="00CA0D61"/>
    <w:rsid w:val="00CA1760"/>
    <w:rsid w:val="00CA1A43"/>
    <w:rsid w:val="00CA2D41"/>
    <w:rsid w:val="00CA2FAD"/>
    <w:rsid w:val="00CA3456"/>
    <w:rsid w:val="00CA36B2"/>
    <w:rsid w:val="00CA399B"/>
    <w:rsid w:val="00CA3C25"/>
    <w:rsid w:val="00CA3DE6"/>
    <w:rsid w:val="00CA4119"/>
    <w:rsid w:val="00CA44D9"/>
    <w:rsid w:val="00CA4530"/>
    <w:rsid w:val="00CA47AB"/>
    <w:rsid w:val="00CA47DD"/>
    <w:rsid w:val="00CA4823"/>
    <w:rsid w:val="00CA5AC7"/>
    <w:rsid w:val="00CA5CD7"/>
    <w:rsid w:val="00CA6061"/>
    <w:rsid w:val="00CA694D"/>
    <w:rsid w:val="00CA6B2C"/>
    <w:rsid w:val="00CA6FDA"/>
    <w:rsid w:val="00CA71A9"/>
    <w:rsid w:val="00CA7385"/>
    <w:rsid w:val="00CA7BA4"/>
    <w:rsid w:val="00CA7F11"/>
    <w:rsid w:val="00CB0DAA"/>
    <w:rsid w:val="00CB1074"/>
    <w:rsid w:val="00CB15A6"/>
    <w:rsid w:val="00CB17C9"/>
    <w:rsid w:val="00CB1A41"/>
    <w:rsid w:val="00CB1D91"/>
    <w:rsid w:val="00CB251D"/>
    <w:rsid w:val="00CB2554"/>
    <w:rsid w:val="00CB2688"/>
    <w:rsid w:val="00CB2709"/>
    <w:rsid w:val="00CB286C"/>
    <w:rsid w:val="00CB2893"/>
    <w:rsid w:val="00CB2958"/>
    <w:rsid w:val="00CB351F"/>
    <w:rsid w:val="00CB3946"/>
    <w:rsid w:val="00CB3E09"/>
    <w:rsid w:val="00CB4482"/>
    <w:rsid w:val="00CB475E"/>
    <w:rsid w:val="00CB477E"/>
    <w:rsid w:val="00CB4CD3"/>
    <w:rsid w:val="00CB4F04"/>
    <w:rsid w:val="00CB5215"/>
    <w:rsid w:val="00CB52E2"/>
    <w:rsid w:val="00CB5355"/>
    <w:rsid w:val="00CB575C"/>
    <w:rsid w:val="00CB5BE2"/>
    <w:rsid w:val="00CB6629"/>
    <w:rsid w:val="00CB6B31"/>
    <w:rsid w:val="00CB727A"/>
    <w:rsid w:val="00CB72E3"/>
    <w:rsid w:val="00CB7329"/>
    <w:rsid w:val="00CB7AFC"/>
    <w:rsid w:val="00CB7B0D"/>
    <w:rsid w:val="00CB7B22"/>
    <w:rsid w:val="00CB7CDA"/>
    <w:rsid w:val="00CB7FD1"/>
    <w:rsid w:val="00CC01F1"/>
    <w:rsid w:val="00CC0AC1"/>
    <w:rsid w:val="00CC0BE5"/>
    <w:rsid w:val="00CC117C"/>
    <w:rsid w:val="00CC1281"/>
    <w:rsid w:val="00CC14DE"/>
    <w:rsid w:val="00CC171C"/>
    <w:rsid w:val="00CC196B"/>
    <w:rsid w:val="00CC19DD"/>
    <w:rsid w:val="00CC1B42"/>
    <w:rsid w:val="00CC1B85"/>
    <w:rsid w:val="00CC1CF2"/>
    <w:rsid w:val="00CC1E36"/>
    <w:rsid w:val="00CC264E"/>
    <w:rsid w:val="00CC2B6E"/>
    <w:rsid w:val="00CC2C77"/>
    <w:rsid w:val="00CC2F46"/>
    <w:rsid w:val="00CC2FC5"/>
    <w:rsid w:val="00CC3232"/>
    <w:rsid w:val="00CC33D8"/>
    <w:rsid w:val="00CC358C"/>
    <w:rsid w:val="00CC38C1"/>
    <w:rsid w:val="00CC3928"/>
    <w:rsid w:val="00CC3D35"/>
    <w:rsid w:val="00CC3DD6"/>
    <w:rsid w:val="00CC3E38"/>
    <w:rsid w:val="00CC3EAF"/>
    <w:rsid w:val="00CC48E7"/>
    <w:rsid w:val="00CC4C0C"/>
    <w:rsid w:val="00CC4EC9"/>
    <w:rsid w:val="00CC587B"/>
    <w:rsid w:val="00CC5E19"/>
    <w:rsid w:val="00CC5E2E"/>
    <w:rsid w:val="00CC66A7"/>
    <w:rsid w:val="00CC6771"/>
    <w:rsid w:val="00CC6B15"/>
    <w:rsid w:val="00CC6F81"/>
    <w:rsid w:val="00CC70AD"/>
    <w:rsid w:val="00CC714F"/>
    <w:rsid w:val="00CC72A1"/>
    <w:rsid w:val="00CC75DA"/>
    <w:rsid w:val="00CC7B1F"/>
    <w:rsid w:val="00CC7F62"/>
    <w:rsid w:val="00CD035F"/>
    <w:rsid w:val="00CD119D"/>
    <w:rsid w:val="00CD13E5"/>
    <w:rsid w:val="00CD1553"/>
    <w:rsid w:val="00CD15AC"/>
    <w:rsid w:val="00CD1A96"/>
    <w:rsid w:val="00CD1ADE"/>
    <w:rsid w:val="00CD1E16"/>
    <w:rsid w:val="00CD222D"/>
    <w:rsid w:val="00CD2242"/>
    <w:rsid w:val="00CD22E5"/>
    <w:rsid w:val="00CD25A9"/>
    <w:rsid w:val="00CD265D"/>
    <w:rsid w:val="00CD2666"/>
    <w:rsid w:val="00CD276C"/>
    <w:rsid w:val="00CD2A5B"/>
    <w:rsid w:val="00CD2DF6"/>
    <w:rsid w:val="00CD2E80"/>
    <w:rsid w:val="00CD304E"/>
    <w:rsid w:val="00CD308C"/>
    <w:rsid w:val="00CD3431"/>
    <w:rsid w:val="00CD38CB"/>
    <w:rsid w:val="00CD4513"/>
    <w:rsid w:val="00CD4984"/>
    <w:rsid w:val="00CD4AEB"/>
    <w:rsid w:val="00CD5536"/>
    <w:rsid w:val="00CD55E0"/>
    <w:rsid w:val="00CD57D3"/>
    <w:rsid w:val="00CD5C31"/>
    <w:rsid w:val="00CD5F91"/>
    <w:rsid w:val="00CD61DE"/>
    <w:rsid w:val="00CD6424"/>
    <w:rsid w:val="00CD6745"/>
    <w:rsid w:val="00CD6A01"/>
    <w:rsid w:val="00CD6F9A"/>
    <w:rsid w:val="00CD6FAE"/>
    <w:rsid w:val="00CD7A05"/>
    <w:rsid w:val="00CE0135"/>
    <w:rsid w:val="00CE0640"/>
    <w:rsid w:val="00CE0B14"/>
    <w:rsid w:val="00CE180E"/>
    <w:rsid w:val="00CE184D"/>
    <w:rsid w:val="00CE192E"/>
    <w:rsid w:val="00CE1A31"/>
    <w:rsid w:val="00CE1B13"/>
    <w:rsid w:val="00CE1CAD"/>
    <w:rsid w:val="00CE2217"/>
    <w:rsid w:val="00CE2310"/>
    <w:rsid w:val="00CE2497"/>
    <w:rsid w:val="00CE263C"/>
    <w:rsid w:val="00CE2A6C"/>
    <w:rsid w:val="00CE2F3D"/>
    <w:rsid w:val="00CE39C3"/>
    <w:rsid w:val="00CE3D04"/>
    <w:rsid w:val="00CE3D19"/>
    <w:rsid w:val="00CE403A"/>
    <w:rsid w:val="00CE40BF"/>
    <w:rsid w:val="00CE47A8"/>
    <w:rsid w:val="00CE5372"/>
    <w:rsid w:val="00CE5949"/>
    <w:rsid w:val="00CE5ED0"/>
    <w:rsid w:val="00CE5F69"/>
    <w:rsid w:val="00CE6247"/>
    <w:rsid w:val="00CE675F"/>
    <w:rsid w:val="00CE6870"/>
    <w:rsid w:val="00CE6A52"/>
    <w:rsid w:val="00CE6AD5"/>
    <w:rsid w:val="00CE6C32"/>
    <w:rsid w:val="00CE70E3"/>
    <w:rsid w:val="00CE7349"/>
    <w:rsid w:val="00CE778C"/>
    <w:rsid w:val="00CE7794"/>
    <w:rsid w:val="00CE7A4E"/>
    <w:rsid w:val="00CE7BCA"/>
    <w:rsid w:val="00CE7C4C"/>
    <w:rsid w:val="00CE7CB2"/>
    <w:rsid w:val="00CE7E67"/>
    <w:rsid w:val="00CF00D3"/>
    <w:rsid w:val="00CF028E"/>
    <w:rsid w:val="00CF080D"/>
    <w:rsid w:val="00CF0BF9"/>
    <w:rsid w:val="00CF1A39"/>
    <w:rsid w:val="00CF1BCC"/>
    <w:rsid w:val="00CF1D49"/>
    <w:rsid w:val="00CF2036"/>
    <w:rsid w:val="00CF20BD"/>
    <w:rsid w:val="00CF2801"/>
    <w:rsid w:val="00CF2E30"/>
    <w:rsid w:val="00CF2E89"/>
    <w:rsid w:val="00CF31FD"/>
    <w:rsid w:val="00CF3273"/>
    <w:rsid w:val="00CF3447"/>
    <w:rsid w:val="00CF40EF"/>
    <w:rsid w:val="00CF46D2"/>
    <w:rsid w:val="00CF47C0"/>
    <w:rsid w:val="00CF4898"/>
    <w:rsid w:val="00CF4DED"/>
    <w:rsid w:val="00CF501A"/>
    <w:rsid w:val="00CF5236"/>
    <w:rsid w:val="00CF52F4"/>
    <w:rsid w:val="00CF549B"/>
    <w:rsid w:val="00CF5768"/>
    <w:rsid w:val="00CF58D3"/>
    <w:rsid w:val="00CF590F"/>
    <w:rsid w:val="00CF5DE6"/>
    <w:rsid w:val="00CF6104"/>
    <w:rsid w:val="00CF6BEC"/>
    <w:rsid w:val="00CF6C34"/>
    <w:rsid w:val="00CF6CA0"/>
    <w:rsid w:val="00CF7145"/>
    <w:rsid w:val="00CF745B"/>
    <w:rsid w:val="00CF759A"/>
    <w:rsid w:val="00CF7BC0"/>
    <w:rsid w:val="00CF7C10"/>
    <w:rsid w:val="00D005B2"/>
    <w:rsid w:val="00D00652"/>
    <w:rsid w:val="00D00A60"/>
    <w:rsid w:val="00D013C6"/>
    <w:rsid w:val="00D0155F"/>
    <w:rsid w:val="00D01602"/>
    <w:rsid w:val="00D0167D"/>
    <w:rsid w:val="00D0173B"/>
    <w:rsid w:val="00D017B7"/>
    <w:rsid w:val="00D01900"/>
    <w:rsid w:val="00D02584"/>
    <w:rsid w:val="00D0260A"/>
    <w:rsid w:val="00D03149"/>
    <w:rsid w:val="00D03535"/>
    <w:rsid w:val="00D03566"/>
    <w:rsid w:val="00D03A88"/>
    <w:rsid w:val="00D03EAC"/>
    <w:rsid w:val="00D03F99"/>
    <w:rsid w:val="00D04791"/>
    <w:rsid w:val="00D0512E"/>
    <w:rsid w:val="00D0527A"/>
    <w:rsid w:val="00D05F92"/>
    <w:rsid w:val="00D064A5"/>
    <w:rsid w:val="00D06559"/>
    <w:rsid w:val="00D06723"/>
    <w:rsid w:val="00D067FE"/>
    <w:rsid w:val="00D06D0A"/>
    <w:rsid w:val="00D0734B"/>
    <w:rsid w:val="00D07747"/>
    <w:rsid w:val="00D100D4"/>
    <w:rsid w:val="00D10882"/>
    <w:rsid w:val="00D10BD5"/>
    <w:rsid w:val="00D10BF2"/>
    <w:rsid w:val="00D10D21"/>
    <w:rsid w:val="00D10DF1"/>
    <w:rsid w:val="00D11103"/>
    <w:rsid w:val="00D11947"/>
    <w:rsid w:val="00D1203A"/>
    <w:rsid w:val="00D12464"/>
    <w:rsid w:val="00D124E6"/>
    <w:rsid w:val="00D12BFC"/>
    <w:rsid w:val="00D12E04"/>
    <w:rsid w:val="00D1301E"/>
    <w:rsid w:val="00D132E0"/>
    <w:rsid w:val="00D1349C"/>
    <w:rsid w:val="00D13539"/>
    <w:rsid w:val="00D13767"/>
    <w:rsid w:val="00D137EB"/>
    <w:rsid w:val="00D13BD9"/>
    <w:rsid w:val="00D13F6D"/>
    <w:rsid w:val="00D142F5"/>
    <w:rsid w:val="00D1462A"/>
    <w:rsid w:val="00D14835"/>
    <w:rsid w:val="00D14AE7"/>
    <w:rsid w:val="00D14BE8"/>
    <w:rsid w:val="00D14BFB"/>
    <w:rsid w:val="00D14DBD"/>
    <w:rsid w:val="00D14F5E"/>
    <w:rsid w:val="00D15785"/>
    <w:rsid w:val="00D15B03"/>
    <w:rsid w:val="00D15C3B"/>
    <w:rsid w:val="00D16496"/>
    <w:rsid w:val="00D166F0"/>
    <w:rsid w:val="00D16876"/>
    <w:rsid w:val="00D16C2A"/>
    <w:rsid w:val="00D16D68"/>
    <w:rsid w:val="00D17063"/>
    <w:rsid w:val="00D170C1"/>
    <w:rsid w:val="00D17214"/>
    <w:rsid w:val="00D17478"/>
    <w:rsid w:val="00D17BEF"/>
    <w:rsid w:val="00D17FE6"/>
    <w:rsid w:val="00D20641"/>
    <w:rsid w:val="00D2076B"/>
    <w:rsid w:val="00D20AEB"/>
    <w:rsid w:val="00D20C3F"/>
    <w:rsid w:val="00D2136D"/>
    <w:rsid w:val="00D2197F"/>
    <w:rsid w:val="00D21B7C"/>
    <w:rsid w:val="00D21CF3"/>
    <w:rsid w:val="00D226AE"/>
    <w:rsid w:val="00D22910"/>
    <w:rsid w:val="00D22947"/>
    <w:rsid w:val="00D23768"/>
    <w:rsid w:val="00D23883"/>
    <w:rsid w:val="00D2391F"/>
    <w:rsid w:val="00D23A29"/>
    <w:rsid w:val="00D23FA3"/>
    <w:rsid w:val="00D245DD"/>
    <w:rsid w:val="00D248F6"/>
    <w:rsid w:val="00D24E89"/>
    <w:rsid w:val="00D251F8"/>
    <w:rsid w:val="00D25233"/>
    <w:rsid w:val="00D25239"/>
    <w:rsid w:val="00D2523E"/>
    <w:rsid w:val="00D2536A"/>
    <w:rsid w:val="00D25A4D"/>
    <w:rsid w:val="00D262F5"/>
    <w:rsid w:val="00D263D0"/>
    <w:rsid w:val="00D265F2"/>
    <w:rsid w:val="00D26782"/>
    <w:rsid w:val="00D26A74"/>
    <w:rsid w:val="00D2727A"/>
    <w:rsid w:val="00D27331"/>
    <w:rsid w:val="00D273F3"/>
    <w:rsid w:val="00D27A2D"/>
    <w:rsid w:val="00D27C0E"/>
    <w:rsid w:val="00D27DE4"/>
    <w:rsid w:val="00D27F35"/>
    <w:rsid w:val="00D3006D"/>
    <w:rsid w:val="00D30396"/>
    <w:rsid w:val="00D306E6"/>
    <w:rsid w:val="00D30EA5"/>
    <w:rsid w:val="00D31145"/>
    <w:rsid w:val="00D31313"/>
    <w:rsid w:val="00D315B0"/>
    <w:rsid w:val="00D3169B"/>
    <w:rsid w:val="00D317EF"/>
    <w:rsid w:val="00D31C43"/>
    <w:rsid w:val="00D31C56"/>
    <w:rsid w:val="00D329A4"/>
    <w:rsid w:val="00D32A87"/>
    <w:rsid w:val="00D32DD6"/>
    <w:rsid w:val="00D32F8E"/>
    <w:rsid w:val="00D33018"/>
    <w:rsid w:val="00D330E7"/>
    <w:rsid w:val="00D33398"/>
    <w:rsid w:val="00D334E4"/>
    <w:rsid w:val="00D3363E"/>
    <w:rsid w:val="00D33D4B"/>
    <w:rsid w:val="00D3441B"/>
    <w:rsid w:val="00D345D9"/>
    <w:rsid w:val="00D34652"/>
    <w:rsid w:val="00D34D79"/>
    <w:rsid w:val="00D3534E"/>
    <w:rsid w:val="00D35500"/>
    <w:rsid w:val="00D35822"/>
    <w:rsid w:val="00D358DF"/>
    <w:rsid w:val="00D35D87"/>
    <w:rsid w:val="00D35DE3"/>
    <w:rsid w:val="00D35DE7"/>
    <w:rsid w:val="00D36080"/>
    <w:rsid w:val="00D36AF2"/>
    <w:rsid w:val="00D36D47"/>
    <w:rsid w:val="00D36D65"/>
    <w:rsid w:val="00D3700E"/>
    <w:rsid w:val="00D37056"/>
    <w:rsid w:val="00D375C7"/>
    <w:rsid w:val="00D375CC"/>
    <w:rsid w:val="00D3788C"/>
    <w:rsid w:val="00D40111"/>
    <w:rsid w:val="00D40A92"/>
    <w:rsid w:val="00D40BE5"/>
    <w:rsid w:val="00D40C15"/>
    <w:rsid w:val="00D40C3B"/>
    <w:rsid w:val="00D40F27"/>
    <w:rsid w:val="00D415B6"/>
    <w:rsid w:val="00D416BD"/>
    <w:rsid w:val="00D41FF9"/>
    <w:rsid w:val="00D42471"/>
    <w:rsid w:val="00D42484"/>
    <w:rsid w:val="00D42D73"/>
    <w:rsid w:val="00D42F48"/>
    <w:rsid w:val="00D430AC"/>
    <w:rsid w:val="00D4334A"/>
    <w:rsid w:val="00D43A18"/>
    <w:rsid w:val="00D43E0C"/>
    <w:rsid w:val="00D43F47"/>
    <w:rsid w:val="00D4403B"/>
    <w:rsid w:val="00D4409C"/>
    <w:rsid w:val="00D4469B"/>
    <w:rsid w:val="00D447D7"/>
    <w:rsid w:val="00D44E48"/>
    <w:rsid w:val="00D45198"/>
    <w:rsid w:val="00D457DC"/>
    <w:rsid w:val="00D460F5"/>
    <w:rsid w:val="00D47066"/>
    <w:rsid w:val="00D50278"/>
    <w:rsid w:val="00D504C8"/>
    <w:rsid w:val="00D5124D"/>
    <w:rsid w:val="00D518B4"/>
    <w:rsid w:val="00D519AB"/>
    <w:rsid w:val="00D51AC2"/>
    <w:rsid w:val="00D51B64"/>
    <w:rsid w:val="00D51CAA"/>
    <w:rsid w:val="00D5224F"/>
    <w:rsid w:val="00D52452"/>
    <w:rsid w:val="00D527C7"/>
    <w:rsid w:val="00D52A5B"/>
    <w:rsid w:val="00D52D3B"/>
    <w:rsid w:val="00D52ECC"/>
    <w:rsid w:val="00D52FAB"/>
    <w:rsid w:val="00D532FA"/>
    <w:rsid w:val="00D539B3"/>
    <w:rsid w:val="00D53C59"/>
    <w:rsid w:val="00D53CAD"/>
    <w:rsid w:val="00D54188"/>
    <w:rsid w:val="00D54584"/>
    <w:rsid w:val="00D546EA"/>
    <w:rsid w:val="00D54767"/>
    <w:rsid w:val="00D54A90"/>
    <w:rsid w:val="00D557F5"/>
    <w:rsid w:val="00D55AEC"/>
    <w:rsid w:val="00D55B68"/>
    <w:rsid w:val="00D569F3"/>
    <w:rsid w:val="00D56F73"/>
    <w:rsid w:val="00D57904"/>
    <w:rsid w:val="00D57A02"/>
    <w:rsid w:val="00D57A3E"/>
    <w:rsid w:val="00D6033C"/>
    <w:rsid w:val="00D606FB"/>
    <w:rsid w:val="00D6154A"/>
    <w:rsid w:val="00D61890"/>
    <w:rsid w:val="00D61919"/>
    <w:rsid w:val="00D622A7"/>
    <w:rsid w:val="00D624BF"/>
    <w:rsid w:val="00D6256F"/>
    <w:rsid w:val="00D62591"/>
    <w:rsid w:val="00D62785"/>
    <w:rsid w:val="00D62867"/>
    <w:rsid w:val="00D628A2"/>
    <w:rsid w:val="00D6418F"/>
    <w:rsid w:val="00D64560"/>
    <w:rsid w:val="00D64AA1"/>
    <w:rsid w:val="00D64C41"/>
    <w:rsid w:val="00D64FB2"/>
    <w:rsid w:val="00D65894"/>
    <w:rsid w:val="00D65BCC"/>
    <w:rsid w:val="00D65C85"/>
    <w:rsid w:val="00D6626F"/>
    <w:rsid w:val="00D66350"/>
    <w:rsid w:val="00D66421"/>
    <w:rsid w:val="00D66A0E"/>
    <w:rsid w:val="00D66B38"/>
    <w:rsid w:val="00D67D4E"/>
    <w:rsid w:val="00D67F3A"/>
    <w:rsid w:val="00D704EF"/>
    <w:rsid w:val="00D70BED"/>
    <w:rsid w:val="00D713C4"/>
    <w:rsid w:val="00D72BF8"/>
    <w:rsid w:val="00D73268"/>
    <w:rsid w:val="00D73C02"/>
    <w:rsid w:val="00D73CBD"/>
    <w:rsid w:val="00D74029"/>
    <w:rsid w:val="00D74278"/>
    <w:rsid w:val="00D74414"/>
    <w:rsid w:val="00D746C8"/>
    <w:rsid w:val="00D746FB"/>
    <w:rsid w:val="00D747CB"/>
    <w:rsid w:val="00D750FD"/>
    <w:rsid w:val="00D75325"/>
    <w:rsid w:val="00D75A19"/>
    <w:rsid w:val="00D75B4F"/>
    <w:rsid w:val="00D761A4"/>
    <w:rsid w:val="00D762EA"/>
    <w:rsid w:val="00D76350"/>
    <w:rsid w:val="00D768A1"/>
    <w:rsid w:val="00D76E79"/>
    <w:rsid w:val="00D76E8F"/>
    <w:rsid w:val="00D773D8"/>
    <w:rsid w:val="00D7743E"/>
    <w:rsid w:val="00D77465"/>
    <w:rsid w:val="00D77D48"/>
    <w:rsid w:val="00D77F55"/>
    <w:rsid w:val="00D8059E"/>
    <w:rsid w:val="00D806AC"/>
    <w:rsid w:val="00D80764"/>
    <w:rsid w:val="00D80861"/>
    <w:rsid w:val="00D80C0D"/>
    <w:rsid w:val="00D80DC8"/>
    <w:rsid w:val="00D8147A"/>
    <w:rsid w:val="00D82463"/>
    <w:rsid w:val="00D8287E"/>
    <w:rsid w:val="00D8315E"/>
    <w:rsid w:val="00D83181"/>
    <w:rsid w:val="00D83A4D"/>
    <w:rsid w:val="00D83D5D"/>
    <w:rsid w:val="00D83D7D"/>
    <w:rsid w:val="00D83F66"/>
    <w:rsid w:val="00D846B8"/>
    <w:rsid w:val="00D847B3"/>
    <w:rsid w:val="00D84AA8"/>
    <w:rsid w:val="00D84E1A"/>
    <w:rsid w:val="00D84E64"/>
    <w:rsid w:val="00D85044"/>
    <w:rsid w:val="00D85160"/>
    <w:rsid w:val="00D8527A"/>
    <w:rsid w:val="00D8531A"/>
    <w:rsid w:val="00D8544A"/>
    <w:rsid w:val="00D854A3"/>
    <w:rsid w:val="00D855E8"/>
    <w:rsid w:val="00D856F4"/>
    <w:rsid w:val="00D85A90"/>
    <w:rsid w:val="00D85CE0"/>
    <w:rsid w:val="00D861B9"/>
    <w:rsid w:val="00D86A76"/>
    <w:rsid w:val="00D86BB8"/>
    <w:rsid w:val="00D86D73"/>
    <w:rsid w:val="00D8727D"/>
    <w:rsid w:val="00D874CA"/>
    <w:rsid w:val="00D8765C"/>
    <w:rsid w:val="00D87A35"/>
    <w:rsid w:val="00D87A50"/>
    <w:rsid w:val="00D87DD0"/>
    <w:rsid w:val="00D90046"/>
    <w:rsid w:val="00D90762"/>
    <w:rsid w:val="00D9088D"/>
    <w:rsid w:val="00D90D77"/>
    <w:rsid w:val="00D911F7"/>
    <w:rsid w:val="00D91707"/>
    <w:rsid w:val="00D91D13"/>
    <w:rsid w:val="00D9248B"/>
    <w:rsid w:val="00D92706"/>
    <w:rsid w:val="00D92BB7"/>
    <w:rsid w:val="00D92CA5"/>
    <w:rsid w:val="00D93099"/>
    <w:rsid w:val="00D93704"/>
    <w:rsid w:val="00D93D66"/>
    <w:rsid w:val="00D9430A"/>
    <w:rsid w:val="00D945BB"/>
    <w:rsid w:val="00D9462B"/>
    <w:rsid w:val="00D94659"/>
    <w:rsid w:val="00D94858"/>
    <w:rsid w:val="00D94DD8"/>
    <w:rsid w:val="00D94DE0"/>
    <w:rsid w:val="00D95B5A"/>
    <w:rsid w:val="00D95D41"/>
    <w:rsid w:val="00D95E14"/>
    <w:rsid w:val="00D95ED2"/>
    <w:rsid w:val="00D96600"/>
    <w:rsid w:val="00D96753"/>
    <w:rsid w:val="00D9685D"/>
    <w:rsid w:val="00D9697A"/>
    <w:rsid w:val="00D96DDA"/>
    <w:rsid w:val="00D9720D"/>
    <w:rsid w:val="00D9736A"/>
    <w:rsid w:val="00D975B8"/>
    <w:rsid w:val="00D975FF"/>
    <w:rsid w:val="00D976AF"/>
    <w:rsid w:val="00D97755"/>
    <w:rsid w:val="00D97E3D"/>
    <w:rsid w:val="00D97E6F"/>
    <w:rsid w:val="00D97F74"/>
    <w:rsid w:val="00DA0258"/>
    <w:rsid w:val="00DA0A88"/>
    <w:rsid w:val="00DA0DA7"/>
    <w:rsid w:val="00DA113C"/>
    <w:rsid w:val="00DA1716"/>
    <w:rsid w:val="00DA1A01"/>
    <w:rsid w:val="00DA1A68"/>
    <w:rsid w:val="00DA1EBB"/>
    <w:rsid w:val="00DA1FEC"/>
    <w:rsid w:val="00DA2AF7"/>
    <w:rsid w:val="00DA2E60"/>
    <w:rsid w:val="00DA2F15"/>
    <w:rsid w:val="00DA2FB4"/>
    <w:rsid w:val="00DA31AB"/>
    <w:rsid w:val="00DA373E"/>
    <w:rsid w:val="00DA4C2B"/>
    <w:rsid w:val="00DA54F0"/>
    <w:rsid w:val="00DA59A1"/>
    <w:rsid w:val="00DA59D3"/>
    <w:rsid w:val="00DA5C91"/>
    <w:rsid w:val="00DA5F00"/>
    <w:rsid w:val="00DA5FDA"/>
    <w:rsid w:val="00DA600B"/>
    <w:rsid w:val="00DA6445"/>
    <w:rsid w:val="00DA6AA8"/>
    <w:rsid w:val="00DA6BCF"/>
    <w:rsid w:val="00DA6C53"/>
    <w:rsid w:val="00DA7FF7"/>
    <w:rsid w:val="00DB0068"/>
    <w:rsid w:val="00DB0360"/>
    <w:rsid w:val="00DB0456"/>
    <w:rsid w:val="00DB0718"/>
    <w:rsid w:val="00DB0893"/>
    <w:rsid w:val="00DB11F3"/>
    <w:rsid w:val="00DB1435"/>
    <w:rsid w:val="00DB1ACE"/>
    <w:rsid w:val="00DB1B4E"/>
    <w:rsid w:val="00DB1C79"/>
    <w:rsid w:val="00DB209C"/>
    <w:rsid w:val="00DB21E3"/>
    <w:rsid w:val="00DB23D9"/>
    <w:rsid w:val="00DB29F5"/>
    <w:rsid w:val="00DB2B16"/>
    <w:rsid w:val="00DB2B9C"/>
    <w:rsid w:val="00DB2D0C"/>
    <w:rsid w:val="00DB2DB5"/>
    <w:rsid w:val="00DB2EB4"/>
    <w:rsid w:val="00DB4CEF"/>
    <w:rsid w:val="00DB5569"/>
    <w:rsid w:val="00DB5822"/>
    <w:rsid w:val="00DB59F3"/>
    <w:rsid w:val="00DB5F94"/>
    <w:rsid w:val="00DB64C9"/>
    <w:rsid w:val="00DB738C"/>
    <w:rsid w:val="00DB75A9"/>
    <w:rsid w:val="00DB79A6"/>
    <w:rsid w:val="00DB7A82"/>
    <w:rsid w:val="00DB7D1B"/>
    <w:rsid w:val="00DB7DB6"/>
    <w:rsid w:val="00DB7E81"/>
    <w:rsid w:val="00DC0143"/>
    <w:rsid w:val="00DC079A"/>
    <w:rsid w:val="00DC086E"/>
    <w:rsid w:val="00DC0B47"/>
    <w:rsid w:val="00DC0C86"/>
    <w:rsid w:val="00DC0FD3"/>
    <w:rsid w:val="00DC16BA"/>
    <w:rsid w:val="00DC1BB3"/>
    <w:rsid w:val="00DC2084"/>
    <w:rsid w:val="00DC23AA"/>
    <w:rsid w:val="00DC24CB"/>
    <w:rsid w:val="00DC277C"/>
    <w:rsid w:val="00DC27B7"/>
    <w:rsid w:val="00DC2851"/>
    <w:rsid w:val="00DC30DF"/>
    <w:rsid w:val="00DC3695"/>
    <w:rsid w:val="00DC391E"/>
    <w:rsid w:val="00DC3989"/>
    <w:rsid w:val="00DC4B34"/>
    <w:rsid w:val="00DC5012"/>
    <w:rsid w:val="00DC5101"/>
    <w:rsid w:val="00DC58AA"/>
    <w:rsid w:val="00DC59C5"/>
    <w:rsid w:val="00DC5ADF"/>
    <w:rsid w:val="00DC5CA5"/>
    <w:rsid w:val="00DC635F"/>
    <w:rsid w:val="00DC687B"/>
    <w:rsid w:val="00DC6C05"/>
    <w:rsid w:val="00DC6D71"/>
    <w:rsid w:val="00DC6F74"/>
    <w:rsid w:val="00DC711B"/>
    <w:rsid w:val="00DC7A2F"/>
    <w:rsid w:val="00DC7EEB"/>
    <w:rsid w:val="00DD0632"/>
    <w:rsid w:val="00DD07D7"/>
    <w:rsid w:val="00DD1836"/>
    <w:rsid w:val="00DD1A28"/>
    <w:rsid w:val="00DD1D39"/>
    <w:rsid w:val="00DD1E4B"/>
    <w:rsid w:val="00DD220E"/>
    <w:rsid w:val="00DD2BDE"/>
    <w:rsid w:val="00DD3698"/>
    <w:rsid w:val="00DD38A0"/>
    <w:rsid w:val="00DD3921"/>
    <w:rsid w:val="00DD4F6F"/>
    <w:rsid w:val="00DD4FF1"/>
    <w:rsid w:val="00DD505F"/>
    <w:rsid w:val="00DD5699"/>
    <w:rsid w:val="00DD5896"/>
    <w:rsid w:val="00DD61CD"/>
    <w:rsid w:val="00DD6B53"/>
    <w:rsid w:val="00DD6D85"/>
    <w:rsid w:val="00DD720D"/>
    <w:rsid w:val="00DD7575"/>
    <w:rsid w:val="00DD76D0"/>
    <w:rsid w:val="00DD776C"/>
    <w:rsid w:val="00DD7CB9"/>
    <w:rsid w:val="00DD7CF7"/>
    <w:rsid w:val="00DE0480"/>
    <w:rsid w:val="00DE07A8"/>
    <w:rsid w:val="00DE096B"/>
    <w:rsid w:val="00DE0DE4"/>
    <w:rsid w:val="00DE0FEE"/>
    <w:rsid w:val="00DE1191"/>
    <w:rsid w:val="00DE11ED"/>
    <w:rsid w:val="00DE158E"/>
    <w:rsid w:val="00DE1A96"/>
    <w:rsid w:val="00DE2780"/>
    <w:rsid w:val="00DE2915"/>
    <w:rsid w:val="00DE2C62"/>
    <w:rsid w:val="00DE3742"/>
    <w:rsid w:val="00DE393B"/>
    <w:rsid w:val="00DE4311"/>
    <w:rsid w:val="00DE4383"/>
    <w:rsid w:val="00DE4ADF"/>
    <w:rsid w:val="00DE4B36"/>
    <w:rsid w:val="00DE4C8D"/>
    <w:rsid w:val="00DE4DC6"/>
    <w:rsid w:val="00DE53EF"/>
    <w:rsid w:val="00DE58F1"/>
    <w:rsid w:val="00DE5AE7"/>
    <w:rsid w:val="00DE5E6B"/>
    <w:rsid w:val="00DE5FFD"/>
    <w:rsid w:val="00DE6036"/>
    <w:rsid w:val="00DE610D"/>
    <w:rsid w:val="00DE69A2"/>
    <w:rsid w:val="00DE6CB2"/>
    <w:rsid w:val="00DE75AA"/>
    <w:rsid w:val="00DE75E5"/>
    <w:rsid w:val="00DE7A08"/>
    <w:rsid w:val="00DF010E"/>
    <w:rsid w:val="00DF0457"/>
    <w:rsid w:val="00DF0840"/>
    <w:rsid w:val="00DF0B5E"/>
    <w:rsid w:val="00DF0FF2"/>
    <w:rsid w:val="00DF14C5"/>
    <w:rsid w:val="00DF155B"/>
    <w:rsid w:val="00DF21A8"/>
    <w:rsid w:val="00DF26D4"/>
    <w:rsid w:val="00DF29D6"/>
    <w:rsid w:val="00DF3191"/>
    <w:rsid w:val="00DF31B3"/>
    <w:rsid w:val="00DF35D9"/>
    <w:rsid w:val="00DF35F5"/>
    <w:rsid w:val="00DF3912"/>
    <w:rsid w:val="00DF3C13"/>
    <w:rsid w:val="00DF3E3D"/>
    <w:rsid w:val="00DF3EBF"/>
    <w:rsid w:val="00DF4FDD"/>
    <w:rsid w:val="00DF5338"/>
    <w:rsid w:val="00DF5453"/>
    <w:rsid w:val="00DF54D0"/>
    <w:rsid w:val="00DF5907"/>
    <w:rsid w:val="00DF71B4"/>
    <w:rsid w:val="00DF779A"/>
    <w:rsid w:val="00DF7B37"/>
    <w:rsid w:val="00DF7F4A"/>
    <w:rsid w:val="00E0013B"/>
    <w:rsid w:val="00E001C5"/>
    <w:rsid w:val="00E00221"/>
    <w:rsid w:val="00E0029F"/>
    <w:rsid w:val="00E002D2"/>
    <w:rsid w:val="00E00A1E"/>
    <w:rsid w:val="00E00ACC"/>
    <w:rsid w:val="00E00C0C"/>
    <w:rsid w:val="00E0165D"/>
    <w:rsid w:val="00E01724"/>
    <w:rsid w:val="00E020F5"/>
    <w:rsid w:val="00E023AE"/>
    <w:rsid w:val="00E02B4A"/>
    <w:rsid w:val="00E02C52"/>
    <w:rsid w:val="00E035F7"/>
    <w:rsid w:val="00E03F0F"/>
    <w:rsid w:val="00E03FB1"/>
    <w:rsid w:val="00E04827"/>
    <w:rsid w:val="00E049A9"/>
    <w:rsid w:val="00E049AA"/>
    <w:rsid w:val="00E04A86"/>
    <w:rsid w:val="00E05D77"/>
    <w:rsid w:val="00E05F9B"/>
    <w:rsid w:val="00E0692D"/>
    <w:rsid w:val="00E06DCB"/>
    <w:rsid w:val="00E06EA8"/>
    <w:rsid w:val="00E06F88"/>
    <w:rsid w:val="00E0729C"/>
    <w:rsid w:val="00E074FF"/>
    <w:rsid w:val="00E10129"/>
    <w:rsid w:val="00E1039E"/>
    <w:rsid w:val="00E10C26"/>
    <w:rsid w:val="00E10E12"/>
    <w:rsid w:val="00E11511"/>
    <w:rsid w:val="00E11B66"/>
    <w:rsid w:val="00E11C69"/>
    <w:rsid w:val="00E11CCA"/>
    <w:rsid w:val="00E1269C"/>
    <w:rsid w:val="00E12C2D"/>
    <w:rsid w:val="00E131A2"/>
    <w:rsid w:val="00E13960"/>
    <w:rsid w:val="00E14564"/>
    <w:rsid w:val="00E145AD"/>
    <w:rsid w:val="00E145D8"/>
    <w:rsid w:val="00E14622"/>
    <w:rsid w:val="00E14770"/>
    <w:rsid w:val="00E1491B"/>
    <w:rsid w:val="00E14A34"/>
    <w:rsid w:val="00E14B98"/>
    <w:rsid w:val="00E14E14"/>
    <w:rsid w:val="00E1541C"/>
    <w:rsid w:val="00E15C0B"/>
    <w:rsid w:val="00E16148"/>
    <w:rsid w:val="00E16701"/>
    <w:rsid w:val="00E16AC9"/>
    <w:rsid w:val="00E16B61"/>
    <w:rsid w:val="00E16E98"/>
    <w:rsid w:val="00E20891"/>
    <w:rsid w:val="00E20EF5"/>
    <w:rsid w:val="00E210DD"/>
    <w:rsid w:val="00E21264"/>
    <w:rsid w:val="00E21507"/>
    <w:rsid w:val="00E21513"/>
    <w:rsid w:val="00E21839"/>
    <w:rsid w:val="00E21B47"/>
    <w:rsid w:val="00E21BFF"/>
    <w:rsid w:val="00E22064"/>
    <w:rsid w:val="00E22291"/>
    <w:rsid w:val="00E228BB"/>
    <w:rsid w:val="00E228F3"/>
    <w:rsid w:val="00E22F44"/>
    <w:rsid w:val="00E22F55"/>
    <w:rsid w:val="00E237DA"/>
    <w:rsid w:val="00E23931"/>
    <w:rsid w:val="00E23E4D"/>
    <w:rsid w:val="00E2425A"/>
    <w:rsid w:val="00E244FF"/>
    <w:rsid w:val="00E24C08"/>
    <w:rsid w:val="00E24E1E"/>
    <w:rsid w:val="00E25333"/>
    <w:rsid w:val="00E2556A"/>
    <w:rsid w:val="00E25AE4"/>
    <w:rsid w:val="00E25C90"/>
    <w:rsid w:val="00E25F05"/>
    <w:rsid w:val="00E25F8F"/>
    <w:rsid w:val="00E2624C"/>
    <w:rsid w:val="00E26354"/>
    <w:rsid w:val="00E2663E"/>
    <w:rsid w:val="00E26C26"/>
    <w:rsid w:val="00E2725B"/>
    <w:rsid w:val="00E27588"/>
    <w:rsid w:val="00E279AD"/>
    <w:rsid w:val="00E30451"/>
    <w:rsid w:val="00E30560"/>
    <w:rsid w:val="00E309E1"/>
    <w:rsid w:val="00E30A75"/>
    <w:rsid w:val="00E30F36"/>
    <w:rsid w:val="00E3108A"/>
    <w:rsid w:val="00E310E0"/>
    <w:rsid w:val="00E31293"/>
    <w:rsid w:val="00E31580"/>
    <w:rsid w:val="00E31709"/>
    <w:rsid w:val="00E31971"/>
    <w:rsid w:val="00E319EB"/>
    <w:rsid w:val="00E31B21"/>
    <w:rsid w:val="00E326F4"/>
    <w:rsid w:val="00E32852"/>
    <w:rsid w:val="00E32FB4"/>
    <w:rsid w:val="00E33BFD"/>
    <w:rsid w:val="00E340D5"/>
    <w:rsid w:val="00E3457E"/>
    <w:rsid w:val="00E34E42"/>
    <w:rsid w:val="00E34E86"/>
    <w:rsid w:val="00E352BB"/>
    <w:rsid w:val="00E356E3"/>
    <w:rsid w:val="00E358DF"/>
    <w:rsid w:val="00E359BB"/>
    <w:rsid w:val="00E35E7A"/>
    <w:rsid w:val="00E363C5"/>
    <w:rsid w:val="00E3640E"/>
    <w:rsid w:val="00E3650C"/>
    <w:rsid w:val="00E36941"/>
    <w:rsid w:val="00E36F8C"/>
    <w:rsid w:val="00E3700B"/>
    <w:rsid w:val="00E371EF"/>
    <w:rsid w:val="00E4014A"/>
    <w:rsid w:val="00E40330"/>
    <w:rsid w:val="00E40FD8"/>
    <w:rsid w:val="00E4113B"/>
    <w:rsid w:val="00E41498"/>
    <w:rsid w:val="00E415E2"/>
    <w:rsid w:val="00E41675"/>
    <w:rsid w:val="00E41685"/>
    <w:rsid w:val="00E416F9"/>
    <w:rsid w:val="00E41A58"/>
    <w:rsid w:val="00E42363"/>
    <w:rsid w:val="00E42B32"/>
    <w:rsid w:val="00E42D64"/>
    <w:rsid w:val="00E43437"/>
    <w:rsid w:val="00E43D85"/>
    <w:rsid w:val="00E43F68"/>
    <w:rsid w:val="00E440B8"/>
    <w:rsid w:val="00E44BF5"/>
    <w:rsid w:val="00E44FF3"/>
    <w:rsid w:val="00E45131"/>
    <w:rsid w:val="00E45187"/>
    <w:rsid w:val="00E4535B"/>
    <w:rsid w:val="00E45514"/>
    <w:rsid w:val="00E45CD0"/>
    <w:rsid w:val="00E45F71"/>
    <w:rsid w:val="00E46429"/>
    <w:rsid w:val="00E4696F"/>
    <w:rsid w:val="00E46F8D"/>
    <w:rsid w:val="00E46F92"/>
    <w:rsid w:val="00E47799"/>
    <w:rsid w:val="00E47B2D"/>
    <w:rsid w:val="00E47CD3"/>
    <w:rsid w:val="00E505AA"/>
    <w:rsid w:val="00E50652"/>
    <w:rsid w:val="00E50709"/>
    <w:rsid w:val="00E50F78"/>
    <w:rsid w:val="00E51443"/>
    <w:rsid w:val="00E52199"/>
    <w:rsid w:val="00E52368"/>
    <w:rsid w:val="00E525AC"/>
    <w:rsid w:val="00E52668"/>
    <w:rsid w:val="00E529D0"/>
    <w:rsid w:val="00E52F3E"/>
    <w:rsid w:val="00E533CB"/>
    <w:rsid w:val="00E5349C"/>
    <w:rsid w:val="00E53880"/>
    <w:rsid w:val="00E53C6E"/>
    <w:rsid w:val="00E53EA4"/>
    <w:rsid w:val="00E53ED5"/>
    <w:rsid w:val="00E54174"/>
    <w:rsid w:val="00E5443B"/>
    <w:rsid w:val="00E54AA5"/>
    <w:rsid w:val="00E54D2B"/>
    <w:rsid w:val="00E54D50"/>
    <w:rsid w:val="00E5535F"/>
    <w:rsid w:val="00E554DE"/>
    <w:rsid w:val="00E556F9"/>
    <w:rsid w:val="00E55B68"/>
    <w:rsid w:val="00E561C2"/>
    <w:rsid w:val="00E5674F"/>
    <w:rsid w:val="00E56A75"/>
    <w:rsid w:val="00E56DE2"/>
    <w:rsid w:val="00E56E53"/>
    <w:rsid w:val="00E56EF3"/>
    <w:rsid w:val="00E570CD"/>
    <w:rsid w:val="00E5725B"/>
    <w:rsid w:val="00E60372"/>
    <w:rsid w:val="00E60B5F"/>
    <w:rsid w:val="00E60C7E"/>
    <w:rsid w:val="00E61486"/>
    <w:rsid w:val="00E61819"/>
    <w:rsid w:val="00E61C67"/>
    <w:rsid w:val="00E61D61"/>
    <w:rsid w:val="00E61E56"/>
    <w:rsid w:val="00E6240C"/>
    <w:rsid w:val="00E624B0"/>
    <w:rsid w:val="00E62540"/>
    <w:rsid w:val="00E62891"/>
    <w:rsid w:val="00E63054"/>
    <w:rsid w:val="00E638A2"/>
    <w:rsid w:val="00E63F48"/>
    <w:rsid w:val="00E64611"/>
    <w:rsid w:val="00E648C4"/>
    <w:rsid w:val="00E649F9"/>
    <w:rsid w:val="00E64DA1"/>
    <w:rsid w:val="00E6521B"/>
    <w:rsid w:val="00E6539D"/>
    <w:rsid w:val="00E6540D"/>
    <w:rsid w:val="00E658AA"/>
    <w:rsid w:val="00E6591E"/>
    <w:rsid w:val="00E65C2B"/>
    <w:rsid w:val="00E65C74"/>
    <w:rsid w:val="00E6647D"/>
    <w:rsid w:val="00E665DA"/>
    <w:rsid w:val="00E666B7"/>
    <w:rsid w:val="00E6685B"/>
    <w:rsid w:val="00E66FCE"/>
    <w:rsid w:val="00E67393"/>
    <w:rsid w:val="00E67734"/>
    <w:rsid w:val="00E67846"/>
    <w:rsid w:val="00E67AEE"/>
    <w:rsid w:val="00E67B39"/>
    <w:rsid w:val="00E67BFC"/>
    <w:rsid w:val="00E70196"/>
    <w:rsid w:val="00E706EB"/>
    <w:rsid w:val="00E70BAD"/>
    <w:rsid w:val="00E70C9B"/>
    <w:rsid w:val="00E70EFE"/>
    <w:rsid w:val="00E7152E"/>
    <w:rsid w:val="00E71A73"/>
    <w:rsid w:val="00E71AFA"/>
    <w:rsid w:val="00E721DA"/>
    <w:rsid w:val="00E72669"/>
    <w:rsid w:val="00E73631"/>
    <w:rsid w:val="00E7370D"/>
    <w:rsid w:val="00E74135"/>
    <w:rsid w:val="00E7428A"/>
    <w:rsid w:val="00E745F5"/>
    <w:rsid w:val="00E74FE0"/>
    <w:rsid w:val="00E751EB"/>
    <w:rsid w:val="00E7588C"/>
    <w:rsid w:val="00E75939"/>
    <w:rsid w:val="00E75D1E"/>
    <w:rsid w:val="00E75D4E"/>
    <w:rsid w:val="00E76BB8"/>
    <w:rsid w:val="00E76F08"/>
    <w:rsid w:val="00E7762C"/>
    <w:rsid w:val="00E77A60"/>
    <w:rsid w:val="00E77B8B"/>
    <w:rsid w:val="00E77DC6"/>
    <w:rsid w:val="00E77E33"/>
    <w:rsid w:val="00E80041"/>
    <w:rsid w:val="00E80FE4"/>
    <w:rsid w:val="00E8174E"/>
    <w:rsid w:val="00E818CC"/>
    <w:rsid w:val="00E81B96"/>
    <w:rsid w:val="00E81C57"/>
    <w:rsid w:val="00E8238A"/>
    <w:rsid w:val="00E824BD"/>
    <w:rsid w:val="00E82AB2"/>
    <w:rsid w:val="00E82DE4"/>
    <w:rsid w:val="00E82E0D"/>
    <w:rsid w:val="00E8358A"/>
    <w:rsid w:val="00E83659"/>
    <w:rsid w:val="00E83C6D"/>
    <w:rsid w:val="00E83DA3"/>
    <w:rsid w:val="00E8411F"/>
    <w:rsid w:val="00E847AB"/>
    <w:rsid w:val="00E848B9"/>
    <w:rsid w:val="00E85172"/>
    <w:rsid w:val="00E8564A"/>
    <w:rsid w:val="00E859EE"/>
    <w:rsid w:val="00E85A1C"/>
    <w:rsid w:val="00E85E13"/>
    <w:rsid w:val="00E85F05"/>
    <w:rsid w:val="00E85F66"/>
    <w:rsid w:val="00E86752"/>
    <w:rsid w:val="00E87262"/>
    <w:rsid w:val="00E87A85"/>
    <w:rsid w:val="00E87BFE"/>
    <w:rsid w:val="00E90140"/>
    <w:rsid w:val="00E90539"/>
    <w:rsid w:val="00E910E0"/>
    <w:rsid w:val="00E9173F"/>
    <w:rsid w:val="00E91838"/>
    <w:rsid w:val="00E91DF3"/>
    <w:rsid w:val="00E91F7D"/>
    <w:rsid w:val="00E92143"/>
    <w:rsid w:val="00E92256"/>
    <w:rsid w:val="00E9227D"/>
    <w:rsid w:val="00E924A5"/>
    <w:rsid w:val="00E9254B"/>
    <w:rsid w:val="00E926F3"/>
    <w:rsid w:val="00E928FF"/>
    <w:rsid w:val="00E9290E"/>
    <w:rsid w:val="00E92942"/>
    <w:rsid w:val="00E92C0A"/>
    <w:rsid w:val="00E932F5"/>
    <w:rsid w:val="00E936C6"/>
    <w:rsid w:val="00E93835"/>
    <w:rsid w:val="00E93F91"/>
    <w:rsid w:val="00E948DD"/>
    <w:rsid w:val="00E94F2D"/>
    <w:rsid w:val="00E95641"/>
    <w:rsid w:val="00E95657"/>
    <w:rsid w:val="00E95E29"/>
    <w:rsid w:val="00E95E31"/>
    <w:rsid w:val="00E95EBA"/>
    <w:rsid w:val="00E963DC"/>
    <w:rsid w:val="00E96435"/>
    <w:rsid w:val="00E96D32"/>
    <w:rsid w:val="00E96EF5"/>
    <w:rsid w:val="00E97303"/>
    <w:rsid w:val="00E975FC"/>
    <w:rsid w:val="00E97C7A"/>
    <w:rsid w:val="00EA039D"/>
    <w:rsid w:val="00EA0524"/>
    <w:rsid w:val="00EA06FC"/>
    <w:rsid w:val="00EA0772"/>
    <w:rsid w:val="00EA089A"/>
    <w:rsid w:val="00EA0C6C"/>
    <w:rsid w:val="00EA12C8"/>
    <w:rsid w:val="00EA13D6"/>
    <w:rsid w:val="00EA19F2"/>
    <w:rsid w:val="00EA1CF2"/>
    <w:rsid w:val="00EA28D9"/>
    <w:rsid w:val="00EA3648"/>
    <w:rsid w:val="00EA3AA1"/>
    <w:rsid w:val="00EA41BA"/>
    <w:rsid w:val="00EA4296"/>
    <w:rsid w:val="00EA4298"/>
    <w:rsid w:val="00EA454C"/>
    <w:rsid w:val="00EA4862"/>
    <w:rsid w:val="00EA4A27"/>
    <w:rsid w:val="00EA5405"/>
    <w:rsid w:val="00EA555B"/>
    <w:rsid w:val="00EA558C"/>
    <w:rsid w:val="00EA5A7F"/>
    <w:rsid w:val="00EA5B10"/>
    <w:rsid w:val="00EA5CAB"/>
    <w:rsid w:val="00EA5E4B"/>
    <w:rsid w:val="00EA5F1E"/>
    <w:rsid w:val="00EA613C"/>
    <w:rsid w:val="00EA6195"/>
    <w:rsid w:val="00EA6845"/>
    <w:rsid w:val="00EA6893"/>
    <w:rsid w:val="00EA6903"/>
    <w:rsid w:val="00EA6A8F"/>
    <w:rsid w:val="00EA6EDA"/>
    <w:rsid w:val="00EA6F50"/>
    <w:rsid w:val="00EA6FCD"/>
    <w:rsid w:val="00EA7595"/>
    <w:rsid w:val="00EA7BC7"/>
    <w:rsid w:val="00EA7C5A"/>
    <w:rsid w:val="00EA7D27"/>
    <w:rsid w:val="00EB018E"/>
    <w:rsid w:val="00EB0606"/>
    <w:rsid w:val="00EB0987"/>
    <w:rsid w:val="00EB0A73"/>
    <w:rsid w:val="00EB0DA0"/>
    <w:rsid w:val="00EB0F4B"/>
    <w:rsid w:val="00EB104D"/>
    <w:rsid w:val="00EB159F"/>
    <w:rsid w:val="00EB15CE"/>
    <w:rsid w:val="00EB1B84"/>
    <w:rsid w:val="00EB2067"/>
    <w:rsid w:val="00EB2523"/>
    <w:rsid w:val="00EB265A"/>
    <w:rsid w:val="00EB2804"/>
    <w:rsid w:val="00EB2873"/>
    <w:rsid w:val="00EB3511"/>
    <w:rsid w:val="00EB37FF"/>
    <w:rsid w:val="00EB39A6"/>
    <w:rsid w:val="00EB39F6"/>
    <w:rsid w:val="00EB3EDA"/>
    <w:rsid w:val="00EB417C"/>
    <w:rsid w:val="00EB4343"/>
    <w:rsid w:val="00EB4541"/>
    <w:rsid w:val="00EB5156"/>
    <w:rsid w:val="00EB557C"/>
    <w:rsid w:val="00EB5BD0"/>
    <w:rsid w:val="00EB5D9C"/>
    <w:rsid w:val="00EB6306"/>
    <w:rsid w:val="00EB63EF"/>
    <w:rsid w:val="00EB6EBD"/>
    <w:rsid w:val="00EB701E"/>
    <w:rsid w:val="00EB706B"/>
    <w:rsid w:val="00EB78D0"/>
    <w:rsid w:val="00EC020B"/>
    <w:rsid w:val="00EC0456"/>
    <w:rsid w:val="00EC0893"/>
    <w:rsid w:val="00EC0F03"/>
    <w:rsid w:val="00EC158C"/>
    <w:rsid w:val="00EC1684"/>
    <w:rsid w:val="00EC16CA"/>
    <w:rsid w:val="00EC17B5"/>
    <w:rsid w:val="00EC18B0"/>
    <w:rsid w:val="00EC1D33"/>
    <w:rsid w:val="00EC1DDE"/>
    <w:rsid w:val="00EC273F"/>
    <w:rsid w:val="00EC284B"/>
    <w:rsid w:val="00EC2AD8"/>
    <w:rsid w:val="00EC3332"/>
    <w:rsid w:val="00EC3597"/>
    <w:rsid w:val="00EC35F9"/>
    <w:rsid w:val="00EC363F"/>
    <w:rsid w:val="00EC3A5C"/>
    <w:rsid w:val="00EC3BD5"/>
    <w:rsid w:val="00EC45D1"/>
    <w:rsid w:val="00EC50A6"/>
    <w:rsid w:val="00EC55A0"/>
    <w:rsid w:val="00EC561F"/>
    <w:rsid w:val="00EC563D"/>
    <w:rsid w:val="00EC5AF8"/>
    <w:rsid w:val="00EC600D"/>
    <w:rsid w:val="00EC646F"/>
    <w:rsid w:val="00EC64B2"/>
    <w:rsid w:val="00EC650A"/>
    <w:rsid w:val="00EC6E28"/>
    <w:rsid w:val="00EC6E98"/>
    <w:rsid w:val="00EC72E8"/>
    <w:rsid w:val="00EC755A"/>
    <w:rsid w:val="00EC75D5"/>
    <w:rsid w:val="00ED02A4"/>
    <w:rsid w:val="00ED0384"/>
    <w:rsid w:val="00ED0728"/>
    <w:rsid w:val="00ED0A00"/>
    <w:rsid w:val="00ED185F"/>
    <w:rsid w:val="00ED1D51"/>
    <w:rsid w:val="00ED2141"/>
    <w:rsid w:val="00ED22C8"/>
    <w:rsid w:val="00ED2517"/>
    <w:rsid w:val="00ED257C"/>
    <w:rsid w:val="00ED2678"/>
    <w:rsid w:val="00ED2C01"/>
    <w:rsid w:val="00ED2DA6"/>
    <w:rsid w:val="00ED326E"/>
    <w:rsid w:val="00ED39A9"/>
    <w:rsid w:val="00ED3E9C"/>
    <w:rsid w:val="00ED4238"/>
    <w:rsid w:val="00ED441E"/>
    <w:rsid w:val="00ED460D"/>
    <w:rsid w:val="00ED5574"/>
    <w:rsid w:val="00ED5803"/>
    <w:rsid w:val="00ED5C0D"/>
    <w:rsid w:val="00ED5D7E"/>
    <w:rsid w:val="00ED5DBD"/>
    <w:rsid w:val="00ED6274"/>
    <w:rsid w:val="00ED6354"/>
    <w:rsid w:val="00ED677E"/>
    <w:rsid w:val="00ED6C43"/>
    <w:rsid w:val="00ED6FA9"/>
    <w:rsid w:val="00ED7015"/>
    <w:rsid w:val="00ED7266"/>
    <w:rsid w:val="00ED7484"/>
    <w:rsid w:val="00ED7AAE"/>
    <w:rsid w:val="00ED7BBA"/>
    <w:rsid w:val="00EE0398"/>
    <w:rsid w:val="00EE05BC"/>
    <w:rsid w:val="00EE0948"/>
    <w:rsid w:val="00EE107E"/>
    <w:rsid w:val="00EE1796"/>
    <w:rsid w:val="00EE19A6"/>
    <w:rsid w:val="00EE1C42"/>
    <w:rsid w:val="00EE21A2"/>
    <w:rsid w:val="00EE21C3"/>
    <w:rsid w:val="00EE2816"/>
    <w:rsid w:val="00EE2E25"/>
    <w:rsid w:val="00EE2E74"/>
    <w:rsid w:val="00EE307E"/>
    <w:rsid w:val="00EE34FB"/>
    <w:rsid w:val="00EE3E5D"/>
    <w:rsid w:val="00EE4B76"/>
    <w:rsid w:val="00EE5196"/>
    <w:rsid w:val="00EE60E0"/>
    <w:rsid w:val="00EE61EF"/>
    <w:rsid w:val="00EE6378"/>
    <w:rsid w:val="00EE639C"/>
    <w:rsid w:val="00EE64CB"/>
    <w:rsid w:val="00EE6649"/>
    <w:rsid w:val="00EE6719"/>
    <w:rsid w:val="00EE6742"/>
    <w:rsid w:val="00EE6757"/>
    <w:rsid w:val="00EE6A7B"/>
    <w:rsid w:val="00EE6AF7"/>
    <w:rsid w:val="00EE6B96"/>
    <w:rsid w:val="00EE6FFC"/>
    <w:rsid w:val="00EE7467"/>
    <w:rsid w:val="00EE7637"/>
    <w:rsid w:val="00EE7B85"/>
    <w:rsid w:val="00EF0140"/>
    <w:rsid w:val="00EF05D2"/>
    <w:rsid w:val="00EF0F99"/>
    <w:rsid w:val="00EF1730"/>
    <w:rsid w:val="00EF22B6"/>
    <w:rsid w:val="00EF2336"/>
    <w:rsid w:val="00EF2605"/>
    <w:rsid w:val="00EF2ACE"/>
    <w:rsid w:val="00EF2BC9"/>
    <w:rsid w:val="00EF3380"/>
    <w:rsid w:val="00EF386E"/>
    <w:rsid w:val="00EF38AD"/>
    <w:rsid w:val="00EF39BF"/>
    <w:rsid w:val="00EF3A09"/>
    <w:rsid w:val="00EF3B4A"/>
    <w:rsid w:val="00EF405D"/>
    <w:rsid w:val="00EF46EE"/>
    <w:rsid w:val="00EF4BC6"/>
    <w:rsid w:val="00EF539F"/>
    <w:rsid w:val="00EF694B"/>
    <w:rsid w:val="00EF6AC6"/>
    <w:rsid w:val="00EF6C77"/>
    <w:rsid w:val="00EF6DD9"/>
    <w:rsid w:val="00EF7142"/>
    <w:rsid w:val="00EF7253"/>
    <w:rsid w:val="00EF741E"/>
    <w:rsid w:val="00EF7653"/>
    <w:rsid w:val="00EF7A25"/>
    <w:rsid w:val="00F006CA"/>
    <w:rsid w:val="00F0227E"/>
    <w:rsid w:val="00F0266E"/>
    <w:rsid w:val="00F0277E"/>
    <w:rsid w:val="00F02A12"/>
    <w:rsid w:val="00F02ACD"/>
    <w:rsid w:val="00F03316"/>
    <w:rsid w:val="00F03400"/>
    <w:rsid w:val="00F03418"/>
    <w:rsid w:val="00F0370C"/>
    <w:rsid w:val="00F04210"/>
    <w:rsid w:val="00F04FA0"/>
    <w:rsid w:val="00F057FC"/>
    <w:rsid w:val="00F05DFB"/>
    <w:rsid w:val="00F06301"/>
    <w:rsid w:val="00F0674A"/>
    <w:rsid w:val="00F0694D"/>
    <w:rsid w:val="00F06FEC"/>
    <w:rsid w:val="00F07055"/>
    <w:rsid w:val="00F07056"/>
    <w:rsid w:val="00F0736D"/>
    <w:rsid w:val="00F07496"/>
    <w:rsid w:val="00F07669"/>
    <w:rsid w:val="00F076F5"/>
    <w:rsid w:val="00F0772E"/>
    <w:rsid w:val="00F07A92"/>
    <w:rsid w:val="00F07AB7"/>
    <w:rsid w:val="00F07B51"/>
    <w:rsid w:val="00F07BC3"/>
    <w:rsid w:val="00F07CB3"/>
    <w:rsid w:val="00F10540"/>
    <w:rsid w:val="00F10626"/>
    <w:rsid w:val="00F11437"/>
    <w:rsid w:val="00F11671"/>
    <w:rsid w:val="00F1185D"/>
    <w:rsid w:val="00F11A2E"/>
    <w:rsid w:val="00F11BF3"/>
    <w:rsid w:val="00F11DAB"/>
    <w:rsid w:val="00F11ED2"/>
    <w:rsid w:val="00F1215A"/>
    <w:rsid w:val="00F12826"/>
    <w:rsid w:val="00F12C5E"/>
    <w:rsid w:val="00F12FDC"/>
    <w:rsid w:val="00F13607"/>
    <w:rsid w:val="00F137E3"/>
    <w:rsid w:val="00F13DC2"/>
    <w:rsid w:val="00F143DA"/>
    <w:rsid w:val="00F14524"/>
    <w:rsid w:val="00F14526"/>
    <w:rsid w:val="00F14F35"/>
    <w:rsid w:val="00F14F7E"/>
    <w:rsid w:val="00F14F99"/>
    <w:rsid w:val="00F15227"/>
    <w:rsid w:val="00F15473"/>
    <w:rsid w:val="00F15621"/>
    <w:rsid w:val="00F15754"/>
    <w:rsid w:val="00F15869"/>
    <w:rsid w:val="00F16446"/>
    <w:rsid w:val="00F1651B"/>
    <w:rsid w:val="00F165D0"/>
    <w:rsid w:val="00F16FA4"/>
    <w:rsid w:val="00F1728B"/>
    <w:rsid w:val="00F17324"/>
    <w:rsid w:val="00F173B6"/>
    <w:rsid w:val="00F17454"/>
    <w:rsid w:val="00F1754F"/>
    <w:rsid w:val="00F175D2"/>
    <w:rsid w:val="00F177B6"/>
    <w:rsid w:val="00F17BA6"/>
    <w:rsid w:val="00F17BFC"/>
    <w:rsid w:val="00F17F80"/>
    <w:rsid w:val="00F20170"/>
    <w:rsid w:val="00F20511"/>
    <w:rsid w:val="00F209E4"/>
    <w:rsid w:val="00F20B0F"/>
    <w:rsid w:val="00F2124A"/>
    <w:rsid w:val="00F21819"/>
    <w:rsid w:val="00F21C18"/>
    <w:rsid w:val="00F21DCA"/>
    <w:rsid w:val="00F225F3"/>
    <w:rsid w:val="00F23121"/>
    <w:rsid w:val="00F23712"/>
    <w:rsid w:val="00F238D9"/>
    <w:rsid w:val="00F23CBA"/>
    <w:rsid w:val="00F24349"/>
    <w:rsid w:val="00F243E0"/>
    <w:rsid w:val="00F24438"/>
    <w:rsid w:val="00F244CF"/>
    <w:rsid w:val="00F246EC"/>
    <w:rsid w:val="00F247D3"/>
    <w:rsid w:val="00F249A9"/>
    <w:rsid w:val="00F24B97"/>
    <w:rsid w:val="00F2544E"/>
    <w:rsid w:val="00F25869"/>
    <w:rsid w:val="00F261A3"/>
    <w:rsid w:val="00F263F5"/>
    <w:rsid w:val="00F26F5A"/>
    <w:rsid w:val="00F2707C"/>
    <w:rsid w:val="00F27296"/>
    <w:rsid w:val="00F2761E"/>
    <w:rsid w:val="00F27649"/>
    <w:rsid w:val="00F27855"/>
    <w:rsid w:val="00F27C4F"/>
    <w:rsid w:val="00F27DEE"/>
    <w:rsid w:val="00F27E80"/>
    <w:rsid w:val="00F31773"/>
    <w:rsid w:val="00F31BC3"/>
    <w:rsid w:val="00F31E45"/>
    <w:rsid w:val="00F31EEC"/>
    <w:rsid w:val="00F32279"/>
    <w:rsid w:val="00F32369"/>
    <w:rsid w:val="00F32C48"/>
    <w:rsid w:val="00F336B7"/>
    <w:rsid w:val="00F33929"/>
    <w:rsid w:val="00F33BA7"/>
    <w:rsid w:val="00F33DCB"/>
    <w:rsid w:val="00F33DDA"/>
    <w:rsid w:val="00F33E23"/>
    <w:rsid w:val="00F3512F"/>
    <w:rsid w:val="00F352BF"/>
    <w:rsid w:val="00F352D6"/>
    <w:rsid w:val="00F35F87"/>
    <w:rsid w:val="00F360A2"/>
    <w:rsid w:val="00F360EC"/>
    <w:rsid w:val="00F36605"/>
    <w:rsid w:val="00F3698B"/>
    <w:rsid w:val="00F36AC1"/>
    <w:rsid w:val="00F36E40"/>
    <w:rsid w:val="00F36F01"/>
    <w:rsid w:val="00F372F0"/>
    <w:rsid w:val="00F374B5"/>
    <w:rsid w:val="00F4096F"/>
    <w:rsid w:val="00F412D3"/>
    <w:rsid w:val="00F4156B"/>
    <w:rsid w:val="00F41A78"/>
    <w:rsid w:val="00F420F0"/>
    <w:rsid w:val="00F42415"/>
    <w:rsid w:val="00F42599"/>
    <w:rsid w:val="00F42DB6"/>
    <w:rsid w:val="00F42E5A"/>
    <w:rsid w:val="00F42F77"/>
    <w:rsid w:val="00F435A7"/>
    <w:rsid w:val="00F43647"/>
    <w:rsid w:val="00F43A2B"/>
    <w:rsid w:val="00F43AAC"/>
    <w:rsid w:val="00F43BC2"/>
    <w:rsid w:val="00F43D60"/>
    <w:rsid w:val="00F4407A"/>
    <w:rsid w:val="00F44523"/>
    <w:rsid w:val="00F44A80"/>
    <w:rsid w:val="00F450AA"/>
    <w:rsid w:val="00F450AD"/>
    <w:rsid w:val="00F4533C"/>
    <w:rsid w:val="00F456F7"/>
    <w:rsid w:val="00F45C73"/>
    <w:rsid w:val="00F45E8E"/>
    <w:rsid w:val="00F461DB"/>
    <w:rsid w:val="00F46A33"/>
    <w:rsid w:val="00F46CA1"/>
    <w:rsid w:val="00F472A4"/>
    <w:rsid w:val="00F4751B"/>
    <w:rsid w:val="00F50037"/>
    <w:rsid w:val="00F5029A"/>
    <w:rsid w:val="00F5097F"/>
    <w:rsid w:val="00F50A23"/>
    <w:rsid w:val="00F50CD9"/>
    <w:rsid w:val="00F50F9A"/>
    <w:rsid w:val="00F5118C"/>
    <w:rsid w:val="00F51F1A"/>
    <w:rsid w:val="00F51FBF"/>
    <w:rsid w:val="00F5205D"/>
    <w:rsid w:val="00F520C6"/>
    <w:rsid w:val="00F5218B"/>
    <w:rsid w:val="00F522A8"/>
    <w:rsid w:val="00F52544"/>
    <w:rsid w:val="00F528C5"/>
    <w:rsid w:val="00F532A3"/>
    <w:rsid w:val="00F53534"/>
    <w:rsid w:val="00F5397B"/>
    <w:rsid w:val="00F539B5"/>
    <w:rsid w:val="00F53C9E"/>
    <w:rsid w:val="00F53DEA"/>
    <w:rsid w:val="00F53FDA"/>
    <w:rsid w:val="00F542A9"/>
    <w:rsid w:val="00F5478D"/>
    <w:rsid w:val="00F54B88"/>
    <w:rsid w:val="00F54E83"/>
    <w:rsid w:val="00F55838"/>
    <w:rsid w:val="00F55EB0"/>
    <w:rsid w:val="00F560A8"/>
    <w:rsid w:val="00F56B6A"/>
    <w:rsid w:val="00F57739"/>
    <w:rsid w:val="00F57C01"/>
    <w:rsid w:val="00F57E20"/>
    <w:rsid w:val="00F57E5E"/>
    <w:rsid w:val="00F57EC1"/>
    <w:rsid w:val="00F604DA"/>
    <w:rsid w:val="00F606BF"/>
    <w:rsid w:val="00F60AD3"/>
    <w:rsid w:val="00F60C58"/>
    <w:rsid w:val="00F61032"/>
    <w:rsid w:val="00F611FA"/>
    <w:rsid w:val="00F61257"/>
    <w:rsid w:val="00F616FD"/>
    <w:rsid w:val="00F61810"/>
    <w:rsid w:val="00F62221"/>
    <w:rsid w:val="00F62C87"/>
    <w:rsid w:val="00F62DB8"/>
    <w:rsid w:val="00F6379B"/>
    <w:rsid w:val="00F639EF"/>
    <w:rsid w:val="00F63EE5"/>
    <w:rsid w:val="00F6413A"/>
    <w:rsid w:val="00F64639"/>
    <w:rsid w:val="00F64AE3"/>
    <w:rsid w:val="00F64CCB"/>
    <w:rsid w:val="00F65587"/>
    <w:rsid w:val="00F65B35"/>
    <w:rsid w:val="00F66427"/>
    <w:rsid w:val="00F66947"/>
    <w:rsid w:val="00F6721E"/>
    <w:rsid w:val="00F672E3"/>
    <w:rsid w:val="00F67766"/>
    <w:rsid w:val="00F6778E"/>
    <w:rsid w:val="00F678E5"/>
    <w:rsid w:val="00F67CB2"/>
    <w:rsid w:val="00F67D74"/>
    <w:rsid w:val="00F70C11"/>
    <w:rsid w:val="00F70EF8"/>
    <w:rsid w:val="00F71234"/>
    <w:rsid w:val="00F712EB"/>
    <w:rsid w:val="00F71BDA"/>
    <w:rsid w:val="00F71C0F"/>
    <w:rsid w:val="00F72B72"/>
    <w:rsid w:val="00F72E8A"/>
    <w:rsid w:val="00F734F0"/>
    <w:rsid w:val="00F746DB"/>
    <w:rsid w:val="00F74C38"/>
    <w:rsid w:val="00F751B0"/>
    <w:rsid w:val="00F75FCF"/>
    <w:rsid w:val="00F76070"/>
    <w:rsid w:val="00F76956"/>
    <w:rsid w:val="00F76A68"/>
    <w:rsid w:val="00F76FDA"/>
    <w:rsid w:val="00F7754C"/>
    <w:rsid w:val="00F77840"/>
    <w:rsid w:val="00F802EF"/>
    <w:rsid w:val="00F805BF"/>
    <w:rsid w:val="00F809CC"/>
    <w:rsid w:val="00F80A12"/>
    <w:rsid w:val="00F80D03"/>
    <w:rsid w:val="00F80DDA"/>
    <w:rsid w:val="00F81134"/>
    <w:rsid w:val="00F81744"/>
    <w:rsid w:val="00F81D19"/>
    <w:rsid w:val="00F81E49"/>
    <w:rsid w:val="00F81EA8"/>
    <w:rsid w:val="00F82250"/>
    <w:rsid w:val="00F82546"/>
    <w:rsid w:val="00F82E95"/>
    <w:rsid w:val="00F832C9"/>
    <w:rsid w:val="00F8391D"/>
    <w:rsid w:val="00F83FB2"/>
    <w:rsid w:val="00F84311"/>
    <w:rsid w:val="00F84808"/>
    <w:rsid w:val="00F8483B"/>
    <w:rsid w:val="00F84978"/>
    <w:rsid w:val="00F84B38"/>
    <w:rsid w:val="00F85E25"/>
    <w:rsid w:val="00F85ECB"/>
    <w:rsid w:val="00F86880"/>
    <w:rsid w:val="00F86A24"/>
    <w:rsid w:val="00F86E69"/>
    <w:rsid w:val="00F8751F"/>
    <w:rsid w:val="00F901D1"/>
    <w:rsid w:val="00F90589"/>
    <w:rsid w:val="00F906C5"/>
    <w:rsid w:val="00F90B9E"/>
    <w:rsid w:val="00F90D02"/>
    <w:rsid w:val="00F91804"/>
    <w:rsid w:val="00F9299B"/>
    <w:rsid w:val="00F92F5D"/>
    <w:rsid w:val="00F92FB3"/>
    <w:rsid w:val="00F9356B"/>
    <w:rsid w:val="00F938E8"/>
    <w:rsid w:val="00F93EC8"/>
    <w:rsid w:val="00F94658"/>
    <w:rsid w:val="00F94D41"/>
    <w:rsid w:val="00F9536C"/>
    <w:rsid w:val="00F956CB"/>
    <w:rsid w:val="00F95B09"/>
    <w:rsid w:val="00F96160"/>
    <w:rsid w:val="00F9665A"/>
    <w:rsid w:val="00F968C6"/>
    <w:rsid w:val="00F96D6C"/>
    <w:rsid w:val="00F97664"/>
    <w:rsid w:val="00F9777D"/>
    <w:rsid w:val="00F97836"/>
    <w:rsid w:val="00F97DD8"/>
    <w:rsid w:val="00FA045B"/>
    <w:rsid w:val="00FA0721"/>
    <w:rsid w:val="00FA0A58"/>
    <w:rsid w:val="00FA0B37"/>
    <w:rsid w:val="00FA0F16"/>
    <w:rsid w:val="00FA1085"/>
    <w:rsid w:val="00FA11E9"/>
    <w:rsid w:val="00FA15C8"/>
    <w:rsid w:val="00FA17A5"/>
    <w:rsid w:val="00FA263F"/>
    <w:rsid w:val="00FA34C5"/>
    <w:rsid w:val="00FA3892"/>
    <w:rsid w:val="00FA3E80"/>
    <w:rsid w:val="00FA429D"/>
    <w:rsid w:val="00FA482F"/>
    <w:rsid w:val="00FA559C"/>
    <w:rsid w:val="00FA5A82"/>
    <w:rsid w:val="00FA601F"/>
    <w:rsid w:val="00FA616B"/>
    <w:rsid w:val="00FA61CB"/>
    <w:rsid w:val="00FA6413"/>
    <w:rsid w:val="00FA6650"/>
    <w:rsid w:val="00FA68B1"/>
    <w:rsid w:val="00FA6DBC"/>
    <w:rsid w:val="00FA7584"/>
    <w:rsid w:val="00FB0D60"/>
    <w:rsid w:val="00FB0DA9"/>
    <w:rsid w:val="00FB10EF"/>
    <w:rsid w:val="00FB15CA"/>
    <w:rsid w:val="00FB17C0"/>
    <w:rsid w:val="00FB1BA4"/>
    <w:rsid w:val="00FB1E7A"/>
    <w:rsid w:val="00FB1F39"/>
    <w:rsid w:val="00FB1FAA"/>
    <w:rsid w:val="00FB2066"/>
    <w:rsid w:val="00FB2388"/>
    <w:rsid w:val="00FB2431"/>
    <w:rsid w:val="00FB24D3"/>
    <w:rsid w:val="00FB251B"/>
    <w:rsid w:val="00FB257A"/>
    <w:rsid w:val="00FB25DA"/>
    <w:rsid w:val="00FB28B8"/>
    <w:rsid w:val="00FB2EE6"/>
    <w:rsid w:val="00FB3297"/>
    <w:rsid w:val="00FB359A"/>
    <w:rsid w:val="00FB383E"/>
    <w:rsid w:val="00FB3852"/>
    <w:rsid w:val="00FB3A2C"/>
    <w:rsid w:val="00FB3A74"/>
    <w:rsid w:val="00FB3E9F"/>
    <w:rsid w:val="00FB3F34"/>
    <w:rsid w:val="00FB4317"/>
    <w:rsid w:val="00FB43A9"/>
    <w:rsid w:val="00FB44EC"/>
    <w:rsid w:val="00FB45E6"/>
    <w:rsid w:val="00FB5072"/>
    <w:rsid w:val="00FB513E"/>
    <w:rsid w:val="00FB54B2"/>
    <w:rsid w:val="00FB55EC"/>
    <w:rsid w:val="00FB5D86"/>
    <w:rsid w:val="00FB661A"/>
    <w:rsid w:val="00FB6A47"/>
    <w:rsid w:val="00FB6AD6"/>
    <w:rsid w:val="00FB6EB2"/>
    <w:rsid w:val="00FB70A8"/>
    <w:rsid w:val="00FB7260"/>
    <w:rsid w:val="00FB7905"/>
    <w:rsid w:val="00FB7EFD"/>
    <w:rsid w:val="00FC039D"/>
    <w:rsid w:val="00FC061E"/>
    <w:rsid w:val="00FC0802"/>
    <w:rsid w:val="00FC0A01"/>
    <w:rsid w:val="00FC0A14"/>
    <w:rsid w:val="00FC0A65"/>
    <w:rsid w:val="00FC0D03"/>
    <w:rsid w:val="00FC0D39"/>
    <w:rsid w:val="00FC0EE8"/>
    <w:rsid w:val="00FC0FBE"/>
    <w:rsid w:val="00FC11BE"/>
    <w:rsid w:val="00FC12EA"/>
    <w:rsid w:val="00FC1523"/>
    <w:rsid w:val="00FC1B30"/>
    <w:rsid w:val="00FC2042"/>
    <w:rsid w:val="00FC2043"/>
    <w:rsid w:val="00FC2178"/>
    <w:rsid w:val="00FC2242"/>
    <w:rsid w:val="00FC254C"/>
    <w:rsid w:val="00FC2AB6"/>
    <w:rsid w:val="00FC2D60"/>
    <w:rsid w:val="00FC303A"/>
    <w:rsid w:val="00FC3C02"/>
    <w:rsid w:val="00FC3D5D"/>
    <w:rsid w:val="00FC3E16"/>
    <w:rsid w:val="00FC4150"/>
    <w:rsid w:val="00FC4313"/>
    <w:rsid w:val="00FC4396"/>
    <w:rsid w:val="00FC4627"/>
    <w:rsid w:val="00FC496E"/>
    <w:rsid w:val="00FC5117"/>
    <w:rsid w:val="00FC52C8"/>
    <w:rsid w:val="00FC5348"/>
    <w:rsid w:val="00FC5B13"/>
    <w:rsid w:val="00FC5BBC"/>
    <w:rsid w:val="00FC5DF9"/>
    <w:rsid w:val="00FC5EC6"/>
    <w:rsid w:val="00FC62C0"/>
    <w:rsid w:val="00FC71B8"/>
    <w:rsid w:val="00FC77BC"/>
    <w:rsid w:val="00FC7B24"/>
    <w:rsid w:val="00FC7C27"/>
    <w:rsid w:val="00FC7C8E"/>
    <w:rsid w:val="00FD0352"/>
    <w:rsid w:val="00FD086D"/>
    <w:rsid w:val="00FD0963"/>
    <w:rsid w:val="00FD0A60"/>
    <w:rsid w:val="00FD0CEC"/>
    <w:rsid w:val="00FD10D6"/>
    <w:rsid w:val="00FD10FF"/>
    <w:rsid w:val="00FD1322"/>
    <w:rsid w:val="00FD19BE"/>
    <w:rsid w:val="00FD1BE9"/>
    <w:rsid w:val="00FD1FCE"/>
    <w:rsid w:val="00FD203A"/>
    <w:rsid w:val="00FD232A"/>
    <w:rsid w:val="00FD2341"/>
    <w:rsid w:val="00FD234F"/>
    <w:rsid w:val="00FD244E"/>
    <w:rsid w:val="00FD261A"/>
    <w:rsid w:val="00FD2B66"/>
    <w:rsid w:val="00FD341D"/>
    <w:rsid w:val="00FD3CFD"/>
    <w:rsid w:val="00FD40C1"/>
    <w:rsid w:val="00FD4A6A"/>
    <w:rsid w:val="00FD4E7C"/>
    <w:rsid w:val="00FD5743"/>
    <w:rsid w:val="00FD5B22"/>
    <w:rsid w:val="00FD624D"/>
    <w:rsid w:val="00FD689B"/>
    <w:rsid w:val="00FD69B1"/>
    <w:rsid w:val="00FD69EF"/>
    <w:rsid w:val="00FD6A81"/>
    <w:rsid w:val="00FD70E2"/>
    <w:rsid w:val="00FD71B4"/>
    <w:rsid w:val="00FD7514"/>
    <w:rsid w:val="00FD75CB"/>
    <w:rsid w:val="00FD75EA"/>
    <w:rsid w:val="00FD7C58"/>
    <w:rsid w:val="00FD7EB2"/>
    <w:rsid w:val="00FD7F15"/>
    <w:rsid w:val="00FE021D"/>
    <w:rsid w:val="00FE0929"/>
    <w:rsid w:val="00FE1062"/>
    <w:rsid w:val="00FE289B"/>
    <w:rsid w:val="00FE28B2"/>
    <w:rsid w:val="00FE3710"/>
    <w:rsid w:val="00FE3C2C"/>
    <w:rsid w:val="00FE448D"/>
    <w:rsid w:val="00FE44BC"/>
    <w:rsid w:val="00FE487D"/>
    <w:rsid w:val="00FE4887"/>
    <w:rsid w:val="00FE48CE"/>
    <w:rsid w:val="00FE4B5E"/>
    <w:rsid w:val="00FE4D4F"/>
    <w:rsid w:val="00FE5189"/>
    <w:rsid w:val="00FE6799"/>
    <w:rsid w:val="00FE6C67"/>
    <w:rsid w:val="00FE6FFD"/>
    <w:rsid w:val="00FE745E"/>
    <w:rsid w:val="00FE777A"/>
    <w:rsid w:val="00FE7975"/>
    <w:rsid w:val="00FE7CD8"/>
    <w:rsid w:val="00FE7DA6"/>
    <w:rsid w:val="00FF0528"/>
    <w:rsid w:val="00FF06C5"/>
    <w:rsid w:val="00FF0D9C"/>
    <w:rsid w:val="00FF1108"/>
    <w:rsid w:val="00FF1755"/>
    <w:rsid w:val="00FF1CB4"/>
    <w:rsid w:val="00FF1D09"/>
    <w:rsid w:val="00FF29A6"/>
    <w:rsid w:val="00FF2E81"/>
    <w:rsid w:val="00FF383E"/>
    <w:rsid w:val="00FF397E"/>
    <w:rsid w:val="00FF468F"/>
    <w:rsid w:val="00FF4E18"/>
    <w:rsid w:val="00FF529D"/>
    <w:rsid w:val="00FF5445"/>
    <w:rsid w:val="00FF5843"/>
    <w:rsid w:val="00FF599D"/>
    <w:rsid w:val="00FF59D5"/>
    <w:rsid w:val="00FF5BDD"/>
    <w:rsid w:val="00FF625D"/>
    <w:rsid w:val="00FF6D17"/>
    <w:rsid w:val="00FF709B"/>
    <w:rsid w:val="00FF7186"/>
    <w:rsid w:val="00FF79D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8433C7"/>
  <w15:chartTrackingRefBased/>
  <w15:docId w15:val="{83003EB6-7E9D-4DEA-B67E-2F303AA6D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paragraph" w:styleId="ListParagraph">
    <w:name w:val="List Paragraph"/>
    <w:basedOn w:val="Normal"/>
    <w:uiPriority w:val="34"/>
    <w:qFormat/>
    <w:rsid w:val="00F84311"/>
    <w:pPr>
      <w:ind w:left="720"/>
    </w:pPr>
  </w:style>
  <w:style w:type="character" w:styleId="CommentReference">
    <w:name w:val="annotation reference"/>
    <w:basedOn w:val="DefaultParagraphFont"/>
    <w:rsid w:val="00652247"/>
    <w:rPr>
      <w:sz w:val="16"/>
      <w:szCs w:val="16"/>
    </w:rPr>
  </w:style>
  <w:style w:type="paragraph" w:styleId="CommentText">
    <w:name w:val="annotation text"/>
    <w:basedOn w:val="Normal"/>
    <w:link w:val="CommentTextChar"/>
    <w:rsid w:val="00652247"/>
    <w:rPr>
      <w:sz w:val="20"/>
      <w:szCs w:val="20"/>
    </w:rPr>
  </w:style>
  <w:style w:type="character" w:customStyle="1" w:styleId="CommentTextChar">
    <w:name w:val="Comment Text Char"/>
    <w:basedOn w:val="DefaultParagraphFont"/>
    <w:link w:val="CommentText"/>
    <w:rsid w:val="00652247"/>
    <w:rPr>
      <w:lang w:val="en-US" w:eastAsia="en-US"/>
    </w:rPr>
  </w:style>
  <w:style w:type="paragraph" w:styleId="CommentSubject">
    <w:name w:val="annotation subject"/>
    <w:basedOn w:val="CommentText"/>
    <w:next w:val="CommentText"/>
    <w:link w:val="CommentSubjectChar"/>
    <w:rsid w:val="00652247"/>
    <w:rPr>
      <w:b/>
      <w:bCs/>
    </w:rPr>
  </w:style>
  <w:style w:type="character" w:customStyle="1" w:styleId="CommentSubjectChar">
    <w:name w:val="Comment Subject Char"/>
    <w:basedOn w:val="CommentTextChar"/>
    <w:link w:val="CommentSubject"/>
    <w:rsid w:val="00652247"/>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55269">
      <w:bodyDiv w:val="1"/>
      <w:marLeft w:val="0"/>
      <w:marRight w:val="0"/>
      <w:marTop w:val="0"/>
      <w:marBottom w:val="0"/>
      <w:divBdr>
        <w:top w:val="none" w:sz="0" w:space="0" w:color="auto"/>
        <w:left w:val="none" w:sz="0" w:space="0" w:color="auto"/>
        <w:bottom w:val="none" w:sz="0" w:space="0" w:color="auto"/>
        <w:right w:val="none" w:sz="0" w:space="0" w:color="auto"/>
      </w:divBdr>
    </w:div>
    <w:div w:id="196634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_________Microsoft_Visio3.vsdx"/><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vsdx"/><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image" Target="media/image10.png"/><Relationship Id="rId28" Type="http://schemas.openxmlformats.org/officeDocument/2006/relationships/image" Target="media/image15.emf"/><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2D6B5-0EB2-483D-8108-FE3D0B154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3021</TotalTime>
  <Pages>28</Pages>
  <Words>3033</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AVEGA</vt:lpstr>
    </vt:vector>
  </TitlesOfParts>
  <Company>iTOTi®</Company>
  <LinksUpToDate>false</LinksUpToDate>
  <CharactersWithSpaces>20282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AVEGA</dc:title>
  <dc:subject/>
  <dc:creator>BP&amp;Co.</dc:creator>
  <cp:keywords/>
  <dc:description/>
  <cp:lastModifiedBy>Noel M. Cainglet</cp:lastModifiedBy>
  <cp:revision>3673</cp:revision>
  <cp:lastPrinted>2017-10-18T00:11:00Z</cp:lastPrinted>
  <dcterms:created xsi:type="dcterms:W3CDTF">2017-06-12T23:09:00Z</dcterms:created>
  <dcterms:modified xsi:type="dcterms:W3CDTF">2017-10-18T00:12:00Z</dcterms:modified>
</cp:coreProperties>
</file>