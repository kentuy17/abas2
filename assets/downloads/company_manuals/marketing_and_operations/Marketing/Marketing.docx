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D938AC" w14:textId="7F6EB5D7" w:rsidR="00347263" w:rsidRPr="00774D80" w:rsidRDefault="00E97E65" w:rsidP="00CC6AF2">
      <w:pPr>
        <w:tabs>
          <w:tab w:val="left" w:pos="3567"/>
        </w:tabs>
      </w:pPr>
      <w:r w:rsidRPr="00774D80">
        <w:rPr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A30B881" wp14:editId="76C03BF3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5989320" cy="1271270"/>
                <wp:effectExtent l="9525" t="7620" r="11430" b="6985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1271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E176C" w14:textId="77777777" w:rsidR="00FB0A45" w:rsidRDefault="00FB0A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30B88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9.75pt;width:471.6pt;height:100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">
                <v:textbox>
                  <w:txbxContent>
                    <w:p w14:paraId="6BDE176C" w14:textId="77777777" w:rsidR="00FB0A45" w:rsidRDefault="00FB0A45"/>
                  </w:txbxContent>
                </v:textbox>
              </v:shape>
            </w:pict>
          </mc:Fallback>
        </mc:AlternateContent>
      </w:r>
      <w:r w:rsidR="00CC6AF2" w:rsidRPr="00774D80">
        <w:tab/>
      </w:r>
    </w:p>
    <w:p w14:paraId="165FFBA0" w14:textId="307473E7" w:rsidR="003A0818" w:rsidRPr="00774D80" w:rsidRDefault="00E97E65" w:rsidP="00CD4DF5">
      <w:pPr>
        <w:rPr>
          <w:sz w:val="18"/>
          <w:szCs w:val="18"/>
        </w:rPr>
      </w:pPr>
      <w:r w:rsidRPr="00774D80">
        <w:rPr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2302BA" wp14:editId="0579E5E0">
                <wp:simplePos x="0" y="0"/>
                <wp:positionH relativeFrom="column">
                  <wp:posOffset>114300</wp:posOffset>
                </wp:positionH>
                <wp:positionV relativeFrom="paragraph">
                  <wp:posOffset>62865</wp:posOffset>
                </wp:positionV>
                <wp:extent cx="5760720" cy="457200"/>
                <wp:effectExtent l="9525" t="7620" r="11430" b="11430"/>
                <wp:wrapNone/>
                <wp:docPr id="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B1F6" w14:textId="77777777" w:rsidR="00FB0A45" w:rsidRPr="00E359BB" w:rsidRDefault="00FB0A45">
                            <w:r w:rsidRPr="00E359BB">
                              <w:t>PROGRAM TITLE</w:t>
                            </w:r>
                          </w:p>
                          <w:p w14:paraId="62B3DB12" w14:textId="73944208" w:rsidR="00FB0A45" w:rsidRPr="00FC71B8" w:rsidRDefault="00FB0A45" w:rsidP="003A2961">
                            <w:pPr>
                              <w:jc w:val="center"/>
                              <w:rPr>
                                <w:caps/>
                              </w:rPr>
                            </w:pPr>
                            <w:r>
                              <w:rPr>
                                <w:caps/>
                              </w:rPr>
                              <w:t>MARKETING AND OPERATIONS</w:t>
                            </w:r>
                            <w:r w:rsidRPr="00FC71B8">
                              <w:rPr>
                                <w:cap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302BA" id="Text Box 9" o:spid="_x0000_s1027" type="#_x0000_t202" style="position:absolute;margin-left:9pt;margin-top:4.95pt;width:453.6pt;height:3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">
                <v:textbox>
                  <w:txbxContent>
                    <w:p w14:paraId="192CB1F6" w14:textId="77777777" w:rsidR="00FB0A45" w:rsidRPr="00E359BB" w:rsidRDefault="00FB0A45">
                      <w:r w:rsidRPr="00E359BB">
                        <w:t>PROGRAM TITLE</w:t>
                      </w:r>
                    </w:p>
                    <w:p w14:paraId="62B3DB12" w14:textId="73944208" w:rsidR="00FB0A45" w:rsidRPr="00FC71B8" w:rsidRDefault="00FB0A45" w:rsidP="003A2961">
                      <w:pPr>
                        <w:jc w:val="center"/>
                        <w:rPr>
                          <w:caps/>
                        </w:rPr>
                      </w:pPr>
                      <w:r>
                        <w:rPr>
                          <w:caps/>
                        </w:rPr>
                        <w:t>MARKETING AND OPERATIONS</w:t>
                      </w:r>
                      <w:r w:rsidRPr="00FC71B8">
                        <w:rPr>
                          <w:caps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44D421" w14:textId="77777777" w:rsidR="003A0818" w:rsidRPr="00774D80" w:rsidRDefault="003A0818" w:rsidP="00CD4DF5">
      <w:pPr>
        <w:rPr>
          <w:sz w:val="18"/>
          <w:szCs w:val="18"/>
        </w:rPr>
      </w:pPr>
    </w:p>
    <w:p w14:paraId="1A8B003C" w14:textId="77777777" w:rsidR="003A0818" w:rsidRPr="00774D80" w:rsidRDefault="003A0818" w:rsidP="00CD4DF5">
      <w:pPr>
        <w:rPr>
          <w:sz w:val="18"/>
          <w:szCs w:val="18"/>
        </w:rPr>
      </w:pPr>
    </w:p>
    <w:p w14:paraId="6194B637" w14:textId="77777777" w:rsidR="003A0818" w:rsidRPr="00774D80" w:rsidRDefault="003A0818" w:rsidP="00CD4DF5">
      <w:pPr>
        <w:rPr>
          <w:sz w:val="18"/>
          <w:szCs w:val="18"/>
        </w:rPr>
      </w:pPr>
    </w:p>
    <w:p w14:paraId="211F5391" w14:textId="23C2B956" w:rsidR="003A0818" w:rsidRPr="00774D80" w:rsidRDefault="00E97E65" w:rsidP="00CD4DF5">
      <w:pPr>
        <w:rPr>
          <w:sz w:val="18"/>
          <w:szCs w:val="18"/>
        </w:rPr>
      </w:pPr>
      <w:r w:rsidRPr="00774D80">
        <w:rPr>
          <w:noProof/>
          <w:sz w:val="18"/>
          <w:szCs w:val="18"/>
          <w:lang w:val="en-PH"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C2C9FEB" wp14:editId="53594BEE">
                <wp:simplePos x="0" y="0"/>
                <wp:positionH relativeFrom="column">
                  <wp:posOffset>114300</wp:posOffset>
                </wp:positionH>
                <wp:positionV relativeFrom="paragraph">
                  <wp:posOffset>108585</wp:posOffset>
                </wp:positionV>
                <wp:extent cx="5760720" cy="457200"/>
                <wp:effectExtent l="9525" t="7620" r="11430" b="11430"/>
                <wp:wrapNone/>
                <wp:docPr id="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D0E583" w14:textId="77777777" w:rsidR="00FB0A45" w:rsidRPr="00E359BB" w:rsidRDefault="00FB0A45">
                            <w:r w:rsidRPr="00E359BB">
                              <w:t>PROCESS TITLE</w:t>
                            </w:r>
                          </w:p>
                          <w:p w14:paraId="4801B951" w14:textId="6425BA91" w:rsidR="00FB0A45" w:rsidRPr="00FC71B8" w:rsidRDefault="00FB0A45" w:rsidP="00B9648F">
                            <w:pPr>
                              <w:jc w:val="center"/>
                            </w:pPr>
                            <w:r>
                              <w:t>Marketing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C9FEB" id="Text Box 10" o:spid="_x0000_s1028" type="#_x0000_t202" style="position:absolute;margin-left:9pt;margin-top:8.55pt;width:453.6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">
                <v:textbox>
                  <w:txbxContent>
                    <w:p w14:paraId="6BD0E583" w14:textId="77777777" w:rsidR="00FB0A45" w:rsidRPr="00E359BB" w:rsidRDefault="00FB0A45">
                      <w:r w:rsidRPr="00E359BB">
                        <w:t>PROCESS TITLE</w:t>
                      </w:r>
                    </w:p>
                    <w:p w14:paraId="4801B951" w14:textId="6425BA91" w:rsidR="00FB0A45" w:rsidRPr="00FC71B8" w:rsidRDefault="00FB0A45" w:rsidP="00B9648F">
                      <w:pPr>
                        <w:jc w:val="center"/>
                      </w:pPr>
                      <w:r>
                        <w:t>Marketing</w:t>
                      </w:r>
                    </w:p>
                  </w:txbxContent>
                </v:textbox>
              </v:shape>
            </w:pict>
          </mc:Fallback>
        </mc:AlternateContent>
      </w:r>
    </w:p>
    <w:p w14:paraId="49D5B79E" w14:textId="77777777" w:rsidR="003A0818" w:rsidRPr="00774D80" w:rsidRDefault="003A0818" w:rsidP="00CD4DF5">
      <w:pPr>
        <w:rPr>
          <w:sz w:val="18"/>
          <w:szCs w:val="18"/>
        </w:rPr>
      </w:pPr>
    </w:p>
    <w:p w14:paraId="26F20F5A" w14:textId="77777777" w:rsidR="003A0818" w:rsidRPr="00774D80" w:rsidRDefault="003A0818" w:rsidP="00CD4DF5">
      <w:pPr>
        <w:rPr>
          <w:sz w:val="18"/>
          <w:szCs w:val="18"/>
        </w:rPr>
      </w:pPr>
    </w:p>
    <w:p w14:paraId="2F43B934" w14:textId="77777777" w:rsidR="003A0818" w:rsidRPr="00774D80" w:rsidRDefault="003A0818" w:rsidP="00CD4DF5">
      <w:pPr>
        <w:rPr>
          <w:sz w:val="18"/>
          <w:szCs w:val="18"/>
        </w:rPr>
      </w:pPr>
    </w:p>
    <w:p w14:paraId="5424BAA2" w14:textId="77777777" w:rsidR="005673EC" w:rsidRPr="00774D80" w:rsidRDefault="005673EC" w:rsidP="00CD4DF5">
      <w:pPr>
        <w:rPr>
          <w:sz w:val="18"/>
          <w:szCs w:val="18"/>
        </w:rPr>
      </w:pPr>
    </w:p>
    <w:p w14:paraId="2018C247" w14:textId="77777777" w:rsidR="003226EA" w:rsidRPr="00774D80" w:rsidRDefault="003226EA" w:rsidP="00CD4DF5">
      <w:pPr>
        <w:rPr>
          <w:sz w:val="18"/>
          <w:szCs w:val="18"/>
        </w:rPr>
      </w:pPr>
    </w:p>
    <w:p w14:paraId="70E1E712" w14:textId="77777777" w:rsidR="003226EA" w:rsidRPr="00774D80" w:rsidRDefault="003226EA" w:rsidP="00CD4DF5">
      <w:pPr>
        <w:numPr>
          <w:ilvl w:val="0"/>
          <w:numId w:val="1"/>
        </w:numPr>
        <w:rPr>
          <w:u w:val="single"/>
        </w:rPr>
      </w:pPr>
      <w:r w:rsidRPr="00774D80">
        <w:rPr>
          <w:u w:val="single"/>
        </w:rPr>
        <w:t>SCOPE</w:t>
      </w:r>
      <w:bookmarkStart w:id="0" w:name="_GoBack"/>
      <w:bookmarkEnd w:id="0"/>
    </w:p>
    <w:p w14:paraId="31AA1687" w14:textId="77777777" w:rsidR="00B75F32" w:rsidRPr="00774D80" w:rsidRDefault="00B75F32" w:rsidP="00CD4DF5">
      <w:pPr>
        <w:ind w:left="576"/>
        <w:jc w:val="both"/>
      </w:pPr>
    </w:p>
    <w:p w14:paraId="04272B50" w14:textId="67364B91" w:rsidR="007B261E" w:rsidRPr="00774D80" w:rsidRDefault="003226EA" w:rsidP="00CD4DF5">
      <w:pPr>
        <w:ind w:left="576"/>
        <w:jc w:val="both"/>
      </w:pPr>
      <w:r w:rsidRPr="00774D80">
        <w:t xml:space="preserve">This </w:t>
      </w:r>
      <w:r w:rsidRPr="00774D80">
        <w:rPr>
          <w:caps/>
        </w:rPr>
        <w:t>p</w:t>
      </w:r>
      <w:r w:rsidRPr="00774D80">
        <w:t xml:space="preserve">olicies and </w:t>
      </w:r>
      <w:r w:rsidRPr="00774D80">
        <w:rPr>
          <w:caps/>
        </w:rPr>
        <w:t>p</w:t>
      </w:r>
      <w:r w:rsidRPr="00774D80">
        <w:t xml:space="preserve">rocedures </w:t>
      </w:r>
      <w:r w:rsidRPr="00774D80">
        <w:rPr>
          <w:caps/>
        </w:rPr>
        <w:t>m</w:t>
      </w:r>
      <w:r w:rsidRPr="00774D80">
        <w:t>anual establishes policies, systems</w:t>
      </w:r>
      <w:r w:rsidR="004E06D7" w:rsidRPr="00774D80">
        <w:t>,</w:t>
      </w:r>
      <w:r w:rsidR="00AA76B0" w:rsidRPr="00774D80">
        <w:t xml:space="preserve"> procedures and controls on </w:t>
      </w:r>
      <w:r w:rsidR="00AF6007" w:rsidRPr="00774D80">
        <w:t>M</w:t>
      </w:r>
      <w:r w:rsidR="005332C4" w:rsidRPr="00774D80">
        <w:t>arketing</w:t>
      </w:r>
      <w:r w:rsidR="00AA76B0" w:rsidRPr="00774D80">
        <w:t xml:space="preserve">. </w:t>
      </w:r>
      <w:r w:rsidR="00067C56" w:rsidRPr="00774D80">
        <w:t>All duties and responsibilities stated in this manual are not exclusive to the personnel’s designated responsibilities in this process title</w:t>
      </w:r>
      <w:r w:rsidR="009B61D8" w:rsidRPr="00774D80">
        <w:t>.</w:t>
      </w:r>
    </w:p>
    <w:p w14:paraId="6EC1B014" w14:textId="77777777" w:rsidR="009250CC" w:rsidRPr="00774D80" w:rsidRDefault="009250CC" w:rsidP="00867492">
      <w:pPr>
        <w:tabs>
          <w:tab w:val="left" w:pos="1792"/>
        </w:tabs>
        <w:ind w:left="576"/>
        <w:jc w:val="both"/>
      </w:pPr>
    </w:p>
    <w:p w14:paraId="5E1E254C" w14:textId="77777777" w:rsidR="003226EA" w:rsidRPr="00774D80" w:rsidRDefault="003226EA" w:rsidP="00014848">
      <w:pPr>
        <w:numPr>
          <w:ilvl w:val="0"/>
          <w:numId w:val="1"/>
        </w:numPr>
        <w:jc w:val="both"/>
        <w:rPr>
          <w:u w:val="single"/>
        </w:rPr>
      </w:pPr>
      <w:r w:rsidRPr="00774D80">
        <w:rPr>
          <w:u w:val="single"/>
        </w:rPr>
        <w:t>OBJECTIVES</w:t>
      </w:r>
    </w:p>
    <w:p w14:paraId="4589BBEF" w14:textId="7B55F26F" w:rsidR="00BA25F4" w:rsidRPr="00774D80" w:rsidRDefault="00BA25F4">
      <w:pPr>
        <w:tabs>
          <w:tab w:val="left" w:pos="3765"/>
        </w:tabs>
        <w:ind w:left="900"/>
        <w:jc w:val="both"/>
        <w:pPrChange w:id="1" w:author="Noel M. Cainglet" w:date="2017-09-25T09:12:00Z">
          <w:pPr>
            <w:ind w:left="900"/>
            <w:jc w:val="both"/>
          </w:pPr>
        </w:pPrChange>
      </w:pPr>
    </w:p>
    <w:p w14:paraId="1D912D60" w14:textId="58096093" w:rsidR="00E65E88" w:rsidRPr="00774D80" w:rsidRDefault="008579D6" w:rsidP="008579D6">
      <w:pPr>
        <w:numPr>
          <w:ilvl w:val="0"/>
          <w:numId w:val="2"/>
        </w:numPr>
        <w:tabs>
          <w:tab w:val="clear" w:pos="1296"/>
          <w:tab w:val="num" w:pos="900"/>
        </w:tabs>
        <w:ind w:left="900"/>
        <w:jc w:val="both"/>
      </w:pPr>
      <w:r w:rsidRPr="00774D80">
        <w:t>To establish procedures, guideli</w:t>
      </w:r>
      <w:r w:rsidR="008A686B" w:rsidRPr="00774D80">
        <w:t>nes and stra</w:t>
      </w:r>
      <w:r w:rsidR="00174932" w:rsidRPr="00774D80">
        <w:t>tegies to properly carr</w:t>
      </w:r>
      <w:r w:rsidR="00CB68E5" w:rsidRPr="00774D80">
        <w:t>y out the Marketing function, gain and maintain the Company’s share in the market and the industry.</w:t>
      </w:r>
    </w:p>
    <w:p w14:paraId="4098E058" w14:textId="77777777" w:rsidR="003226EA" w:rsidRPr="00774D80" w:rsidRDefault="00D32723" w:rsidP="00014848">
      <w:pPr>
        <w:numPr>
          <w:ilvl w:val="0"/>
          <w:numId w:val="2"/>
        </w:numPr>
        <w:tabs>
          <w:tab w:val="clear" w:pos="1296"/>
          <w:tab w:val="num" w:pos="900"/>
        </w:tabs>
        <w:ind w:left="900"/>
        <w:jc w:val="both"/>
      </w:pPr>
      <w:r w:rsidRPr="00774D80">
        <w:t>To clearly define the duties and responsibilities of all personnel involved in this process title.</w:t>
      </w:r>
    </w:p>
    <w:p w14:paraId="43E36E01" w14:textId="1045C35E" w:rsidR="003226EA" w:rsidRPr="00774D80" w:rsidRDefault="003226EA" w:rsidP="00CD4DF5">
      <w:pPr>
        <w:ind w:left="936"/>
        <w:rPr>
          <w:ins w:id="2" w:author="Jusse Suco" w:date="2017-09-26T14:51:00Z"/>
        </w:rPr>
      </w:pPr>
    </w:p>
    <w:p w14:paraId="06FFF4A2" w14:textId="77777777" w:rsidR="001F55B3" w:rsidRPr="00774D80" w:rsidRDefault="003226EA" w:rsidP="00CD4DF5">
      <w:pPr>
        <w:numPr>
          <w:ilvl w:val="0"/>
          <w:numId w:val="1"/>
        </w:numPr>
      </w:pPr>
      <w:r w:rsidRPr="00774D80">
        <w:rPr>
          <w:u w:val="single"/>
        </w:rPr>
        <w:t>PERSONNEL INVOLVED</w:t>
      </w:r>
    </w:p>
    <w:p w14:paraId="24589D48" w14:textId="77777777" w:rsidR="00BB69AA" w:rsidRPr="00774D80" w:rsidRDefault="00BB69AA" w:rsidP="00CD4DF5">
      <w:pPr>
        <w:ind w:left="576"/>
      </w:pPr>
    </w:p>
    <w:p w14:paraId="51F2C290" w14:textId="3BCF1D2A" w:rsidR="004D3B5B" w:rsidRPr="00774D80" w:rsidRDefault="004D3B5B" w:rsidP="000E6FE3">
      <w:pPr>
        <w:numPr>
          <w:ilvl w:val="1"/>
          <w:numId w:val="1"/>
        </w:numPr>
        <w:rPr>
          <w:ins w:id="3" w:author="Noel M. Cainglet" w:date="2017-09-25T10:53:00Z"/>
        </w:rPr>
      </w:pPr>
      <w:ins w:id="4" w:author="Noel M. Cainglet" w:date="2017-09-25T10:53:00Z">
        <w:r w:rsidRPr="00774D80">
          <w:t>Marketing Staff</w:t>
        </w:r>
      </w:ins>
    </w:p>
    <w:p w14:paraId="342A3E07" w14:textId="5DBA9C4D" w:rsidR="004D3B5B" w:rsidRPr="00774D80" w:rsidRDefault="004D3B5B">
      <w:pPr>
        <w:ind w:left="936"/>
        <w:rPr>
          <w:ins w:id="5" w:author="Noel M. Cainglet" w:date="2017-09-25T10:53:00Z"/>
        </w:rPr>
        <w:pPrChange w:id="6" w:author="Noel M. Cainglet" w:date="2017-09-25T10:53:00Z">
          <w:pPr>
            <w:numPr>
              <w:ilvl w:val="1"/>
              <w:numId w:val="1"/>
            </w:numPr>
            <w:tabs>
              <w:tab w:val="num" w:pos="936"/>
            </w:tabs>
            <w:ind w:left="936" w:hanging="360"/>
          </w:pPr>
        </w:pPrChange>
      </w:pPr>
    </w:p>
    <w:p w14:paraId="5B0B2B29" w14:textId="1EC2CDA4" w:rsidR="004D3B5B" w:rsidRPr="00774D80" w:rsidRDefault="00D37687">
      <w:pPr>
        <w:pStyle w:val="ListParagraph"/>
        <w:numPr>
          <w:ilvl w:val="2"/>
          <w:numId w:val="1"/>
        </w:numPr>
        <w:rPr>
          <w:ins w:id="7" w:author="Noel M. Cainglet" w:date="2017-09-25T10:53:00Z"/>
        </w:rPr>
        <w:pPrChange w:id="8" w:author="Noel M. Cainglet" w:date="2017-09-25T10:53:00Z">
          <w:pPr>
            <w:numPr>
              <w:ilvl w:val="1"/>
              <w:numId w:val="1"/>
            </w:numPr>
            <w:tabs>
              <w:tab w:val="num" w:pos="936"/>
            </w:tabs>
            <w:ind w:left="936" w:hanging="360"/>
          </w:pPr>
        </w:pPrChange>
      </w:pPr>
      <w:ins w:id="9" w:author="Noel M. Cainglet" w:date="2017-09-25T10:53:00Z">
        <w:r w:rsidRPr="00774D80">
          <w:t>Receive duly accomplished and notarized contracts.</w:t>
        </w:r>
      </w:ins>
    </w:p>
    <w:p w14:paraId="39AD1364" w14:textId="39863BB7" w:rsidR="00D37687" w:rsidRPr="00774D80" w:rsidRDefault="00D37687">
      <w:pPr>
        <w:pStyle w:val="ListParagraph"/>
        <w:numPr>
          <w:ilvl w:val="2"/>
          <w:numId w:val="1"/>
        </w:numPr>
        <w:rPr>
          <w:ins w:id="10" w:author="Noel M. Cainglet" w:date="2017-09-25T10:54:00Z"/>
        </w:rPr>
        <w:pPrChange w:id="11" w:author="Noel M. Cainglet" w:date="2017-09-25T10:54:00Z">
          <w:pPr>
            <w:numPr>
              <w:ilvl w:val="1"/>
              <w:numId w:val="1"/>
            </w:numPr>
            <w:tabs>
              <w:tab w:val="num" w:pos="936"/>
            </w:tabs>
            <w:ind w:left="936" w:hanging="360"/>
          </w:pPr>
        </w:pPrChange>
      </w:pPr>
      <w:ins w:id="12" w:author="Noel M. Cainglet" w:date="2017-09-25T10:54:00Z">
        <w:r w:rsidRPr="00774D80">
          <w:t>Assign</w:t>
        </w:r>
        <w:r w:rsidR="00E03593" w:rsidRPr="00774D80">
          <w:t xml:space="preserve"> “contract reference number</w:t>
        </w:r>
      </w:ins>
      <w:ins w:id="13" w:author="Noel M. Cainglet" w:date="2017-09-27T09:47:00Z">
        <w:r w:rsidR="00E03593" w:rsidRPr="00774D80">
          <w:t xml:space="preserve">” chronologically </w:t>
        </w:r>
      </w:ins>
      <w:ins w:id="14" w:author="Noel M. Cainglet" w:date="2017-09-25T10:54:00Z">
        <w:r w:rsidRPr="00774D80">
          <w:t>and input contract data to ABAS.</w:t>
        </w:r>
      </w:ins>
    </w:p>
    <w:p w14:paraId="31340F73" w14:textId="6EB61C9E" w:rsidR="00D37687" w:rsidRPr="00774D80" w:rsidRDefault="00D37687">
      <w:pPr>
        <w:pStyle w:val="ListParagraph"/>
        <w:numPr>
          <w:ilvl w:val="2"/>
          <w:numId w:val="1"/>
        </w:numPr>
        <w:rPr>
          <w:ins w:id="15" w:author="Noel M. Cainglet" w:date="2017-09-25T10:54:00Z"/>
        </w:rPr>
        <w:pPrChange w:id="16" w:author="Noel M. Cainglet" w:date="2017-09-25T10:54:00Z">
          <w:pPr>
            <w:numPr>
              <w:ilvl w:val="1"/>
              <w:numId w:val="1"/>
            </w:numPr>
            <w:tabs>
              <w:tab w:val="num" w:pos="936"/>
            </w:tabs>
            <w:ind w:left="936" w:hanging="360"/>
          </w:pPr>
        </w:pPrChange>
      </w:pPr>
      <w:ins w:id="17" w:author="Noel M. Cainglet" w:date="2017-09-25T10:54:00Z">
        <w:r w:rsidRPr="00774D80">
          <w:t>Prepares “Service Order”.</w:t>
        </w:r>
      </w:ins>
    </w:p>
    <w:p w14:paraId="52F3AED9" w14:textId="77777777" w:rsidR="004D3B5B" w:rsidRPr="00774D80" w:rsidRDefault="004D3B5B">
      <w:pPr>
        <w:ind w:left="936"/>
        <w:rPr>
          <w:ins w:id="18" w:author="Noel M. Cainglet" w:date="2017-09-25T10:53:00Z"/>
        </w:rPr>
        <w:pPrChange w:id="19" w:author="Noel M. Cainglet" w:date="2017-09-25T10:53:00Z">
          <w:pPr>
            <w:numPr>
              <w:ilvl w:val="1"/>
              <w:numId w:val="1"/>
            </w:numPr>
            <w:tabs>
              <w:tab w:val="num" w:pos="936"/>
            </w:tabs>
            <w:ind w:left="936" w:hanging="360"/>
          </w:pPr>
        </w:pPrChange>
      </w:pPr>
    </w:p>
    <w:p w14:paraId="2A59D48E" w14:textId="2E0D5E98" w:rsidR="001F044B" w:rsidRPr="00774D80" w:rsidRDefault="000E6FE3" w:rsidP="000E6FE3">
      <w:pPr>
        <w:numPr>
          <w:ilvl w:val="1"/>
          <w:numId w:val="1"/>
        </w:numPr>
      </w:pPr>
      <w:r w:rsidRPr="00774D80">
        <w:t>Marketing Manager</w:t>
      </w:r>
    </w:p>
    <w:p w14:paraId="718161A8" w14:textId="48BA5407" w:rsidR="000E6FE3" w:rsidRPr="00774D80" w:rsidRDefault="000E6FE3" w:rsidP="000E6FE3">
      <w:pPr>
        <w:ind w:left="936"/>
      </w:pPr>
    </w:p>
    <w:p w14:paraId="2F3675FF" w14:textId="0D561FE5" w:rsidR="000E6FE3" w:rsidRPr="00774D80" w:rsidRDefault="003111FF" w:rsidP="000E6FE3">
      <w:pPr>
        <w:pStyle w:val="ListParagraph"/>
        <w:numPr>
          <w:ilvl w:val="2"/>
          <w:numId w:val="1"/>
        </w:numPr>
      </w:pPr>
      <w:r w:rsidRPr="00774D80">
        <w:t>Identifies prospective or potential clients.</w:t>
      </w:r>
    </w:p>
    <w:p w14:paraId="3C1242B9" w14:textId="5EAE9BA1" w:rsidR="003111FF" w:rsidRPr="00774D80" w:rsidRDefault="003111FF" w:rsidP="000E6FE3">
      <w:pPr>
        <w:pStyle w:val="ListParagraph"/>
        <w:numPr>
          <w:ilvl w:val="2"/>
          <w:numId w:val="1"/>
        </w:numPr>
      </w:pPr>
      <w:r w:rsidRPr="00774D80">
        <w:t>Obtain</w:t>
      </w:r>
      <w:ins w:id="20" w:author="Jusse Suco" w:date="2017-09-26T14:50:00Z">
        <w:r w:rsidR="009250CC" w:rsidRPr="00774D80">
          <w:t>s</w:t>
        </w:r>
      </w:ins>
      <w:r w:rsidRPr="00774D80">
        <w:t xml:space="preserve"> and receive</w:t>
      </w:r>
      <w:ins w:id="21" w:author="Jusse Suco" w:date="2017-09-26T14:50:00Z">
        <w:r w:rsidR="009250CC" w:rsidRPr="00774D80">
          <w:t>s</w:t>
        </w:r>
      </w:ins>
      <w:r w:rsidRPr="00774D80">
        <w:t xml:space="preserve"> relevant information and other details of a prospective or potential client.</w:t>
      </w:r>
    </w:p>
    <w:p w14:paraId="101C6445" w14:textId="7D19FFEB" w:rsidR="003111FF" w:rsidRPr="00774D80" w:rsidRDefault="003111FF" w:rsidP="000E6FE3">
      <w:pPr>
        <w:pStyle w:val="ListParagraph"/>
        <w:numPr>
          <w:ilvl w:val="2"/>
          <w:numId w:val="1"/>
        </w:numPr>
      </w:pPr>
      <w:r w:rsidRPr="00774D80">
        <w:t>Prepares engagement proposal to a prospective or potential client</w:t>
      </w:r>
      <w:r w:rsidR="00687E02" w:rsidRPr="00774D80">
        <w:t>s</w:t>
      </w:r>
      <w:r w:rsidRPr="00774D80">
        <w:t>.</w:t>
      </w:r>
    </w:p>
    <w:p w14:paraId="1B09A053" w14:textId="4CF2DCF8" w:rsidR="00687E02" w:rsidRPr="00774D80" w:rsidRDefault="00687E02" w:rsidP="000E6FE3">
      <w:pPr>
        <w:pStyle w:val="ListParagraph"/>
        <w:numPr>
          <w:ilvl w:val="2"/>
          <w:numId w:val="1"/>
        </w:numPr>
      </w:pPr>
      <w:r w:rsidRPr="00774D80">
        <w:t>Forwards duly approved engagement proposal to prospective or potential clients.</w:t>
      </w:r>
    </w:p>
    <w:p w14:paraId="1C1406CA" w14:textId="1AEA690A" w:rsidR="004B15EE" w:rsidRPr="00774D80" w:rsidRDefault="004B15EE" w:rsidP="000E6FE3">
      <w:pPr>
        <w:pStyle w:val="ListParagraph"/>
        <w:numPr>
          <w:ilvl w:val="2"/>
          <w:numId w:val="1"/>
        </w:numPr>
      </w:pPr>
      <w:r w:rsidRPr="00774D80">
        <w:t>Sets</w:t>
      </w:r>
      <w:ins w:id="22" w:author="Jusse Suco" w:date="2017-09-26T14:50:00Z">
        <w:r w:rsidR="009250CC" w:rsidRPr="00774D80">
          <w:t>-</w:t>
        </w:r>
      </w:ins>
      <w:del w:id="23" w:author="Jusse Suco" w:date="2017-09-26T14:50:00Z">
        <w:r w:rsidRPr="00774D80" w:rsidDel="009250CC">
          <w:delText xml:space="preserve"> </w:delText>
        </w:r>
      </w:del>
      <w:r w:rsidRPr="00774D80">
        <w:t>up close meeting and discuss in detail the terms and needs of prospective or potential client.</w:t>
      </w:r>
    </w:p>
    <w:p w14:paraId="2E0663C8" w14:textId="21CED909" w:rsidR="004B15EE" w:rsidRPr="00774D80" w:rsidRDefault="005B121F" w:rsidP="000E6FE3">
      <w:pPr>
        <w:pStyle w:val="ListParagraph"/>
        <w:numPr>
          <w:ilvl w:val="2"/>
          <w:numId w:val="1"/>
        </w:numPr>
      </w:pPr>
      <w:r w:rsidRPr="00774D80">
        <w:t>Prepares contract.</w:t>
      </w:r>
    </w:p>
    <w:p w14:paraId="1768E246" w14:textId="782065B0" w:rsidR="005B121F" w:rsidRPr="00774D80" w:rsidRDefault="00110439" w:rsidP="000E6FE3">
      <w:pPr>
        <w:pStyle w:val="ListParagraph"/>
        <w:numPr>
          <w:ilvl w:val="2"/>
          <w:numId w:val="1"/>
        </w:numPr>
      </w:pPr>
      <w:r w:rsidRPr="00774D80">
        <w:t>Forwards signed contract to prospective or potential client.</w:t>
      </w:r>
    </w:p>
    <w:p w14:paraId="0DEA08C0" w14:textId="77777777" w:rsidR="00DD7D2F" w:rsidRPr="00774D80" w:rsidRDefault="00DD7D2F" w:rsidP="00DD7D2F">
      <w:pPr>
        <w:pStyle w:val="ListParagraph"/>
        <w:ind w:left="1260"/>
      </w:pPr>
    </w:p>
    <w:p w14:paraId="2F7974A5" w14:textId="441C3043" w:rsidR="00110439" w:rsidRPr="00774D80" w:rsidRDefault="00586DC8" w:rsidP="000E6FE3">
      <w:pPr>
        <w:pStyle w:val="ListParagraph"/>
        <w:numPr>
          <w:ilvl w:val="2"/>
          <w:numId w:val="1"/>
        </w:numPr>
      </w:pPr>
      <w:r w:rsidRPr="00774D80">
        <w:lastRenderedPageBreak/>
        <w:t>Prepares addendum to the contract whenever there are changes, amendments, revisions, special provisions or requirements to the contract.</w:t>
      </w:r>
    </w:p>
    <w:p w14:paraId="08744BCA" w14:textId="1DB757CE" w:rsidR="00FA4196" w:rsidRPr="00774D80" w:rsidRDefault="00FA4196" w:rsidP="000E6FE3">
      <w:pPr>
        <w:pStyle w:val="ListParagraph"/>
        <w:numPr>
          <w:ilvl w:val="2"/>
          <w:numId w:val="1"/>
        </w:numPr>
      </w:pPr>
      <w:r w:rsidRPr="00774D80">
        <w:t>Receive</w:t>
      </w:r>
      <w:ins w:id="24" w:author="Jusse Suco" w:date="2017-09-26T14:50:00Z">
        <w:r w:rsidR="009250CC" w:rsidRPr="00774D80">
          <w:t>s</w:t>
        </w:r>
      </w:ins>
      <w:r w:rsidRPr="00774D80">
        <w:t xml:space="preserve"> duly signed contracts and addendums,</w:t>
      </w:r>
      <w:r w:rsidR="002B38B5" w:rsidRPr="00774D80">
        <w:t xml:space="preserve"> if any, and notarized the sa</w:t>
      </w:r>
      <w:r w:rsidR="00673382" w:rsidRPr="00774D80">
        <w:t>me to notary public.</w:t>
      </w:r>
    </w:p>
    <w:p w14:paraId="6552ED45" w14:textId="76191426" w:rsidR="006F5384" w:rsidRPr="00774D80" w:rsidRDefault="006F5384" w:rsidP="000E6FE3">
      <w:pPr>
        <w:pStyle w:val="ListParagraph"/>
        <w:numPr>
          <w:ilvl w:val="2"/>
          <w:numId w:val="1"/>
        </w:numPr>
        <w:rPr>
          <w:ins w:id="25" w:author="Noel M. Cainglet" w:date="2017-09-25T10:54:00Z"/>
        </w:rPr>
      </w:pPr>
      <w:r w:rsidRPr="00774D80">
        <w:t>Notif</w:t>
      </w:r>
      <w:del w:id="26" w:author="Jusse Suco" w:date="2017-09-26T14:50:00Z">
        <w:r w:rsidRPr="00774D80" w:rsidDel="009250CC">
          <w:delText>y</w:delText>
        </w:r>
      </w:del>
      <w:ins w:id="27" w:author="Jusse Suco" w:date="2017-09-26T14:50:00Z">
        <w:r w:rsidR="009250CC" w:rsidRPr="00774D80">
          <w:t>ies</w:t>
        </w:r>
      </w:ins>
      <w:r w:rsidRPr="00774D80">
        <w:t xml:space="preserve"> and coordinate</w:t>
      </w:r>
      <w:ins w:id="28" w:author="Jusse Suco" w:date="2017-09-26T14:50:00Z">
        <w:r w:rsidR="009250CC" w:rsidRPr="00774D80">
          <w:t>s</w:t>
        </w:r>
      </w:ins>
      <w:r w:rsidRPr="00774D80">
        <w:t xml:space="preserve"> with Operations Manager of new clients and details of assignment.</w:t>
      </w:r>
    </w:p>
    <w:p w14:paraId="613EE8DB" w14:textId="0B16B0AF" w:rsidR="00D37687" w:rsidRPr="00774D80" w:rsidRDefault="00D37687" w:rsidP="000E6FE3">
      <w:pPr>
        <w:pStyle w:val="ListParagraph"/>
        <w:numPr>
          <w:ilvl w:val="2"/>
          <w:numId w:val="1"/>
        </w:numPr>
        <w:rPr>
          <w:ins w:id="29" w:author="Noel M. Cainglet" w:date="2017-09-25T10:54:00Z"/>
        </w:rPr>
      </w:pPr>
      <w:ins w:id="30" w:author="Noel M. Cainglet" w:date="2017-09-25T10:54:00Z">
        <w:r w:rsidRPr="00774D80">
          <w:t>Verifies contract details inputted to ABAS.</w:t>
        </w:r>
      </w:ins>
    </w:p>
    <w:p w14:paraId="0084E359" w14:textId="267DAF86" w:rsidR="00D37687" w:rsidRPr="00774D80" w:rsidRDefault="00530E71" w:rsidP="000E6FE3">
      <w:pPr>
        <w:pStyle w:val="ListParagraph"/>
        <w:numPr>
          <w:ilvl w:val="2"/>
          <w:numId w:val="1"/>
        </w:numPr>
      </w:pPr>
      <w:ins w:id="31" w:author="Noel M. Cainglet" w:date="2017-09-25T10:55:00Z">
        <w:r w:rsidRPr="00774D80">
          <w:t>Verifies and approves Service Order</w:t>
        </w:r>
        <w:r w:rsidR="008A62AD" w:rsidRPr="00774D80">
          <w:t>.</w:t>
        </w:r>
      </w:ins>
    </w:p>
    <w:p w14:paraId="7252F6CB" w14:textId="28579BF3" w:rsidR="00840841" w:rsidRPr="00774D80" w:rsidRDefault="00840841">
      <w:pPr>
        <w:pPrChange w:id="32" w:author="Noel M. Cainglet" w:date="2017-09-25T10:55:00Z">
          <w:pPr>
            <w:ind w:left="900"/>
          </w:pPr>
        </w:pPrChange>
      </w:pPr>
      <w:del w:id="33" w:author="Noel M. Cainglet" w:date="2017-09-25T10:55:00Z">
        <w:r w:rsidRPr="00774D80" w:rsidDel="000B60FB">
          <w:br w:type="page"/>
        </w:r>
      </w:del>
    </w:p>
    <w:p w14:paraId="62634CA9" w14:textId="3424ED81" w:rsidR="002A0273" w:rsidRPr="00774D80" w:rsidRDefault="002A0273" w:rsidP="002A0273">
      <w:pPr>
        <w:pStyle w:val="ListParagraph"/>
        <w:numPr>
          <w:ilvl w:val="1"/>
          <w:numId w:val="1"/>
        </w:numPr>
      </w:pPr>
      <w:r w:rsidRPr="00774D80">
        <w:t>Senior Vice President (SVP) for Marketing and Operations</w:t>
      </w:r>
    </w:p>
    <w:p w14:paraId="07B82C22" w14:textId="4245CEA1" w:rsidR="002A0273" w:rsidRPr="00774D80" w:rsidRDefault="002A0273" w:rsidP="002A0273">
      <w:pPr>
        <w:pStyle w:val="ListParagraph"/>
        <w:ind w:left="936"/>
      </w:pPr>
    </w:p>
    <w:p w14:paraId="0B14C82A" w14:textId="1F6C0C57" w:rsidR="002A0273" w:rsidRPr="00774D80" w:rsidRDefault="000D7E91" w:rsidP="002A0273">
      <w:pPr>
        <w:pStyle w:val="ListParagraph"/>
        <w:numPr>
          <w:ilvl w:val="2"/>
          <w:numId w:val="1"/>
        </w:numPr>
      </w:pPr>
      <w:r w:rsidRPr="00774D80">
        <w:t>Review</w:t>
      </w:r>
      <w:ins w:id="34" w:author="Jusse Suco" w:date="2017-09-26T14:51:00Z">
        <w:r w:rsidR="009250CC" w:rsidRPr="00774D80">
          <w:t>s</w:t>
        </w:r>
      </w:ins>
      <w:r w:rsidRPr="00774D80">
        <w:t xml:space="preserve"> engagement proposal.</w:t>
      </w:r>
    </w:p>
    <w:p w14:paraId="334E57C2" w14:textId="0AD20D97" w:rsidR="002A0273" w:rsidRPr="00774D80" w:rsidRDefault="00F87ED7" w:rsidP="002A0273">
      <w:pPr>
        <w:pStyle w:val="ListParagraph"/>
        <w:numPr>
          <w:ilvl w:val="2"/>
          <w:numId w:val="1"/>
        </w:numPr>
      </w:pPr>
      <w:r w:rsidRPr="00774D80">
        <w:t>Reviews and signs a contract.</w:t>
      </w:r>
    </w:p>
    <w:p w14:paraId="37601534" w14:textId="74A4AC0C" w:rsidR="00FD7E14" w:rsidRPr="00774D80" w:rsidRDefault="00FD7E14" w:rsidP="002A0273">
      <w:pPr>
        <w:pStyle w:val="ListParagraph"/>
        <w:numPr>
          <w:ilvl w:val="2"/>
          <w:numId w:val="1"/>
        </w:numPr>
      </w:pPr>
      <w:r w:rsidRPr="00774D80">
        <w:t>Reviews</w:t>
      </w:r>
      <w:r w:rsidR="00BA67F6" w:rsidRPr="00774D80">
        <w:t xml:space="preserve"> and signs addendums to contract</w:t>
      </w:r>
      <w:r w:rsidRPr="00774D80">
        <w:t>.</w:t>
      </w:r>
    </w:p>
    <w:p w14:paraId="446FEE0F" w14:textId="25EA0F6C" w:rsidR="002A0273" w:rsidRPr="00774D80" w:rsidRDefault="002A0273" w:rsidP="002A0273">
      <w:pPr>
        <w:pStyle w:val="ListParagraph"/>
        <w:ind w:left="576"/>
      </w:pPr>
    </w:p>
    <w:p w14:paraId="1F5E7A34" w14:textId="70056606" w:rsidR="002A0273" w:rsidRPr="00774D80" w:rsidRDefault="002A0273" w:rsidP="002A0273">
      <w:pPr>
        <w:pStyle w:val="ListParagraph"/>
        <w:numPr>
          <w:ilvl w:val="1"/>
          <w:numId w:val="1"/>
        </w:numPr>
      </w:pPr>
      <w:r w:rsidRPr="00774D80">
        <w:t>President</w:t>
      </w:r>
    </w:p>
    <w:p w14:paraId="1A27EF11" w14:textId="6F377ADB" w:rsidR="002A0273" w:rsidRPr="00774D80" w:rsidRDefault="002A0273" w:rsidP="002A0273">
      <w:pPr>
        <w:pStyle w:val="ListParagraph"/>
        <w:ind w:left="936"/>
      </w:pPr>
    </w:p>
    <w:p w14:paraId="3E711F57" w14:textId="16C075D1" w:rsidR="002A0273" w:rsidRPr="00774D80" w:rsidRDefault="000D7E91" w:rsidP="002A0273">
      <w:pPr>
        <w:pStyle w:val="ListParagraph"/>
        <w:numPr>
          <w:ilvl w:val="2"/>
          <w:numId w:val="1"/>
        </w:numPr>
      </w:pPr>
      <w:r w:rsidRPr="00774D80">
        <w:t>Approve</w:t>
      </w:r>
      <w:ins w:id="35" w:author="Jusse Suco" w:date="2017-09-26T14:51:00Z">
        <w:r w:rsidR="009250CC" w:rsidRPr="00774D80">
          <w:t>s</w:t>
        </w:r>
      </w:ins>
      <w:r w:rsidRPr="00774D80">
        <w:t xml:space="preserve"> engagement proposal.</w:t>
      </w:r>
    </w:p>
    <w:p w14:paraId="5BD809DB" w14:textId="2B553F3E" w:rsidR="002A0273" w:rsidRPr="00774D80" w:rsidRDefault="00F87ED7" w:rsidP="002A0273">
      <w:pPr>
        <w:pStyle w:val="ListParagraph"/>
        <w:numPr>
          <w:ilvl w:val="2"/>
          <w:numId w:val="1"/>
        </w:numPr>
      </w:pPr>
      <w:r w:rsidRPr="00774D80">
        <w:t>Reviews and signs a contract.</w:t>
      </w:r>
    </w:p>
    <w:p w14:paraId="456F8BC6" w14:textId="724ED7A1" w:rsidR="002A0273" w:rsidRPr="00774D80" w:rsidRDefault="0034588E" w:rsidP="002A0273">
      <w:pPr>
        <w:pStyle w:val="ListParagraph"/>
        <w:numPr>
          <w:ilvl w:val="2"/>
          <w:numId w:val="1"/>
        </w:numPr>
      </w:pPr>
      <w:r w:rsidRPr="00774D80">
        <w:t>Reviews and signs addendums to contract.</w:t>
      </w:r>
    </w:p>
    <w:p w14:paraId="0AA06AE8" w14:textId="2DA93C77" w:rsidR="001113EC" w:rsidRPr="00774D80" w:rsidRDefault="001113EC" w:rsidP="001113EC">
      <w:pPr>
        <w:rPr>
          <w:ins w:id="36" w:author="Jusse Suco" w:date="2017-09-26T14:51:00Z"/>
          <w:u w:val="single"/>
        </w:rPr>
      </w:pPr>
    </w:p>
    <w:p w14:paraId="6754F442" w14:textId="0AB748A1" w:rsidR="008A28FE" w:rsidRPr="00774D80" w:rsidRDefault="003226EA" w:rsidP="001113EC">
      <w:pPr>
        <w:pStyle w:val="ListParagraph"/>
        <w:numPr>
          <w:ilvl w:val="0"/>
          <w:numId w:val="1"/>
        </w:numPr>
        <w:rPr>
          <w:u w:val="single"/>
        </w:rPr>
      </w:pPr>
      <w:r w:rsidRPr="00774D80">
        <w:rPr>
          <w:u w:val="single"/>
        </w:rPr>
        <w:t>POLICIES</w:t>
      </w:r>
    </w:p>
    <w:p w14:paraId="42AAD126" w14:textId="77777777" w:rsidR="005D1BA7" w:rsidRPr="00774D80" w:rsidRDefault="005D1BA7" w:rsidP="00E90330">
      <w:pPr>
        <w:pStyle w:val="ListParagraph"/>
        <w:tabs>
          <w:tab w:val="left" w:pos="4862"/>
        </w:tabs>
        <w:ind w:left="936"/>
        <w:jc w:val="both"/>
        <w:rPr>
          <w:b/>
        </w:rPr>
      </w:pPr>
    </w:p>
    <w:p w14:paraId="0B0F76B6" w14:textId="7C26FC8A" w:rsidR="008120E0" w:rsidRPr="00774D80" w:rsidRDefault="00A24545" w:rsidP="00E90330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 w:rsidRPr="00774D80">
        <w:rPr>
          <w:b/>
        </w:rPr>
        <w:t>Marketing</w:t>
      </w:r>
    </w:p>
    <w:p w14:paraId="12BF7903" w14:textId="2271F749" w:rsidR="008120E0" w:rsidRPr="00774D80" w:rsidRDefault="00EE0A26" w:rsidP="00E90330">
      <w:pPr>
        <w:pStyle w:val="ListParagraph"/>
        <w:tabs>
          <w:tab w:val="left" w:pos="4862"/>
        </w:tabs>
        <w:ind w:left="936"/>
        <w:jc w:val="both"/>
      </w:pPr>
      <w:r w:rsidRPr="00774D80">
        <w:tab/>
      </w:r>
    </w:p>
    <w:p w14:paraId="7CACAFD4" w14:textId="4E45063D" w:rsidR="006855A4" w:rsidRPr="00774D80" w:rsidRDefault="006855A4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 xml:space="preserve">The </w:t>
      </w:r>
      <w:commentRangeStart w:id="37"/>
      <w:del w:id="38" w:author="Noel M. Cainglet" w:date="2017-09-27T09:49:00Z">
        <w:r w:rsidRPr="00774D80" w:rsidDel="00EA1B79">
          <w:delText>Company</w:delText>
        </w:r>
        <w:commentRangeEnd w:id="37"/>
        <w:r w:rsidR="009250CC" w:rsidRPr="00774D80" w:rsidDel="00EA1B79">
          <w:rPr>
            <w:rStyle w:val="CommentReference"/>
          </w:rPr>
          <w:commentReference w:id="37"/>
        </w:r>
        <w:r w:rsidRPr="00774D80" w:rsidDel="00EA1B79">
          <w:delText xml:space="preserve"> </w:delText>
        </w:r>
      </w:del>
      <w:ins w:id="39" w:author="Noel M. Cainglet" w:date="2017-09-27T09:49:00Z">
        <w:r w:rsidR="00EA1B79" w:rsidRPr="00774D80">
          <w:t xml:space="preserve">Marketing Department </w:t>
        </w:r>
      </w:ins>
      <w:r w:rsidRPr="00774D80">
        <w:t>shall formulate an ef</w:t>
      </w:r>
      <w:r w:rsidR="00983CDF" w:rsidRPr="00774D80">
        <w:t xml:space="preserve">fective and efficient marketing techniques and </w:t>
      </w:r>
      <w:r w:rsidRPr="00774D80">
        <w:t>strategies</w:t>
      </w:r>
      <w:r w:rsidR="00BF7449" w:rsidRPr="00774D80">
        <w:t xml:space="preserve"> in order </w:t>
      </w:r>
      <w:r w:rsidR="007656AE" w:rsidRPr="00774D80">
        <w:t>to:</w:t>
      </w:r>
    </w:p>
    <w:p w14:paraId="28BE977C" w14:textId="77777777" w:rsidR="00983CDF" w:rsidRPr="00774D80" w:rsidRDefault="00983CDF" w:rsidP="00983CDF">
      <w:pPr>
        <w:pStyle w:val="ListParagraph"/>
        <w:tabs>
          <w:tab w:val="left" w:pos="4862"/>
        </w:tabs>
        <w:ind w:left="1980"/>
        <w:jc w:val="both"/>
      </w:pPr>
    </w:p>
    <w:p w14:paraId="42AD8342" w14:textId="040E1330" w:rsidR="007E6E03" w:rsidRPr="00774D80" w:rsidRDefault="00535A25" w:rsidP="00655B4D">
      <w:pPr>
        <w:pStyle w:val="ListParagraph"/>
        <w:numPr>
          <w:ilvl w:val="0"/>
          <w:numId w:val="13"/>
        </w:numPr>
        <w:tabs>
          <w:tab w:val="left" w:pos="4862"/>
        </w:tabs>
        <w:jc w:val="both"/>
      </w:pPr>
      <w:r w:rsidRPr="00774D80">
        <w:t>Attract potential clients</w:t>
      </w:r>
      <w:r w:rsidR="008104BC" w:rsidRPr="00774D80">
        <w:t xml:space="preserve"> and gain share in the market</w:t>
      </w:r>
      <w:r w:rsidR="00697EAA" w:rsidRPr="00774D80">
        <w:t xml:space="preserve"> and industry</w:t>
      </w:r>
      <w:r w:rsidR="008104BC" w:rsidRPr="00774D80">
        <w:t>;</w:t>
      </w:r>
    </w:p>
    <w:p w14:paraId="2302F5E6" w14:textId="089F732B" w:rsidR="00535A25" w:rsidRPr="00774D80" w:rsidRDefault="000E722C" w:rsidP="00655B4D">
      <w:pPr>
        <w:pStyle w:val="ListParagraph"/>
        <w:numPr>
          <w:ilvl w:val="0"/>
          <w:numId w:val="13"/>
        </w:numPr>
        <w:tabs>
          <w:tab w:val="left" w:pos="4862"/>
        </w:tabs>
        <w:jc w:val="both"/>
      </w:pPr>
      <w:r w:rsidRPr="00774D80">
        <w:t>Maintain satisfaction and</w:t>
      </w:r>
      <w:r w:rsidR="009B5B1D" w:rsidRPr="00774D80">
        <w:t xml:space="preserve"> good relationships with clients</w:t>
      </w:r>
      <w:r w:rsidR="00630532" w:rsidRPr="00774D80">
        <w:t xml:space="preserve"> or maintain share in the market and industry</w:t>
      </w:r>
      <w:r w:rsidR="009B5B1D" w:rsidRPr="00774D80">
        <w:t>;</w:t>
      </w:r>
    </w:p>
    <w:p w14:paraId="5993332F" w14:textId="6FE1A6AB" w:rsidR="00E55B9F" w:rsidRPr="00774D80" w:rsidRDefault="007656AE" w:rsidP="00655B4D">
      <w:pPr>
        <w:pStyle w:val="ListParagraph"/>
        <w:numPr>
          <w:ilvl w:val="0"/>
          <w:numId w:val="13"/>
        </w:numPr>
        <w:tabs>
          <w:tab w:val="left" w:pos="4862"/>
        </w:tabs>
        <w:jc w:val="both"/>
      </w:pPr>
      <w:r w:rsidRPr="00774D80">
        <w:t xml:space="preserve">Survive competition in the </w:t>
      </w:r>
      <w:r w:rsidR="00042C12" w:rsidRPr="00774D80">
        <w:t xml:space="preserve">market and </w:t>
      </w:r>
      <w:r w:rsidRPr="00774D80">
        <w:t>industry</w:t>
      </w:r>
      <w:r w:rsidR="004C0B31" w:rsidRPr="00774D80">
        <w:t>; and</w:t>
      </w:r>
    </w:p>
    <w:p w14:paraId="00C0B522" w14:textId="6CA3C0DE" w:rsidR="007656AE" w:rsidRPr="00774D80" w:rsidRDefault="00E55B9F" w:rsidP="00655B4D">
      <w:pPr>
        <w:pStyle w:val="ListParagraph"/>
        <w:numPr>
          <w:ilvl w:val="0"/>
          <w:numId w:val="13"/>
        </w:numPr>
        <w:tabs>
          <w:tab w:val="left" w:pos="4862"/>
        </w:tabs>
        <w:jc w:val="both"/>
      </w:pPr>
      <w:r w:rsidRPr="00774D80">
        <w:t>I</w:t>
      </w:r>
      <w:r w:rsidR="007656AE" w:rsidRPr="00774D80">
        <w:t>ncrease profitabilit</w:t>
      </w:r>
      <w:r w:rsidR="008E522B" w:rsidRPr="00774D80">
        <w:t>y</w:t>
      </w:r>
      <w:r w:rsidR="00171060" w:rsidRPr="00774D80">
        <w:t xml:space="preserve"> of the Company</w:t>
      </w:r>
      <w:r w:rsidR="00E504E4" w:rsidRPr="00774D80">
        <w:t>.</w:t>
      </w:r>
    </w:p>
    <w:p w14:paraId="05B280AC" w14:textId="77777777" w:rsidR="007E6E03" w:rsidRPr="00774D80" w:rsidRDefault="007E6E03" w:rsidP="00E90330">
      <w:pPr>
        <w:pStyle w:val="ListParagraph"/>
        <w:tabs>
          <w:tab w:val="left" w:pos="4862"/>
        </w:tabs>
        <w:ind w:left="1260"/>
        <w:jc w:val="both"/>
      </w:pPr>
    </w:p>
    <w:p w14:paraId="4BE7BF58" w14:textId="6DE0DFBF" w:rsidR="001E1EE8" w:rsidRPr="00774D80" w:rsidRDefault="001E1EE8" w:rsidP="00E90330">
      <w:pPr>
        <w:pStyle w:val="ListParagraph"/>
        <w:numPr>
          <w:ilvl w:val="2"/>
          <w:numId w:val="1"/>
        </w:numPr>
        <w:jc w:val="both"/>
      </w:pPr>
      <w:r w:rsidRPr="00774D80">
        <w:t>Marketing personnel shall be properly trained to handle clients. Knowledge a</w:t>
      </w:r>
      <w:r w:rsidR="005F2AEB" w:rsidRPr="00774D80">
        <w:t xml:space="preserve">nd experience in handling and customer service relationships </w:t>
      </w:r>
      <w:r w:rsidRPr="00774D80">
        <w:t>shall also be considered in requesting personnel from HR Department.</w:t>
      </w:r>
    </w:p>
    <w:p w14:paraId="7A2636AB" w14:textId="222EFD94" w:rsidR="007B42D1" w:rsidRPr="00774D80" w:rsidRDefault="007B42D1" w:rsidP="00CC042F">
      <w:pPr>
        <w:pStyle w:val="ListParagraph"/>
        <w:ind w:left="1260"/>
        <w:jc w:val="both"/>
        <w:rPr>
          <w:ins w:id="40" w:author="Noel M. Cainglet" w:date="2017-09-25T10:56:00Z"/>
        </w:rPr>
      </w:pPr>
      <w:ins w:id="41" w:author="Noel M. Cainglet" w:date="2017-09-25T10:56:00Z">
        <w:r w:rsidRPr="00774D80">
          <w:br w:type="page"/>
        </w:r>
      </w:ins>
    </w:p>
    <w:p w14:paraId="7FC2E237" w14:textId="0DEE7053" w:rsidR="00CC042F" w:rsidRPr="00774D80" w:rsidDel="007B42D1" w:rsidRDefault="00CC042F" w:rsidP="00CC042F">
      <w:pPr>
        <w:pStyle w:val="ListParagraph"/>
        <w:ind w:left="1260"/>
        <w:jc w:val="both"/>
        <w:rPr>
          <w:del w:id="42" w:author="Noel M. Cainglet" w:date="2017-09-25T10:56:00Z"/>
        </w:rPr>
      </w:pPr>
    </w:p>
    <w:p w14:paraId="38487D5A" w14:textId="3B6020AE" w:rsidR="00ED1AC9" w:rsidRPr="00774D80" w:rsidRDefault="00BE36D3" w:rsidP="00ED1AC9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 xml:space="preserve">The </w:t>
      </w:r>
      <w:commentRangeStart w:id="43"/>
      <w:del w:id="44" w:author="Noel M. Cainglet" w:date="2017-09-27T09:49:00Z">
        <w:r w:rsidRPr="00774D80" w:rsidDel="00A82C87">
          <w:delText>Company</w:delText>
        </w:r>
        <w:commentRangeEnd w:id="43"/>
        <w:r w:rsidR="009250CC" w:rsidRPr="00774D80" w:rsidDel="00A82C87">
          <w:rPr>
            <w:rStyle w:val="CommentReference"/>
          </w:rPr>
          <w:commentReference w:id="43"/>
        </w:r>
        <w:r w:rsidRPr="00774D80" w:rsidDel="00A82C87">
          <w:delText xml:space="preserve"> </w:delText>
        </w:r>
      </w:del>
      <w:ins w:id="45" w:author="Noel M. Cainglet" w:date="2017-09-27T09:49:00Z">
        <w:r w:rsidR="00A82C87" w:rsidRPr="00774D80">
          <w:t>Marketing Department</w:t>
        </w:r>
        <w:r w:rsidR="00C13964" w:rsidRPr="00774D80">
          <w:t xml:space="preserve"> </w:t>
        </w:r>
      </w:ins>
      <w:r w:rsidRPr="00774D80">
        <w:t>shall pro</w:t>
      </w:r>
      <w:r w:rsidR="00617C01" w:rsidRPr="00774D80">
        <w:t>perly identify and understand</w:t>
      </w:r>
      <w:r w:rsidRPr="00774D80">
        <w:t xml:space="preserve"> its potential or prospective clie</w:t>
      </w:r>
      <w:r w:rsidR="006F1027" w:rsidRPr="00774D80">
        <w:t xml:space="preserve">nt prior to sending off proposals and </w:t>
      </w:r>
      <w:r w:rsidR="001F5B8B" w:rsidRPr="00774D80">
        <w:t>engagement in order to avoid</w:t>
      </w:r>
      <w:r w:rsidR="00A800DA" w:rsidRPr="00774D80">
        <w:t xml:space="preserve"> or minimize </w:t>
      </w:r>
      <w:r w:rsidR="001F5B8B" w:rsidRPr="00774D80">
        <w:t>certain</w:t>
      </w:r>
      <w:r w:rsidR="006971BC" w:rsidRPr="00774D80">
        <w:t xml:space="preserve"> </w:t>
      </w:r>
      <w:r w:rsidR="007C0531" w:rsidRPr="00774D80">
        <w:t xml:space="preserve">risks and consequences </w:t>
      </w:r>
      <w:r w:rsidR="001F5B8B" w:rsidRPr="00774D80">
        <w:t>of incor</w:t>
      </w:r>
      <w:r w:rsidR="00673096" w:rsidRPr="00774D80">
        <w:t xml:space="preserve">rect acceptance of wrong clients </w:t>
      </w:r>
      <w:r w:rsidR="0084447E" w:rsidRPr="00774D80">
        <w:t xml:space="preserve">or rejection of a </w:t>
      </w:r>
      <w:r w:rsidR="00AA7298" w:rsidRPr="00774D80">
        <w:t xml:space="preserve">potential or good </w:t>
      </w:r>
      <w:r w:rsidR="001F5B8B" w:rsidRPr="00774D80">
        <w:t xml:space="preserve">clients. </w:t>
      </w:r>
      <w:r w:rsidR="00AA7298" w:rsidRPr="00774D80">
        <w:t>These shall include, at a minimum, the following information:</w:t>
      </w:r>
    </w:p>
    <w:p w14:paraId="15D4B993" w14:textId="77777777" w:rsidR="007C0531" w:rsidRPr="00774D80" w:rsidRDefault="007C0531" w:rsidP="007C0531">
      <w:pPr>
        <w:pStyle w:val="ListParagraph"/>
        <w:tabs>
          <w:tab w:val="left" w:pos="4862"/>
        </w:tabs>
        <w:ind w:left="1980"/>
        <w:jc w:val="both"/>
      </w:pPr>
    </w:p>
    <w:p w14:paraId="6D596E03" w14:textId="5A1940B8" w:rsidR="00C25149" w:rsidRPr="00774D80" w:rsidRDefault="005E0EBD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Business information</w:t>
      </w:r>
    </w:p>
    <w:p w14:paraId="5924A7BF" w14:textId="6C2DAFD7" w:rsidR="005E0EBD" w:rsidRPr="00774D80" w:rsidRDefault="005E0EBD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Key management personnel, attitude, reputation, style and connections</w:t>
      </w:r>
    </w:p>
    <w:p w14:paraId="2FBFBD86" w14:textId="2B0ECB2C" w:rsidR="005E0EBD" w:rsidRPr="00774D80" w:rsidRDefault="005E0EBD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Credit reputation and other transaction history</w:t>
      </w:r>
    </w:p>
    <w:p w14:paraId="719510AD" w14:textId="6ECB28BC" w:rsidR="005E0EBD" w:rsidRPr="00774D80" w:rsidRDefault="00296012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Scale or magnitude of business and transactions</w:t>
      </w:r>
    </w:p>
    <w:p w14:paraId="02E695DC" w14:textId="6AB26834" w:rsidR="00296012" w:rsidRPr="00774D80" w:rsidRDefault="00296012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Legal and regulatory compliance</w:t>
      </w:r>
    </w:p>
    <w:p w14:paraId="595470A0" w14:textId="7640C1D6" w:rsidR="00296012" w:rsidRPr="00774D80" w:rsidRDefault="00296012" w:rsidP="00655B4D">
      <w:pPr>
        <w:pStyle w:val="ListParagraph"/>
        <w:numPr>
          <w:ilvl w:val="0"/>
          <w:numId w:val="12"/>
        </w:numPr>
        <w:tabs>
          <w:tab w:val="left" w:pos="4862"/>
        </w:tabs>
        <w:jc w:val="both"/>
      </w:pPr>
      <w:r w:rsidRPr="00774D80">
        <w:t>Other matters and relevant issues</w:t>
      </w:r>
    </w:p>
    <w:p w14:paraId="08B45608" w14:textId="0979AB51" w:rsidR="0020137A" w:rsidRPr="00774D80" w:rsidDel="007B42D1" w:rsidRDefault="0020137A">
      <w:pPr>
        <w:tabs>
          <w:tab w:val="left" w:pos="4862"/>
        </w:tabs>
        <w:jc w:val="both"/>
        <w:rPr>
          <w:del w:id="46" w:author="Noel M. Cainglet" w:date="2017-09-25T10:56:00Z"/>
        </w:rPr>
        <w:pPrChange w:id="47" w:author="Noel M. Cainglet" w:date="2017-09-25T10:56:00Z">
          <w:pPr>
            <w:pStyle w:val="ListParagraph"/>
            <w:tabs>
              <w:tab w:val="left" w:pos="4862"/>
            </w:tabs>
            <w:ind w:left="1260"/>
            <w:jc w:val="both"/>
          </w:pPr>
        </w:pPrChange>
      </w:pPr>
      <w:del w:id="48" w:author="Noel M. Cainglet" w:date="2017-09-25T10:56:00Z">
        <w:r w:rsidRPr="00774D80" w:rsidDel="007B42D1">
          <w:br w:type="page"/>
        </w:r>
      </w:del>
    </w:p>
    <w:p w14:paraId="2EA3A39F" w14:textId="77777777" w:rsidR="007B42D1" w:rsidRPr="00774D80" w:rsidRDefault="007B42D1">
      <w:pPr>
        <w:tabs>
          <w:tab w:val="left" w:pos="4862"/>
        </w:tabs>
        <w:jc w:val="both"/>
        <w:rPr>
          <w:ins w:id="49" w:author="Noel M. Cainglet" w:date="2017-09-25T10:56:00Z"/>
          <w:b/>
        </w:rPr>
        <w:pPrChange w:id="50" w:author="Noel M. Cainglet" w:date="2017-09-25T10:56:00Z">
          <w:pPr>
            <w:pStyle w:val="ListParagraph"/>
            <w:numPr>
              <w:ilvl w:val="1"/>
              <w:numId w:val="1"/>
            </w:numPr>
            <w:tabs>
              <w:tab w:val="num" w:pos="936"/>
              <w:tab w:val="left" w:pos="4862"/>
            </w:tabs>
            <w:ind w:left="936" w:hanging="360"/>
            <w:jc w:val="both"/>
          </w:pPr>
        </w:pPrChange>
      </w:pPr>
    </w:p>
    <w:p w14:paraId="19697D28" w14:textId="77E66686" w:rsidR="005E59D4" w:rsidRPr="00774D80" w:rsidRDefault="005E59D4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 w:rsidRPr="00774D80">
        <w:rPr>
          <w:b/>
          <w:rPrChange w:id="51" w:author="Noel M. Cainglet" w:date="2017-09-25T10:56:00Z">
            <w:rPr/>
          </w:rPrChange>
        </w:rPr>
        <w:t>Pricing</w:t>
      </w:r>
    </w:p>
    <w:p w14:paraId="1F34E60E" w14:textId="77777777" w:rsidR="005E59D4" w:rsidRPr="00774D80" w:rsidRDefault="005E59D4" w:rsidP="00E90330">
      <w:pPr>
        <w:pStyle w:val="ListParagraph"/>
        <w:tabs>
          <w:tab w:val="left" w:pos="4862"/>
        </w:tabs>
        <w:ind w:left="936"/>
        <w:jc w:val="both"/>
      </w:pPr>
    </w:p>
    <w:p w14:paraId="63048212" w14:textId="7D172A75" w:rsidR="00D725BA" w:rsidRPr="00774D80" w:rsidRDefault="00AE23D3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In setting up a price, the Company shall select those pricing strategies t</w:t>
      </w:r>
      <w:r w:rsidR="0083684F" w:rsidRPr="00774D80">
        <w:t>hat are objective, reliable and</w:t>
      </w:r>
      <w:r w:rsidR="002E7B3E" w:rsidRPr="00774D80">
        <w:t xml:space="preserve"> best derives </w:t>
      </w:r>
      <w:r w:rsidR="00FB0522" w:rsidRPr="00774D80">
        <w:t xml:space="preserve">the optimal price of a particular </w:t>
      </w:r>
      <w:r w:rsidR="00E4023A" w:rsidRPr="00774D80">
        <w:t>service</w:t>
      </w:r>
      <w:r w:rsidR="003B099E" w:rsidRPr="00774D80">
        <w:t>.</w:t>
      </w:r>
      <w:r w:rsidR="00CD17FE" w:rsidRPr="00774D80">
        <w:t xml:space="preserve"> The Company shall not set a price based on a single pricing strategy but a </w:t>
      </w:r>
      <w:r w:rsidR="003B099E" w:rsidRPr="00774D80">
        <w:t>combination of</w:t>
      </w:r>
      <w:r w:rsidR="00C939C9" w:rsidRPr="00774D80">
        <w:t xml:space="preserve"> various </w:t>
      </w:r>
      <w:r w:rsidR="003B099E" w:rsidRPr="00774D80">
        <w:t xml:space="preserve">strategies and </w:t>
      </w:r>
      <w:r w:rsidR="00F03F2B" w:rsidRPr="00774D80">
        <w:t xml:space="preserve">due </w:t>
      </w:r>
      <w:r w:rsidR="003B099E" w:rsidRPr="00774D80">
        <w:t>consideration of relevant</w:t>
      </w:r>
      <w:r w:rsidR="00552420" w:rsidRPr="00774D80">
        <w:t xml:space="preserve"> </w:t>
      </w:r>
      <w:r w:rsidR="003B099E" w:rsidRPr="00774D80">
        <w:t>factors</w:t>
      </w:r>
      <w:r w:rsidR="00552420" w:rsidRPr="00774D80">
        <w:t xml:space="preserve"> that could affect the price</w:t>
      </w:r>
      <w:r w:rsidR="00CD17FE" w:rsidRPr="00774D80">
        <w:t>.</w:t>
      </w:r>
      <w:r w:rsidR="003A0775" w:rsidRPr="00774D80">
        <w:t xml:space="preserve"> The following pricing strategies may be adopted by the Company</w:t>
      </w:r>
      <w:r w:rsidR="00E647B1" w:rsidRPr="00774D80">
        <w:t xml:space="preserve"> (the list is not exhaustive)</w:t>
      </w:r>
      <w:r w:rsidR="003A0775" w:rsidRPr="00774D80">
        <w:t>:</w:t>
      </w:r>
    </w:p>
    <w:p w14:paraId="71363AC3" w14:textId="738C9C8C" w:rsidR="00D725BA" w:rsidRPr="00774D80" w:rsidRDefault="00D725BA" w:rsidP="00E90330">
      <w:pPr>
        <w:pStyle w:val="ListParagraph"/>
        <w:tabs>
          <w:tab w:val="left" w:pos="4862"/>
        </w:tabs>
        <w:ind w:left="1260"/>
        <w:jc w:val="both"/>
      </w:pPr>
    </w:p>
    <w:p w14:paraId="570AA54B" w14:textId="23240893" w:rsidR="00487FD3" w:rsidRPr="00774D80" w:rsidRDefault="00D725BA" w:rsidP="00655B4D">
      <w:pPr>
        <w:pStyle w:val="ListParagraph"/>
        <w:numPr>
          <w:ilvl w:val="0"/>
          <w:numId w:val="9"/>
        </w:numPr>
        <w:tabs>
          <w:tab w:val="left" w:pos="4862"/>
        </w:tabs>
        <w:jc w:val="both"/>
      </w:pPr>
      <w:r w:rsidRPr="00774D80">
        <w:rPr>
          <w:b/>
          <w:i/>
        </w:rPr>
        <w:t>Cost plus pricing</w:t>
      </w:r>
      <w:r w:rsidR="008A54AD" w:rsidRPr="00774D80">
        <w:t>. All cost</w:t>
      </w:r>
      <w:r w:rsidR="002B3E6E" w:rsidRPr="00774D80">
        <w:t>s</w:t>
      </w:r>
      <w:r w:rsidR="003D2295" w:rsidRPr="00774D80">
        <w:t xml:space="preserve"> incurred (variable costs plus direct fixed costs)</w:t>
      </w:r>
      <w:r w:rsidR="007853FF" w:rsidRPr="00774D80">
        <w:t xml:space="preserve"> </w:t>
      </w:r>
      <w:r w:rsidRPr="00774D80">
        <w:t>attri</w:t>
      </w:r>
      <w:r w:rsidR="00D30E0E" w:rsidRPr="00774D80">
        <w:t>butable to a particular service</w:t>
      </w:r>
      <w:r w:rsidRPr="00774D80">
        <w:t xml:space="preserve"> are identified and summed up and a markup </w:t>
      </w:r>
      <w:r w:rsidR="00FD2D67" w:rsidRPr="00774D80">
        <w:t xml:space="preserve">percentage is added in order to derive </w:t>
      </w:r>
      <w:r w:rsidRPr="00774D80">
        <w:t>the price.</w:t>
      </w:r>
    </w:p>
    <w:p w14:paraId="64ED0743" w14:textId="0F60A348" w:rsidR="00487FD3" w:rsidRPr="00774D80" w:rsidRDefault="00487FD3" w:rsidP="00E90330">
      <w:pPr>
        <w:pStyle w:val="ListParagraph"/>
        <w:tabs>
          <w:tab w:val="left" w:pos="4862"/>
        </w:tabs>
        <w:ind w:left="1620"/>
        <w:jc w:val="both"/>
      </w:pPr>
    </w:p>
    <w:p w14:paraId="0964CABE" w14:textId="4D547293" w:rsidR="00344301" w:rsidRPr="00774D80" w:rsidRDefault="00344301" w:rsidP="00E90330">
      <w:pPr>
        <w:pStyle w:val="ListParagraph"/>
        <w:tabs>
          <w:tab w:val="left" w:pos="4862"/>
        </w:tabs>
        <w:ind w:left="1620"/>
        <w:jc w:val="both"/>
      </w:pPr>
      <w:r w:rsidRPr="00774D80">
        <w:t>The basic formula is as follows:</w:t>
      </w:r>
    </w:p>
    <w:p w14:paraId="3BBC4626" w14:textId="1A110AEE" w:rsidR="00344301" w:rsidRPr="00774D80" w:rsidRDefault="00344301" w:rsidP="00E90330">
      <w:pPr>
        <w:pStyle w:val="ListParagraph"/>
        <w:tabs>
          <w:tab w:val="left" w:pos="4862"/>
        </w:tabs>
        <w:ind w:left="1620"/>
        <w:jc w:val="both"/>
      </w:pPr>
    </w:p>
    <w:tbl>
      <w:tblPr>
        <w:tblStyle w:val="TableGrid"/>
        <w:tblW w:w="0" w:type="auto"/>
        <w:tblInd w:w="1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56"/>
      </w:tblGrid>
      <w:tr w:rsidR="006956E1" w:rsidRPr="00774D80" w14:paraId="4F16376E" w14:textId="77777777" w:rsidTr="00D92CA6">
        <w:tc>
          <w:tcPr>
            <w:tcW w:w="1885" w:type="dxa"/>
            <w:vAlign w:val="bottom"/>
          </w:tcPr>
          <w:p w14:paraId="72BEABF5" w14:textId="02508351" w:rsidR="006956E1" w:rsidRPr="00774D80" w:rsidRDefault="006956E1" w:rsidP="00E90330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Cost</w:t>
            </w:r>
          </w:p>
        </w:tc>
        <w:tc>
          <w:tcPr>
            <w:tcW w:w="450" w:type="dxa"/>
            <w:vAlign w:val="bottom"/>
          </w:tcPr>
          <w:p w14:paraId="17D7DBC1" w14:textId="484FB01C" w:rsidR="006956E1" w:rsidRPr="00774D80" w:rsidRDefault="001F54CA" w:rsidP="001F54CA">
            <w:pPr>
              <w:pStyle w:val="ListParagraph"/>
              <w:tabs>
                <w:tab w:val="left" w:pos="4862"/>
              </w:tabs>
              <w:ind w:left="0"/>
              <w:jc w:val="center"/>
            </w:pPr>
            <w:r w:rsidRPr="00774D80">
              <w:t>xx</w:t>
            </w:r>
          </w:p>
        </w:tc>
      </w:tr>
      <w:tr w:rsidR="006956E1" w:rsidRPr="00774D80" w14:paraId="35A4147A" w14:textId="77777777" w:rsidTr="00CF09C3">
        <w:tc>
          <w:tcPr>
            <w:tcW w:w="1885" w:type="dxa"/>
            <w:vAlign w:val="bottom"/>
          </w:tcPr>
          <w:p w14:paraId="22595945" w14:textId="3D49F0D2" w:rsidR="006956E1" w:rsidRPr="00774D80" w:rsidRDefault="006956E1" w:rsidP="00E90330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Markup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vAlign w:val="bottom"/>
          </w:tcPr>
          <w:p w14:paraId="58C26B88" w14:textId="61E423A4" w:rsidR="006956E1" w:rsidRPr="00774D80" w:rsidRDefault="001F54CA" w:rsidP="001F54CA">
            <w:pPr>
              <w:pStyle w:val="ListParagraph"/>
              <w:tabs>
                <w:tab w:val="left" w:pos="4862"/>
              </w:tabs>
              <w:ind w:left="0"/>
              <w:jc w:val="center"/>
            </w:pPr>
            <w:r w:rsidRPr="00774D80">
              <w:t>xx</w:t>
            </w:r>
          </w:p>
        </w:tc>
      </w:tr>
      <w:tr w:rsidR="006956E1" w:rsidRPr="00774D80" w14:paraId="2EDBD738" w14:textId="77777777" w:rsidTr="00CF09C3">
        <w:tc>
          <w:tcPr>
            <w:tcW w:w="1885" w:type="dxa"/>
            <w:vAlign w:val="bottom"/>
          </w:tcPr>
          <w:p w14:paraId="472ED46B" w14:textId="77777777" w:rsidR="001F54CA" w:rsidRPr="00774D80" w:rsidRDefault="001F54CA" w:rsidP="00E90330">
            <w:pPr>
              <w:pStyle w:val="ListParagraph"/>
              <w:tabs>
                <w:tab w:val="left" w:pos="4862"/>
              </w:tabs>
              <w:ind w:left="0"/>
              <w:jc w:val="both"/>
              <w:rPr>
                <w:b/>
              </w:rPr>
            </w:pPr>
          </w:p>
          <w:p w14:paraId="72B25E84" w14:textId="4F85482D" w:rsidR="006956E1" w:rsidRPr="00774D80" w:rsidRDefault="006956E1" w:rsidP="00E90330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rPr>
                <w:b/>
              </w:rPr>
              <w:t>Price</w:t>
            </w:r>
          </w:p>
        </w:tc>
        <w:tc>
          <w:tcPr>
            <w:tcW w:w="450" w:type="dxa"/>
            <w:tcBorders>
              <w:top w:val="single" w:sz="4" w:space="0" w:color="auto"/>
              <w:bottom w:val="double" w:sz="4" w:space="0" w:color="auto"/>
            </w:tcBorders>
            <w:vAlign w:val="bottom"/>
          </w:tcPr>
          <w:p w14:paraId="3FE0D1C2" w14:textId="52764F84" w:rsidR="006956E1" w:rsidRPr="00774D80" w:rsidRDefault="001F54CA" w:rsidP="001F54CA">
            <w:pPr>
              <w:pStyle w:val="ListParagraph"/>
              <w:tabs>
                <w:tab w:val="left" w:pos="4862"/>
              </w:tabs>
              <w:ind w:left="0"/>
              <w:jc w:val="center"/>
              <w:rPr>
                <w:b/>
              </w:rPr>
            </w:pPr>
            <w:r w:rsidRPr="00774D80">
              <w:rPr>
                <w:b/>
              </w:rPr>
              <w:t>xx</w:t>
            </w:r>
          </w:p>
        </w:tc>
      </w:tr>
    </w:tbl>
    <w:p w14:paraId="34EAC2E8" w14:textId="6E6C9F54" w:rsidR="00344301" w:rsidRPr="00774D80" w:rsidRDefault="00344301" w:rsidP="00E90330">
      <w:pPr>
        <w:pStyle w:val="ListParagraph"/>
        <w:tabs>
          <w:tab w:val="left" w:pos="4862"/>
        </w:tabs>
        <w:ind w:left="1620"/>
        <w:jc w:val="both"/>
      </w:pPr>
    </w:p>
    <w:p w14:paraId="5D1AF50E" w14:textId="77777777" w:rsidR="00275080" w:rsidRPr="00774D80" w:rsidRDefault="00275080" w:rsidP="00275080">
      <w:pPr>
        <w:pStyle w:val="ListParagraph"/>
        <w:tabs>
          <w:tab w:val="left" w:pos="4862"/>
        </w:tabs>
        <w:ind w:left="1620"/>
        <w:jc w:val="both"/>
      </w:pPr>
      <w:r w:rsidRPr="00774D80">
        <w:t>Proper costing and computation shall be properly coordinated with the Accounting Department and other subject matter experts (SMEs) as necessary.</w:t>
      </w:r>
    </w:p>
    <w:p w14:paraId="6DEE1654" w14:textId="22D78A92" w:rsidR="00630B43" w:rsidRPr="00774D80" w:rsidRDefault="00630B43" w:rsidP="00E90330">
      <w:pPr>
        <w:pStyle w:val="ListParagraph"/>
        <w:tabs>
          <w:tab w:val="left" w:pos="4862"/>
        </w:tabs>
        <w:ind w:left="1620"/>
        <w:jc w:val="both"/>
        <w:rPr>
          <w:ins w:id="52" w:author="Noel M. Cainglet" w:date="2017-09-25T10:56:00Z"/>
        </w:rPr>
      </w:pPr>
      <w:ins w:id="53" w:author="Noel M. Cainglet" w:date="2017-09-25T10:56:00Z">
        <w:r w:rsidRPr="00774D80">
          <w:br w:type="page"/>
        </w:r>
      </w:ins>
    </w:p>
    <w:p w14:paraId="41EBBFF5" w14:textId="2F8FBE61" w:rsidR="008A7D0C" w:rsidRPr="00774D80" w:rsidDel="00630B43" w:rsidRDefault="008A7D0C" w:rsidP="00E90330">
      <w:pPr>
        <w:pStyle w:val="ListParagraph"/>
        <w:tabs>
          <w:tab w:val="left" w:pos="4862"/>
        </w:tabs>
        <w:ind w:left="1620"/>
        <w:jc w:val="both"/>
        <w:rPr>
          <w:del w:id="54" w:author="Noel M. Cainglet" w:date="2017-09-25T10:56:00Z"/>
        </w:rPr>
      </w:pPr>
    </w:p>
    <w:p w14:paraId="4B77EF91" w14:textId="155C2E0E" w:rsidR="00D725BA" w:rsidRPr="00774D80" w:rsidRDefault="00D725BA" w:rsidP="00655B4D">
      <w:pPr>
        <w:pStyle w:val="ListParagraph"/>
        <w:numPr>
          <w:ilvl w:val="0"/>
          <w:numId w:val="9"/>
        </w:numPr>
        <w:tabs>
          <w:tab w:val="left" w:pos="4862"/>
        </w:tabs>
        <w:jc w:val="both"/>
      </w:pPr>
      <w:r w:rsidRPr="00774D80">
        <w:rPr>
          <w:b/>
          <w:i/>
        </w:rPr>
        <w:t>Target pricing</w:t>
      </w:r>
      <w:r w:rsidRPr="00774D80">
        <w:t>. Price is dependent on the desired income or return on investment (ROI).</w:t>
      </w:r>
    </w:p>
    <w:p w14:paraId="2011BBCA" w14:textId="13251A21" w:rsidR="00DD26B6" w:rsidRPr="00774D80" w:rsidRDefault="00DD26B6" w:rsidP="00DD26B6">
      <w:pPr>
        <w:pStyle w:val="ListParagraph"/>
        <w:tabs>
          <w:tab w:val="left" w:pos="4862"/>
        </w:tabs>
        <w:ind w:left="1620"/>
        <w:jc w:val="both"/>
      </w:pPr>
    </w:p>
    <w:p w14:paraId="03C0C471" w14:textId="5E9EB6A4" w:rsidR="00DD26B6" w:rsidRPr="00774D80" w:rsidRDefault="00DD26B6" w:rsidP="00DD26B6">
      <w:pPr>
        <w:pStyle w:val="ListParagraph"/>
        <w:tabs>
          <w:tab w:val="left" w:pos="4862"/>
        </w:tabs>
        <w:ind w:left="1620"/>
        <w:jc w:val="both"/>
      </w:pPr>
      <w:r w:rsidRPr="00774D80">
        <w:t>The basic formula is as follows:</w:t>
      </w:r>
    </w:p>
    <w:p w14:paraId="09D19AB5" w14:textId="2D3282C8" w:rsidR="00DD26B6" w:rsidRPr="00774D80" w:rsidRDefault="00DD26B6" w:rsidP="00DD26B6">
      <w:pPr>
        <w:pStyle w:val="ListParagraph"/>
        <w:tabs>
          <w:tab w:val="left" w:pos="4862"/>
        </w:tabs>
        <w:ind w:left="1620"/>
        <w:jc w:val="both"/>
      </w:pPr>
    </w:p>
    <w:tbl>
      <w:tblPr>
        <w:tblStyle w:val="TableGrid"/>
        <w:tblW w:w="0" w:type="auto"/>
        <w:tblInd w:w="1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656"/>
      </w:tblGrid>
      <w:tr w:rsidR="006F417A" w:rsidRPr="00774D80" w14:paraId="75D9CAF4" w14:textId="77777777" w:rsidTr="00424AC5">
        <w:tc>
          <w:tcPr>
            <w:tcW w:w="4680" w:type="dxa"/>
            <w:vAlign w:val="bottom"/>
          </w:tcPr>
          <w:p w14:paraId="7D3B6FF8" w14:textId="116222B3" w:rsidR="006F417A" w:rsidRPr="00774D80" w:rsidRDefault="006F417A" w:rsidP="00FB0A45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Target income or return of investment</w:t>
            </w:r>
          </w:p>
        </w:tc>
        <w:tc>
          <w:tcPr>
            <w:tcW w:w="270" w:type="dxa"/>
            <w:vAlign w:val="bottom"/>
          </w:tcPr>
          <w:p w14:paraId="6C438888" w14:textId="401FCE26" w:rsidR="006F417A" w:rsidRPr="00774D80" w:rsidRDefault="00D67F5F" w:rsidP="00355341">
            <w:pPr>
              <w:pStyle w:val="ListParagraph"/>
              <w:tabs>
                <w:tab w:val="left" w:pos="4862"/>
              </w:tabs>
              <w:ind w:left="0"/>
            </w:pPr>
            <w:r w:rsidRPr="00774D80">
              <w:t>xx</w:t>
            </w:r>
          </w:p>
        </w:tc>
      </w:tr>
      <w:tr w:rsidR="006F417A" w:rsidRPr="00774D80" w14:paraId="270C5AAB" w14:textId="77777777" w:rsidTr="00424AC5">
        <w:tc>
          <w:tcPr>
            <w:tcW w:w="4680" w:type="dxa"/>
            <w:vAlign w:val="bottom"/>
          </w:tcPr>
          <w:p w14:paraId="2243314E" w14:textId="27126943" w:rsidR="006F417A" w:rsidRPr="00774D80" w:rsidRDefault="0094412C" w:rsidP="00FB0A45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Fixed costs</w:t>
            </w:r>
          </w:p>
        </w:tc>
        <w:tc>
          <w:tcPr>
            <w:tcW w:w="270" w:type="dxa"/>
            <w:vAlign w:val="bottom"/>
          </w:tcPr>
          <w:p w14:paraId="06C74E1D" w14:textId="03A7A27A" w:rsidR="006F417A" w:rsidRPr="00774D80" w:rsidRDefault="008323B7" w:rsidP="00355341">
            <w:pPr>
              <w:pStyle w:val="ListParagraph"/>
              <w:tabs>
                <w:tab w:val="left" w:pos="4862"/>
              </w:tabs>
              <w:ind w:left="0"/>
            </w:pPr>
            <w:r w:rsidRPr="00774D80">
              <w:t>xx</w:t>
            </w:r>
          </w:p>
        </w:tc>
      </w:tr>
      <w:tr w:rsidR="006F417A" w:rsidRPr="00774D80" w14:paraId="0BFF321F" w14:textId="77777777" w:rsidTr="00424AC5">
        <w:tc>
          <w:tcPr>
            <w:tcW w:w="4680" w:type="dxa"/>
            <w:vAlign w:val="bottom"/>
          </w:tcPr>
          <w:p w14:paraId="1B73FF39" w14:textId="2BD9ADBA" w:rsidR="006F417A" w:rsidRPr="00774D80" w:rsidRDefault="0094412C" w:rsidP="00FB0A45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Contribution margin</w:t>
            </w:r>
          </w:p>
        </w:tc>
        <w:tc>
          <w:tcPr>
            <w:tcW w:w="270" w:type="dxa"/>
            <w:vAlign w:val="bottom"/>
          </w:tcPr>
          <w:p w14:paraId="4C12E59A" w14:textId="4C3FF263" w:rsidR="006F417A" w:rsidRPr="00774D80" w:rsidRDefault="008323B7" w:rsidP="00355341">
            <w:pPr>
              <w:pStyle w:val="ListParagraph"/>
              <w:tabs>
                <w:tab w:val="left" w:pos="4862"/>
              </w:tabs>
              <w:ind w:left="0"/>
            </w:pPr>
            <w:r w:rsidRPr="00774D80">
              <w:t>xx</w:t>
            </w:r>
          </w:p>
        </w:tc>
      </w:tr>
      <w:tr w:rsidR="00C730E9" w:rsidRPr="00774D80" w14:paraId="0F1BCCB4" w14:textId="77777777" w:rsidTr="00424AC5">
        <w:tc>
          <w:tcPr>
            <w:tcW w:w="4680" w:type="dxa"/>
            <w:vAlign w:val="bottom"/>
          </w:tcPr>
          <w:p w14:paraId="193810E3" w14:textId="6F0D8CBF" w:rsidR="00C730E9" w:rsidRPr="00774D80" w:rsidRDefault="00B2512F" w:rsidP="00B2512F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t>Divided by: contribution margin ratio</w:t>
            </w:r>
          </w:p>
        </w:tc>
        <w:tc>
          <w:tcPr>
            <w:tcW w:w="270" w:type="dxa"/>
            <w:tcBorders>
              <w:bottom w:val="single" w:sz="4" w:space="0" w:color="auto"/>
            </w:tcBorders>
            <w:vAlign w:val="bottom"/>
          </w:tcPr>
          <w:p w14:paraId="16ECA251" w14:textId="3EF3CA08" w:rsidR="00C730E9" w:rsidRPr="00774D80" w:rsidRDefault="00DA5A8F" w:rsidP="00355341">
            <w:pPr>
              <w:pStyle w:val="ListParagraph"/>
              <w:tabs>
                <w:tab w:val="left" w:pos="4862"/>
              </w:tabs>
              <w:ind w:left="0"/>
            </w:pPr>
            <w:r w:rsidRPr="00774D80">
              <w:t>xx%</w:t>
            </w:r>
          </w:p>
        </w:tc>
      </w:tr>
      <w:tr w:rsidR="00C730E9" w:rsidRPr="00774D80" w14:paraId="6D94CA42" w14:textId="77777777" w:rsidTr="00424AC5">
        <w:tc>
          <w:tcPr>
            <w:tcW w:w="4680" w:type="dxa"/>
            <w:vAlign w:val="bottom"/>
          </w:tcPr>
          <w:p w14:paraId="3888CF9C" w14:textId="77777777" w:rsidR="00C730E9" w:rsidRPr="00774D80" w:rsidRDefault="00C730E9" w:rsidP="00FB0A45">
            <w:pPr>
              <w:pStyle w:val="ListParagraph"/>
              <w:tabs>
                <w:tab w:val="left" w:pos="4862"/>
              </w:tabs>
              <w:ind w:left="0"/>
              <w:jc w:val="both"/>
              <w:rPr>
                <w:b/>
              </w:rPr>
            </w:pPr>
          </w:p>
          <w:p w14:paraId="739172AE" w14:textId="77777777" w:rsidR="00C730E9" w:rsidRPr="00774D80" w:rsidRDefault="00C730E9" w:rsidP="00FB0A45">
            <w:pPr>
              <w:pStyle w:val="ListParagraph"/>
              <w:tabs>
                <w:tab w:val="left" w:pos="4862"/>
              </w:tabs>
              <w:ind w:left="0"/>
              <w:jc w:val="both"/>
            </w:pPr>
            <w:r w:rsidRPr="00774D80">
              <w:rPr>
                <w:b/>
              </w:rPr>
              <w:t>Price</w:t>
            </w:r>
          </w:p>
        </w:tc>
        <w:tc>
          <w:tcPr>
            <w:tcW w:w="270" w:type="dxa"/>
            <w:tcBorders>
              <w:top w:val="single" w:sz="4" w:space="0" w:color="auto"/>
              <w:bottom w:val="double" w:sz="4" w:space="0" w:color="auto"/>
            </w:tcBorders>
            <w:vAlign w:val="bottom"/>
          </w:tcPr>
          <w:p w14:paraId="2DE96357" w14:textId="467283BC" w:rsidR="00C730E9" w:rsidRPr="00774D80" w:rsidRDefault="00DA5A8F" w:rsidP="00355341">
            <w:pPr>
              <w:pStyle w:val="ListParagraph"/>
              <w:tabs>
                <w:tab w:val="left" w:pos="4862"/>
              </w:tabs>
              <w:ind w:left="0"/>
              <w:rPr>
                <w:b/>
              </w:rPr>
            </w:pPr>
            <w:r w:rsidRPr="00774D80">
              <w:rPr>
                <w:b/>
              </w:rPr>
              <w:t>x</w:t>
            </w:r>
            <w:r w:rsidR="00C730E9" w:rsidRPr="00774D80">
              <w:rPr>
                <w:b/>
              </w:rPr>
              <w:t>x</w:t>
            </w:r>
          </w:p>
        </w:tc>
      </w:tr>
    </w:tbl>
    <w:p w14:paraId="05D00BFA" w14:textId="77777777" w:rsidR="00DD26B6" w:rsidRPr="00774D80" w:rsidRDefault="00DD26B6" w:rsidP="00DD26B6">
      <w:pPr>
        <w:pStyle w:val="ListParagraph"/>
        <w:tabs>
          <w:tab w:val="left" w:pos="4862"/>
        </w:tabs>
        <w:ind w:left="1620"/>
        <w:jc w:val="both"/>
      </w:pPr>
    </w:p>
    <w:p w14:paraId="14B26158" w14:textId="772DC8AB" w:rsidR="007F42D3" w:rsidRPr="00774D80" w:rsidRDefault="0076423C" w:rsidP="00A37EF9">
      <w:pPr>
        <w:pStyle w:val="ListParagraph"/>
        <w:tabs>
          <w:tab w:val="left" w:pos="4862"/>
        </w:tabs>
        <w:ind w:left="1620"/>
        <w:jc w:val="both"/>
      </w:pPr>
      <w:r w:rsidRPr="00774D80">
        <w:t>Proper costing and computation shall be properly coordinate</w:t>
      </w:r>
      <w:r w:rsidR="00F67BA9" w:rsidRPr="00774D80">
        <w:t>d</w:t>
      </w:r>
      <w:r w:rsidRPr="00774D80">
        <w:t xml:space="preserve"> with the Accounting Department and other subject matter experts (SMEs)</w:t>
      </w:r>
      <w:r w:rsidR="00182411" w:rsidRPr="00774D80">
        <w:t xml:space="preserve"> </w:t>
      </w:r>
      <w:r w:rsidR="00D747E6" w:rsidRPr="00774D80">
        <w:t xml:space="preserve">as </w:t>
      </w:r>
      <w:r w:rsidR="00B96AF3" w:rsidRPr="00774D80">
        <w:t>necessary.</w:t>
      </w:r>
    </w:p>
    <w:p w14:paraId="715E1706" w14:textId="77777777" w:rsidR="00A37EF9" w:rsidRPr="00774D80" w:rsidRDefault="00A37EF9" w:rsidP="00DD26B6">
      <w:pPr>
        <w:pStyle w:val="ListParagraph"/>
        <w:tabs>
          <w:tab w:val="left" w:pos="4862"/>
        </w:tabs>
        <w:ind w:left="1620"/>
        <w:jc w:val="both"/>
      </w:pPr>
    </w:p>
    <w:p w14:paraId="0C5F9838" w14:textId="00C85280" w:rsidR="00D725BA" w:rsidRPr="00774D80" w:rsidRDefault="00D725BA" w:rsidP="00655B4D">
      <w:pPr>
        <w:pStyle w:val="ListParagraph"/>
        <w:numPr>
          <w:ilvl w:val="0"/>
          <w:numId w:val="9"/>
        </w:numPr>
        <w:tabs>
          <w:tab w:val="left" w:pos="4862"/>
        </w:tabs>
        <w:jc w:val="both"/>
      </w:pPr>
      <w:r w:rsidRPr="00774D80">
        <w:rPr>
          <w:b/>
          <w:i/>
        </w:rPr>
        <w:t>Value pricing</w:t>
      </w:r>
      <w:r w:rsidRPr="00774D80">
        <w:t>. Price is based on the perceived value of the service for the client and not on its costs or desired ROI.</w:t>
      </w:r>
    </w:p>
    <w:p w14:paraId="5E69271D" w14:textId="2FDFB6CB" w:rsidR="00FB4948" w:rsidRPr="00774D80" w:rsidRDefault="00FB4948">
      <w:pPr>
        <w:tabs>
          <w:tab w:val="left" w:pos="4862"/>
        </w:tabs>
        <w:jc w:val="both"/>
        <w:pPrChange w:id="55" w:author="Noel M. Cainglet" w:date="2017-09-25T10:56:00Z">
          <w:pPr>
            <w:pStyle w:val="ListParagraph"/>
            <w:tabs>
              <w:tab w:val="left" w:pos="4862"/>
            </w:tabs>
            <w:ind w:left="1260"/>
            <w:jc w:val="both"/>
          </w:pPr>
        </w:pPrChange>
      </w:pPr>
      <w:del w:id="56" w:author="Noel M. Cainglet" w:date="2017-09-25T10:56:00Z">
        <w:r w:rsidRPr="00774D80" w:rsidDel="00630B43">
          <w:br w:type="page"/>
        </w:r>
      </w:del>
    </w:p>
    <w:p w14:paraId="11A702A4" w14:textId="73A9FC0E" w:rsidR="00AC60CC" w:rsidRPr="00774D80" w:rsidRDefault="00AC60CC" w:rsidP="00655B4D">
      <w:pPr>
        <w:pStyle w:val="ListParagraph"/>
        <w:numPr>
          <w:ilvl w:val="0"/>
          <w:numId w:val="9"/>
        </w:numPr>
        <w:tabs>
          <w:tab w:val="left" w:pos="4862"/>
        </w:tabs>
        <w:jc w:val="both"/>
      </w:pPr>
      <w:r w:rsidRPr="00774D80">
        <w:rPr>
          <w:b/>
          <w:i/>
        </w:rPr>
        <w:t>Strategic pricing</w:t>
      </w:r>
      <w:r w:rsidRPr="00774D80">
        <w:t>.</w:t>
      </w:r>
      <w:r w:rsidR="008B5610" w:rsidRPr="00774D80">
        <w:t xml:space="preserve"> This includes:</w:t>
      </w:r>
    </w:p>
    <w:p w14:paraId="6E0712B8" w14:textId="77777777" w:rsidR="00987965" w:rsidRPr="00774D80" w:rsidRDefault="00987965" w:rsidP="00987965">
      <w:pPr>
        <w:pStyle w:val="ListParagraph"/>
        <w:tabs>
          <w:tab w:val="left" w:pos="4862"/>
        </w:tabs>
        <w:ind w:left="2340"/>
        <w:jc w:val="both"/>
      </w:pPr>
    </w:p>
    <w:p w14:paraId="2EC920EB" w14:textId="13509DAF" w:rsidR="00AC60CC" w:rsidRPr="00774D80" w:rsidRDefault="002F6ABE" w:rsidP="00655B4D">
      <w:pPr>
        <w:pStyle w:val="ListParagraph"/>
        <w:numPr>
          <w:ilvl w:val="0"/>
          <w:numId w:val="10"/>
        </w:numPr>
        <w:tabs>
          <w:tab w:val="left" w:pos="4862"/>
        </w:tabs>
        <w:jc w:val="both"/>
      </w:pPr>
      <w:r w:rsidRPr="00774D80">
        <w:rPr>
          <w:b/>
          <w:i/>
        </w:rPr>
        <w:t>Limitation pricing</w:t>
      </w:r>
      <w:r w:rsidRPr="00774D80">
        <w:t xml:space="preserve">. </w:t>
      </w:r>
      <w:r w:rsidR="006B06D5" w:rsidRPr="00774D80">
        <w:t>Setting low prices in order to protect C</w:t>
      </w:r>
      <w:r w:rsidR="008E7DA9" w:rsidRPr="00774D80">
        <w:t xml:space="preserve">ompany’s share in the market </w:t>
      </w:r>
      <w:r w:rsidR="006B06D5" w:rsidRPr="00774D80">
        <w:t xml:space="preserve">and </w:t>
      </w:r>
      <w:r w:rsidR="00EC64FC" w:rsidRPr="00774D80">
        <w:t>deter potential competitors from entering the market.</w:t>
      </w:r>
    </w:p>
    <w:p w14:paraId="58A048DC" w14:textId="77777777" w:rsidR="00516949" w:rsidRPr="00774D80" w:rsidRDefault="00516949" w:rsidP="00E90330">
      <w:pPr>
        <w:pStyle w:val="ListParagraph"/>
        <w:tabs>
          <w:tab w:val="left" w:pos="4862"/>
        </w:tabs>
        <w:ind w:left="2340"/>
        <w:jc w:val="both"/>
      </w:pPr>
    </w:p>
    <w:p w14:paraId="568E0349" w14:textId="2870C106" w:rsidR="00394081" w:rsidRPr="00774D80" w:rsidRDefault="00394081" w:rsidP="00655B4D">
      <w:pPr>
        <w:pStyle w:val="ListParagraph"/>
        <w:numPr>
          <w:ilvl w:val="0"/>
          <w:numId w:val="10"/>
        </w:numPr>
        <w:tabs>
          <w:tab w:val="left" w:pos="4862"/>
        </w:tabs>
        <w:jc w:val="both"/>
      </w:pPr>
      <w:r w:rsidRPr="00774D80">
        <w:rPr>
          <w:b/>
          <w:i/>
        </w:rPr>
        <w:t>Penetration pricing</w:t>
      </w:r>
      <w:r w:rsidRPr="00774D80">
        <w:t xml:space="preserve">. </w:t>
      </w:r>
      <w:r w:rsidR="003B0F2E" w:rsidRPr="00774D80">
        <w:t>S</w:t>
      </w:r>
      <w:r w:rsidR="0086131F" w:rsidRPr="00774D80">
        <w:t xml:space="preserve">etting </w:t>
      </w:r>
      <w:r w:rsidRPr="00774D80">
        <w:t>price</w:t>
      </w:r>
      <w:r w:rsidR="0086131F" w:rsidRPr="00774D80">
        <w:t xml:space="preserve">s </w:t>
      </w:r>
      <w:r w:rsidRPr="00774D80">
        <w:t>below the market rate in order to</w:t>
      </w:r>
      <w:r w:rsidR="00A6752E" w:rsidRPr="00774D80">
        <w:t xml:space="preserve"> attract potential clients and gain its share in the market</w:t>
      </w:r>
      <w:r w:rsidRPr="00774D80">
        <w:t>.</w:t>
      </w:r>
    </w:p>
    <w:p w14:paraId="0C46752D" w14:textId="77777777" w:rsidR="00516949" w:rsidRPr="00774D80" w:rsidRDefault="00516949" w:rsidP="00E90330">
      <w:pPr>
        <w:pStyle w:val="ListParagraph"/>
        <w:tabs>
          <w:tab w:val="left" w:pos="4862"/>
        </w:tabs>
        <w:ind w:left="2340"/>
        <w:jc w:val="both"/>
      </w:pPr>
    </w:p>
    <w:p w14:paraId="5ACC11EC" w14:textId="64542DCC" w:rsidR="00394081" w:rsidRPr="00774D80" w:rsidRDefault="00394081" w:rsidP="00655B4D">
      <w:pPr>
        <w:pStyle w:val="ListParagraph"/>
        <w:numPr>
          <w:ilvl w:val="0"/>
          <w:numId w:val="10"/>
        </w:numPr>
        <w:tabs>
          <w:tab w:val="left" w:pos="4862"/>
        </w:tabs>
        <w:jc w:val="both"/>
      </w:pPr>
      <w:r w:rsidRPr="00774D80">
        <w:rPr>
          <w:b/>
          <w:i/>
        </w:rPr>
        <w:t>Predatory pricing</w:t>
      </w:r>
      <w:r w:rsidR="00637A1A" w:rsidRPr="00774D80">
        <w:t>. S</w:t>
      </w:r>
      <w:r w:rsidRPr="00774D80">
        <w:t>etting prices low enough to drive competitors from the market.</w:t>
      </w:r>
    </w:p>
    <w:p w14:paraId="0243EF92" w14:textId="5242681A" w:rsidR="00125AB7" w:rsidRPr="00774D80" w:rsidRDefault="00125AB7" w:rsidP="00E90330">
      <w:pPr>
        <w:pStyle w:val="ListParagraph"/>
        <w:tabs>
          <w:tab w:val="left" w:pos="4862"/>
        </w:tabs>
        <w:ind w:left="1620"/>
        <w:jc w:val="both"/>
      </w:pPr>
    </w:p>
    <w:p w14:paraId="516D38CF" w14:textId="77777777" w:rsidR="00C900F5" w:rsidRPr="00774D80" w:rsidRDefault="00C900F5" w:rsidP="00C900F5">
      <w:pPr>
        <w:pStyle w:val="ListParagraph"/>
        <w:tabs>
          <w:tab w:val="left" w:pos="4862"/>
        </w:tabs>
        <w:ind w:left="1620"/>
        <w:jc w:val="both"/>
      </w:pPr>
      <w:r w:rsidRPr="00774D80">
        <w:t>Strategic pricing may be considered or applied by the Company specially when the degree of competition in the market is high or very tight.</w:t>
      </w:r>
    </w:p>
    <w:p w14:paraId="37E0ED96" w14:textId="77777777" w:rsidR="00C900F5" w:rsidRPr="00774D80" w:rsidRDefault="00C900F5" w:rsidP="00E90330">
      <w:pPr>
        <w:pStyle w:val="ListParagraph"/>
        <w:tabs>
          <w:tab w:val="left" w:pos="4862"/>
        </w:tabs>
        <w:ind w:left="1620"/>
        <w:jc w:val="both"/>
      </w:pPr>
    </w:p>
    <w:p w14:paraId="39A06890" w14:textId="180FA533" w:rsidR="00EB0CC8" w:rsidRPr="00774D80" w:rsidRDefault="00EB0CC8" w:rsidP="00EB0CC8">
      <w:pPr>
        <w:pStyle w:val="ListParagraph"/>
        <w:numPr>
          <w:ilvl w:val="0"/>
          <w:numId w:val="9"/>
        </w:numPr>
        <w:tabs>
          <w:tab w:val="left" w:pos="4862"/>
        </w:tabs>
        <w:jc w:val="both"/>
        <w:rPr>
          <w:b/>
          <w:i/>
        </w:rPr>
      </w:pPr>
      <w:r w:rsidRPr="00774D80">
        <w:rPr>
          <w:b/>
          <w:i/>
        </w:rPr>
        <w:t>Other pricing strategies</w:t>
      </w:r>
    </w:p>
    <w:p w14:paraId="60DFD173" w14:textId="77777777" w:rsidR="00EB0CC8" w:rsidRPr="00774D80" w:rsidRDefault="00EB0CC8" w:rsidP="00E90330">
      <w:pPr>
        <w:pStyle w:val="ListParagraph"/>
        <w:tabs>
          <w:tab w:val="left" w:pos="4862"/>
        </w:tabs>
        <w:ind w:left="1620"/>
        <w:jc w:val="both"/>
      </w:pPr>
    </w:p>
    <w:p w14:paraId="3CBD8DC3" w14:textId="723D40CA" w:rsidR="00516B35" w:rsidRPr="00774D80" w:rsidRDefault="00516B35" w:rsidP="00655B4D">
      <w:pPr>
        <w:pStyle w:val="ListParagraph"/>
        <w:numPr>
          <w:ilvl w:val="0"/>
          <w:numId w:val="11"/>
        </w:numPr>
        <w:tabs>
          <w:tab w:val="left" w:pos="4862"/>
        </w:tabs>
        <w:jc w:val="both"/>
      </w:pPr>
      <w:r w:rsidRPr="00774D80">
        <w:rPr>
          <w:b/>
          <w:i/>
        </w:rPr>
        <w:t>Freemium pricing.</w:t>
      </w:r>
      <w:r w:rsidR="0074746B" w:rsidRPr="00774D80">
        <w:t xml:space="preserve"> O</w:t>
      </w:r>
      <w:r w:rsidRPr="00774D80">
        <w:t>ffe</w:t>
      </w:r>
      <w:r w:rsidR="00E00785" w:rsidRPr="00774D80">
        <w:t xml:space="preserve">ring </w:t>
      </w:r>
      <w:r w:rsidR="004957A5" w:rsidRPr="00774D80">
        <w:t xml:space="preserve">certain </w:t>
      </w:r>
      <w:r w:rsidRPr="00774D80">
        <w:t>service</w:t>
      </w:r>
      <w:r w:rsidR="00E00785" w:rsidRPr="00774D80">
        <w:t xml:space="preserve">s </w:t>
      </w:r>
      <w:r w:rsidRPr="00774D80">
        <w:t>for free</w:t>
      </w:r>
      <w:r w:rsidR="00E00785" w:rsidRPr="00774D80">
        <w:t xml:space="preserve"> to clients </w:t>
      </w:r>
      <w:r w:rsidRPr="00774D80">
        <w:t>(</w:t>
      </w:r>
      <w:r w:rsidR="00133F12" w:rsidRPr="00774D80">
        <w:t>i.e.</w:t>
      </w:r>
      <w:r w:rsidRPr="00774D80">
        <w:t>, free cons</w:t>
      </w:r>
      <w:r w:rsidR="00133F12" w:rsidRPr="00774D80">
        <w:t xml:space="preserve">ultation, </w:t>
      </w:r>
      <w:r w:rsidRPr="00774D80">
        <w:t>basic operations management</w:t>
      </w:r>
      <w:r w:rsidR="00133F12" w:rsidRPr="00774D80">
        <w:t xml:space="preserve">, </w:t>
      </w:r>
      <w:r w:rsidR="00133F12" w:rsidRPr="00774D80">
        <w:rPr>
          <w:i/>
        </w:rPr>
        <w:t>etc.</w:t>
      </w:r>
      <w:r w:rsidRPr="00774D80">
        <w:t>).</w:t>
      </w:r>
    </w:p>
    <w:p w14:paraId="284D74DB" w14:textId="77777777" w:rsidR="00516949" w:rsidRPr="00774D80" w:rsidRDefault="00516949" w:rsidP="00E90330">
      <w:pPr>
        <w:pStyle w:val="ListParagraph"/>
        <w:tabs>
          <w:tab w:val="left" w:pos="4862"/>
        </w:tabs>
        <w:ind w:left="2340"/>
        <w:jc w:val="both"/>
      </w:pPr>
    </w:p>
    <w:p w14:paraId="1BA3BA19" w14:textId="187F5F14" w:rsidR="00AB1AC7" w:rsidRPr="00774D80" w:rsidRDefault="00EE5DD2" w:rsidP="00AB1AC7">
      <w:pPr>
        <w:pStyle w:val="ListParagraph"/>
        <w:numPr>
          <w:ilvl w:val="0"/>
          <w:numId w:val="11"/>
        </w:numPr>
        <w:tabs>
          <w:tab w:val="left" w:pos="4862"/>
        </w:tabs>
        <w:jc w:val="both"/>
      </w:pPr>
      <w:r w:rsidRPr="00774D80">
        <w:rPr>
          <w:b/>
          <w:i/>
        </w:rPr>
        <w:t>Loss leader pricing.</w:t>
      </w:r>
      <w:r w:rsidRPr="00774D80">
        <w:t xml:space="preserve"> </w:t>
      </w:r>
      <w:r w:rsidR="0030386A" w:rsidRPr="00774D80">
        <w:t>O</w:t>
      </w:r>
      <w:r w:rsidR="00005B99" w:rsidRPr="00774D80">
        <w:t>ffering special deals to certain clients for a particular services</w:t>
      </w:r>
      <w:r w:rsidR="00936187" w:rsidRPr="00774D80">
        <w:t>.</w:t>
      </w:r>
    </w:p>
    <w:p w14:paraId="69A81C3E" w14:textId="00EBBD5C" w:rsidR="00630B43" w:rsidRPr="00774D80" w:rsidRDefault="00630B43" w:rsidP="00AB1AC7">
      <w:pPr>
        <w:pStyle w:val="ListParagraph"/>
        <w:rPr>
          <w:ins w:id="57" w:author="Noel M. Cainglet" w:date="2017-09-25T10:56:00Z"/>
        </w:rPr>
      </w:pPr>
      <w:ins w:id="58" w:author="Noel M. Cainglet" w:date="2017-09-25T10:56:00Z">
        <w:r w:rsidRPr="00774D80">
          <w:br w:type="page"/>
        </w:r>
      </w:ins>
    </w:p>
    <w:p w14:paraId="6ECC2C7D" w14:textId="0D663682" w:rsidR="00CF7B70" w:rsidRPr="00774D80" w:rsidDel="00630B43" w:rsidRDefault="00CF7B70" w:rsidP="00AB1AC7">
      <w:pPr>
        <w:pStyle w:val="ListParagraph"/>
        <w:rPr>
          <w:del w:id="59" w:author="Noel M. Cainglet" w:date="2017-09-25T10:56:00Z"/>
        </w:rPr>
      </w:pPr>
    </w:p>
    <w:p w14:paraId="5D27D38F" w14:textId="431599B5" w:rsidR="00525E21" w:rsidRPr="00774D80" w:rsidRDefault="00F82998" w:rsidP="00AB1AC7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T</w:t>
      </w:r>
      <w:r w:rsidR="00525E21" w:rsidRPr="00774D80">
        <w:t>he following factors, at a minimum, shall be considered when setting up a price:</w:t>
      </w:r>
    </w:p>
    <w:p w14:paraId="5BEBF142" w14:textId="77777777" w:rsidR="00525E21" w:rsidRPr="00774D80" w:rsidRDefault="00525E21" w:rsidP="00E90330">
      <w:pPr>
        <w:ind w:left="1980"/>
        <w:jc w:val="both"/>
      </w:pPr>
    </w:p>
    <w:p w14:paraId="059368CA" w14:textId="77777777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Competitor’s rate for similar services</w:t>
      </w:r>
    </w:p>
    <w:p w14:paraId="0327D1DF" w14:textId="77777777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Industry rate for similar services</w:t>
      </w:r>
    </w:p>
    <w:p w14:paraId="29AB0C3D" w14:textId="57928BC7" w:rsidR="00525E21" w:rsidRPr="00774D80" w:rsidRDefault="00525E21" w:rsidP="00655B4D">
      <w:pPr>
        <w:pStyle w:val="ListParagraph"/>
        <w:numPr>
          <w:ilvl w:val="0"/>
          <w:numId w:val="3"/>
        </w:numPr>
        <w:jc w:val="both"/>
      </w:pPr>
      <w:r w:rsidRPr="00774D80">
        <w:t>Degr</w:t>
      </w:r>
      <w:r w:rsidR="00CC07B8" w:rsidRPr="00774D80">
        <w:t>ee of competition in the market</w:t>
      </w:r>
      <w:r w:rsidR="00C6537B" w:rsidRPr="00774D80">
        <w:t xml:space="preserve"> (low or high)</w:t>
      </w:r>
    </w:p>
    <w:p w14:paraId="22014ACB" w14:textId="77777777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Type and scope of services provided (basic or integrated)</w:t>
      </w:r>
    </w:p>
    <w:p w14:paraId="269F14EE" w14:textId="40D42872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Scheme of payments</w:t>
      </w:r>
      <w:r w:rsidR="00721960" w:rsidRPr="00774D80">
        <w:t xml:space="preserve"> (lump sum or installments)</w:t>
      </w:r>
    </w:p>
    <w:p w14:paraId="3FF2B75E" w14:textId="77777777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Desired income or return of investment</w:t>
      </w:r>
    </w:p>
    <w:p w14:paraId="5D7160DF" w14:textId="77777777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>Inflation and other economic conditions</w:t>
      </w:r>
    </w:p>
    <w:p w14:paraId="619E2F0A" w14:textId="7D3B450C" w:rsidR="00525E21" w:rsidRPr="00774D80" w:rsidRDefault="00525E21" w:rsidP="00655B4D">
      <w:pPr>
        <w:numPr>
          <w:ilvl w:val="0"/>
          <w:numId w:val="3"/>
        </w:numPr>
        <w:jc w:val="both"/>
      </w:pPr>
      <w:r w:rsidRPr="00774D80">
        <w:t xml:space="preserve">Laws and regulations </w:t>
      </w:r>
      <w:r w:rsidR="007932F4" w:rsidRPr="00774D80">
        <w:t xml:space="preserve">(i.e., </w:t>
      </w:r>
      <w:r w:rsidR="009B5B76" w:rsidRPr="00774D80">
        <w:t>cost of fuel</w:t>
      </w:r>
      <w:r w:rsidR="00A91976" w:rsidRPr="00774D80">
        <w:t xml:space="preserve">, </w:t>
      </w:r>
      <w:r w:rsidRPr="00774D80">
        <w:t>increase in excise tax</w:t>
      </w:r>
      <w:r w:rsidR="007932F4" w:rsidRPr="00774D80">
        <w:t xml:space="preserve">es on fuels, VAT, </w:t>
      </w:r>
      <w:r w:rsidR="007932F4" w:rsidRPr="00774D80">
        <w:rPr>
          <w:i/>
        </w:rPr>
        <w:t>etc.</w:t>
      </w:r>
      <w:r w:rsidR="007932F4" w:rsidRPr="00774D80">
        <w:t>)</w:t>
      </w:r>
    </w:p>
    <w:p w14:paraId="0C7F7F48" w14:textId="77777777" w:rsidR="00525E21" w:rsidRPr="00774D80" w:rsidRDefault="00525E21" w:rsidP="00E90330">
      <w:pPr>
        <w:pStyle w:val="ListParagraph"/>
        <w:tabs>
          <w:tab w:val="left" w:pos="4862"/>
        </w:tabs>
        <w:ind w:left="1260"/>
        <w:jc w:val="both"/>
      </w:pPr>
    </w:p>
    <w:p w14:paraId="1242AF2C" w14:textId="4C727EDA" w:rsidR="00525E21" w:rsidRPr="00774D80" w:rsidDel="00630B43" w:rsidRDefault="00525E21">
      <w:pPr>
        <w:pStyle w:val="ListParagraph"/>
        <w:numPr>
          <w:ilvl w:val="2"/>
          <w:numId w:val="1"/>
        </w:numPr>
        <w:tabs>
          <w:tab w:val="left" w:pos="4862"/>
        </w:tabs>
        <w:jc w:val="both"/>
        <w:rPr>
          <w:del w:id="60" w:author="Noel M. Cainglet" w:date="2017-09-25T10:56:00Z"/>
        </w:rPr>
        <w:pPrChange w:id="61" w:author="Noel M. Cainglet" w:date="2017-09-25T10:56:00Z">
          <w:pPr>
            <w:pStyle w:val="ListParagraph"/>
            <w:numPr>
              <w:ilvl w:val="1"/>
              <w:numId w:val="1"/>
            </w:numPr>
            <w:tabs>
              <w:tab w:val="num" w:pos="936"/>
              <w:tab w:val="left" w:pos="4862"/>
            </w:tabs>
            <w:ind w:left="936" w:hanging="360"/>
            <w:jc w:val="both"/>
          </w:pPr>
        </w:pPrChange>
      </w:pPr>
      <w:r w:rsidRPr="00774D80">
        <w:t>The Marketing Department shall regularly review, at least annually, the Company’s pricing strategies and shall make a proposal for revision if necessary. This shall be done through a Pricing Analysis which shall be presented for review and approval of the SVP for Marketing</w:t>
      </w:r>
      <w:ins w:id="62" w:author="Noel M. Cainglet" w:date="2017-09-18T06:34:00Z">
        <w:r w:rsidR="00147270" w:rsidRPr="00774D80">
          <w:t xml:space="preserve"> and Operations</w:t>
        </w:r>
      </w:ins>
      <w:r w:rsidRPr="00774D80">
        <w:t xml:space="preserve"> and the President.</w:t>
      </w:r>
    </w:p>
    <w:p w14:paraId="5F79487C" w14:textId="77777777" w:rsidR="00630B43" w:rsidRPr="00774D80" w:rsidRDefault="00630B43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  <w:rPr>
          <w:ins w:id="63" w:author="Noel M. Cainglet" w:date="2017-09-25T10:56:00Z"/>
        </w:rPr>
      </w:pPr>
    </w:p>
    <w:p w14:paraId="2498CD11" w14:textId="77777777" w:rsidR="00630B43" w:rsidRPr="00774D80" w:rsidRDefault="00630B43" w:rsidP="00630B43">
      <w:pPr>
        <w:pStyle w:val="ListParagraph"/>
        <w:tabs>
          <w:tab w:val="left" w:pos="4862"/>
        </w:tabs>
        <w:ind w:left="1260"/>
        <w:jc w:val="both"/>
        <w:rPr>
          <w:ins w:id="64" w:author="Noel M. Cainglet" w:date="2017-09-25T10:56:00Z"/>
        </w:rPr>
      </w:pPr>
    </w:p>
    <w:p w14:paraId="14FFDCB2" w14:textId="7F998F17" w:rsidR="00630B43" w:rsidRPr="00774D80" w:rsidRDefault="00630B43" w:rsidP="00630B43">
      <w:pPr>
        <w:pStyle w:val="ListParagraph"/>
        <w:numPr>
          <w:ilvl w:val="1"/>
          <w:numId w:val="1"/>
        </w:numPr>
        <w:tabs>
          <w:tab w:val="left" w:pos="4862"/>
        </w:tabs>
        <w:jc w:val="both"/>
        <w:rPr>
          <w:ins w:id="65" w:author="Noel M. Cainglet" w:date="2017-09-25T10:56:00Z"/>
        </w:rPr>
      </w:pPr>
      <w:ins w:id="66" w:author="Noel M. Cainglet" w:date="2017-09-25T10:57:00Z">
        <w:r w:rsidRPr="00774D80">
          <w:rPr>
            <w:b/>
          </w:rPr>
          <w:t>Contract Preparation</w:t>
        </w:r>
      </w:ins>
    </w:p>
    <w:p w14:paraId="6D54D786" w14:textId="2BFED7C1" w:rsidR="003865BC" w:rsidRPr="00774D80" w:rsidDel="00630B43" w:rsidRDefault="003865BC">
      <w:pPr>
        <w:pStyle w:val="ListParagraph"/>
        <w:numPr>
          <w:ilvl w:val="1"/>
          <w:numId w:val="1"/>
        </w:numPr>
        <w:tabs>
          <w:tab w:val="left" w:pos="4862"/>
        </w:tabs>
        <w:jc w:val="both"/>
        <w:rPr>
          <w:del w:id="67" w:author="Noel M. Cainglet" w:date="2017-09-25T10:56:00Z"/>
        </w:rPr>
        <w:pPrChange w:id="68" w:author="Noel M. Cainglet" w:date="2017-09-25T10:56:00Z">
          <w:pPr>
            <w:pStyle w:val="ListParagraph"/>
            <w:tabs>
              <w:tab w:val="left" w:pos="4862"/>
            </w:tabs>
            <w:ind w:left="1260"/>
            <w:jc w:val="both"/>
          </w:pPr>
        </w:pPrChange>
      </w:pPr>
      <w:del w:id="69" w:author="Noel M. Cainglet" w:date="2017-09-25T10:56:00Z">
        <w:r w:rsidRPr="00774D80" w:rsidDel="00630B43">
          <w:br w:type="page"/>
        </w:r>
      </w:del>
    </w:p>
    <w:p w14:paraId="66E4E928" w14:textId="3EAA4152" w:rsidR="009275C9" w:rsidRPr="00774D80" w:rsidDel="00630B43" w:rsidRDefault="009275C9">
      <w:pPr>
        <w:pStyle w:val="ListParagraph"/>
        <w:numPr>
          <w:ilvl w:val="1"/>
          <w:numId w:val="1"/>
        </w:numPr>
        <w:rPr>
          <w:del w:id="70" w:author="Noel M. Cainglet" w:date="2017-09-25T10:56:00Z"/>
        </w:rPr>
        <w:pPrChange w:id="71" w:author="Noel M. Cainglet" w:date="2017-09-25T10:56:00Z">
          <w:pPr>
            <w:pStyle w:val="ListParagraph"/>
            <w:numPr>
              <w:ilvl w:val="1"/>
              <w:numId w:val="1"/>
            </w:numPr>
            <w:tabs>
              <w:tab w:val="num" w:pos="936"/>
              <w:tab w:val="left" w:pos="4862"/>
            </w:tabs>
            <w:ind w:left="936" w:hanging="360"/>
            <w:jc w:val="both"/>
          </w:pPr>
        </w:pPrChange>
      </w:pPr>
      <w:del w:id="72" w:author="Noel M. Cainglet" w:date="2017-09-25T10:56:00Z">
        <w:r w:rsidRPr="00774D80" w:rsidDel="00630B43">
          <w:rPr>
            <w:b/>
            <w:rPrChange w:id="73" w:author="Noel M. Cainglet" w:date="2017-09-25T10:56:00Z">
              <w:rPr/>
            </w:rPrChange>
          </w:rPr>
          <w:delText>Contract Preparation</w:delText>
        </w:r>
      </w:del>
    </w:p>
    <w:p w14:paraId="404A090F" w14:textId="77777777" w:rsidR="00190491" w:rsidRPr="00774D80" w:rsidRDefault="00190491" w:rsidP="00190491">
      <w:pPr>
        <w:pStyle w:val="ListParagraph"/>
        <w:tabs>
          <w:tab w:val="left" w:pos="4862"/>
        </w:tabs>
        <w:ind w:left="1260"/>
        <w:jc w:val="both"/>
      </w:pPr>
    </w:p>
    <w:p w14:paraId="432B55B7" w14:textId="1267D068" w:rsidR="00754F61" w:rsidRPr="00774D80" w:rsidRDefault="005B5389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 xml:space="preserve">Contracts shall be done </w:t>
      </w:r>
      <w:r w:rsidR="002E0E36" w:rsidRPr="00774D80">
        <w:t>in a system</w:t>
      </w:r>
      <w:r w:rsidR="00F94617" w:rsidRPr="00774D80">
        <w:t xml:space="preserve">atic and legal </w:t>
      </w:r>
      <w:r w:rsidR="008E3FA5" w:rsidRPr="00774D80">
        <w:t xml:space="preserve">manner and that each party must fully </w:t>
      </w:r>
      <w:r w:rsidR="00D4394B" w:rsidRPr="00774D80">
        <w:t>understand and fulfill</w:t>
      </w:r>
      <w:r w:rsidR="004E136A" w:rsidRPr="00774D80">
        <w:t xml:space="preserve"> its roles and responsibilities as clearly stated in the provisions of the contract.</w:t>
      </w:r>
    </w:p>
    <w:p w14:paraId="2402850E" w14:textId="284FCF80" w:rsidR="006E3052" w:rsidRPr="00774D80" w:rsidRDefault="006E3052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Legal effect</w:t>
      </w:r>
      <w:r w:rsidR="00BE773C" w:rsidRPr="00774D80">
        <w:t xml:space="preserve">s and implications of the </w:t>
      </w:r>
      <w:r w:rsidR="005C1863" w:rsidRPr="00774D80">
        <w:t>contract</w:t>
      </w:r>
      <w:r w:rsidR="00437A86" w:rsidRPr="00774D80">
        <w:t xml:space="preserve">s </w:t>
      </w:r>
      <w:r w:rsidRPr="00774D80">
        <w:t xml:space="preserve">shall be </w:t>
      </w:r>
      <w:r w:rsidR="004010FD" w:rsidRPr="00774D80">
        <w:t xml:space="preserve">properly </w:t>
      </w:r>
      <w:r w:rsidRPr="00774D80">
        <w:t xml:space="preserve">consulted </w:t>
      </w:r>
      <w:r w:rsidR="00635503" w:rsidRPr="00774D80">
        <w:t xml:space="preserve">with the </w:t>
      </w:r>
      <w:r w:rsidRPr="00774D80">
        <w:t>appropriate legal counsel, as necessary</w:t>
      </w:r>
      <w:r w:rsidR="00B300A7" w:rsidRPr="00774D80">
        <w:t xml:space="preserve">, before </w:t>
      </w:r>
      <w:r w:rsidR="002C2909" w:rsidRPr="00774D80">
        <w:t xml:space="preserve">signing </w:t>
      </w:r>
      <w:r w:rsidR="00317392" w:rsidRPr="00774D80">
        <w:t>the contracts</w:t>
      </w:r>
      <w:r w:rsidRPr="00774D80">
        <w:t>.</w:t>
      </w:r>
    </w:p>
    <w:p w14:paraId="4D9F166D" w14:textId="78BFBACA" w:rsidR="00452C24" w:rsidRPr="00774D80" w:rsidRDefault="00452C24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Amendments, revisions, changes or special provisions not covered in the original contract shall be properly and clearly set out in the Addendum of the contracts</w:t>
      </w:r>
      <w:r w:rsidR="00FE5755" w:rsidRPr="00774D80">
        <w:t xml:space="preserve"> and </w:t>
      </w:r>
      <w:r w:rsidR="007B0D3B" w:rsidRPr="00774D80">
        <w:t xml:space="preserve">shall be duly signed </w:t>
      </w:r>
      <w:r w:rsidR="002B70AD" w:rsidRPr="00774D80">
        <w:t xml:space="preserve">by the SVP for Marketing and Operations </w:t>
      </w:r>
      <w:r w:rsidR="0032042E" w:rsidRPr="00774D80">
        <w:t>and the President</w:t>
      </w:r>
      <w:r w:rsidRPr="00774D80">
        <w:t>.</w:t>
      </w:r>
    </w:p>
    <w:p w14:paraId="04C5ECC7" w14:textId="5FEC20D6" w:rsidR="00570FF3" w:rsidRPr="00774D80" w:rsidRDefault="00437182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 xml:space="preserve">All contracts shall be signed by the SVP for Marketing and Operations and the President and shall be </w:t>
      </w:r>
      <w:r w:rsidR="000C4BE5" w:rsidRPr="00774D80">
        <w:t xml:space="preserve">authenticated and </w:t>
      </w:r>
      <w:r w:rsidR="0062650D" w:rsidRPr="00774D80">
        <w:t>notarized</w:t>
      </w:r>
      <w:r w:rsidRPr="00774D80">
        <w:t>.</w:t>
      </w:r>
    </w:p>
    <w:p w14:paraId="7C14668D" w14:textId="7DECE97A" w:rsidR="0049531E" w:rsidRPr="00774D80" w:rsidRDefault="00570FF3" w:rsidP="00E90330">
      <w:pPr>
        <w:pStyle w:val="ListParagraph"/>
        <w:tabs>
          <w:tab w:val="left" w:pos="4862"/>
        </w:tabs>
        <w:ind w:left="1260"/>
        <w:jc w:val="both"/>
      </w:pPr>
      <w:r w:rsidRPr="00774D80">
        <w:t xml:space="preserve"> </w:t>
      </w:r>
    </w:p>
    <w:p w14:paraId="7801616A" w14:textId="6F6B226B" w:rsidR="003E47F7" w:rsidRPr="00774D80" w:rsidRDefault="003E47F7" w:rsidP="00E90330">
      <w:pPr>
        <w:pStyle w:val="ListParagraph"/>
        <w:numPr>
          <w:ilvl w:val="1"/>
          <w:numId w:val="1"/>
        </w:numPr>
        <w:tabs>
          <w:tab w:val="left" w:pos="4862"/>
        </w:tabs>
        <w:jc w:val="both"/>
      </w:pPr>
      <w:r w:rsidRPr="00774D80">
        <w:rPr>
          <w:b/>
        </w:rPr>
        <w:t>Documentation</w:t>
      </w:r>
    </w:p>
    <w:p w14:paraId="0315947E" w14:textId="7C032864" w:rsidR="003E47F7" w:rsidRPr="00774D80" w:rsidRDefault="003E47F7" w:rsidP="00E90330">
      <w:pPr>
        <w:pStyle w:val="ListParagraph"/>
        <w:tabs>
          <w:tab w:val="left" w:pos="4862"/>
        </w:tabs>
        <w:ind w:left="936"/>
        <w:jc w:val="both"/>
      </w:pPr>
    </w:p>
    <w:p w14:paraId="23255219" w14:textId="72B6219D" w:rsidR="008F21C2" w:rsidRPr="00774D80" w:rsidRDefault="003E47F7" w:rsidP="006109EE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All forms shall b</w:t>
      </w:r>
      <w:r w:rsidR="008F650D" w:rsidRPr="00774D80">
        <w:t>e duly filled</w:t>
      </w:r>
      <w:ins w:id="74" w:author="Jusse Suco" w:date="2017-09-26T14:59:00Z">
        <w:r w:rsidR="009250CC" w:rsidRPr="00774D80">
          <w:t>-</w:t>
        </w:r>
      </w:ins>
      <w:del w:id="75" w:author="Jusse Suco" w:date="2017-09-26T14:59:00Z">
        <w:r w:rsidR="008F650D" w:rsidRPr="00774D80" w:rsidDel="009250CC">
          <w:delText xml:space="preserve"> </w:delText>
        </w:r>
      </w:del>
      <w:r w:rsidR="008F650D" w:rsidRPr="00774D80">
        <w:t>out as to details, signed by the signatories and any alterations thereof shall be duly countersigned.</w:t>
      </w:r>
    </w:p>
    <w:p w14:paraId="50E7EFE3" w14:textId="60739A9E" w:rsidR="00691ECA" w:rsidRPr="00774D80" w:rsidRDefault="00691ECA" w:rsidP="00691ECA">
      <w:pPr>
        <w:pStyle w:val="ListParagraph"/>
        <w:numPr>
          <w:ilvl w:val="2"/>
          <w:numId w:val="1"/>
        </w:numPr>
        <w:tabs>
          <w:tab w:val="left" w:pos="4862"/>
        </w:tabs>
        <w:jc w:val="both"/>
        <w:rPr>
          <w:ins w:id="76" w:author="Noel M. Cainglet" w:date="2017-09-25T10:57:00Z"/>
        </w:rPr>
      </w:pPr>
      <w:r w:rsidRPr="00774D80">
        <w:t>All contracts, addendums, ackno</w:t>
      </w:r>
      <w:r w:rsidR="00BB6FD6" w:rsidRPr="00774D80">
        <w:t xml:space="preserve">wledgements and all other types or forms </w:t>
      </w:r>
      <w:r w:rsidRPr="00774D80">
        <w:t>of documents shall be held confidential and shall not be made available to unauthorized officers or employees.</w:t>
      </w:r>
    </w:p>
    <w:p w14:paraId="4DFF8E24" w14:textId="27B7765D" w:rsidR="00C4161D" w:rsidRPr="00774D80" w:rsidRDefault="00C4161D" w:rsidP="00C4161D">
      <w:pPr>
        <w:pStyle w:val="ListParagraph"/>
        <w:tabs>
          <w:tab w:val="left" w:pos="4862"/>
        </w:tabs>
        <w:ind w:left="1260"/>
        <w:jc w:val="both"/>
        <w:rPr>
          <w:ins w:id="77" w:author="Noel M. Cainglet" w:date="2017-09-25T10:57:00Z"/>
        </w:rPr>
      </w:pPr>
      <w:ins w:id="78" w:author="Noel M. Cainglet" w:date="2017-09-25T10:57:00Z">
        <w:r w:rsidRPr="00774D80">
          <w:br w:type="page"/>
        </w:r>
      </w:ins>
    </w:p>
    <w:p w14:paraId="4444998A" w14:textId="127CB049" w:rsidR="00C4161D" w:rsidRPr="00774D80" w:rsidDel="00C4161D" w:rsidRDefault="00C4161D">
      <w:pPr>
        <w:pStyle w:val="ListParagraph"/>
        <w:tabs>
          <w:tab w:val="left" w:pos="4862"/>
        </w:tabs>
        <w:ind w:left="1260"/>
        <w:jc w:val="both"/>
        <w:rPr>
          <w:del w:id="79" w:author="Noel M. Cainglet" w:date="2017-09-25T10:57:00Z"/>
        </w:rPr>
        <w:pPrChange w:id="80" w:author="Noel M. Cainglet" w:date="2017-09-25T10:57:00Z">
          <w:pPr>
            <w:pStyle w:val="ListParagraph"/>
            <w:numPr>
              <w:ilvl w:val="2"/>
              <w:numId w:val="1"/>
            </w:numPr>
            <w:tabs>
              <w:tab w:val="num" w:pos="1260"/>
              <w:tab w:val="left" w:pos="4862"/>
            </w:tabs>
            <w:ind w:left="1260" w:hanging="360"/>
            <w:jc w:val="both"/>
          </w:pPr>
        </w:pPrChange>
      </w:pPr>
    </w:p>
    <w:p w14:paraId="52E4ADBD" w14:textId="6E2EFCBF" w:rsidR="00D432CF" w:rsidRPr="00774D80" w:rsidRDefault="006109EE" w:rsidP="0021289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A list of all client’s shall be maintained by the Marketing Department which shall contain, at a minimum, the following information:</w:t>
      </w:r>
    </w:p>
    <w:p w14:paraId="20178921" w14:textId="77777777" w:rsidR="00D432CF" w:rsidRPr="00774D80" w:rsidRDefault="00D432CF" w:rsidP="00D432CF">
      <w:pPr>
        <w:pStyle w:val="ListParagraph"/>
        <w:tabs>
          <w:tab w:val="left" w:pos="4862"/>
        </w:tabs>
        <w:ind w:left="1260"/>
        <w:jc w:val="both"/>
      </w:pPr>
    </w:p>
    <w:p w14:paraId="7715831B" w14:textId="77777777" w:rsidR="00D432CF" w:rsidRPr="00774D80" w:rsidRDefault="007E6DC8" w:rsidP="00D432CF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Business information</w:t>
      </w:r>
    </w:p>
    <w:p w14:paraId="13B1E6F2" w14:textId="77777777" w:rsidR="00D432CF" w:rsidRPr="00774D80" w:rsidRDefault="00D432CF" w:rsidP="00D432CF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SEC registration no.</w:t>
      </w:r>
    </w:p>
    <w:p w14:paraId="2AF57F3F" w14:textId="77777777" w:rsidR="00D432CF" w:rsidRPr="00774D80" w:rsidRDefault="00D432CF" w:rsidP="00D432CF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Tax identification no.</w:t>
      </w:r>
    </w:p>
    <w:p w14:paraId="22A182C6" w14:textId="6830ABD4" w:rsidR="00D432CF" w:rsidRPr="00774D80" w:rsidRDefault="008C2D79" w:rsidP="00D432CF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O</w:t>
      </w:r>
      <w:r w:rsidR="007E6DC8" w:rsidRPr="00774D80">
        <w:t>fficial business address</w:t>
      </w:r>
    </w:p>
    <w:p w14:paraId="38C40929" w14:textId="77777777" w:rsidR="00D432CF" w:rsidRPr="00774D80" w:rsidRDefault="00D432CF" w:rsidP="00D432CF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Key management personnel and contact information</w:t>
      </w:r>
    </w:p>
    <w:p w14:paraId="69AFE15D" w14:textId="58F75317" w:rsidR="00442886" w:rsidRPr="00774D80" w:rsidRDefault="00A84473" w:rsidP="00B87E97">
      <w:pPr>
        <w:pStyle w:val="ListParagraph"/>
        <w:numPr>
          <w:ilvl w:val="0"/>
          <w:numId w:val="16"/>
        </w:numPr>
        <w:tabs>
          <w:tab w:val="left" w:pos="4862"/>
        </w:tabs>
        <w:jc w:val="both"/>
      </w:pPr>
      <w:r w:rsidRPr="00774D80">
        <w:t>Other relevant information</w:t>
      </w:r>
    </w:p>
    <w:p w14:paraId="4A3C0026" w14:textId="77777777" w:rsidR="00722974" w:rsidRPr="00774D80" w:rsidRDefault="00722974" w:rsidP="00722974">
      <w:pPr>
        <w:pStyle w:val="ListParagraph"/>
        <w:tabs>
          <w:tab w:val="left" w:pos="4862"/>
        </w:tabs>
        <w:ind w:left="1260"/>
        <w:jc w:val="both"/>
      </w:pPr>
    </w:p>
    <w:p w14:paraId="163AC7D7" w14:textId="1F0C1009" w:rsidR="00722974" w:rsidRPr="00774D80" w:rsidRDefault="00722974" w:rsidP="007A6291">
      <w:pPr>
        <w:pStyle w:val="ListParagraph"/>
        <w:tabs>
          <w:tab w:val="left" w:pos="4862"/>
        </w:tabs>
        <w:ind w:left="1260"/>
        <w:jc w:val="both"/>
      </w:pPr>
      <w:r w:rsidRPr="00774D80">
        <w:t xml:space="preserve">Moreover, each client shall have a separate master file or data which </w:t>
      </w:r>
      <w:r w:rsidR="00BC2A6D" w:rsidRPr="00774D80">
        <w:t xml:space="preserve">shall be maintained by </w:t>
      </w:r>
      <w:r w:rsidR="00596390" w:rsidRPr="00774D80">
        <w:t>the Marketing Department.</w:t>
      </w:r>
    </w:p>
    <w:p w14:paraId="2CCFE956" w14:textId="3E7D8144" w:rsidR="00082691" w:rsidRPr="00774D80" w:rsidRDefault="00082691" w:rsidP="007A6291">
      <w:pPr>
        <w:tabs>
          <w:tab w:val="left" w:pos="4862"/>
        </w:tabs>
        <w:jc w:val="both"/>
      </w:pPr>
      <w:del w:id="81" w:author="Noel M. Cainglet" w:date="2017-09-25T10:57:00Z">
        <w:r w:rsidRPr="00774D80" w:rsidDel="00C4161D">
          <w:br w:type="page"/>
        </w:r>
      </w:del>
    </w:p>
    <w:p w14:paraId="3095F41B" w14:textId="07BE5733" w:rsidR="00184CB9" w:rsidRPr="00774D80" w:rsidRDefault="00B87E97" w:rsidP="00184CB9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>A systemat</w:t>
      </w:r>
      <w:ins w:id="82" w:author="jeserio lonon" w:date="2017-09-17T16:38:00Z">
        <w:r w:rsidR="00C935AC" w:rsidRPr="00774D80">
          <w:t xml:space="preserve">ic </w:t>
        </w:r>
      </w:ins>
      <w:del w:id="83" w:author="jeserio lonon" w:date="2017-09-17T16:38:00Z">
        <w:r w:rsidRPr="00774D80" w:rsidDel="00C935AC">
          <w:delText>i</w:delText>
        </w:r>
      </w:del>
      <w:del w:id="84" w:author="jeserio lonon" w:date="2017-09-17T16:37:00Z">
        <w:r w:rsidRPr="00774D80" w:rsidDel="00C935AC">
          <w:delText>zed</w:delText>
        </w:r>
      </w:del>
      <w:del w:id="85" w:author="jeserio lonon" w:date="2017-09-17T16:38:00Z">
        <w:r w:rsidRPr="00774D80" w:rsidDel="00C935AC">
          <w:delText xml:space="preserve"> </w:delText>
        </w:r>
      </w:del>
      <w:r w:rsidRPr="00774D80">
        <w:t>v</w:t>
      </w:r>
      <w:r w:rsidR="000A09A4" w:rsidRPr="00774D80">
        <w:t xml:space="preserve">essel </w:t>
      </w:r>
      <w:r w:rsidRPr="00774D80">
        <w:t>m</w:t>
      </w:r>
      <w:r w:rsidR="000A09A4" w:rsidRPr="00774D80">
        <w:t xml:space="preserve">onitoring </w:t>
      </w:r>
      <w:r w:rsidRPr="00774D80">
        <w:t>s</w:t>
      </w:r>
      <w:r w:rsidR="000A09A4" w:rsidRPr="00774D80">
        <w:t>ystem</w:t>
      </w:r>
      <w:r w:rsidRPr="00774D80">
        <w:t xml:space="preserve"> shall be established by the Marketing Department</w:t>
      </w:r>
      <w:r w:rsidR="00442886" w:rsidRPr="00774D80">
        <w:t xml:space="preserve"> which shall contain, at a minimum, the following information:</w:t>
      </w:r>
    </w:p>
    <w:p w14:paraId="6CE6BEBB" w14:textId="77777777" w:rsidR="00184CB9" w:rsidRPr="00774D80" w:rsidRDefault="00184CB9" w:rsidP="00184CB9">
      <w:pPr>
        <w:pStyle w:val="ListParagraph"/>
        <w:tabs>
          <w:tab w:val="left" w:pos="4862"/>
        </w:tabs>
        <w:ind w:left="1260"/>
        <w:jc w:val="both"/>
      </w:pPr>
    </w:p>
    <w:p w14:paraId="0AC4D557" w14:textId="6236C878" w:rsidR="00733259" w:rsidRPr="00774D80" w:rsidRDefault="00733259" w:rsidP="00184CB9">
      <w:pPr>
        <w:pStyle w:val="ListParagraph"/>
        <w:numPr>
          <w:ilvl w:val="0"/>
          <w:numId w:val="17"/>
        </w:numPr>
        <w:tabs>
          <w:tab w:val="left" w:pos="4862"/>
        </w:tabs>
        <w:jc w:val="both"/>
      </w:pPr>
      <w:r w:rsidRPr="00774D80">
        <w:t>Listing of all ve</w:t>
      </w:r>
      <w:r w:rsidR="00387B87" w:rsidRPr="00774D80">
        <w:t>ssels of the Company</w:t>
      </w:r>
      <w:r w:rsidR="00D6123E" w:rsidRPr="00774D80">
        <w:t xml:space="preserve"> classified as operational, </w:t>
      </w:r>
      <w:r w:rsidR="00776241" w:rsidRPr="00774D80">
        <w:t xml:space="preserve">available </w:t>
      </w:r>
      <w:r w:rsidR="00C505DE" w:rsidRPr="00774D80">
        <w:t xml:space="preserve">for operation, under dry dock, </w:t>
      </w:r>
      <w:r w:rsidR="00C505DE" w:rsidRPr="00774D80">
        <w:rPr>
          <w:i/>
        </w:rPr>
        <w:t>etc.</w:t>
      </w:r>
    </w:p>
    <w:p w14:paraId="1DED6C44" w14:textId="104141B3" w:rsidR="00184CB9" w:rsidRPr="00774D80" w:rsidRDefault="00184CB9" w:rsidP="00184CB9">
      <w:pPr>
        <w:pStyle w:val="ListParagraph"/>
        <w:numPr>
          <w:ilvl w:val="0"/>
          <w:numId w:val="17"/>
        </w:numPr>
        <w:tabs>
          <w:tab w:val="left" w:pos="4862"/>
        </w:tabs>
        <w:jc w:val="both"/>
      </w:pPr>
      <w:r w:rsidRPr="00774D80">
        <w:t>Current status, assign</w:t>
      </w:r>
      <w:r w:rsidR="003441BD" w:rsidRPr="00774D80">
        <w:t xml:space="preserve">ment or voyage number of each </w:t>
      </w:r>
      <w:r w:rsidRPr="00774D80">
        <w:t>vessel</w:t>
      </w:r>
    </w:p>
    <w:p w14:paraId="303828B9" w14:textId="03E8866A" w:rsidR="00184CB9" w:rsidRPr="00774D80" w:rsidRDefault="00184CB9" w:rsidP="00184CB9">
      <w:pPr>
        <w:pStyle w:val="ListParagraph"/>
        <w:numPr>
          <w:ilvl w:val="0"/>
          <w:numId w:val="17"/>
        </w:numPr>
        <w:tabs>
          <w:tab w:val="left" w:pos="4862"/>
        </w:tabs>
        <w:jc w:val="both"/>
      </w:pPr>
      <w:r w:rsidRPr="00774D80">
        <w:t xml:space="preserve">Location of </w:t>
      </w:r>
      <w:r w:rsidR="00683FBE" w:rsidRPr="00774D80">
        <w:t xml:space="preserve">each </w:t>
      </w:r>
      <w:r w:rsidRPr="00774D80">
        <w:t>vessel</w:t>
      </w:r>
    </w:p>
    <w:p w14:paraId="1A1D1A18" w14:textId="14B8DC23" w:rsidR="00800F08" w:rsidRPr="00774D80" w:rsidRDefault="008F0429" w:rsidP="00800F08">
      <w:pPr>
        <w:pStyle w:val="ListParagraph"/>
        <w:numPr>
          <w:ilvl w:val="0"/>
          <w:numId w:val="17"/>
        </w:numPr>
        <w:tabs>
          <w:tab w:val="left" w:pos="4862"/>
        </w:tabs>
        <w:jc w:val="both"/>
      </w:pPr>
      <w:r w:rsidRPr="00774D80">
        <w:t xml:space="preserve">Transaction history of each </w:t>
      </w:r>
      <w:r w:rsidR="00FC7C59" w:rsidRPr="00774D80">
        <w:t>vessel</w:t>
      </w:r>
      <w:r w:rsidRPr="00774D80">
        <w:t>s</w:t>
      </w:r>
      <w:r w:rsidR="00E21F76" w:rsidRPr="00774D80">
        <w:t xml:space="preserve"> which shall clearly indicate the date of the transactio</w:t>
      </w:r>
      <w:r w:rsidR="005B635A" w:rsidRPr="00774D80">
        <w:t>ns, cargo delivered or handled,</w:t>
      </w:r>
      <w:r w:rsidR="00614596" w:rsidRPr="00774D80">
        <w:t xml:space="preserve"> no. of bags or weight, </w:t>
      </w:r>
      <w:r w:rsidR="00207CAF" w:rsidRPr="00774D80">
        <w:t>parties involved and the like</w:t>
      </w:r>
      <w:r w:rsidR="008F28B1" w:rsidRPr="00774D80">
        <w:t>.</w:t>
      </w:r>
    </w:p>
    <w:p w14:paraId="5118F068" w14:textId="5A8F2710" w:rsidR="00A5081B" w:rsidRPr="00774D80" w:rsidRDefault="00A5081B" w:rsidP="00184CB9">
      <w:pPr>
        <w:pStyle w:val="ListParagraph"/>
        <w:numPr>
          <w:ilvl w:val="0"/>
          <w:numId w:val="17"/>
        </w:numPr>
        <w:tabs>
          <w:tab w:val="left" w:pos="4862"/>
        </w:tabs>
        <w:jc w:val="both"/>
      </w:pPr>
      <w:r w:rsidRPr="00774D80">
        <w:t>Other vessel information</w:t>
      </w:r>
      <w:r w:rsidR="00AA53B9" w:rsidRPr="00774D80">
        <w:t xml:space="preserve"> (capacity, dead</w:t>
      </w:r>
      <w:ins w:id="86" w:author="Noel M. Cainglet" w:date="2017-09-18T06:36:00Z">
        <w:r w:rsidR="001F70E6" w:rsidRPr="00774D80">
          <w:t xml:space="preserve"> </w:t>
        </w:r>
      </w:ins>
      <w:r w:rsidR="00AA53B9" w:rsidRPr="00774D80">
        <w:t>weight</w:t>
      </w:r>
      <w:ins w:id="87" w:author="Noel M. Cainglet" w:date="2017-09-18T06:36:00Z">
        <w:r w:rsidR="001F70E6" w:rsidRPr="00774D80">
          <w:t xml:space="preserve"> tonnage</w:t>
        </w:r>
      </w:ins>
      <w:r w:rsidR="00AA53B9" w:rsidRPr="00774D80">
        <w:t>, officials and c</w:t>
      </w:r>
      <w:r w:rsidR="00E17488" w:rsidRPr="00774D80">
        <w:t xml:space="preserve">rew, </w:t>
      </w:r>
      <w:r w:rsidR="00E17488" w:rsidRPr="00774D80">
        <w:rPr>
          <w:i/>
        </w:rPr>
        <w:t>etc.</w:t>
      </w:r>
      <w:r w:rsidR="00E17488" w:rsidRPr="00774D80">
        <w:t>)</w:t>
      </w:r>
      <w:r w:rsidR="00AA53B9" w:rsidRPr="00774D80">
        <w:t xml:space="preserve"> </w:t>
      </w:r>
    </w:p>
    <w:p w14:paraId="7FE4F530" w14:textId="77777777" w:rsidR="009C7437" w:rsidRPr="00774D80" w:rsidRDefault="009C7437" w:rsidP="00E90330">
      <w:pPr>
        <w:pStyle w:val="ListParagraph"/>
        <w:tabs>
          <w:tab w:val="left" w:pos="4862"/>
        </w:tabs>
        <w:ind w:left="1620"/>
        <w:jc w:val="both"/>
      </w:pPr>
    </w:p>
    <w:p w14:paraId="0DE93EE0" w14:textId="78B642F6" w:rsidR="006C1BC4" w:rsidRPr="00774D80" w:rsidRDefault="007157F5" w:rsidP="00F03EFC">
      <w:pPr>
        <w:pStyle w:val="ListParagraph"/>
        <w:numPr>
          <w:ilvl w:val="2"/>
          <w:numId w:val="1"/>
        </w:numPr>
        <w:tabs>
          <w:tab w:val="left" w:pos="4862"/>
        </w:tabs>
        <w:jc w:val="both"/>
        <w:rPr>
          <w:ins w:id="88" w:author="Noel M. Cainglet" w:date="2017-09-25T10:57:00Z"/>
        </w:rPr>
      </w:pPr>
      <w:r w:rsidRPr="00774D80">
        <w:t>Rejected</w:t>
      </w:r>
      <w:r w:rsidR="005E23F4" w:rsidRPr="00774D80">
        <w:t xml:space="preserve">, </w:t>
      </w:r>
      <w:r w:rsidRPr="00774D80">
        <w:t>cancelle</w:t>
      </w:r>
      <w:r w:rsidR="005E23F4" w:rsidRPr="00774D80">
        <w:t xml:space="preserve">d or voided </w:t>
      </w:r>
      <w:r w:rsidR="006C1BC4" w:rsidRPr="00774D80">
        <w:t xml:space="preserve">proposals, </w:t>
      </w:r>
      <w:r w:rsidR="008D2F83" w:rsidRPr="00774D80">
        <w:t xml:space="preserve">contracts or </w:t>
      </w:r>
      <w:r w:rsidR="00973BBD" w:rsidRPr="00774D80">
        <w:t xml:space="preserve">documents, </w:t>
      </w:r>
      <w:r w:rsidR="00F821C9" w:rsidRPr="00774D80">
        <w:t>revis</w:t>
      </w:r>
      <w:r w:rsidR="008D2F83" w:rsidRPr="00774D80">
        <w:t>ions or corrections of any type and</w:t>
      </w:r>
      <w:r w:rsidR="00DD1B43" w:rsidRPr="00774D80">
        <w:t xml:space="preserve"> other </w:t>
      </w:r>
      <w:r w:rsidR="008D2F83" w:rsidRPr="00774D80">
        <w:t xml:space="preserve">similar cases </w:t>
      </w:r>
      <w:r w:rsidR="00F821C9" w:rsidRPr="00774D80">
        <w:t>shall be separately filed by the Marketing Department.</w:t>
      </w:r>
    </w:p>
    <w:p w14:paraId="0333D015" w14:textId="77777777" w:rsidR="00C4161D" w:rsidRPr="00774D80" w:rsidRDefault="00C4161D">
      <w:pPr>
        <w:pStyle w:val="ListParagraph"/>
        <w:tabs>
          <w:tab w:val="left" w:pos="4862"/>
        </w:tabs>
        <w:ind w:left="1260"/>
        <w:jc w:val="both"/>
        <w:pPrChange w:id="89" w:author="Noel M. Cainglet" w:date="2017-09-25T10:57:00Z">
          <w:pPr>
            <w:pStyle w:val="ListParagraph"/>
            <w:numPr>
              <w:ilvl w:val="2"/>
              <w:numId w:val="1"/>
            </w:numPr>
            <w:tabs>
              <w:tab w:val="num" w:pos="1260"/>
              <w:tab w:val="left" w:pos="4862"/>
            </w:tabs>
            <w:ind w:left="1260" w:hanging="360"/>
            <w:jc w:val="both"/>
          </w:pPr>
        </w:pPrChange>
      </w:pPr>
    </w:p>
    <w:p w14:paraId="030C3916" w14:textId="3E32D693" w:rsidR="008F650D" w:rsidRPr="00774D80" w:rsidRDefault="00F23AA4" w:rsidP="00E90330">
      <w:pPr>
        <w:pStyle w:val="ListParagraph"/>
        <w:numPr>
          <w:ilvl w:val="2"/>
          <w:numId w:val="1"/>
        </w:numPr>
        <w:tabs>
          <w:tab w:val="left" w:pos="4862"/>
        </w:tabs>
        <w:jc w:val="both"/>
      </w:pPr>
      <w:r w:rsidRPr="00774D80">
        <w:t xml:space="preserve">Client feedbacks and evaluation </w:t>
      </w:r>
      <w:r w:rsidR="001F2A18" w:rsidRPr="00774D80">
        <w:t xml:space="preserve">shall </w:t>
      </w:r>
      <w:r w:rsidR="00AD0915" w:rsidRPr="00774D80">
        <w:t>filed sep</w:t>
      </w:r>
      <w:r w:rsidRPr="00774D80">
        <w:t>arately</w:t>
      </w:r>
      <w:r w:rsidR="001F2A18" w:rsidRPr="00774D80">
        <w:t xml:space="preserve"> by the Marketing Department and shall be</w:t>
      </w:r>
      <w:r w:rsidR="000626B2" w:rsidRPr="00774D80">
        <w:t xml:space="preserve"> </w:t>
      </w:r>
      <w:r w:rsidR="00034B66" w:rsidRPr="00774D80">
        <w:t xml:space="preserve">evaluated and </w:t>
      </w:r>
      <w:r w:rsidR="000626B2" w:rsidRPr="00774D80">
        <w:t xml:space="preserve">considered appropriately </w:t>
      </w:r>
      <w:r w:rsidR="00F772A7" w:rsidRPr="00774D80">
        <w:t xml:space="preserve">as part of the Company’s </w:t>
      </w:r>
      <w:r w:rsidR="002336DC" w:rsidRPr="00774D80">
        <w:t xml:space="preserve">continuous </w:t>
      </w:r>
      <w:r w:rsidR="00232001" w:rsidRPr="00774D80">
        <w:t xml:space="preserve">service </w:t>
      </w:r>
      <w:r w:rsidR="002336DC" w:rsidRPr="00774D80">
        <w:t>improvements.</w:t>
      </w:r>
    </w:p>
    <w:p w14:paraId="176CB055" w14:textId="11ECEDFB" w:rsidR="001D7DBC" w:rsidRPr="00774D80" w:rsidRDefault="001D7DBC" w:rsidP="000625FB">
      <w:pPr>
        <w:tabs>
          <w:tab w:val="left" w:pos="4862"/>
        </w:tabs>
        <w:jc w:val="both"/>
      </w:pPr>
    </w:p>
    <w:p w14:paraId="72BA6CBA" w14:textId="4B61C8A3" w:rsidR="005E59D4" w:rsidRPr="00774D80" w:rsidRDefault="005E59D4" w:rsidP="0005780B">
      <w:pPr>
        <w:pStyle w:val="ListParagraph"/>
        <w:tabs>
          <w:tab w:val="left" w:pos="4862"/>
        </w:tabs>
        <w:ind w:left="936"/>
        <w:jc w:val="both"/>
      </w:pPr>
    </w:p>
    <w:p w14:paraId="49A3CB0D" w14:textId="3ABF1DE6" w:rsidR="005E59D4" w:rsidRPr="00774D80" w:rsidRDefault="005E59D4" w:rsidP="00081ECD">
      <w:pPr>
        <w:jc w:val="both"/>
      </w:pPr>
    </w:p>
    <w:p w14:paraId="2BB18A37" w14:textId="77777777" w:rsidR="005E59D4" w:rsidRPr="00774D80" w:rsidRDefault="005E59D4" w:rsidP="005E59D4">
      <w:pPr>
        <w:ind w:left="1260"/>
        <w:jc w:val="both"/>
      </w:pPr>
    </w:p>
    <w:p w14:paraId="7C547A01" w14:textId="77777777" w:rsidR="005E59D4" w:rsidRPr="00774D80" w:rsidRDefault="005E59D4" w:rsidP="005E59D4">
      <w:pPr>
        <w:tabs>
          <w:tab w:val="num" w:pos="1872"/>
        </w:tabs>
        <w:jc w:val="both"/>
      </w:pPr>
    </w:p>
    <w:p w14:paraId="49D7F6DE" w14:textId="52791CAC" w:rsidR="00B90843" w:rsidRPr="00774D80" w:rsidRDefault="00AC5912" w:rsidP="00AB7C09">
      <w:pPr>
        <w:pStyle w:val="ListParagraph"/>
        <w:tabs>
          <w:tab w:val="left" w:pos="4862"/>
        </w:tabs>
        <w:ind w:left="936"/>
        <w:jc w:val="both"/>
      </w:pPr>
      <w:r w:rsidRPr="00774D80">
        <w:br w:type="page"/>
      </w:r>
    </w:p>
    <w:p w14:paraId="6A9ABC0A" w14:textId="5686E035" w:rsidR="00957C77" w:rsidRPr="00774D80" w:rsidRDefault="003226EA" w:rsidP="00B86A3A">
      <w:pPr>
        <w:pStyle w:val="ListParagraph"/>
        <w:numPr>
          <w:ilvl w:val="0"/>
          <w:numId w:val="1"/>
        </w:numPr>
        <w:jc w:val="both"/>
        <w:rPr>
          <w:u w:val="single"/>
        </w:rPr>
      </w:pPr>
      <w:r w:rsidRPr="00774D80">
        <w:rPr>
          <w:u w:val="single"/>
        </w:rPr>
        <w:lastRenderedPageBreak/>
        <w:t>PROCEDURES</w:t>
      </w:r>
    </w:p>
    <w:p w14:paraId="4D2CAC5D" w14:textId="63F8A4C1" w:rsidR="00132F13" w:rsidRPr="00774D80" w:rsidRDefault="00132F13" w:rsidP="00CD4DF5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</w:tblGrid>
      <w:tr w:rsidR="001F7B58" w:rsidRPr="00774D80" w14:paraId="650848A0" w14:textId="77777777" w:rsidTr="009E32CD">
        <w:trPr>
          <w:trHeight w:val="287"/>
          <w:tblHeader/>
          <w:jc w:val="center"/>
        </w:trPr>
        <w:tc>
          <w:tcPr>
            <w:tcW w:w="9397" w:type="dxa"/>
            <w:gridSpan w:val="4"/>
          </w:tcPr>
          <w:p w14:paraId="2933F574" w14:textId="77777777" w:rsidR="001F7B58" w:rsidRPr="00774D80" w:rsidRDefault="001F7B58" w:rsidP="009E32CD">
            <w:pPr>
              <w:tabs>
                <w:tab w:val="left" w:pos="3735"/>
                <w:tab w:val="center" w:pos="4590"/>
              </w:tabs>
              <w:rPr>
                <w:sz w:val="16"/>
                <w:szCs w:val="16"/>
              </w:rPr>
            </w:pPr>
          </w:p>
          <w:p w14:paraId="495C2F7E" w14:textId="4CE8AE69" w:rsidR="001F7B58" w:rsidRPr="00774D80" w:rsidRDefault="00B64093" w:rsidP="00B64093">
            <w:pPr>
              <w:tabs>
                <w:tab w:val="left" w:pos="3735"/>
                <w:tab w:val="center" w:pos="4590"/>
              </w:tabs>
              <w:jc w:val="center"/>
            </w:pPr>
            <w:r w:rsidRPr="00774D80">
              <w:t>Contracting Process</w:t>
            </w:r>
            <w:r w:rsidR="0083395A" w:rsidRPr="00774D80">
              <w:t xml:space="preserve"> (</w:t>
            </w:r>
            <w:r w:rsidR="0083395A" w:rsidRPr="00774D80">
              <w:rPr>
                <w:i/>
              </w:rPr>
              <w:t>All Contracts</w:t>
            </w:r>
            <w:r w:rsidR="0083395A" w:rsidRPr="00774D80">
              <w:t>)</w:t>
            </w:r>
          </w:p>
          <w:p w14:paraId="7096D222" w14:textId="77777777" w:rsidR="001F7B58" w:rsidRPr="00774D80" w:rsidRDefault="001F7B58" w:rsidP="009E32CD">
            <w:pPr>
              <w:rPr>
                <w:sz w:val="16"/>
                <w:szCs w:val="16"/>
              </w:rPr>
            </w:pPr>
          </w:p>
        </w:tc>
      </w:tr>
      <w:tr w:rsidR="001F7B58" w:rsidRPr="00774D80" w14:paraId="46F1FDB0" w14:textId="77777777" w:rsidTr="009E32CD">
        <w:trPr>
          <w:trHeight w:val="339"/>
          <w:tblHeader/>
          <w:jc w:val="center"/>
        </w:trPr>
        <w:tc>
          <w:tcPr>
            <w:tcW w:w="676" w:type="dxa"/>
            <w:vAlign w:val="bottom"/>
          </w:tcPr>
          <w:p w14:paraId="09D72015" w14:textId="77777777" w:rsidR="001F7B58" w:rsidRPr="00774D80" w:rsidRDefault="001F7B58" w:rsidP="009E32CD">
            <w:pPr>
              <w:jc w:val="center"/>
            </w:pPr>
            <w:r w:rsidRPr="00774D80">
              <w:t>Step No.</w:t>
            </w:r>
          </w:p>
        </w:tc>
        <w:tc>
          <w:tcPr>
            <w:tcW w:w="5427" w:type="dxa"/>
            <w:vAlign w:val="bottom"/>
          </w:tcPr>
          <w:p w14:paraId="1CF68612" w14:textId="77777777" w:rsidR="001F7B58" w:rsidRPr="00774D80" w:rsidRDefault="001F7B58" w:rsidP="009E32CD">
            <w:pPr>
              <w:jc w:val="center"/>
            </w:pPr>
            <w:r w:rsidRPr="00774D80">
              <w:t>Activity</w:t>
            </w:r>
          </w:p>
        </w:tc>
        <w:tc>
          <w:tcPr>
            <w:tcW w:w="1620" w:type="dxa"/>
            <w:vAlign w:val="bottom"/>
          </w:tcPr>
          <w:p w14:paraId="38821C1C" w14:textId="77777777" w:rsidR="001F7B58" w:rsidRPr="00774D80" w:rsidRDefault="001F7B58" w:rsidP="009E32CD">
            <w:pPr>
              <w:jc w:val="center"/>
            </w:pPr>
            <w:r w:rsidRPr="00774D80">
              <w:t>Personnel</w:t>
            </w:r>
          </w:p>
          <w:p w14:paraId="727D2128" w14:textId="77777777" w:rsidR="001F7B58" w:rsidRPr="00774D80" w:rsidRDefault="001F7B58" w:rsidP="009E32CD">
            <w:pPr>
              <w:jc w:val="center"/>
            </w:pPr>
            <w:r w:rsidRPr="00774D80">
              <w:t>Involved</w:t>
            </w:r>
          </w:p>
        </w:tc>
        <w:tc>
          <w:tcPr>
            <w:tcW w:w="1674" w:type="dxa"/>
            <w:vAlign w:val="bottom"/>
          </w:tcPr>
          <w:p w14:paraId="456DE435" w14:textId="77777777" w:rsidR="001F7B58" w:rsidRPr="00774D80" w:rsidRDefault="001F7B58" w:rsidP="009E32CD">
            <w:pPr>
              <w:jc w:val="center"/>
            </w:pPr>
            <w:r w:rsidRPr="00774D80">
              <w:t>Business</w:t>
            </w:r>
          </w:p>
          <w:p w14:paraId="23D895A7" w14:textId="77777777" w:rsidR="001F7B58" w:rsidRPr="00774D80" w:rsidRDefault="001F7B58" w:rsidP="009E32CD">
            <w:pPr>
              <w:jc w:val="center"/>
            </w:pPr>
            <w:r w:rsidRPr="00774D80">
              <w:t>Forms</w:t>
            </w:r>
          </w:p>
        </w:tc>
      </w:tr>
      <w:tr w:rsidR="001F7B58" w:rsidRPr="00774D80" w14:paraId="799FFB3D" w14:textId="77777777" w:rsidTr="009E32CD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4C9E107E" w14:textId="77777777" w:rsidR="001F7B58" w:rsidRPr="00774D80" w:rsidRDefault="001F7B58" w:rsidP="009E32CD">
            <w:pPr>
              <w:jc w:val="center"/>
            </w:pPr>
            <w:r w:rsidRPr="00774D80">
              <w:t>1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316E945A" w14:textId="404632A5" w:rsidR="001E542F" w:rsidRPr="00774D80" w:rsidRDefault="008677B2" w:rsidP="00153BC0">
            <w:r w:rsidRPr="00774D80">
              <w:t>Identify</w:t>
            </w:r>
            <w:r w:rsidR="00704C46" w:rsidRPr="00774D80">
              <w:t xml:space="preserve"> prospective or </w:t>
            </w:r>
            <w:r w:rsidR="001E38DC" w:rsidRPr="00774D80">
              <w:t>potential clients</w:t>
            </w:r>
            <w:r w:rsidR="00512ACA" w:rsidRPr="00774D80">
              <w:t>.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5F180734" w14:textId="77777777" w:rsidR="001218FA" w:rsidRPr="00774D80" w:rsidRDefault="001218FA" w:rsidP="009E32CD">
            <w:pPr>
              <w:jc w:val="center"/>
            </w:pPr>
            <w:r w:rsidRPr="00774D80">
              <w:t>Marketing Manager/</w:t>
            </w:r>
          </w:p>
          <w:p w14:paraId="08CFBC74" w14:textId="77777777" w:rsidR="001218FA" w:rsidRPr="00774D80" w:rsidRDefault="001218FA" w:rsidP="009E32CD">
            <w:pPr>
              <w:jc w:val="center"/>
            </w:pPr>
            <w:r w:rsidRPr="00774D80">
              <w:t>SVP Marketing and Operations/</w:t>
            </w:r>
          </w:p>
          <w:p w14:paraId="6DE4605F" w14:textId="77777777" w:rsidR="001F7B58" w:rsidRPr="00774D80" w:rsidRDefault="001218FA" w:rsidP="009E32CD">
            <w:pPr>
              <w:jc w:val="center"/>
            </w:pPr>
            <w:r w:rsidRPr="00774D80">
              <w:t>President</w:t>
            </w:r>
          </w:p>
          <w:p w14:paraId="6EB99DF5" w14:textId="028971EE" w:rsidR="001218FA" w:rsidRPr="00774D80" w:rsidRDefault="001218FA" w:rsidP="009E32CD">
            <w:pPr>
              <w:jc w:val="center"/>
            </w:pP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61EDC4B3" w14:textId="47BFE010" w:rsidR="001F7B58" w:rsidRPr="00774D80" w:rsidRDefault="001F7B58" w:rsidP="009E32CD"/>
        </w:tc>
      </w:tr>
      <w:tr w:rsidR="00E7493F" w:rsidRPr="00774D80" w14:paraId="2496D158" w14:textId="77777777" w:rsidTr="009E32CD">
        <w:trPr>
          <w:trHeight w:val="307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7F181D42" w14:textId="7B94C763" w:rsidR="00E7493F" w:rsidRPr="00774D80" w:rsidRDefault="00E7493F" w:rsidP="009E32CD">
            <w:pPr>
              <w:jc w:val="center"/>
            </w:pPr>
            <w:r w:rsidRPr="00774D80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471621B7" w14:textId="0CF541DC" w:rsidR="00E7493F" w:rsidRPr="00774D80" w:rsidRDefault="00B63E06" w:rsidP="001E542F">
            <w:r w:rsidRPr="00774D80">
              <w:t xml:space="preserve">Obtain and </w:t>
            </w:r>
            <w:r w:rsidR="00E7493F" w:rsidRPr="00774D80">
              <w:t>r</w:t>
            </w:r>
            <w:r w:rsidR="008B4138" w:rsidRPr="00774D80">
              <w:t xml:space="preserve">eceive relevant </w:t>
            </w:r>
            <w:r w:rsidR="00E7493F" w:rsidRPr="00774D80">
              <w:t xml:space="preserve">information and other details of a </w:t>
            </w:r>
            <w:r w:rsidR="00D04B3B" w:rsidRPr="00774D80">
              <w:t>prospective/</w:t>
            </w:r>
            <w:r w:rsidR="00E7493F" w:rsidRPr="00774D80">
              <w:t>potential client.</w:t>
            </w:r>
            <w:r w:rsidR="00F81460" w:rsidRPr="00774D80">
              <w:t xml:space="preserve"> These</w:t>
            </w:r>
            <w:r w:rsidR="005D37DC" w:rsidRPr="00774D80">
              <w:t xml:space="preserve"> shall </w:t>
            </w:r>
            <w:r w:rsidR="00F81460" w:rsidRPr="00774D80">
              <w:t>include</w:t>
            </w:r>
            <w:r w:rsidR="000D5450" w:rsidRPr="00774D80">
              <w:t>, but not limited to,</w:t>
            </w:r>
            <w:r w:rsidR="00690B77" w:rsidRPr="00774D80">
              <w:t xml:space="preserve"> the following</w:t>
            </w:r>
            <w:r w:rsidR="00F81460" w:rsidRPr="00774D80">
              <w:t>:</w:t>
            </w:r>
          </w:p>
          <w:p w14:paraId="5F5B179E" w14:textId="202126D8" w:rsidR="00F81460" w:rsidRPr="00774D80" w:rsidRDefault="00F81460" w:rsidP="001E542F"/>
          <w:p w14:paraId="0644ADD6" w14:textId="137A0A86" w:rsidR="003B122D" w:rsidRPr="00774D80" w:rsidRDefault="003B122D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Business information</w:t>
            </w:r>
          </w:p>
          <w:p w14:paraId="32DBFA05" w14:textId="07E5813F" w:rsidR="00F81460" w:rsidRPr="00774D80" w:rsidRDefault="00005915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Key management personnel,</w:t>
            </w:r>
            <w:r w:rsidR="007942E6" w:rsidRPr="00774D80">
              <w:t xml:space="preserve"> attitude,</w:t>
            </w:r>
            <w:r w:rsidR="00964A1D" w:rsidRPr="00774D80">
              <w:t xml:space="preserve"> reputation, </w:t>
            </w:r>
            <w:r w:rsidR="00D85D87" w:rsidRPr="00774D80">
              <w:t>style</w:t>
            </w:r>
            <w:r w:rsidRPr="00774D80">
              <w:t xml:space="preserve"> and connections</w:t>
            </w:r>
          </w:p>
          <w:p w14:paraId="2D771F06" w14:textId="38E40BC1" w:rsidR="00D85D87" w:rsidRPr="00774D80" w:rsidRDefault="002E350B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Credit reputatio</w:t>
            </w:r>
            <w:r w:rsidR="00DC6AEE" w:rsidRPr="00774D80">
              <w:t>n and other transaction history</w:t>
            </w:r>
          </w:p>
          <w:p w14:paraId="2748FCAB" w14:textId="184929F4" w:rsidR="00F81460" w:rsidRPr="00774D80" w:rsidRDefault="009B6E01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Scale</w:t>
            </w:r>
            <w:r w:rsidR="00DB34B8" w:rsidRPr="00774D80">
              <w:t xml:space="preserve"> or magnitude </w:t>
            </w:r>
            <w:r w:rsidRPr="00774D80">
              <w:t>of business</w:t>
            </w:r>
            <w:r w:rsidR="00DB34B8" w:rsidRPr="00774D80">
              <w:t xml:space="preserve"> and transactions</w:t>
            </w:r>
          </w:p>
          <w:p w14:paraId="4A573B0D" w14:textId="09A4DB16" w:rsidR="00832E84" w:rsidRPr="00774D80" w:rsidRDefault="00EB12DA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Legal and r</w:t>
            </w:r>
            <w:r w:rsidR="00D93AA2" w:rsidRPr="00774D80">
              <w:t>egulatory compliance</w:t>
            </w:r>
          </w:p>
          <w:p w14:paraId="245ED5FC" w14:textId="0C738339" w:rsidR="00D93AA2" w:rsidRPr="00774D80" w:rsidRDefault="00EF7BE6" w:rsidP="00655B4D">
            <w:pPr>
              <w:pStyle w:val="ListParagraph"/>
              <w:numPr>
                <w:ilvl w:val="0"/>
                <w:numId w:val="4"/>
              </w:numPr>
            </w:pPr>
            <w:r w:rsidRPr="00774D80">
              <w:t>Other matters and relevant issues</w:t>
            </w:r>
          </w:p>
          <w:p w14:paraId="5B2776C5" w14:textId="53F05C6A" w:rsidR="00E7493F" w:rsidRPr="00774D80" w:rsidRDefault="00E7493F" w:rsidP="001E542F"/>
        </w:tc>
        <w:tc>
          <w:tcPr>
            <w:tcW w:w="1620" w:type="dxa"/>
            <w:tcBorders>
              <w:bottom w:val="single" w:sz="4" w:space="0" w:color="auto"/>
            </w:tcBorders>
          </w:tcPr>
          <w:p w14:paraId="59A679F1" w14:textId="77777777" w:rsidR="00CF0DF9" w:rsidRPr="00774D80" w:rsidRDefault="00CF0DF9" w:rsidP="00CF0DF9">
            <w:pPr>
              <w:jc w:val="center"/>
            </w:pPr>
            <w:r w:rsidRPr="00774D80">
              <w:t>Marketing Manager/</w:t>
            </w:r>
          </w:p>
          <w:p w14:paraId="62A10B42" w14:textId="77777777" w:rsidR="00CF0DF9" w:rsidRPr="00774D80" w:rsidRDefault="00CF0DF9" w:rsidP="00CF0DF9">
            <w:pPr>
              <w:jc w:val="center"/>
            </w:pPr>
            <w:r w:rsidRPr="00774D80">
              <w:t>SVP Marketing and Operations/</w:t>
            </w:r>
          </w:p>
          <w:p w14:paraId="5739D4B7" w14:textId="77777777" w:rsidR="00CF0DF9" w:rsidRPr="00774D80" w:rsidRDefault="00CF0DF9" w:rsidP="00CF0DF9">
            <w:pPr>
              <w:jc w:val="center"/>
            </w:pPr>
            <w:r w:rsidRPr="00774D80">
              <w:t>President</w:t>
            </w:r>
          </w:p>
          <w:p w14:paraId="14043EE8" w14:textId="77777777" w:rsidR="00E7493F" w:rsidRPr="00774D80" w:rsidRDefault="00E7493F" w:rsidP="009E32CD">
            <w:pPr>
              <w:jc w:val="center"/>
            </w:pP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01EE0DDF" w14:textId="77777777" w:rsidR="00E7493F" w:rsidRPr="00774D80" w:rsidRDefault="00E7493F" w:rsidP="009E32CD"/>
        </w:tc>
      </w:tr>
      <w:tr w:rsidR="001F7B58" w:rsidRPr="00774D80" w14:paraId="78444307" w14:textId="77777777" w:rsidTr="009E32CD">
        <w:trPr>
          <w:trHeight w:val="161"/>
          <w:jc w:val="center"/>
        </w:trPr>
        <w:tc>
          <w:tcPr>
            <w:tcW w:w="676" w:type="dxa"/>
            <w:tcBorders>
              <w:bottom w:val="single" w:sz="4" w:space="0" w:color="auto"/>
            </w:tcBorders>
          </w:tcPr>
          <w:p w14:paraId="097648CD" w14:textId="77777777" w:rsidR="001F7B58" w:rsidRPr="00774D80" w:rsidRDefault="001F7B58" w:rsidP="009E32CD">
            <w:pPr>
              <w:jc w:val="center"/>
            </w:pPr>
            <w:r w:rsidRPr="00774D80">
              <w:t>2</w:t>
            </w:r>
          </w:p>
        </w:tc>
        <w:tc>
          <w:tcPr>
            <w:tcW w:w="5427" w:type="dxa"/>
            <w:tcBorders>
              <w:bottom w:val="single" w:sz="4" w:space="0" w:color="auto"/>
            </w:tcBorders>
          </w:tcPr>
          <w:p w14:paraId="6EEADC9B" w14:textId="72D9420A" w:rsidR="00B477F0" w:rsidRPr="00774D80" w:rsidRDefault="003676AF" w:rsidP="009E32CD">
            <w:pPr>
              <w:tabs>
                <w:tab w:val="left" w:pos="1196"/>
              </w:tabs>
            </w:pPr>
            <w:r w:rsidRPr="00774D80">
              <w:t xml:space="preserve">Prepare engagement proposal to a </w:t>
            </w:r>
            <w:r w:rsidR="000F2687" w:rsidRPr="00774D80">
              <w:t>prospective/</w:t>
            </w:r>
            <w:r w:rsidRPr="00774D80">
              <w:t xml:space="preserve">potential </w:t>
            </w:r>
            <w:r w:rsidR="00B23997" w:rsidRPr="00774D80">
              <w:t>client.</w:t>
            </w:r>
          </w:p>
          <w:p w14:paraId="65E8170D" w14:textId="291A3EE0" w:rsidR="00FC4274" w:rsidRPr="00774D80" w:rsidRDefault="00FC4274" w:rsidP="009E32CD">
            <w:pPr>
              <w:tabs>
                <w:tab w:val="left" w:pos="1196"/>
              </w:tabs>
            </w:pP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22FA856A" w14:textId="77777777" w:rsidR="001F7B58" w:rsidRPr="00774D80" w:rsidRDefault="000D77A0" w:rsidP="009E32CD">
            <w:pPr>
              <w:jc w:val="center"/>
            </w:pPr>
            <w:r w:rsidRPr="00774D80">
              <w:t>Marketing Manager</w:t>
            </w:r>
          </w:p>
          <w:p w14:paraId="13C92B9C" w14:textId="2B09687E" w:rsidR="000D77A0" w:rsidRPr="00774D80" w:rsidRDefault="000D77A0" w:rsidP="009E32CD">
            <w:pPr>
              <w:jc w:val="center"/>
            </w:pPr>
          </w:p>
        </w:tc>
        <w:tc>
          <w:tcPr>
            <w:tcW w:w="1674" w:type="dxa"/>
            <w:tcBorders>
              <w:bottom w:val="single" w:sz="4" w:space="0" w:color="auto"/>
            </w:tcBorders>
          </w:tcPr>
          <w:p w14:paraId="279ACA01" w14:textId="74DF972B" w:rsidR="003961E9" w:rsidRPr="00774D80" w:rsidRDefault="00A347D7" w:rsidP="009E32CD">
            <w:r w:rsidRPr="00774D80">
              <w:t>Engagement proposal</w:t>
            </w:r>
          </w:p>
        </w:tc>
      </w:tr>
      <w:tr w:rsidR="001F7B58" w:rsidRPr="00774D80" w14:paraId="7E249E02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6C5C" w14:textId="77777777" w:rsidR="001F7B58" w:rsidRPr="00774D80" w:rsidRDefault="001F7B58" w:rsidP="009E32CD">
            <w:pPr>
              <w:jc w:val="center"/>
            </w:pPr>
            <w:r w:rsidRPr="00774D80">
              <w:t>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A8FC8" w14:textId="77777777" w:rsidR="00B94972" w:rsidRPr="00774D80" w:rsidRDefault="005373C8" w:rsidP="00B94972">
            <w:r w:rsidRPr="00774D80">
              <w:t>Review engagement proposal.</w:t>
            </w:r>
          </w:p>
          <w:p w14:paraId="211B3215" w14:textId="68F14E6D" w:rsidR="005373C8" w:rsidRPr="00774D80" w:rsidRDefault="005373C8" w:rsidP="00B94972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BE1FE" w14:textId="77777777" w:rsidR="001F7B58" w:rsidRPr="00774D80" w:rsidRDefault="00664644" w:rsidP="009E32CD">
            <w:pPr>
              <w:jc w:val="center"/>
            </w:pPr>
            <w:r w:rsidRPr="00774D80">
              <w:t>SVP Marketing and Operations</w:t>
            </w:r>
          </w:p>
          <w:p w14:paraId="2B5D214D" w14:textId="0B537854" w:rsidR="00664644" w:rsidRPr="00774D80" w:rsidRDefault="00664644" w:rsidP="009E32CD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3605D" w14:textId="0EB69D64" w:rsidR="001F7B58" w:rsidRPr="00774D80" w:rsidRDefault="00A347D7" w:rsidP="009E32CD">
            <w:r w:rsidRPr="00774D80">
              <w:t>Engagement proposal</w:t>
            </w:r>
          </w:p>
        </w:tc>
      </w:tr>
      <w:tr w:rsidR="001F7B58" w:rsidRPr="00774D80" w14:paraId="686A184C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A4D7" w14:textId="77777777" w:rsidR="001F7B58" w:rsidRPr="00774D80" w:rsidRDefault="001F7B58" w:rsidP="009E32CD">
            <w:pPr>
              <w:jc w:val="center"/>
            </w:pPr>
            <w:r w:rsidRPr="00774D80">
              <w:t>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0B21" w14:textId="77777777" w:rsidR="00633633" w:rsidRPr="00774D80" w:rsidRDefault="005373C8" w:rsidP="009E32CD">
            <w:r w:rsidRPr="00774D80">
              <w:t>Approve engagement proposal.</w:t>
            </w:r>
          </w:p>
          <w:p w14:paraId="4117DC2B" w14:textId="27AEFA74" w:rsidR="005373C8" w:rsidRPr="00774D80" w:rsidRDefault="005373C8" w:rsidP="009E32CD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62E05" w14:textId="6C69C5D9" w:rsidR="003846C8" w:rsidRPr="00774D80" w:rsidRDefault="00664644" w:rsidP="009E32CD">
            <w:pPr>
              <w:jc w:val="center"/>
            </w:pPr>
            <w:r w:rsidRPr="00774D80">
              <w:t>President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45ACA" w14:textId="77777777" w:rsidR="003000A2" w:rsidRPr="00774D80" w:rsidRDefault="00A347D7" w:rsidP="009E32CD">
            <w:r w:rsidRPr="00774D80">
              <w:t>Engagement proposal</w:t>
            </w:r>
          </w:p>
          <w:p w14:paraId="2A004BD6" w14:textId="0BEE3F05" w:rsidR="00A347D7" w:rsidRPr="00774D80" w:rsidRDefault="00A347D7" w:rsidP="009E32CD"/>
        </w:tc>
      </w:tr>
      <w:tr w:rsidR="000659A3" w:rsidRPr="00774D80" w14:paraId="2C6C1B1C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075B" w14:textId="77777777" w:rsidR="000659A3" w:rsidRPr="00774D80" w:rsidRDefault="000659A3" w:rsidP="000659A3">
            <w:pPr>
              <w:jc w:val="center"/>
            </w:pPr>
            <w:r w:rsidRPr="00774D80">
              <w:t>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C447A" w14:textId="753BC04F" w:rsidR="000659A3" w:rsidRPr="00774D80" w:rsidRDefault="000659A3" w:rsidP="000659A3">
            <w:r w:rsidRPr="00774D80">
              <w:t xml:space="preserve">Forward </w:t>
            </w:r>
            <w:r w:rsidR="002A42E9" w:rsidRPr="00774D80">
              <w:t xml:space="preserve">duly approved </w:t>
            </w:r>
            <w:r w:rsidRPr="00774D80">
              <w:t>engagement proposal to prospective</w:t>
            </w:r>
            <w:r w:rsidR="00B132DF" w:rsidRPr="00774D80">
              <w:t>/potential</w:t>
            </w:r>
            <w:r w:rsidRPr="00774D80">
              <w:t xml:space="preserve"> client.</w:t>
            </w:r>
          </w:p>
          <w:p w14:paraId="41970709" w14:textId="2DC0ABCD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F814C" w14:textId="77777777" w:rsidR="000659A3" w:rsidRPr="00774D80" w:rsidRDefault="000659A3" w:rsidP="000659A3">
            <w:pPr>
              <w:jc w:val="center"/>
            </w:pPr>
            <w:r w:rsidRPr="00774D80">
              <w:t>Marketing Manager</w:t>
            </w:r>
          </w:p>
          <w:p w14:paraId="59F5BF4E" w14:textId="2723FB61" w:rsidR="000659A3" w:rsidRPr="00774D80" w:rsidRDefault="000659A3" w:rsidP="000659A3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907C6" w14:textId="1DFF7ED4" w:rsidR="000659A3" w:rsidRPr="00774D80" w:rsidRDefault="000659A3" w:rsidP="00B76503"/>
        </w:tc>
      </w:tr>
      <w:tr w:rsidR="000659A3" w:rsidRPr="00774D80" w14:paraId="5B8C30AB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8D564" w14:textId="77777777" w:rsidR="000659A3" w:rsidRPr="00774D80" w:rsidRDefault="000659A3" w:rsidP="000659A3">
            <w:pPr>
              <w:jc w:val="center"/>
            </w:pPr>
            <w:r w:rsidRPr="00774D80">
              <w:lastRenderedPageBreak/>
              <w:t>6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05E7" w14:textId="37DBE8B0" w:rsidR="00C64650" w:rsidRPr="00774D80" w:rsidRDefault="000659A3" w:rsidP="000659A3">
            <w:r w:rsidRPr="00774D80">
              <w:t>If proposal is accepted, set up a close meeting and discuss in detail</w:t>
            </w:r>
            <w:r w:rsidR="00C64650" w:rsidRPr="00774D80">
              <w:t xml:space="preserve"> the following</w:t>
            </w:r>
            <w:r w:rsidR="006A5A20" w:rsidRPr="00774D80">
              <w:t>:</w:t>
            </w:r>
          </w:p>
          <w:p w14:paraId="19989D77" w14:textId="77777777" w:rsidR="00C64650" w:rsidRPr="00774D80" w:rsidRDefault="00C64650" w:rsidP="000659A3"/>
          <w:p w14:paraId="67FC47AC" w14:textId="7C74340D" w:rsidR="00C64650" w:rsidRPr="00774D80" w:rsidRDefault="00C64650" w:rsidP="00655B4D">
            <w:pPr>
              <w:pStyle w:val="ListParagraph"/>
              <w:numPr>
                <w:ilvl w:val="0"/>
                <w:numId w:val="5"/>
              </w:numPr>
            </w:pPr>
            <w:r w:rsidRPr="00774D80">
              <w:t>T</w:t>
            </w:r>
            <w:r w:rsidR="000659A3" w:rsidRPr="00774D80">
              <w:t xml:space="preserve">ypes and scope of </w:t>
            </w:r>
            <w:r w:rsidRPr="00774D80">
              <w:t>services</w:t>
            </w:r>
            <w:r w:rsidR="006B235E" w:rsidRPr="00774D80">
              <w:t xml:space="preserve"> able to provide</w:t>
            </w:r>
          </w:p>
          <w:p w14:paraId="21CDDC5D" w14:textId="3AAA0517" w:rsidR="004A22FA" w:rsidRPr="00774D80" w:rsidRDefault="004A22FA" w:rsidP="00655B4D">
            <w:pPr>
              <w:pStyle w:val="ListParagraph"/>
              <w:numPr>
                <w:ilvl w:val="0"/>
                <w:numId w:val="5"/>
              </w:numPr>
            </w:pPr>
            <w:r w:rsidRPr="00774D80">
              <w:t>Prospective client’</w:t>
            </w:r>
            <w:r w:rsidR="00DC6AEE" w:rsidRPr="00774D80">
              <w:t xml:space="preserve">s needs and other </w:t>
            </w:r>
            <w:r w:rsidRPr="00774D80">
              <w:t>requirements</w:t>
            </w:r>
          </w:p>
          <w:p w14:paraId="1842BCC4" w14:textId="3C82FC89" w:rsidR="00023B99" w:rsidRPr="00774D80" w:rsidRDefault="00FB3661" w:rsidP="00655B4D">
            <w:pPr>
              <w:pStyle w:val="ListParagraph"/>
              <w:numPr>
                <w:ilvl w:val="0"/>
                <w:numId w:val="5"/>
              </w:numPr>
            </w:pPr>
            <w:r w:rsidRPr="00774D80">
              <w:t xml:space="preserve">Other terms or </w:t>
            </w:r>
            <w:r w:rsidR="000659A3" w:rsidRPr="00774D80">
              <w:t>agreement</w:t>
            </w:r>
          </w:p>
          <w:p w14:paraId="76E5B36D" w14:textId="5FDC88C0" w:rsidR="00023B99" w:rsidRPr="00774D80" w:rsidRDefault="00023B99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15B73" w14:textId="4D14D50E" w:rsidR="000659A3" w:rsidRPr="00774D80" w:rsidRDefault="000659A3" w:rsidP="000659A3">
            <w:pPr>
              <w:jc w:val="center"/>
            </w:pPr>
            <w:r w:rsidRPr="00774D80">
              <w:t>Marketing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388C" w14:textId="77777777" w:rsidR="000659A3" w:rsidRPr="00774D80" w:rsidRDefault="000659A3" w:rsidP="000659A3"/>
        </w:tc>
      </w:tr>
      <w:tr w:rsidR="000659A3" w:rsidRPr="00774D80" w14:paraId="70933C82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08C56" w14:textId="0E4CDC85" w:rsidR="000659A3" w:rsidRPr="00774D80" w:rsidRDefault="000659A3" w:rsidP="000659A3">
            <w:pPr>
              <w:jc w:val="center"/>
            </w:pPr>
            <w:r w:rsidRPr="00774D80">
              <w:t>7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714B0" w14:textId="4F4C863F" w:rsidR="000659A3" w:rsidRPr="00774D80" w:rsidRDefault="000659A3" w:rsidP="000659A3">
            <w:pPr>
              <w:tabs>
                <w:tab w:val="left" w:pos="4530"/>
              </w:tabs>
            </w:pPr>
            <w:r w:rsidRPr="00774D80">
              <w:t>Prepare contract.</w:t>
            </w:r>
          </w:p>
          <w:p w14:paraId="272007D3" w14:textId="03CD4805" w:rsidR="002553B1" w:rsidRPr="00774D80" w:rsidRDefault="002553B1" w:rsidP="000659A3">
            <w:pPr>
              <w:tabs>
                <w:tab w:val="left" w:pos="4530"/>
              </w:tabs>
            </w:pPr>
          </w:p>
          <w:p w14:paraId="08D48B99" w14:textId="7250F6FC" w:rsidR="002553B1" w:rsidRPr="00774D80" w:rsidRDefault="002553B1" w:rsidP="000659A3">
            <w:pPr>
              <w:tabs>
                <w:tab w:val="left" w:pos="4530"/>
              </w:tabs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C2394" w14:textId="28DBE8E9" w:rsidR="000659A3" w:rsidRPr="00774D80" w:rsidRDefault="000659A3" w:rsidP="003106C7">
            <w:pPr>
              <w:jc w:val="center"/>
            </w:pPr>
            <w:r w:rsidRPr="00774D80">
              <w:t>Marketing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DCB0B" w14:textId="7907DB66" w:rsidR="000659A3" w:rsidRPr="00774D80" w:rsidRDefault="00586534" w:rsidP="000659A3">
            <w:r w:rsidRPr="00774D80">
              <w:t>Contract</w:t>
            </w:r>
          </w:p>
        </w:tc>
      </w:tr>
      <w:tr w:rsidR="000659A3" w:rsidRPr="00774D80" w14:paraId="591F9DE9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3F9D9" w14:textId="4619797D" w:rsidR="000659A3" w:rsidRPr="00774D80" w:rsidRDefault="000659A3" w:rsidP="000659A3">
            <w:pPr>
              <w:jc w:val="center"/>
            </w:pPr>
            <w:r w:rsidRPr="00774D80">
              <w:t>8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8F70B" w14:textId="77777777" w:rsidR="000659A3" w:rsidRPr="00774D80" w:rsidRDefault="000659A3" w:rsidP="000659A3">
            <w:r w:rsidRPr="00774D80">
              <w:t>Review and sign contract.</w:t>
            </w:r>
          </w:p>
          <w:p w14:paraId="0D2B8DD9" w14:textId="3CC27115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2AB5" w14:textId="77777777" w:rsidR="000659A3" w:rsidRPr="00774D80" w:rsidRDefault="000659A3" w:rsidP="000659A3">
            <w:pPr>
              <w:jc w:val="center"/>
            </w:pPr>
            <w:r w:rsidRPr="00774D80">
              <w:t>SVP Marketing and Operations</w:t>
            </w:r>
          </w:p>
          <w:p w14:paraId="09932F01" w14:textId="61420C5B" w:rsidR="000659A3" w:rsidRPr="00774D80" w:rsidRDefault="000659A3" w:rsidP="000659A3">
            <w:pPr>
              <w:jc w:val="center"/>
            </w:pPr>
            <w:r w:rsidRPr="00774D80">
              <w:t>/President</w:t>
            </w:r>
          </w:p>
          <w:p w14:paraId="5AED6864" w14:textId="0FDAC708" w:rsidR="000659A3" w:rsidRPr="00774D80" w:rsidRDefault="000659A3" w:rsidP="003106C7"/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AA4C2" w14:textId="73590AF8" w:rsidR="000659A3" w:rsidRPr="00774D80" w:rsidRDefault="00586534" w:rsidP="000659A3">
            <w:r w:rsidRPr="00774D80">
              <w:t>Contract</w:t>
            </w:r>
          </w:p>
        </w:tc>
      </w:tr>
      <w:tr w:rsidR="000659A3" w:rsidRPr="00774D80" w14:paraId="55CE76E0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4B61" w14:textId="560FA595" w:rsidR="000659A3" w:rsidRPr="00774D80" w:rsidRDefault="000659A3" w:rsidP="000659A3">
            <w:pPr>
              <w:jc w:val="center"/>
            </w:pPr>
            <w:r w:rsidRPr="00774D80">
              <w:t>9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3DF02" w14:textId="77777777" w:rsidR="000659A3" w:rsidRPr="00774D80" w:rsidRDefault="000659A3" w:rsidP="000659A3">
            <w:r w:rsidRPr="00774D80">
              <w:t>Forward contract to prospective client.</w:t>
            </w:r>
          </w:p>
          <w:p w14:paraId="6B9AA273" w14:textId="377ED73C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1796" w14:textId="77777777" w:rsidR="000659A3" w:rsidRPr="00774D80" w:rsidRDefault="000659A3" w:rsidP="000659A3">
            <w:pPr>
              <w:jc w:val="center"/>
            </w:pPr>
            <w:r w:rsidRPr="00774D80">
              <w:t>Marketing Manager</w:t>
            </w:r>
          </w:p>
          <w:p w14:paraId="26570A4B" w14:textId="6A4EC94A" w:rsidR="000659A3" w:rsidRPr="00774D80" w:rsidRDefault="000659A3" w:rsidP="000659A3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2A41A" w14:textId="2254BCB5" w:rsidR="000659A3" w:rsidRPr="00774D80" w:rsidRDefault="00586534" w:rsidP="000659A3">
            <w:r w:rsidRPr="00774D80">
              <w:t>Contract</w:t>
            </w:r>
          </w:p>
        </w:tc>
      </w:tr>
      <w:tr w:rsidR="000659A3" w:rsidRPr="00774D80" w14:paraId="2EA38DB8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5BB1" w14:textId="2A46879C" w:rsidR="000659A3" w:rsidRPr="00774D80" w:rsidRDefault="000659A3" w:rsidP="000659A3">
            <w:pPr>
              <w:jc w:val="center"/>
            </w:pPr>
            <w:r w:rsidRPr="00774D80">
              <w:t>10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959DC" w14:textId="5FFDFCDE" w:rsidR="000659A3" w:rsidRPr="00774D80" w:rsidRDefault="00F64185" w:rsidP="00F64185">
            <w:r w:rsidRPr="00774D80">
              <w:t>Receive and review contract.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A93F9" w14:textId="77777777" w:rsidR="000659A3" w:rsidRPr="00774D80" w:rsidRDefault="000659A3" w:rsidP="000659A3">
            <w:pPr>
              <w:jc w:val="center"/>
            </w:pPr>
            <w:r w:rsidRPr="00774D80">
              <w:t>Prospective Client</w:t>
            </w:r>
          </w:p>
          <w:p w14:paraId="15B92E7B" w14:textId="038C8B59" w:rsidR="000659A3" w:rsidRPr="00774D80" w:rsidRDefault="000659A3" w:rsidP="000659A3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8EB30" w14:textId="2E51EA8A" w:rsidR="000659A3" w:rsidRPr="00774D80" w:rsidRDefault="008570E6" w:rsidP="000659A3">
            <w:r w:rsidRPr="00774D80">
              <w:t>Contract</w:t>
            </w:r>
          </w:p>
        </w:tc>
      </w:tr>
      <w:tr w:rsidR="000659A3" w:rsidRPr="00774D80" w14:paraId="61546378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A3C63" w14:textId="0341E3B7" w:rsidR="000659A3" w:rsidRPr="00774D80" w:rsidRDefault="000659A3" w:rsidP="000659A3">
            <w:pPr>
              <w:jc w:val="center"/>
            </w:pPr>
            <w:r w:rsidRPr="00774D80">
              <w:t>11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BE30" w14:textId="0CB53558" w:rsidR="000659A3" w:rsidRPr="00774D80" w:rsidRDefault="000659A3" w:rsidP="000659A3">
            <w:r w:rsidRPr="00774D80">
              <w:t>If the prospective client requires amendment or special provision to the contract, the Marketing Manager must prepare an addendum to the contract.</w:t>
            </w:r>
          </w:p>
          <w:p w14:paraId="227B572B" w14:textId="54F43F85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BBEBF" w14:textId="2336BD52" w:rsidR="000659A3" w:rsidRPr="00774D80" w:rsidRDefault="000659A3" w:rsidP="000659A3">
            <w:pPr>
              <w:jc w:val="center"/>
            </w:pPr>
            <w:r w:rsidRPr="00774D80">
              <w:t>Marketing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19315" w14:textId="0287D368" w:rsidR="000659A3" w:rsidRPr="00774D80" w:rsidRDefault="008570E6" w:rsidP="000659A3">
            <w:r w:rsidRPr="00774D80">
              <w:t>Addendum</w:t>
            </w:r>
          </w:p>
        </w:tc>
      </w:tr>
      <w:tr w:rsidR="000659A3" w:rsidRPr="00774D80" w14:paraId="2CC95788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EC28D" w14:textId="6AF0AEEE" w:rsidR="000659A3" w:rsidRPr="00774D80" w:rsidRDefault="000659A3" w:rsidP="000659A3">
            <w:pPr>
              <w:jc w:val="center"/>
            </w:pPr>
            <w:r w:rsidRPr="00774D80">
              <w:t>12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A701E" w14:textId="524EF4BB" w:rsidR="000659A3" w:rsidRPr="00774D80" w:rsidRDefault="000659A3" w:rsidP="000659A3">
            <w:r w:rsidRPr="00774D80">
              <w:t>Review and sign addendum.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3B2CB" w14:textId="77777777" w:rsidR="000659A3" w:rsidRPr="00774D80" w:rsidRDefault="000659A3" w:rsidP="000659A3">
            <w:pPr>
              <w:jc w:val="center"/>
            </w:pPr>
            <w:r w:rsidRPr="00774D80">
              <w:t>SVP Marketing and Operations</w:t>
            </w:r>
          </w:p>
          <w:p w14:paraId="224ED00B" w14:textId="77777777" w:rsidR="000659A3" w:rsidRPr="00774D80" w:rsidRDefault="000659A3" w:rsidP="000659A3">
            <w:pPr>
              <w:jc w:val="center"/>
            </w:pPr>
            <w:r w:rsidRPr="00774D80">
              <w:t>/President</w:t>
            </w:r>
          </w:p>
          <w:p w14:paraId="286C0106" w14:textId="77777777" w:rsidR="000659A3" w:rsidRPr="00774D80" w:rsidRDefault="000659A3" w:rsidP="000659A3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F9A7" w14:textId="19C89587" w:rsidR="000659A3" w:rsidRPr="00774D80" w:rsidRDefault="008570E6" w:rsidP="000659A3">
            <w:r w:rsidRPr="00774D80">
              <w:t>Addendum</w:t>
            </w:r>
          </w:p>
        </w:tc>
      </w:tr>
      <w:tr w:rsidR="000659A3" w:rsidRPr="00774D80" w14:paraId="65114703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53EA" w14:textId="7A71628C" w:rsidR="000659A3" w:rsidRPr="00774D80" w:rsidRDefault="000659A3" w:rsidP="000659A3">
            <w:pPr>
              <w:jc w:val="center"/>
            </w:pPr>
            <w:r w:rsidRPr="00774D80">
              <w:t>13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30CC9" w14:textId="77777777" w:rsidR="000659A3" w:rsidRPr="00774D80" w:rsidRDefault="000659A3" w:rsidP="000659A3">
            <w:r w:rsidRPr="00774D80">
              <w:t>Conform and sign to the addendum.</w:t>
            </w:r>
          </w:p>
          <w:p w14:paraId="057509C2" w14:textId="0CBFAB15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36751" w14:textId="77777777" w:rsidR="007D0E84" w:rsidRPr="00774D80" w:rsidRDefault="000659A3" w:rsidP="007D0E84">
            <w:pPr>
              <w:jc w:val="center"/>
            </w:pPr>
            <w:r w:rsidRPr="00774D80">
              <w:t>Prospective Client</w:t>
            </w:r>
          </w:p>
          <w:p w14:paraId="57609BF3" w14:textId="77777777" w:rsidR="007D0E84" w:rsidRPr="00774D80" w:rsidRDefault="007D0E84" w:rsidP="007D0E84">
            <w:pPr>
              <w:jc w:val="center"/>
            </w:pPr>
          </w:p>
          <w:p w14:paraId="76041178" w14:textId="1E950EAC" w:rsidR="007D0E84" w:rsidRPr="00774D80" w:rsidRDefault="007D0E84" w:rsidP="007D0E84">
            <w:pPr>
              <w:jc w:val="center"/>
            </w:pP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1910" w14:textId="2220DD31" w:rsidR="000659A3" w:rsidRPr="00774D80" w:rsidRDefault="008570E6" w:rsidP="000659A3">
            <w:r w:rsidRPr="00774D80">
              <w:t>Addendum</w:t>
            </w:r>
          </w:p>
        </w:tc>
      </w:tr>
      <w:tr w:rsidR="000659A3" w:rsidRPr="00774D80" w14:paraId="6BD61F2E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2D9E3" w14:textId="0C852FA6" w:rsidR="000659A3" w:rsidRPr="00774D80" w:rsidRDefault="000659A3" w:rsidP="000659A3">
            <w:pPr>
              <w:jc w:val="center"/>
            </w:pPr>
            <w:r w:rsidRPr="00774D80">
              <w:lastRenderedPageBreak/>
              <w:t>14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EF12F" w14:textId="308B7C06" w:rsidR="000659A3" w:rsidRPr="00774D80" w:rsidRDefault="000659A3" w:rsidP="000659A3">
            <w:r w:rsidRPr="00774D80">
              <w:t xml:space="preserve">Receive duly </w:t>
            </w:r>
            <w:r w:rsidR="002B1C48" w:rsidRPr="00774D80">
              <w:t>signed</w:t>
            </w:r>
            <w:r w:rsidRPr="00774D80">
              <w:t xml:space="preserve"> contracts and addendu</w:t>
            </w:r>
            <w:r w:rsidR="002B1C48" w:rsidRPr="00774D80">
              <w:t>m, if any.</w:t>
            </w:r>
          </w:p>
          <w:p w14:paraId="720DBA58" w14:textId="3CE78B7C" w:rsidR="000659A3" w:rsidRPr="00774D80" w:rsidRDefault="000659A3" w:rsidP="000659A3"/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2BCDB" w14:textId="4781799E" w:rsidR="000659A3" w:rsidRPr="00774D80" w:rsidRDefault="000659A3" w:rsidP="000659A3">
            <w:pPr>
              <w:jc w:val="center"/>
            </w:pPr>
            <w:r w:rsidRPr="00774D80">
              <w:t>Marketing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6CBDC" w14:textId="4F3FF834" w:rsidR="000659A3" w:rsidRPr="00774D80" w:rsidRDefault="00D011F3" w:rsidP="000659A3">
            <w:r w:rsidRPr="00774D80">
              <w:t>Duly</w:t>
            </w:r>
            <w:r w:rsidR="002B1C48" w:rsidRPr="00774D80">
              <w:t xml:space="preserve"> signed </w:t>
            </w:r>
            <w:r w:rsidRPr="00774D80">
              <w:t>contract and addendum</w:t>
            </w:r>
            <w:r w:rsidR="002B1C48" w:rsidRPr="00774D80">
              <w:t>, if any</w:t>
            </w:r>
          </w:p>
          <w:p w14:paraId="4B03CCD7" w14:textId="795E6788" w:rsidR="00D011F3" w:rsidRPr="00774D80" w:rsidRDefault="00D011F3" w:rsidP="000659A3"/>
        </w:tc>
      </w:tr>
      <w:tr w:rsidR="002B1C48" w:rsidRPr="00774D80" w14:paraId="656B672A" w14:textId="77777777" w:rsidTr="009E32CD">
        <w:trPr>
          <w:trHeight w:val="77"/>
          <w:jc w:val="center"/>
        </w:trPr>
        <w:tc>
          <w:tcPr>
            <w:tcW w:w="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38D4" w14:textId="6CC64971" w:rsidR="002B1C48" w:rsidRPr="00774D80" w:rsidRDefault="002B1C48" w:rsidP="000659A3">
            <w:pPr>
              <w:jc w:val="center"/>
            </w:pPr>
            <w:r w:rsidRPr="00774D80">
              <w:t>15</w:t>
            </w:r>
          </w:p>
        </w:tc>
        <w:tc>
          <w:tcPr>
            <w:tcW w:w="54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8DFC6" w14:textId="14C3BB7E" w:rsidR="002B1C48" w:rsidRPr="00774D80" w:rsidRDefault="002B1C48" w:rsidP="000659A3">
            <w:r w:rsidRPr="00774D80">
              <w:t>Notarized duly signed contracts and addendum, if any.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DA911" w14:textId="37594ED0" w:rsidR="002B1C48" w:rsidRPr="00774D80" w:rsidRDefault="002B1C48" w:rsidP="000659A3">
            <w:pPr>
              <w:jc w:val="center"/>
            </w:pPr>
            <w:r w:rsidRPr="00774D80">
              <w:t>Marketing Manager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106D2" w14:textId="65AAA773" w:rsidR="002B1C48" w:rsidRPr="00774D80" w:rsidRDefault="002B1C48" w:rsidP="002B1C48">
            <w:r w:rsidRPr="00774D80">
              <w:t>Duly signed and notarized contract and addendum, if any</w:t>
            </w:r>
          </w:p>
          <w:p w14:paraId="044BA7A7" w14:textId="77777777" w:rsidR="002B1C48" w:rsidRPr="00774D80" w:rsidRDefault="002B1C48" w:rsidP="000659A3"/>
        </w:tc>
      </w:tr>
    </w:tbl>
    <w:p w14:paraId="54D57DEB" w14:textId="77777777" w:rsidR="001F7B58" w:rsidRPr="00774D80" w:rsidRDefault="001F7B58" w:rsidP="00CD4DF5"/>
    <w:tbl>
      <w:tblPr>
        <w:tblW w:w="939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5427"/>
        <w:gridCol w:w="1620"/>
        <w:gridCol w:w="1674"/>
        <w:tblGridChange w:id="90">
          <w:tblGrid>
            <w:gridCol w:w="676"/>
            <w:gridCol w:w="5427"/>
            <w:gridCol w:w="1620"/>
            <w:gridCol w:w="1674"/>
          </w:tblGrid>
        </w:tblGridChange>
      </w:tblGrid>
      <w:tr w:rsidR="000566B2" w:rsidRPr="00774D80" w14:paraId="572AB46A" w14:textId="77777777" w:rsidTr="00FB0A45">
        <w:trPr>
          <w:trHeight w:val="287"/>
          <w:tblHeader/>
          <w:jc w:val="center"/>
          <w:ins w:id="91" w:author="Noel M. Cainglet" w:date="2017-09-23T11:16:00Z"/>
        </w:trPr>
        <w:tc>
          <w:tcPr>
            <w:tcW w:w="9397" w:type="dxa"/>
            <w:gridSpan w:val="4"/>
          </w:tcPr>
          <w:p w14:paraId="0934BD97" w14:textId="77777777" w:rsidR="000566B2" w:rsidRPr="00774D80" w:rsidRDefault="000566B2" w:rsidP="00FB0A45">
            <w:pPr>
              <w:tabs>
                <w:tab w:val="left" w:pos="3735"/>
                <w:tab w:val="center" w:pos="4590"/>
              </w:tabs>
              <w:rPr>
                <w:ins w:id="92" w:author="Noel M. Cainglet" w:date="2017-09-23T11:16:00Z"/>
                <w:sz w:val="16"/>
                <w:szCs w:val="16"/>
              </w:rPr>
            </w:pPr>
          </w:p>
          <w:p w14:paraId="475A07BF" w14:textId="7F7702F4" w:rsidR="000566B2" w:rsidRPr="00774D80" w:rsidRDefault="00C47589" w:rsidP="00FB0A45">
            <w:pPr>
              <w:tabs>
                <w:tab w:val="left" w:pos="3735"/>
                <w:tab w:val="center" w:pos="4590"/>
              </w:tabs>
              <w:jc w:val="center"/>
              <w:rPr>
                <w:ins w:id="93" w:author="Noel M. Cainglet" w:date="2017-09-23T11:16:00Z"/>
              </w:rPr>
            </w:pPr>
            <w:r w:rsidRPr="00774D80">
              <w:t>Preparation of Service Order</w:t>
            </w:r>
          </w:p>
          <w:p w14:paraId="63E80593" w14:textId="77777777" w:rsidR="000566B2" w:rsidRPr="00774D80" w:rsidRDefault="000566B2" w:rsidP="00FB0A45">
            <w:pPr>
              <w:rPr>
                <w:ins w:id="94" w:author="Noel M. Cainglet" w:date="2017-09-23T11:16:00Z"/>
                <w:sz w:val="16"/>
                <w:szCs w:val="16"/>
              </w:rPr>
            </w:pPr>
          </w:p>
        </w:tc>
      </w:tr>
      <w:tr w:rsidR="000566B2" w:rsidRPr="00774D80" w14:paraId="3E84D578" w14:textId="77777777" w:rsidTr="00FB0A45">
        <w:trPr>
          <w:trHeight w:val="339"/>
          <w:tblHeader/>
          <w:jc w:val="center"/>
          <w:ins w:id="95" w:author="Noel M. Cainglet" w:date="2017-09-23T11:16:00Z"/>
        </w:trPr>
        <w:tc>
          <w:tcPr>
            <w:tcW w:w="676" w:type="dxa"/>
            <w:vAlign w:val="bottom"/>
          </w:tcPr>
          <w:p w14:paraId="1C582273" w14:textId="77777777" w:rsidR="000566B2" w:rsidRPr="00774D80" w:rsidRDefault="000566B2" w:rsidP="00FB0A45">
            <w:pPr>
              <w:jc w:val="center"/>
              <w:rPr>
                <w:ins w:id="96" w:author="Noel M. Cainglet" w:date="2017-09-23T11:16:00Z"/>
              </w:rPr>
            </w:pPr>
            <w:ins w:id="97" w:author="Noel M. Cainglet" w:date="2017-09-23T11:16:00Z">
              <w:r w:rsidRPr="00774D80">
                <w:t>Step No.</w:t>
              </w:r>
            </w:ins>
          </w:p>
        </w:tc>
        <w:tc>
          <w:tcPr>
            <w:tcW w:w="5427" w:type="dxa"/>
            <w:vAlign w:val="bottom"/>
          </w:tcPr>
          <w:p w14:paraId="7C2E4461" w14:textId="77777777" w:rsidR="000566B2" w:rsidRPr="00774D80" w:rsidRDefault="000566B2" w:rsidP="00FB0A45">
            <w:pPr>
              <w:jc w:val="center"/>
              <w:rPr>
                <w:ins w:id="98" w:author="Noel M. Cainglet" w:date="2017-09-23T11:16:00Z"/>
              </w:rPr>
            </w:pPr>
            <w:ins w:id="99" w:author="Noel M. Cainglet" w:date="2017-09-23T11:16:00Z">
              <w:r w:rsidRPr="00774D80">
                <w:t>Activity</w:t>
              </w:r>
            </w:ins>
          </w:p>
        </w:tc>
        <w:tc>
          <w:tcPr>
            <w:tcW w:w="1620" w:type="dxa"/>
            <w:vAlign w:val="bottom"/>
          </w:tcPr>
          <w:p w14:paraId="16023CB2" w14:textId="77777777" w:rsidR="000566B2" w:rsidRPr="00774D80" w:rsidRDefault="000566B2" w:rsidP="00FB0A45">
            <w:pPr>
              <w:jc w:val="center"/>
              <w:rPr>
                <w:ins w:id="100" w:author="Noel M. Cainglet" w:date="2017-09-23T11:16:00Z"/>
              </w:rPr>
            </w:pPr>
            <w:ins w:id="101" w:author="Noel M. Cainglet" w:date="2017-09-23T11:16:00Z">
              <w:r w:rsidRPr="00774D80">
                <w:t>Personnel</w:t>
              </w:r>
            </w:ins>
          </w:p>
          <w:p w14:paraId="6EDF2B17" w14:textId="77777777" w:rsidR="000566B2" w:rsidRPr="00774D80" w:rsidRDefault="000566B2" w:rsidP="00FB0A45">
            <w:pPr>
              <w:jc w:val="center"/>
              <w:rPr>
                <w:ins w:id="102" w:author="Noel M. Cainglet" w:date="2017-09-23T11:16:00Z"/>
              </w:rPr>
            </w:pPr>
            <w:ins w:id="103" w:author="Noel M. Cainglet" w:date="2017-09-23T11:16:00Z">
              <w:r w:rsidRPr="00774D80">
                <w:t>Involved</w:t>
              </w:r>
            </w:ins>
          </w:p>
        </w:tc>
        <w:tc>
          <w:tcPr>
            <w:tcW w:w="1674" w:type="dxa"/>
            <w:vAlign w:val="bottom"/>
          </w:tcPr>
          <w:p w14:paraId="0284F491" w14:textId="77777777" w:rsidR="000566B2" w:rsidRPr="00774D80" w:rsidRDefault="000566B2" w:rsidP="00FB0A45">
            <w:pPr>
              <w:jc w:val="center"/>
              <w:rPr>
                <w:ins w:id="104" w:author="Noel M. Cainglet" w:date="2017-09-23T11:16:00Z"/>
              </w:rPr>
            </w:pPr>
            <w:ins w:id="105" w:author="Noel M. Cainglet" w:date="2017-09-23T11:16:00Z">
              <w:r w:rsidRPr="00774D80">
                <w:t>Business</w:t>
              </w:r>
            </w:ins>
          </w:p>
          <w:p w14:paraId="41A6FEAC" w14:textId="77777777" w:rsidR="000566B2" w:rsidRPr="00774D80" w:rsidRDefault="000566B2" w:rsidP="00FB0A45">
            <w:pPr>
              <w:jc w:val="center"/>
              <w:rPr>
                <w:ins w:id="106" w:author="Noel M. Cainglet" w:date="2017-09-23T11:16:00Z"/>
              </w:rPr>
            </w:pPr>
            <w:ins w:id="107" w:author="Noel M. Cainglet" w:date="2017-09-23T11:16:00Z">
              <w:r w:rsidRPr="00774D80">
                <w:t>Forms</w:t>
              </w:r>
            </w:ins>
          </w:p>
        </w:tc>
      </w:tr>
      <w:tr w:rsidR="000566B2" w:rsidRPr="00774D80" w14:paraId="20FB29EC" w14:textId="77777777" w:rsidTr="00BC32B4">
        <w:tblPrEx>
          <w:tblW w:w="9397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1E0" w:firstRow="1" w:lastRow="1" w:firstColumn="1" w:lastColumn="1" w:noHBand="0" w:noVBand="0"/>
          <w:tblPrExChange w:id="108" w:author="Noel M. Cainglet" w:date="2017-09-23T11:17:00Z">
            <w:tblPrEx>
              <w:tblW w:w="9397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Ex>
          </w:tblPrExChange>
        </w:tblPrEx>
        <w:trPr>
          <w:trHeight w:val="307"/>
          <w:jc w:val="center"/>
          <w:ins w:id="109" w:author="Noel M. Cainglet" w:date="2017-09-23T11:16:00Z"/>
          <w:trPrChange w:id="110" w:author="Noel M. Cainglet" w:date="2017-09-23T11:17:00Z">
            <w:trPr>
              <w:trHeight w:val="307"/>
              <w:jc w:val="center"/>
            </w:trPr>
          </w:trPrChange>
        </w:trPr>
        <w:tc>
          <w:tcPr>
            <w:tcW w:w="676" w:type="dxa"/>
            <w:tcPrChange w:id="111" w:author="Noel M. Cainglet" w:date="2017-09-23T11:17:00Z">
              <w:tcPr>
                <w:tcW w:w="676" w:type="dxa"/>
                <w:tcBorders>
                  <w:bottom w:val="single" w:sz="4" w:space="0" w:color="auto"/>
                </w:tcBorders>
              </w:tcPr>
            </w:tcPrChange>
          </w:tcPr>
          <w:p w14:paraId="08FE23EE" w14:textId="77777777" w:rsidR="000566B2" w:rsidRPr="00774D80" w:rsidRDefault="000566B2" w:rsidP="00FB0A45">
            <w:pPr>
              <w:jc w:val="center"/>
              <w:rPr>
                <w:ins w:id="112" w:author="Noel M. Cainglet" w:date="2017-09-23T11:16:00Z"/>
              </w:rPr>
            </w:pPr>
            <w:ins w:id="113" w:author="Noel M. Cainglet" w:date="2017-09-23T11:16:00Z">
              <w:r w:rsidRPr="00774D80">
                <w:t>1</w:t>
              </w:r>
            </w:ins>
          </w:p>
        </w:tc>
        <w:tc>
          <w:tcPr>
            <w:tcW w:w="5427" w:type="dxa"/>
            <w:tcPrChange w:id="114" w:author="Noel M. Cainglet" w:date="2017-09-23T11:17:00Z">
              <w:tcPr>
                <w:tcW w:w="5427" w:type="dxa"/>
                <w:tcBorders>
                  <w:bottom w:val="single" w:sz="4" w:space="0" w:color="auto"/>
                </w:tcBorders>
              </w:tcPr>
            </w:tcPrChange>
          </w:tcPr>
          <w:p w14:paraId="548C0239" w14:textId="77777777" w:rsidR="00BC32B4" w:rsidRPr="00774D80" w:rsidRDefault="00775F3B" w:rsidP="00FB0A45">
            <w:pPr>
              <w:rPr>
                <w:ins w:id="115" w:author="Noel M. Cainglet" w:date="2017-09-25T10:46:00Z"/>
              </w:rPr>
            </w:pPr>
            <w:ins w:id="116" w:author="Noel M. Cainglet" w:date="2017-09-25T10:46:00Z">
              <w:r w:rsidRPr="00774D80">
                <w:t>Receive duly accomplished and notarized contracts.</w:t>
              </w:r>
            </w:ins>
          </w:p>
          <w:p w14:paraId="18B511F1" w14:textId="241F0192" w:rsidR="00775F3B" w:rsidRPr="00774D80" w:rsidRDefault="00775F3B" w:rsidP="00FB0A45">
            <w:pPr>
              <w:rPr>
                <w:ins w:id="117" w:author="Noel M. Cainglet" w:date="2017-09-23T11:16:00Z"/>
              </w:rPr>
            </w:pPr>
          </w:p>
        </w:tc>
        <w:tc>
          <w:tcPr>
            <w:tcW w:w="1620" w:type="dxa"/>
            <w:tcPrChange w:id="118" w:author="Noel M. Cainglet" w:date="2017-09-23T11:17:00Z">
              <w:tcPr>
                <w:tcW w:w="1620" w:type="dxa"/>
                <w:tcBorders>
                  <w:bottom w:val="single" w:sz="4" w:space="0" w:color="auto"/>
                </w:tcBorders>
              </w:tcPr>
            </w:tcPrChange>
          </w:tcPr>
          <w:p w14:paraId="479B3DBB" w14:textId="77777777" w:rsidR="000566B2" w:rsidRPr="00774D80" w:rsidRDefault="00EE189F" w:rsidP="00FB0A45">
            <w:pPr>
              <w:jc w:val="center"/>
              <w:rPr>
                <w:ins w:id="119" w:author="Noel M. Cainglet" w:date="2017-09-25T10:48:00Z"/>
              </w:rPr>
            </w:pPr>
            <w:ins w:id="120" w:author="Noel M. Cainglet" w:date="2017-09-25T10:48:00Z">
              <w:r w:rsidRPr="00774D80">
                <w:t>Marketing Staff</w:t>
              </w:r>
            </w:ins>
          </w:p>
          <w:p w14:paraId="34782FC0" w14:textId="17B64C56" w:rsidR="00EE189F" w:rsidRPr="00774D80" w:rsidRDefault="00EE189F" w:rsidP="00FB0A45">
            <w:pPr>
              <w:jc w:val="center"/>
              <w:rPr>
                <w:ins w:id="121" w:author="Noel M. Cainglet" w:date="2017-09-23T11:16:00Z"/>
              </w:rPr>
            </w:pPr>
          </w:p>
        </w:tc>
        <w:tc>
          <w:tcPr>
            <w:tcW w:w="1674" w:type="dxa"/>
            <w:tcPrChange w:id="122" w:author="Noel M. Cainglet" w:date="2017-09-23T11:17:00Z">
              <w:tcPr>
                <w:tcW w:w="1674" w:type="dxa"/>
                <w:tcBorders>
                  <w:bottom w:val="single" w:sz="4" w:space="0" w:color="auto"/>
                </w:tcBorders>
              </w:tcPr>
            </w:tcPrChange>
          </w:tcPr>
          <w:p w14:paraId="01CC984B" w14:textId="77777777" w:rsidR="000566B2" w:rsidRPr="00774D80" w:rsidRDefault="000566B2" w:rsidP="00FB0A45">
            <w:pPr>
              <w:rPr>
                <w:ins w:id="123" w:author="Noel M. Cainglet" w:date="2017-09-23T11:16:00Z"/>
              </w:rPr>
            </w:pPr>
          </w:p>
        </w:tc>
      </w:tr>
      <w:tr w:rsidR="00FA3CAF" w:rsidRPr="00774D80" w14:paraId="617F5438" w14:textId="77777777" w:rsidTr="00BC32B4">
        <w:trPr>
          <w:trHeight w:val="307"/>
          <w:jc w:val="center"/>
          <w:ins w:id="124" w:author="Noel M. Cainglet" w:date="2017-09-23T11:17:00Z"/>
        </w:trPr>
        <w:tc>
          <w:tcPr>
            <w:tcW w:w="676" w:type="dxa"/>
          </w:tcPr>
          <w:p w14:paraId="332AD64B" w14:textId="15456F87" w:rsidR="00FA3CAF" w:rsidRPr="00774D80" w:rsidRDefault="00FA3CAF" w:rsidP="00FA3CAF">
            <w:pPr>
              <w:jc w:val="center"/>
              <w:rPr>
                <w:ins w:id="125" w:author="Noel M. Cainglet" w:date="2017-09-23T11:17:00Z"/>
              </w:rPr>
            </w:pPr>
            <w:ins w:id="126" w:author="Noel M. Cainglet" w:date="2017-09-23T11:17:00Z">
              <w:r w:rsidRPr="00774D80">
                <w:t>2</w:t>
              </w:r>
            </w:ins>
          </w:p>
        </w:tc>
        <w:tc>
          <w:tcPr>
            <w:tcW w:w="5427" w:type="dxa"/>
          </w:tcPr>
          <w:p w14:paraId="38EB691F" w14:textId="77777777" w:rsidR="00FA3CAF" w:rsidRPr="00774D80" w:rsidRDefault="00FA3CAF" w:rsidP="00FA3CAF">
            <w:pPr>
              <w:rPr>
                <w:ins w:id="127" w:author="Noel M. Cainglet" w:date="2017-09-25T10:46:00Z"/>
              </w:rPr>
            </w:pPr>
            <w:ins w:id="128" w:author="Noel M. Cainglet" w:date="2017-09-25T10:46:00Z">
              <w:r w:rsidRPr="00774D80">
                <w:t>Input contract data to ABAS. These include, but not limited to, the following:</w:t>
              </w:r>
            </w:ins>
          </w:p>
          <w:p w14:paraId="3A2CA42D" w14:textId="77777777" w:rsidR="00FA3CAF" w:rsidRPr="00774D80" w:rsidRDefault="00FA3CAF" w:rsidP="00FA3CAF">
            <w:pPr>
              <w:rPr>
                <w:ins w:id="129" w:author="Noel M. Cainglet" w:date="2017-09-25T10:46:00Z"/>
              </w:rPr>
            </w:pPr>
          </w:p>
          <w:p w14:paraId="57B5012D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30" w:author="Noel M. Cainglet" w:date="2017-09-25T10:47:00Z"/>
              </w:rPr>
              <w:pPrChange w:id="131" w:author="Noel M. Cainglet" w:date="2017-09-25T10:47:00Z">
                <w:pPr/>
              </w:pPrChange>
            </w:pPr>
            <w:ins w:id="132" w:author="Noel M. Cainglet" w:date="2017-09-25T10:47:00Z">
              <w:r w:rsidRPr="00774D80">
                <w:t>Contract date</w:t>
              </w:r>
            </w:ins>
          </w:p>
          <w:p w14:paraId="55FB104F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33" w:author="Noel M. Cainglet" w:date="2017-09-25T10:47:00Z"/>
              </w:rPr>
              <w:pPrChange w:id="134" w:author="Noel M. Cainglet" w:date="2017-09-25T10:47:00Z">
                <w:pPr/>
              </w:pPrChange>
            </w:pPr>
            <w:ins w:id="135" w:author="Noel M. Cainglet" w:date="2017-09-25T10:47:00Z">
              <w:r w:rsidRPr="00774D80">
                <w:t>Client ID</w:t>
              </w:r>
            </w:ins>
          </w:p>
          <w:p w14:paraId="1BAD954C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36" w:author="Noel M. Cainglet" w:date="2017-09-25T10:47:00Z"/>
              </w:rPr>
              <w:pPrChange w:id="137" w:author="Noel M. Cainglet" w:date="2017-09-25T10:47:00Z">
                <w:pPr/>
              </w:pPrChange>
            </w:pPr>
            <w:ins w:id="138" w:author="Noel M. Cainglet" w:date="2017-09-25T10:47:00Z">
              <w:r w:rsidRPr="00774D80">
                <w:t>Service</w:t>
              </w:r>
            </w:ins>
          </w:p>
          <w:p w14:paraId="6D453BFB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39" w:author="Noel M. Cainglet" w:date="2017-09-25T10:47:00Z"/>
              </w:rPr>
              <w:pPrChange w:id="140" w:author="Noel M. Cainglet" w:date="2017-09-25T10:47:00Z">
                <w:pPr/>
              </w:pPrChange>
            </w:pPr>
            <w:ins w:id="141" w:author="Noel M. Cainglet" w:date="2017-09-25T10:47:00Z">
              <w:r w:rsidRPr="00774D80">
                <w:t>Cargo</w:t>
              </w:r>
            </w:ins>
          </w:p>
          <w:p w14:paraId="141AEEF1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42" w:author="Noel M. Cainglet" w:date="2017-09-25T10:47:00Z"/>
              </w:rPr>
              <w:pPrChange w:id="143" w:author="Noel M. Cainglet" w:date="2017-09-25T10:47:00Z">
                <w:pPr/>
              </w:pPrChange>
            </w:pPr>
            <w:ins w:id="144" w:author="Noel M. Cainglet" w:date="2017-09-25T10:47:00Z">
              <w:r w:rsidRPr="00774D80">
                <w:t>Quantity</w:t>
              </w:r>
            </w:ins>
          </w:p>
          <w:p w14:paraId="684D569C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45" w:author="Noel M. Cainglet" w:date="2017-09-25T10:47:00Z"/>
              </w:rPr>
              <w:pPrChange w:id="146" w:author="Noel M. Cainglet" w:date="2017-09-25T10:47:00Z">
                <w:pPr/>
              </w:pPrChange>
            </w:pPr>
            <w:ins w:id="147" w:author="Noel M. Cainglet" w:date="2017-09-25T10:47:00Z">
              <w:r w:rsidRPr="00774D80">
                <w:t>Rate</w:t>
              </w:r>
            </w:ins>
          </w:p>
          <w:p w14:paraId="7A008E50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48" w:author="Noel M. Cainglet" w:date="2017-09-25T10:47:00Z"/>
              </w:rPr>
              <w:pPrChange w:id="149" w:author="Noel M. Cainglet" w:date="2017-09-25T10:47:00Z">
                <w:pPr/>
              </w:pPrChange>
            </w:pPr>
            <w:ins w:id="150" w:author="Noel M. Cainglet" w:date="2017-09-25T10:47:00Z">
              <w:r w:rsidRPr="00774D80">
                <w:t>Amount</w:t>
              </w:r>
            </w:ins>
          </w:p>
          <w:p w14:paraId="026085A2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51" w:author="Noel M. Cainglet" w:date="2017-09-25T10:47:00Z"/>
              </w:rPr>
              <w:pPrChange w:id="152" w:author="Noel M. Cainglet" w:date="2017-09-25T10:47:00Z">
                <w:pPr/>
              </w:pPrChange>
            </w:pPr>
            <w:ins w:id="153" w:author="Noel M. Cainglet" w:date="2017-09-25T10:47:00Z">
              <w:r w:rsidRPr="00774D80">
                <w:t>Contract status</w:t>
              </w:r>
            </w:ins>
          </w:p>
          <w:p w14:paraId="4BF340FD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54" w:author="Noel M. Cainglet" w:date="2017-09-25T10:47:00Z"/>
              </w:rPr>
              <w:pPrChange w:id="155" w:author="Noel M. Cainglet" w:date="2017-09-25T10:47:00Z">
                <w:pPr/>
              </w:pPrChange>
            </w:pPr>
            <w:ins w:id="156" w:author="Noel M. Cainglet" w:date="2017-09-25T10:47:00Z">
              <w:r w:rsidRPr="00774D80">
                <w:t>Remarks</w:t>
              </w:r>
            </w:ins>
          </w:p>
          <w:p w14:paraId="4E10F909" w14:textId="77777777" w:rsidR="00FA3CAF" w:rsidRPr="00774D80" w:rsidRDefault="00FA3CAF">
            <w:pPr>
              <w:pStyle w:val="ListParagraph"/>
              <w:numPr>
                <w:ilvl w:val="0"/>
                <w:numId w:val="20"/>
              </w:numPr>
              <w:rPr>
                <w:ins w:id="157" w:author="Noel M. Cainglet" w:date="2017-09-25T10:47:00Z"/>
              </w:rPr>
              <w:pPrChange w:id="158" w:author="Noel M. Cainglet" w:date="2017-09-25T10:47:00Z">
                <w:pPr/>
              </w:pPrChange>
            </w:pPr>
            <w:ins w:id="159" w:author="Noel M. Cainglet" w:date="2017-09-25T10:47:00Z">
              <w:r w:rsidRPr="00774D80">
                <w:t>Others</w:t>
              </w:r>
            </w:ins>
          </w:p>
          <w:p w14:paraId="5D6B9CC2" w14:textId="77777777" w:rsidR="00FA3CAF" w:rsidRPr="00774D80" w:rsidRDefault="00FA3CAF" w:rsidP="00FA3CAF"/>
          <w:p w14:paraId="40AA2006" w14:textId="4182352C" w:rsidR="006207E0" w:rsidRPr="00774D80" w:rsidRDefault="00F004AE" w:rsidP="00FA3CAF">
            <w:r w:rsidRPr="00774D80">
              <w:t>Contract reference no. should be systematically assigned through ABAS.</w:t>
            </w:r>
          </w:p>
          <w:p w14:paraId="529544F7" w14:textId="77777777" w:rsidR="00867F88" w:rsidRPr="00774D80" w:rsidRDefault="00867F88" w:rsidP="00FA3CAF"/>
          <w:p w14:paraId="0D6BBD1D" w14:textId="69D60546" w:rsidR="00A67298" w:rsidRPr="00774D80" w:rsidRDefault="00A67298" w:rsidP="00FA3CAF">
            <w:pPr>
              <w:rPr>
                <w:ins w:id="160" w:author="Noel M. Cainglet" w:date="2017-09-23T11:17:00Z"/>
              </w:rPr>
            </w:pPr>
          </w:p>
        </w:tc>
        <w:tc>
          <w:tcPr>
            <w:tcW w:w="1620" w:type="dxa"/>
          </w:tcPr>
          <w:p w14:paraId="7942A80C" w14:textId="54793527" w:rsidR="00FA3CAF" w:rsidRPr="00774D80" w:rsidRDefault="00FA3CAF" w:rsidP="00EB57D4">
            <w:pPr>
              <w:jc w:val="center"/>
              <w:rPr>
                <w:ins w:id="161" w:author="Noel M. Cainglet" w:date="2017-09-23T11:17:00Z"/>
              </w:rPr>
            </w:pPr>
            <w:ins w:id="162" w:author="Noel M. Cainglet" w:date="2017-09-25T10:48:00Z">
              <w:r w:rsidRPr="00774D80">
                <w:t>Marketing Staff</w:t>
              </w:r>
            </w:ins>
          </w:p>
        </w:tc>
        <w:tc>
          <w:tcPr>
            <w:tcW w:w="1674" w:type="dxa"/>
          </w:tcPr>
          <w:p w14:paraId="0D35BC23" w14:textId="77777777" w:rsidR="00FA3CAF" w:rsidRPr="00774D80" w:rsidRDefault="00FA3CAF" w:rsidP="00FA3CAF">
            <w:pPr>
              <w:rPr>
                <w:ins w:id="163" w:author="Noel M. Cainglet" w:date="2017-09-23T11:17:00Z"/>
              </w:rPr>
            </w:pPr>
          </w:p>
        </w:tc>
      </w:tr>
      <w:tr w:rsidR="00FA3CAF" w:rsidRPr="00774D80" w14:paraId="2FFE2BEA" w14:textId="77777777" w:rsidTr="00BC32B4">
        <w:trPr>
          <w:trHeight w:val="307"/>
          <w:jc w:val="center"/>
          <w:ins w:id="164" w:author="Noel M. Cainglet" w:date="2017-09-23T11:17:00Z"/>
        </w:trPr>
        <w:tc>
          <w:tcPr>
            <w:tcW w:w="676" w:type="dxa"/>
          </w:tcPr>
          <w:p w14:paraId="1624DB84" w14:textId="37F006E2" w:rsidR="00FA3CAF" w:rsidRPr="00774D80" w:rsidRDefault="00FA3CAF" w:rsidP="00FA3CAF">
            <w:pPr>
              <w:jc w:val="center"/>
              <w:rPr>
                <w:ins w:id="165" w:author="Noel M. Cainglet" w:date="2017-09-23T11:17:00Z"/>
              </w:rPr>
            </w:pPr>
            <w:ins w:id="166" w:author="Noel M. Cainglet" w:date="2017-09-23T11:17:00Z">
              <w:r w:rsidRPr="00774D80">
                <w:lastRenderedPageBreak/>
                <w:t>3</w:t>
              </w:r>
            </w:ins>
          </w:p>
        </w:tc>
        <w:tc>
          <w:tcPr>
            <w:tcW w:w="5427" w:type="dxa"/>
          </w:tcPr>
          <w:p w14:paraId="2752908F" w14:textId="77777777" w:rsidR="00FA3CAF" w:rsidRPr="00774D80" w:rsidRDefault="00FA3CAF" w:rsidP="00FA3CAF">
            <w:pPr>
              <w:rPr>
                <w:ins w:id="167" w:author="Noel M. Cainglet" w:date="2017-09-25T10:47:00Z"/>
              </w:rPr>
            </w:pPr>
            <w:ins w:id="168" w:author="Noel M. Cainglet" w:date="2017-09-25T10:47:00Z">
              <w:r w:rsidRPr="00774D80">
                <w:t>Verify contract details.</w:t>
              </w:r>
            </w:ins>
          </w:p>
          <w:p w14:paraId="1F060EED" w14:textId="2F38E1BA" w:rsidR="00FA3CAF" w:rsidRPr="00774D80" w:rsidRDefault="00FA3CAF">
            <w:pPr>
              <w:pStyle w:val="ListParagraph"/>
              <w:rPr>
                <w:ins w:id="169" w:author="Noel M. Cainglet" w:date="2017-09-23T11:17:00Z"/>
              </w:rPr>
              <w:pPrChange w:id="170" w:author="Noel M. Cainglet" w:date="2017-09-25T10:47:00Z">
                <w:pPr/>
              </w:pPrChange>
            </w:pPr>
          </w:p>
        </w:tc>
        <w:tc>
          <w:tcPr>
            <w:tcW w:w="1620" w:type="dxa"/>
          </w:tcPr>
          <w:p w14:paraId="25807DDD" w14:textId="77777777" w:rsidR="00FA3CAF" w:rsidRPr="00774D80" w:rsidRDefault="00FA3CAF" w:rsidP="00FA3CAF">
            <w:pPr>
              <w:jc w:val="center"/>
              <w:rPr>
                <w:ins w:id="171" w:author="Noel M. Cainglet" w:date="2017-09-25T10:48:00Z"/>
              </w:rPr>
            </w:pPr>
            <w:ins w:id="172" w:author="Noel M. Cainglet" w:date="2017-09-25T10:48:00Z">
              <w:r w:rsidRPr="00774D80">
                <w:t>Marketing Manager</w:t>
              </w:r>
            </w:ins>
          </w:p>
          <w:p w14:paraId="467767E0" w14:textId="77777777" w:rsidR="00FA3CAF" w:rsidRPr="00774D80" w:rsidRDefault="00FA3CAF" w:rsidP="00FA3CAF">
            <w:pPr>
              <w:jc w:val="center"/>
              <w:rPr>
                <w:ins w:id="173" w:author="Noel M. Cainglet" w:date="2017-09-23T11:17:00Z"/>
              </w:rPr>
            </w:pPr>
          </w:p>
        </w:tc>
        <w:tc>
          <w:tcPr>
            <w:tcW w:w="1674" w:type="dxa"/>
          </w:tcPr>
          <w:p w14:paraId="6DD8C4AE" w14:textId="77777777" w:rsidR="00FA3CAF" w:rsidRPr="00774D80" w:rsidRDefault="00FA3CAF" w:rsidP="00FA3CAF">
            <w:pPr>
              <w:rPr>
                <w:ins w:id="174" w:author="Noel M. Cainglet" w:date="2017-09-23T11:17:00Z"/>
              </w:rPr>
            </w:pPr>
          </w:p>
        </w:tc>
      </w:tr>
      <w:tr w:rsidR="00FA3CAF" w:rsidRPr="00774D80" w14:paraId="15537B30" w14:textId="77777777" w:rsidTr="00BC32B4">
        <w:trPr>
          <w:trHeight w:val="307"/>
          <w:jc w:val="center"/>
          <w:ins w:id="175" w:author="Noel M. Cainglet" w:date="2017-09-23T11:17:00Z"/>
        </w:trPr>
        <w:tc>
          <w:tcPr>
            <w:tcW w:w="676" w:type="dxa"/>
          </w:tcPr>
          <w:p w14:paraId="624F1C07" w14:textId="568738EB" w:rsidR="00FA3CAF" w:rsidRPr="00774D80" w:rsidRDefault="00FA3CAF" w:rsidP="00FA3CAF">
            <w:pPr>
              <w:jc w:val="center"/>
              <w:rPr>
                <w:ins w:id="176" w:author="Noel M. Cainglet" w:date="2017-09-23T11:17:00Z"/>
              </w:rPr>
            </w:pPr>
            <w:ins w:id="177" w:author="Noel M. Cainglet" w:date="2017-09-23T11:17:00Z">
              <w:r w:rsidRPr="00774D80">
                <w:t>4</w:t>
              </w:r>
            </w:ins>
          </w:p>
        </w:tc>
        <w:tc>
          <w:tcPr>
            <w:tcW w:w="5427" w:type="dxa"/>
          </w:tcPr>
          <w:p w14:paraId="4D695ECD" w14:textId="77777777" w:rsidR="00FA3CAF" w:rsidRPr="00774D80" w:rsidRDefault="00FA3CAF" w:rsidP="00FA3CAF">
            <w:pPr>
              <w:rPr>
                <w:ins w:id="178" w:author="Noel M. Cainglet" w:date="2017-09-25T10:47:00Z"/>
              </w:rPr>
            </w:pPr>
            <w:ins w:id="179" w:author="Noel M. Cainglet" w:date="2017-09-25T10:47:00Z">
              <w:r w:rsidRPr="00774D80">
                <w:t>Prepare Service Order (SO).</w:t>
              </w:r>
            </w:ins>
          </w:p>
          <w:p w14:paraId="0FF32B56" w14:textId="77BD0C21" w:rsidR="00FA3CAF" w:rsidRPr="00774D80" w:rsidRDefault="00FA3CAF" w:rsidP="00FA3CAF">
            <w:pPr>
              <w:rPr>
                <w:ins w:id="180" w:author="Noel M. Cainglet" w:date="2017-09-23T11:17:00Z"/>
              </w:rPr>
            </w:pPr>
          </w:p>
        </w:tc>
        <w:tc>
          <w:tcPr>
            <w:tcW w:w="1620" w:type="dxa"/>
          </w:tcPr>
          <w:p w14:paraId="5E66BE4E" w14:textId="77777777" w:rsidR="00FA3CAF" w:rsidRPr="00774D80" w:rsidRDefault="00FA3CAF" w:rsidP="00FA3CAF">
            <w:pPr>
              <w:jc w:val="center"/>
              <w:rPr>
                <w:ins w:id="181" w:author="Noel M. Cainglet" w:date="2017-09-25T10:49:00Z"/>
              </w:rPr>
            </w:pPr>
            <w:ins w:id="182" w:author="Noel M. Cainglet" w:date="2017-09-25T10:49:00Z">
              <w:r w:rsidRPr="00774D80">
                <w:t>Marketing Staff</w:t>
              </w:r>
            </w:ins>
          </w:p>
          <w:p w14:paraId="7ED24034" w14:textId="163A52A3" w:rsidR="00FA3CAF" w:rsidRPr="00774D80" w:rsidRDefault="00FA3CAF" w:rsidP="00FA3CAF">
            <w:pPr>
              <w:jc w:val="center"/>
              <w:rPr>
                <w:ins w:id="183" w:author="Noel M. Cainglet" w:date="2017-09-23T11:17:00Z"/>
              </w:rPr>
            </w:pPr>
          </w:p>
        </w:tc>
        <w:tc>
          <w:tcPr>
            <w:tcW w:w="1674" w:type="dxa"/>
          </w:tcPr>
          <w:p w14:paraId="62F61368" w14:textId="77777777" w:rsidR="00FA3CAF" w:rsidRPr="00774D80" w:rsidRDefault="00FA3CAF" w:rsidP="00FA3CAF">
            <w:pPr>
              <w:rPr>
                <w:ins w:id="184" w:author="Noel M. Cainglet" w:date="2017-09-23T11:17:00Z"/>
              </w:rPr>
            </w:pPr>
          </w:p>
        </w:tc>
      </w:tr>
      <w:tr w:rsidR="00FA3CAF" w:rsidRPr="00774D80" w14:paraId="2D1DF6FD" w14:textId="77777777" w:rsidTr="00BC32B4">
        <w:trPr>
          <w:trHeight w:val="307"/>
          <w:jc w:val="center"/>
          <w:ins w:id="185" w:author="Noel M. Cainglet" w:date="2017-09-23T11:17:00Z"/>
        </w:trPr>
        <w:tc>
          <w:tcPr>
            <w:tcW w:w="676" w:type="dxa"/>
          </w:tcPr>
          <w:p w14:paraId="2FC2C7F8" w14:textId="40783394" w:rsidR="00FA3CAF" w:rsidRPr="00774D80" w:rsidRDefault="00FA3CAF" w:rsidP="00FA3CAF">
            <w:pPr>
              <w:jc w:val="center"/>
              <w:rPr>
                <w:ins w:id="186" w:author="Noel M. Cainglet" w:date="2017-09-23T11:17:00Z"/>
              </w:rPr>
            </w:pPr>
            <w:ins w:id="187" w:author="Noel M. Cainglet" w:date="2017-09-23T11:17:00Z">
              <w:r w:rsidRPr="00774D80">
                <w:t>5</w:t>
              </w:r>
            </w:ins>
          </w:p>
        </w:tc>
        <w:tc>
          <w:tcPr>
            <w:tcW w:w="5427" w:type="dxa"/>
          </w:tcPr>
          <w:p w14:paraId="269F9C64" w14:textId="77777777" w:rsidR="00FA3CAF" w:rsidRPr="00774D80" w:rsidRDefault="00FA3CAF" w:rsidP="00FA3CAF">
            <w:pPr>
              <w:rPr>
                <w:ins w:id="188" w:author="Noel M. Cainglet" w:date="2017-09-25T10:48:00Z"/>
              </w:rPr>
            </w:pPr>
            <w:ins w:id="189" w:author="Noel M. Cainglet" w:date="2017-09-25T10:47:00Z">
              <w:r w:rsidRPr="00774D80">
                <w:t>Verify and approve SO.</w:t>
              </w:r>
            </w:ins>
          </w:p>
          <w:p w14:paraId="5E7E5227" w14:textId="47143AC2" w:rsidR="00FA3CAF" w:rsidRPr="00774D80" w:rsidRDefault="00FA3CAF" w:rsidP="00FA3CAF">
            <w:pPr>
              <w:rPr>
                <w:ins w:id="190" w:author="Noel M. Cainglet" w:date="2017-09-23T11:17:00Z"/>
              </w:rPr>
            </w:pPr>
          </w:p>
        </w:tc>
        <w:tc>
          <w:tcPr>
            <w:tcW w:w="1620" w:type="dxa"/>
          </w:tcPr>
          <w:p w14:paraId="543F6AF0" w14:textId="77777777" w:rsidR="00FA3CAF" w:rsidRPr="00774D80" w:rsidRDefault="00FA3CAF" w:rsidP="00FA3CAF">
            <w:pPr>
              <w:jc w:val="center"/>
              <w:rPr>
                <w:ins w:id="191" w:author="Noel M. Cainglet" w:date="2017-09-25T10:49:00Z"/>
              </w:rPr>
            </w:pPr>
            <w:ins w:id="192" w:author="Noel M. Cainglet" w:date="2017-09-25T10:49:00Z">
              <w:r w:rsidRPr="00774D80">
                <w:t>Marketing Manager</w:t>
              </w:r>
            </w:ins>
          </w:p>
          <w:p w14:paraId="2F2292F0" w14:textId="77777777" w:rsidR="00FA3CAF" w:rsidRPr="00774D80" w:rsidRDefault="00FA3CAF" w:rsidP="00FA3CAF">
            <w:pPr>
              <w:jc w:val="center"/>
              <w:rPr>
                <w:ins w:id="193" w:author="Noel M. Cainglet" w:date="2017-09-23T11:17:00Z"/>
              </w:rPr>
            </w:pPr>
          </w:p>
        </w:tc>
        <w:tc>
          <w:tcPr>
            <w:tcW w:w="1674" w:type="dxa"/>
          </w:tcPr>
          <w:p w14:paraId="5C6BC2D3" w14:textId="77777777" w:rsidR="00FA3CAF" w:rsidRPr="00774D80" w:rsidRDefault="00FA3CAF" w:rsidP="00FA3CAF">
            <w:pPr>
              <w:rPr>
                <w:ins w:id="194" w:author="Noel M. Cainglet" w:date="2017-09-23T11:17:00Z"/>
              </w:rPr>
            </w:pPr>
          </w:p>
        </w:tc>
      </w:tr>
      <w:tr w:rsidR="00FA3CAF" w:rsidRPr="00774D80" w14:paraId="5F1FD850" w14:textId="77777777" w:rsidTr="00BC32B4">
        <w:tblPrEx>
          <w:tblW w:w="9397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1E0" w:firstRow="1" w:lastRow="1" w:firstColumn="1" w:lastColumn="1" w:noHBand="0" w:noVBand="0"/>
          <w:tblPrExChange w:id="195" w:author="Noel M. Cainglet" w:date="2017-09-23T11:17:00Z">
            <w:tblPrEx>
              <w:tblW w:w="9397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Ex>
          </w:tblPrExChange>
        </w:tblPrEx>
        <w:trPr>
          <w:trHeight w:val="307"/>
          <w:jc w:val="center"/>
          <w:ins w:id="196" w:author="Noel M. Cainglet" w:date="2017-09-23T11:17:00Z"/>
          <w:trPrChange w:id="197" w:author="Noel M. Cainglet" w:date="2017-09-23T11:17:00Z">
            <w:trPr>
              <w:trHeight w:val="307"/>
              <w:jc w:val="center"/>
            </w:trPr>
          </w:trPrChange>
        </w:trPr>
        <w:tc>
          <w:tcPr>
            <w:tcW w:w="676" w:type="dxa"/>
            <w:tcPrChange w:id="198" w:author="Noel M. Cainglet" w:date="2017-09-23T11:17:00Z">
              <w:tcPr>
                <w:tcW w:w="676" w:type="dxa"/>
                <w:tcBorders>
                  <w:bottom w:val="single" w:sz="4" w:space="0" w:color="auto"/>
                </w:tcBorders>
              </w:tcPr>
            </w:tcPrChange>
          </w:tcPr>
          <w:p w14:paraId="66CEAF18" w14:textId="5FDCD8C6" w:rsidR="00FA3CAF" w:rsidRPr="00774D80" w:rsidRDefault="00FA3CAF" w:rsidP="00FA3CAF">
            <w:pPr>
              <w:jc w:val="center"/>
              <w:rPr>
                <w:ins w:id="199" w:author="Noel M. Cainglet" w:date="2017-09-23T11:17:00Z"/>
              </w:rPr>
            </w:pPr>
            <w:ins w:id="200" w:author="Noel M. Cainglet" w:date="2017-09-23T11:17:00Z">
              <w:r w:rsidRPr="00774D80">
                <w:t>6</w:t>
              </w:r>
            </w:ins>
          </w:p>
        </w:tc>
        <w:tc>
          <w:tcPr>
            <w:tcW w:w="5427" w:type="dxa"/>
            <w:tcPrChange w:id="201" w:author="Noel M. Cainglet" w:date="2017-09-23T11:17:00Z">
              <w:tcPr>
                <w:tcW w:w="5427" w:type="dxa"/>
                <w:tcBorders>
                  <w:bottom w:val="single" w:sz="4" w:space="0" w:color="auto"/>
                </w:tcBorders>
              </w:tcPr>
            </w:tcPrChange>
          </w:tcPr>
          <w:p w14:paraId="1FF66563" w14:textId="77777777" w:rsidR="00FA3CAF" w:rsidRPr="00774D80" w:rsidRDefault="00FA3CAF" w:rsidP="00FA3CAF">
            <w:pPr>
              <w:rPr>
                <w:ins w:id="202" w:author="Noel M. Cainglet" w:date="2017-09-25T10:48:00Z"/>
              </w:rPr>
            </w:pPr>
            <w:ins w:id="203" w:author="Noel M. Cainglet" w:date="2017-09-25T10:48:00Z">
              <w:r w:rsidRPr="00774D80">
                <w:t>Receive duly approved SO.</w:t>
              </w:r>
            </w:ins>
          </w:p>
          <w:p w14:paraId="222008DB" w14:textId="12B1F6F0" w:rsidR="00FA3CAF" w:rsidRPr="00774D80" w:rsidRDefault="00FA3CAF" w:rsidP="00FA3CAF">
            <w:pPr>
              <w:rPr>
                <w:ins w:id="204" w:author="Noel M. Cainglet" w:date="2017-09-23T11:17:00Z"/>
              </w:rPr>
            </w:pPr>
          </w:p>
        </w:tc>
        <w:tc>
          <w:tcPr>
            <w:tcW w:w="1620" w:type="dxa"/>
            <w:tcPrChange w:id="205" w:author="Noel M. Cainglet" w:date="2017-09-23T11:17:00Z">
              <w:tcPr>
                <w:tcW w:w="1620" w:type="dxa"/>
                <w:tcBorders>
                  <w:bottom w:val="single" w:sz="4" w:space="0" w:color="auto"/>
                </w:tcBorders>
              </w:tcPr>
            </w:tcPrChange>
          </w:tcPr>
          <w:p w14:paraId="4A9C4588" w14:textId="77777777" w:rsidR="00FA3CAF" w:rsidRPr="00774D80" w:rsidRDefault="00FA3CAF" w:rsidP="00FA3CAF">
            <w:pPr>
              <w:jc w:val="center"/>
              <w:rPr>
                <w:ins w:id="206" w:author="Noel M. Cainglet" w:date="2017-09-25T10:49:00Z"/>
              </w:rPr>
            </w:pPr>
            <w:ins w:id="207" w:author="Noel M. Cainglet" w:date="2017-09-25T10:49:00Z">
              <w:r w:rsidRPr="00774D80">
                <w:t>Operations Manager</w:t>
              </w:r>
            </w:ins>
          </w:p>
          <w:p w14:paraId="42008AEE" w14:textId="77777777" w:rsidR="00FA3CAF" w:rsidRPr="00774D80" w:rsidRDefault="00FA3CAF" w:rsidP="00FA3CAF">
            <w:pPr>
              <w:jc w:val="center"/>
              <w:rPr>
                <w:ins w:id="208" w:author="Noel M. Cainglet" w:date="2017-09-23T11:17:00Z"/>
              </w:rPr>
            </w:pPr>
          </w:p>
        </w:tc>
        <w:tc>
          <w:tcPr>
            <w:tcW w:w="1674" w:type="dxa"/>
            <w:tcPrChange w:id="209" w:author="Noel M. Cainglet" w:date="2017-09-23T11:17:00Z">
              <w:tcPr>
                <w:tcW w:w="1674" w:type="dxa"/>
                <w:tcBorders>
                  <w:bottom w:val="single" w:sz="4" w:space="0" w:color="auto"/>
                </w:tcBorders>
              </w:tcPr>
            </w:tcPrChange>
          </w:tcPr>
          <w:p w14:paraId="29DEB058" w14:textId="77777777" w:rsidR="00FA3CAF" w:rsidRPr="00774D80" w:rsidRDefault="00FA3CAF" w:rsidP="00FA3CAF">
            <w:pPr>
              <w:rPr>
                <w:ins w:id="210" w:author="Noel M. Cainglet" w:date="2017-09-23T11:17:00Z"/>
              </w:rPr>
            </w:pPr>
          </w:p>
        </w:tc>
      </w:tr>
      <w:tr w:rsidR="00FA3CAF" w:rsidRPr="00774D80" w14:paraId="3678BC33" w14:textId="77777777" w:rsidTr="00BC32B4">
        <w:tblPrEx>
          <w:tblW w:w="9397" w:type="dxa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Look w:val="01E0" w:firstRow="1" w:lastRow="1" w:firstColumn="1" w:lastColumn="1" w:noHBand="0" w:noVBand="0"/>
          <w:tblPrExChange w:id="211" w:author="Noel M. Cainglet" w:date="2017-09-23T11:17:00Z">
            <w:tblPrEx>
              <w:tblW w:w="9397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Ex>
          </w:tblPrExChange>
        </w:tblPrEx>
        <w:trPr>
          <w:trHeight w:val="307"/>
          <w:jc w:val="center"/>
          <w:ins w:id="212" w:author="Noel M. Cainglet" w:date="2017-09-23T11:17:00Z"/>
          <w:trPrChange w:id="213" w:author="Noel M. Cainglet" w:date="2017-09-23T11:17:00Z">
            <w:trPr>
              <w:trHeight w:val="307"/>
              <w:jc w:val="center"/>
            </w:trPr>
          </w:trPrChange>
        </w:trPr>
        <w:tc>
          <w:tcPr>
            <w:tcW w:w="676" w:type="dxa"/>
            <w:tcPrChange w:id="214" w:author="Noel M. Cainglet" w:date="2017-09-23T11:17:00Z">
              <w:tcPr>
                <w:tcW w:w="676" w:type="dxa"/>
                <w:tcBorders>
                  <w:bottom w:val="single" w:sz="4" w:space="0" w:color="auto"/>
                </w:tcBorders>
              </w:tcPr>
            </w:tcPrChange>
          </w:tcPr>
          <w:p w14:paraId="5D24AD05" w14:textId="0170257D" w:rsidR="00FA3CAF" w:rsidRPr="00774D80" w:rsidRDefault="00FA3CAF" w:rsidP="00FA3CAF">
            <w:pPr>
              <w:jc w:val="center"/>
              <w:rPr>
                <w:ins w:id="215" w:author="Noel M. Cainglet" w:date="2017-09-23T11:17:00Z"/>
              </w:rPr>
            </w:pPr>
            <w:ins w:id="216" w:author="Noel M. Cainglet" w:date="2017-09-23T11:17:00Z">
              <w:r w:rsidRPr="00774D80">
                <w:t>7</w:t>
              </w:r>
            </w:ins>
          </w:p>
        </w:tc>
        <w:tc>
          <w:tcPr>
            <w:tcW w:w="5427" w:type="dxa"/>
            <w:tcPrChange w:id="217" w:author="Noel M. Cainglet" w:date="2017-09-23T11:17:00Z">
              <w:tcPr>
                <w:tcW w:w="5427" w:type="dxa"/>
                <w:tcBorders>
                  <w:bottom w:val="single" w:sz="4" w:space="0" w:color="auto"/>
                </w:tcBorders>
              </w:tcPr>
            </w:tcPrChange>
          </w:tcPr>
          <w:p w14:paraId="630E8B88" w14:textId="585F5EC6" w:rsidR="00FA3CAF" w:rsidRPr="00774D80" w:rsidRDefault="00FA3CAF" w:rsidP="00F37F7D">
            <w:pPr>
              <w:rPr>
                <w:ins w:id="218" w:author="Noel M. Cainglet" w:date="2017-09-23T11:17:00Z"/>
              </w:rPr>
            </w:pPr>
            <w:ins w:id="219" w:author="Noel M. Cainglet" w:date="2017-09-25T10:48:00Z">
              <w:r w:rsidRPr="00774D80">
                <w:t>To</w:t>
              </w:r>
            </w:ins>
            <w:r w:rsidR="00F37F7D" w:rsidRPr="00774D80">
              <w:t xml:space="preserve"> process title “</w:t>
            </w:r>
            <w:ins w:id="220" w:author="Noel M. Cainglet" w:date="2017-09-25T10:48:00Z">
              <w:r w:rsidRPr="00774D80">
                <w:rPr>
                  <w:i/>
                </w:rPr>
                <w:t>Carg</w:t>
              </w:r>
            </w:ins>
            <w:r w:rsidR="007208F8" w:rsidRPr="00774D80">
              <w:rPr>
                <w:i/>
              </w:rPr>
              <w:t xml:space="preserve">o Operations” </w:t>
            </w:r>
            <w:r w:rsidR="007208F8" w:rsidRPr="00774D80">
              <w:t>or</w:t>
            </w:r>
            <w:r w:rsidR="007208F8" w:rsidRPr="00774D80">
              <w:rPr>
                <w:i/>
              </w:rPr>
              <w:t xml:space="preserve"> “</w:t>
            </w:r>
            <w:ins w:id="221" w:author="Noel M. Cainglet" w:date="2017-09-25T10:48:00Z">
              <w:r w:rsidRPr="00774D80">
                <w:rPr>
                  <w:i/>
                </w:rPr>
                <w:t>Lighterage Operations</w:t>
              </w:r>
            </w:ins>
            <w:r w:rsidR="00F37F7D" w:rsidRPr="00774D80">
              <w:rPr>
                <w:i/>
              </w:rPr>
              <w:t>”</w:t>
            </w:r>
            <w:r w:rsidR="00853785" w:rsidRPr="00774D80">
              <w:rPr>
                <w:i/>
              </w:rPr>
              <w:t>.</w:t>
            </w:r>
          </w:p>
        </w:tc>
        <w:tc>
          <w:tcPr>
            <w:tcW w:w="1620" w:type="dxa"/>
            <w:tcPrChange w:id="222" w:author="Noel M. Cainglet" w:date="2017-09-23T11:17:00Z">
              <w:tcPr>
                <w:tcW w:w="1620" w:type="dxa"/>
                <w:tcBorders>
                  <w:bottom w:val="single" w:sz="4" w:space="0" w:color="auto"/>
                </w:tcBorders>
              </w:tcPr>
            </w:tcPrChange>
          </w:tcPr>
          <w:p w14:paraId="18C79BD7" w14:textId="77777777" w:rsidR="00FA3CAF" w:rsidRPr="00774D80" w:rsidRDefault="00FA3CAF" w:rsidP="00FA3CAF">
            <w:pPr>
              <w:jc w:val="center"/>
            </w:pPr>
            <w:ins w:id="223" w:author="Noel M. Cainglet" w:date="2017-09-25T10:49:00Z">
              <w:r w:rsidRPr="00774D80">
                <w:t>Operations Staff</w:t>
              </w:r>
            </w:ins>
          </w:p>
          <w:p w14:paraId="400BBDC4" w14:textId="572A9CA0" w:rsidR="0047483A" w:rsidRPr="00774D80" w:rsidRDefault="0047483A" w:rsidP="00FA3CAF">
            <w:pPr>
              <w:jc w:val="center"/>
              <w:rPr>
                <w:ins w:id="224" w:author="Noel M. Cainglet" w:date="2017-09-23T11:17:00Z"/>
              </w:rPr>
            </w:pPr>
          </w:p>
        </w:tc>
        <w:tc>
          <w:tcPr>
            <w:tcW w:w="1674" w:type="dxa"/>
            <w:tcPrChange w:id="225" w:author="Noel M. Cainglet" w:date="2017-09-23T11:17:00Z">
              <w:tcPr>
                <w:tcW w:w="1674" w:type="dxa"/>
                <w:tcBorders>
                  <w:bottom w:val="single" w:sz="4" w:space="0" w:color="auto"/>
                </w:tcBorders>
              </w:tcPr>
            </w:tcPrChange>
          </w:tcPr>
          <w:p w14:paraId="1D7BEE7C" w14:textId="77777777" w:rsidR="00FA3CAF" w:rsidRPr="00774D80" w:rsidRDefault="00FA3CAF" w:rsidP="00FA3CAF">
            <w:pPr>
              <w:rPr>
                <w:ins w:id="226" w:author="Noel M. Cainglet" w:date="2017-09-23T11:17:00Z"/>
              </w:rPr>
            </w:pPr>
          </w:p>
        </w:tc>
      </w:tr>
    </w:tbl>
    <w:p w14:paraId="6A4E8D1A" w14:textId="270038D6" w:rsidR="003E7E77" w:rsidRPr="00774D80" w:rsidRDefault="000566B2" w:rsidP="00CD4DF5">
      <w:ins w:id="227" w:author="Noel M. Cainglet" w:date="2017-09-23T11:16:00Z">
        <w:r w:rsidRPr="00774D80">
          <w:br w:type="page"/>
        </w:r>
      </w:ins>
      <w:del w:id="228" w:author="Noel M. Cainglet" w:date="2017-09-23T11:16:00Z">
        <w:r w:rsidR="003E7E77" w:rsidRPr="00774D80" w:rsidDel="000566B2">
          <w:br w:type="page"/>
        </w:r>
      </w:del>
    </w:p>
    <w:p w14:paraId="7819A90D" w14:textId="4F53EAC2" w:rsidR="002C0980" w:rsidRPr="00774D80" w:rsidRDefault="003226EA" w:rsidP="00B86A3A">
      <w:pPr>
        <w:pStyle w:val="ListParagraph"/>
        <w:numPr>
          <w:ilvl w:val="0"/>
          <w:numId w:val="1"/>
        </w:numPr>
        <w:rPr>
          <w:u w:val="single"/>
        </w:rPr>
      </w:pPr>
      <w:r w:rsidRPr="00774D80">
        <w:rPr>
          <w:u w:val="single"/>
        </w:rPr>
        <w:lastRenderedPageBreak/>
        <w:t>FLOWCHARTS</w:t>
      </w:r>
    </w:p>
    <w:p w14:paraId="6F18B13D" w14:textId="7143BCCF" w:rsidR="0058406D" w:rsidRPr="00774D80" w:rsidRDefault="0058406D" w:rsidP="00D027D8"/>
    <w:p w14:paraId="4EAF4869" w14:textId="1CB9478B" w:rsidR="00F9489A" w:rsidRPr="00774D80" w:rsidRDefault="00F9489A" w:rsidP="00F9489A">
      <w:pPr>
        <w:pStyle w:val="ListParagraph"/>
        <w:numPr>
          <w:ilvl w:val="1"/>
          <w:numId w:val="1"/>
        </w:numPr>
      </w:pPr>
      <w:r w:rsidRPr="00774D80">
        <w:t>Contracting Process (</w:t>
      </w:r>
      <w:r w:rsidRPr="00774D80">
        <w:rPr>
          <w:i/>
        </w:rPr>
        <w:t>All Contracts</w:t>
      </w:r>
      <w:r w:rsidRPr="00774D80">
        <w:t>)</w:t>
      </w:r>
    </w:p>
    <w:p w14:paraId="44C436A1" w14:textId="53898B99" w:rsidR="00F9489A" w:rsidRPr="00774D80" w:rsidRDefault="00F9489A" w:rsidP="00D027D8"/>
    <w:p w14:paraId="5EBD57BA" w14:textId="0BA765A4" w:rsidR="0033432C" w:rsidRPr="00774D80" w:rsidRDefault="0033432C" w:rsidP="00D027D8">
      <w:r w:rsidRPr="00774D80">
        <w:object w:dxaOrig="13291" w:dyaOrig="11791" w14:anchorId="337E4E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pt;height:417.75pt" o:ole="">
            <v:imagedata r:id="rId10" o:title=""/>
          </v:shape>
          <o:OLEObject Type="Embed" ProgID="Visio.Drawing.15" ShapeID="_x0000_i1025" DrawAspect="Content" ObjectID="_1574922648" r:id="rId11"/>
        </w:object>
      </w:r>
    </w:p>
    <w:p w14:paraId="05D6D475" w14:textId="13099182" w:rsidR="00F30565" w:rsidRPr="00774D80" w:rsidRDefault="00F30565" w:rsidP="0023408B">
      <w:pPr>
        <w:jc w:val="center"/>
      </w:pPr>
    </w:p>
    <w:p w14:paraId="3F38C95E" w14:textId="6DB61AE8" w:rsidR="00F30565" w:rsidRPr="00774D80" w:rsidRDefault="00F30565" w:rsidP="00D027D8">
      <w:r w:rsidRPr="00774D80">
        <w:br w:type="page"/>
      </w:r>
    </w:p>
    <w:p w14:paraId="6F65B731" w14:textId="7C55C689" w:rsidR="00F30565" w:rsidRPr="00774D80" w:rsidRDefault="00374EE9" w:rsidP="0033432C">
      <w:pPr>
        <w:pStyle w:val="ListParagraph"/>
        <w:numPr>
          <w:ilvl w:val="1"/>
          <w:numId w:val="1"/>
        </w:numPr>
      </w:pPr>
      <w:r w:rsidRPr="00774D80">
        <w:rPr>
          <w:rStyle w:val="CommentReference"/>
        </w:rPr>
        <w:lastRenderedPageBreak/>
        <w:commentReference w:id="229"/>
      </w:r>
      <w:r w:rsidR="0033432C" w:rsidRPr="00774D80">
        <w:t>Contracting Process (</w:t>
      </w:r>
      <w:r w:rsidR="0033432C" w:rsidRPr="00774D80">
        <w:rPr>
          <w:i/>
        </w:rPr>
        <w:t>All Contracts</w:t>
      </w:r>
      <w:r w:rsidR="0033432C" w:rsidRPr="00774D80">
        <w:t>)</w:t>
      </w:r>
    </w:p>
    <w:p w14:paraId="01AE78F9" w14:textId="00EA91F1" w:rsidR="0033432C" w:rsidRPr="00774D80" w:rsidRDefault="0033432C" w:rsidP="0033432C"/>
    <w:p w14:paraId="41ED6A19" w14:textId="72543A3C" w:rsidR="0033432C" w:rsidRPr="00774D80" w:rsidRDefault="0033432C" w:rsidP="0033432C">
      <w:r w:rsidRPr="00774D80">
        <w:object w:dxaOrig="12571" w:dyaOrig="12106" w14:anchorId="00B00952">
          <v:shape id="_x0000_i1026" type="#_x0000_t75" style="width:471.75pt;height:454.5pt" o:ole="">
            <v:imagedata r:id="rId12" o:title=""/>
          </v:shape>
          <o:OLEObject Type="Embed" ProgID="Visio.Drawing.15" ShapeID="_x0000_i1026" DrawAspect="Content" ObjectID="_1574922649" r:id="rId13"/>
        </w:object>
      </w:r>
    </w:p>
    <w:p w14:paraId="2C0C1E4E" w14:textId="77777777" w:rsidR="00F30565" w:rsidRPr="00774D80" w:rsidRDefault="00F30565" w:rsidP="00D027D8"/>
    <w:p w14:paraId="2CF98AF7" w14:textId="68DC4878" w:rsidR="00F30565" w:rsidRPr="00774D80" w:rsidRDefault="00F30565" w:rsidP="00D027D8">
      <w:r w:rsidRPr="00774D80">
        <w:br w:type="page"/>
      </w:r>
    </w:p>
    <w:p w14:paraId="4A3A03DA" w14:textId="77777777" w:rsidR="0033432C" w:rsidRPr="00774D80" w:rsidRDefault="0033432C">
      <w:pPr>
        <w:pStyle w:val="ListParagraph"/>
        <w:numPr>
          <w:ilvl w:val="1"/>
          <w:numId w:val="1"/>
        </w:numPr>
        <w:pPrChange w:id="230" w:author="Noel M. Cainglet" w:date="2017-09-23T11:19:00Z">
          <w:pPr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  <w:r w:rsidRPr="00774D80">
        <w:lastRenderedPageBreak/>
        <w:t>Preparation of Service Order</w:t>
      </w:r>
    </w:p>
    <w:p w14:paraId="089F7E2B" w14:textId="77777777" w:rsidR="0033432C" w:rsidRPr="00774D80" w:rsidRDefault="0033432C" w:rsidP="0033432C"/>
    <w:p w14:paraId="48BA0B16" w14:textId="0EAB9DB2" w:rsidR="00794761" w:rsidRPr="00774D80" w:rsidRDefault="001F0D48" w:rsidP="001F0D48">
      <w:pPr>
        <w:jc w:val="center"/>
        <w:rPr>
          <w:ins w:id="231" w:author="Noel M. Cainglet" w:date="2017-09-25T10:45:00Z"/>
        </w:rPr>
      </w:pPr>
      <w:r w:rsidRPr="00774D80">
        <w:object w:dxaOrig="10845" w:dyaOrig="10935" w14:anchorId="0EF093BD">
          <v:shape id="_x0000_i1027" type="#_x0000_t75" style="width:471pt;height:476.25pt" o:ole="">
            <v:imagedata r:id="rId14" o:title=""/>
          </v:shape>
          <o:OLEObject Type="Embed" ProgID="Visio.Drawing.15" ShapeID="_x0000_i1027" DrawAspect="Content" ObjectID="_1574922650" r:id="rId15"/>
        </w:object>
      </w:r>
      <w:del w:id="232" w:author="Noel M. Cainglet" w:date="2017-09-25T10:45:00Z">
        <w:r w:rsidR="009E7D25" w:rsidRPr="00774D80" w:rsidDel="00775F3B">
          <w:fldChar w:fldCharType="begin"/>
        </w:r>
        <w:r w:rsidR="009E7D25" w:rsidRPr="00774D80" w:rsidDel="00775F3B">
          <w:fldChar w:fldCharType="end"/>
        </w:r>
      </w:del>
    </w:p>
    <w:p w14:paraId="331C0D96" w14:textId="66CE720A" w:rsidR="00775F3B" w:rsidRPr="00774D80" w:rsidRDefault="00FB0A45">
      <w:pPr>
        <w:rPr>
          <w:ins w:id="233" w:author="Noel M. Cainglet" w:date="2017-09-23T11:18:00Z"/>
          <w:u w:val="single"/>
        </w:rPr>
        <w:pPrChange w:id="234" w:author="Noel M. Cainglet" w:date="2017-09-23T11:19:00Z">
          <w:pPr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  <w:r w:rsidRPr="00774D80">
        <w:rPr>
          <w:rStyle w:val="CommentReference"/>
        </w:rPr>
        <w:commentReference w:id="235"/>
      </w:r>
    </w:p>
    <w:p w14:paraId="7896F6C4" w14:textId="3A5B51E1" w:rsidR="00794761" w:rsidRPr="00774D80" w:rsidRDefault="00794761">
      <w:pPr>
        <w:ind w:left="576"/>
        <w:rPr>
          <w:ins w:id="236" w:author="Noel M. Cainglet" w:date="2017-09-23T11:18:00Z"/>
          <w:u w:val="single"/>
        </w:rPr>
        <w:pPrChange w:id="237" w:author="Noel M. Cainglet" w:date="2017-09-23T11:18:00Z">
          <w:pPr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</w:p>
    <w:p w14:paraId="5C60FAE8" w14:textId="0AC92DC7" w:rsidR="00794761" w:rsidRPr="00774D80" w:rsidRDefault="00794761" w:rsidP="00794761">
      <w:pPr>
        <w:ind w:left="576"/>
        <w:rPr>
          <w:ins w:id="238" w:author="Noel M. Cainglet" w:date="2017-09-23T11:18:00Z"/>
          <w:u w:val="single"/>
        </w:rPr>
      </w:pPr>
      <w:ins w:id="239" w:author="Noel M. Cainglet" w:date="2017-09-23T11:18:00Z">
        <w:r w:rsidRPr="00774D80">
          <w:rPr>
            <w:u w:val="single"/>
          </w:rPr>
          <w:br w:type="page"/>
        </w:r>
      </w:ins>
    </w:p>
    <w:p w14:paraId="7246192C" w14:textId="00354566" w:rsidR="002C0980" w:rsidRPr="00774D80" w:rsidRDefault="00E02C52" w:rsidP="00B86A3A">
      <w:pPr>
        <w:numPr>
          <w:ilvl w:val="0"/>
          <w:numId w:val="1"/>
        </w:numPr>
        <w:rPr>
          <w:u w:val="single"/>
        </w:rPr>
      </w:pPr>
      <w:r w:rsidRPr="00774D80">
        <w:rPr>
          <w:u w:val="single"/>
        </w:rPr>
        <w:lastRenderedPageBreak/>
        <w:t xml:space="preserve">BUSINESS </w:t>
      </w:r>
      <w:r w:rsidR="003226EA" w:rsidRPr="00774D80">
        <w:rPr>
          <w:u w:val="single"/>
        </w:rPr>
        <w:t>FORM</w:t>
      </w:r>
      <w:ins w:id="240" w:author="Noel M. Cainglet" w:date="2017-09-23T11:19:00Z">
        <w:r w:rsidR="004D3B5B" w:rsidRPr="00774D80">
          <w:rPr>
            <w:u w:val="single"/>
          </w:rPr>
          <w:t>S</w:t>
        </w:r>
      </w:ins>
    </w:p>
    <w:p w14:paraId="0640A0C1" w14:textId="7BE57C4C" w:rsidR="002C0980" w:rsidRPr="00774D80" w:rsidRDefault="002C0980" w:rsidP="00CD4DF5">
      <w:commentRangeStart w:id="241"/>
    </w:p>
    <w:p w14:paraId="65415A85" w14:textId="052E4377" w:rsidR="00714FB1" w:rsidRPr="00774D80" w:rsidRDefault="00086FD8" w:rsidP="00B86A3A">
      <w:pPr>
        <w:pStyle w:val="ListParagraph"/>
        <w:numPr>
          <w:ilvl w:val="1"/>
          <w:numId w:val="1"/>
        </w:numPr>
      </w:pPr>
      <w:r w:rsidRPr="00774D80">
        <w:t>Voyage Charter</w:t>
      </w:r>
      <w:commentRangeEnd w:id="241"/>
      <w:r w:rsidR="00D62076" w:rsidRPr="00774D80">
        <w:rPr>
          <w:rStyle w:val="CommentReference"/>
        </w:rPr>
        <w:commentReference w:id="241"/>
      </w:r>
    </w:p>
    <w:p w14:paraId="4A67D594" w14:textId="226ABCDB" w:rsidR="00B050AB" w:rsidRPr="00774D80" w:rsidRDefault="00B050AB" w:rsidP="00B050AB">
      <w:pPr>
        <w:ind w:left="576"/>
        <w:jc w:val="center"/>
      </w:pPr>
      <w:r w:rsidRPr="00774D80">
        <w:rPr>
          <w:noProof/>
          <w:lang w:val="en-PH" w:eastAsia="en-PH"/>
        </w:rPr>
        <w:drawing>
          <wp:inline distT="0" distB="0" distL="0" distR="0" wp14:anchorId="34453FAA" wp14:editId="50372EF5">
            <wp:extent cx="3957630" cy="6126480"/>
            <wp:effectExtent l="0" t="0" r="5080" b="7620"/>
            <wp:docPr id="8" name="Picture 8" descr="C:\Users\Noel M. Cainglet\AppData\Local\Microsoft\Windows\INetCache\Content.Word\VOYAGE CONTRAC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oel M. Cainglet\AppData\Local\Microsoft\Windows\INetCache\Content.Word\VOYAGE CONTRACT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3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D9D" w14:textId="287743E9" w:rsidR="006E39DD" w:rsidRPr="00774D80" w:rsidRDefault="006E39DD" w:rsidP="006E39DD">
      <w:pPr>
        <w:pStyle w:val="ListParagraph"/>
        <w:ind w:left="936"/>
      </w:pPr>
    </w:p>
    <w:p w14:paraId="73434D43" w14:textId="0E5075B1" w:rsidR="00754473" w:rsidRPr="00774D80" w:rsidRDefault="00754473" w:rsidP="00754473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Prepared by</w:t>
      </w:r>
      <w:r w:rsidRPr="00774D80">
        <w:tab/>
        <w:t>-</w:t>
      </w:r>
      <w:r w:rsidRPr="00774D80">
        <w:tab/>
      </w:r>
      <w:r w:rsidR="009D0E8F" w:rsidRPr="00774D80">
        <w:t>Marketing Manager</w:t>
      </w:r>
    </w:p>
    <w:p w14:paraId="77F80004" w14:textId="698157A0" w:rsidR="00754473" w:rsidRPr="00774D80" w:rsidRDefault="009D0E8F" w:rsidP="00754473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 xml:space="preserve">Signed </w:t>
      </w:r>
      <w:r w:rsidR="00754473" w:rsidRPr="00774D80">
        <w:t>by</w:t>
      </w:r>
      <w:r w:rsidR="00754473" w:rsidRPr="00774D80">
        <w:tab/>
        <w:t>-</w:t>
      </w:r>
      <w:r w:rsidR="00754473" w:rsidRPr="00774D80">
        <w:tab/>
      </w:r>
      <w:r w:rsidRPr="00774D80">
        <w:t>SVP Marketing and Operations/President</w:t>
      </w:r>
    </w:p>
    <w:p w14:paraId="220B97BA" w14:textId="1E215038" w:rsidR="009D0E8F" w:rsidRPr="00774D80" w:rsidRDefault="009D0E8F" w:rsidP="00754473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Conformed and signed by</w:t>
      </w:r>
      <w:r w:rsidRPr="00774D80">
        <w:tab/>
        <w:t>-</w:t>
      </w:r>
      <w:r w:rsidRPr="00774D80">
        <w:tab/>
      </w:r>
      <w:r w:rsidR="00CB7A9A" w:rsidRPr="00774D80">
        <w:t>Client</w:t>
      </w:r>
    </w:p>
    <w:p w14:paraId="13065023" w14:textId="7B83CB95" w:rsidR="00B050AB" w:rsidRPr="00774D80" w:rsidRDefault="00754473" w:rsidP="00536773">
      <w:pPr>
        <w:tabs>
          <w:tab w:val="left" w:pos="1440"/>
          <w:tab w:val="left" w:pos="3240"/>
          <w:tab w:val="left" w:pos="3420"/>
          <w:tab w:val="left" w:pos="3960"/>
          <w:tab w:val="left" w:pos="4320"/>
          <w:tab w:val="left" w:pos="4860"/>
          <w:tab w:val="left" w:pos="5220"/>
          <w:tab w:val="left" w:pos="5580"/>
        </w:tabs>
        <w:ind w:left="5580" w:hanging="4680"/>
        <w:jc w:val="both"/>
      </w:pPr>
      <w:r w:rsidRPr="00774D80">
        <w:tab/>
      </w:r>
      <w:r w:rsidRPr="00774D80">
        <w:tab/>
      </w:r>
      <w:r w:rsidRPr="00774D80">
        <w:tab/>
      </w:r>
      <w:r w:rsidRPr="00774D80">
        <w:tab/>
      </w:r>
      <w:r w:rsidRPr="00774D80">
        <w:tab/>
      </w:r>
    </w:p>
    <w:p w14:paraId="2EED2EEA" w14:textId="588EDC51" w:rsidR="0090043F" w:rsidRPr="00774D80" w:rsidRDefault="0090043F" w:rsidP="00B86A3A">
      <w:pPr>
        <w:pStyle w:val="ListParagraph"/>
        <w:numPr>
          <w:ilvl w:val="1"/>
          <w:numId w:val="1"/>
        </w:numPr>
      </w:pPr>
      <w:r w:rsidRPr="00774D80">
        <w:lastRenderedPageBreak/>
        <w:t>T</w:t>
      </w:r>
      <w:r w:rsidR="00086FD8" w:rsidRPr="00774D80">
        <w:t>ime Charter</w:t>
      </w:r>
    </w:p>
    <w:p w14:paraId="7BA6ED62" w14:textId="7B77D49A" w:rsidR="00032454" w:rsidRPr="00774D80" w:rsidRDefault="00032454" w:rsidP="00032454">
      <w:pPr>
        <w:pStyle w:val="ListParagraph"/>
        <w:ind w:left="936"/>
      </w:pPr>
      <w:commentRangeStart w:id="242"/>
    </w:p>
    <w:p w14:paraId="3F240EA2" w14:textId="196EA242" w:rsidR="00032454" w:rsidRPr="00774D80" w:rsidRDefault="008B493C" w:rsidP="00032454">
      <w:pPr>
        <w:pStyle w:val="ListParagraph"/>
        <w:ind w:left="936"/>
      </w:pPr>
      <w:r>
        <w:pict w14:anchorId="0C952147">
          <v:shape id="_x0000_i1028" type="#_x0000_t75" style="width:333pt;height:540pt">
            <v:imagedata r:id="rId17" o:title="MV LIAN V 001"/>
          </v:shape>
        </w:pict>
      </w:r>
      <w:commentRangeEnd w:id="242"/>
      <w:r w:rsidR="00FB0A45" w:rsidRPr="00774D80">
        <w:rPr>
          <w:rStyle w:val="CommentReference"/>
        </w:rPr>
        <w:commentReference w:id="242"/>
      </w:r>
    </w:p>
    <w:p w14:paraId="321E4EFE" w14:textId="542D6818" w:rsidR="00A0380C" w:rsidRPr="00774D80" w:rsidRDefault="00A0380C" w:rsidP="00032454">
      <w:pPr>
        <w:pStyle w:val="ListParagraph"/>
        <w:ind w:left="936"/>
      </w:pPr>
      <w:r w:rsidRPr="00774D80">
        <w:br w:type="page"/>
      </w:r>
    </w:p>
    <w:p w14:paraId="2BB4EE53" w14:textId="1AD4D000" w:rsidR="00A0380C" w:rsidRPr="00774D80" w:rsidRDefault="008B493C" w:rsidP="001E0178">
      <w:pPr>
        <w:pStyle w:val="ListParagraph"/>
        <w:ind w:left="936"/>
      </w:pPr>
      <w:r>
        <w:lastRenderedPageBreak/>
        <w:pict w14:anchorId="52B0DD00">
          <v:shape id="_x0000_i1029" type="#_x0000_t75" style="width:378.75pt;height:540pt">
            <v:imagedata r:id="rId18" o:title="MV LIAN V 002"/>
          </v:shape>
        </w:pict>
      </w:r>
    </w:p>
    <w:p w14:paraId="03A70AF3" w14:textId="1A3F929E" w:rsidR="00754473" w:rsidRPr="00774D80" w:rsidRDefault="00754473" w:rsidP="00754473">
      <w:pPr>
        <w:pStyle w:val="ListParagraph"/>
        <w:ind w:left="936"/>
      </w:pPr>
    </w:p>
    <w:p w14:paraId="4E3AEE7C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Prepared by</w:t>
      </w:r>
      <w:r w:rsidRPr="00774D80">
        <w:tab/>
        <w:t>-</w:t>
      </w:r>
      <w:r w:rsidRPr="00774D80">
        <w:tab/>
        <w:t>Marketing Manager</w:t>
      </w:r>
    </w:p>
    <w:p w14:paraId="45DBE3E9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Signed by</w:t>
      </w:r>
      <w:r w:rsidRPr="00774D80">
        <w:tab/>
        <w:t>-</w:t>
      </w:r>
      <w:r w:rsidRPr="00774D80">
        <w:tab/>
        <w:t>SVP Marketing and Operations/President</w:t>
      </w:r>
    </w:p>
    <w:p w14:paraId="1FC34BD2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Conformed and signed by</w:t>
      </w:r>
      <w:r w:rsidRPr="00774D80">
        <w:tab/>
        <w:t>-</w:t>
      </w:r>
      <w:r w:rsidRPr="00774D80">
        <w:tab/>
        <w:t>Client</w:t>
      </w:r>
    </w:p>
    <w:p w14:paraId="1D6E02CD" w14:textId="4A463D36" w:rsidR="0090043F" w:rsidRPr="00774D80" w:rsidRDefault="00A0380C" w:rsidP="00B86A3A">
      <w:pPr>
        <w:pStyle w:val="ListParagraph"/>
        <w:numPr>
          <w:ilvl w:val="1"/>
          <w:numId w:val="1"/>
        </w:numPr>
      </w:pPr>
      <w:commentRangeStart w:id="243"/>
      <w:r w:rsidRPr="00774D80">
        <w:lastRenderedPageBreak/>
        <w:t>Cargo Handling Agreement</w:t>
      </w:r>
      <w:commentRangeEnd w:id="243"/>
      <w:r w:rsidR="00D62076" w:rsidRPr="00774D80">
        <w:rPr>
          <w:rStyle w:val="CommentReference"/>
        </w:rPr>
        <w:commentReference w:id="243"/>
      </w:r>
    </w:p>
    <w:p w14:paraId="3442B2C7" w14:textId="366CB4AD" w:rsidR="00A0380C" w:rsidRPr="00774D80" w:rsidRDefault="00A0380C" w:rsidP="00A0380C">
      <w:pPr>
        <w:pStyle w:val="ListParagraph"/>
        <w:ind w:left="936"/>
      </w:pPr>
    </w:p>
    <w:p w14:paraId="035C1F00" w14:textId="1576FFA5" w:rsidR="00A0380C" w:rsidRPr="00774D80" w:rsidRDefault="008B493C" w:rsidP="00A73AEF">
      <w:pPr>
        <w:pStyle w:val="ListParagraph"/>
        <w:ind w:left="936"/>
        <w:jc w:val="center"/>
      </w:pPr>
      <w:r>
        <w:pict w14:anchorId="6ADD4649">
          <v:shape id="_x0000_i1030" type="#_x0000_t75" style="width:363pt;height:540pt">
            <v:imagedata r:id="rId19" o:title="CHSA"/>
          </v:shape>
        </w:pict>
      </w:r>
    </w:p>
    <w:p w14:paraId="02860879" w14:textId="2FFEE36B" w:rsidR="00A0380C" w:rsidRPr="00774D80" w:rsidRDefault="00A0380C" w:rsidP="00A0380C">
      <w:pPr>
        <w:pStyle w:val="ListParagraph"/>
        <w:ind w:left="936"/>
      </w:pPr>
    </w:p>
    <w:p w14:paraId="606754EA" w14:textId="77777777" w:rsidR="00A0380C" w:rsidRPr="00774D80" w:rsidRDefault="00A0380C" w:rsidP="00A0380C">
      <w:pPr>
        <w:pStyle w:val="ListParagraph"/>
        <w:ind w:left="936"/>
      </w:pPr>
    </w:p>
    <w:p w14:paraId="1CCC904F" w14:textId="21053338" w:rsidR="00A312D8" w:rsidRPr="00774D80" w:rsidRDefault="00A312D8" w:rsidP="00A73AEF">
      <w:pPr>
        <w:pStyle w:val="ListParagraph"/>
        <w:jc w:val="center"/>
      </w:pPr>
      <w:r w:rsidRPr="00774D80">
        <w:br w:type="page"/>
      </w:r>
      <w:r w:rsidR="008B493C">
        <w:lastRenderedPageBreak/>
        <w:pict w14:anchorId="30E2FF3E">
          <v:shape id="_x0000_i1031" type="#_x0000_t75" style="width:348pt;height:540pt">
            <v:imagedata r:id="rId20" o:title="CHSA1"/>
          </v:shape>
        </w:pict>
      </w:r>
    </w:p>
    <w:p w14:paraId="73D77AB5" w14:textId="77777777" w:rsidR="00A312D8" w:rsidRPr="00774D80" w:rsidRDefault="00A312D8" w:rsidP="00A73AEF">
      <w:pPr>
        <w:pStyle w:val="ListParagraph"/>
        <w:jc w:val="center"/>
      </w:pPr>
      <w:r w:rsidRPr="00774D80">
        <w:br w:type="page"/>
      </w:r>
      <w:r w:rsidRPr="00774D80">
        <w:rPr>
          <w:noProof/>
          <w:lang w:val="en-PH" w:eastAsia="en-PH"/>
        </w:rPr>
        <w:lastRenderedPageBreak/>
        <w:drawing>
          <wp:inline distT="0" distB="0" distL="0" distR="0" wp14:anchorId="6BF1F580" wp14:editId="224BD25B">
            <wp:extent cx="4355465" cy="6858000"/>
            <wp:effectExtent l="0" t="0" r="6985" b="0"/>
            <wp:docPr id="1" name="Picture 1" descr="C:\Users\Noel M. Cainglet\AppData\Local\Microsoft\Windows\INetCache\Content.Word\CHS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oel M. Cainglet\AppData\Local\Microsoft\Windows\INetCache\Content.Word\CHSA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7F04" w14:textId="2FED2E54" w:rsidR="005161BF" w:rsidRPr="00774D80" w:rsidRDefault="005161BF" w:rsidP="001E0178"/>
    <w:p w14:paraId="5EFEC412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Prepared by</w:t>
      </w:r>
      <w:r w:rsidRPr="00774D80">
        <w:tab/>
        <w:t>-</w:t>
      </w:r>
      <w:r w:rsidRPr="00774D80">
        <w:tab/>
        <w:t>Marketing Manager</w:t>
      </w:r>
    </w:p>
    <w:p w14:paraId="6EB4DE0C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Signed by</w:t>
      </w:r>
      <w:r w:rsidRPr="00774D80">
        <w:tab/>
        <w:t>-</w:t>
      </w:r>
      <w:r w:rsidRPr="00774D80">
        <w:tab/>
        <w:t>SVP Marketing and Operations/President</w:t>
      </w:r>
    </w:p>
    <w:p w14:paraId="2BB767B3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Conformed and signed by</w:t>
      </w:r>
      <w:r w:rsidRPr="00774D80">
        <w:tab/>
        <w:t>-</w:t>
      </w:r>
      <w:r w:rsidRPr="00774D80">
        <w:tab/>
        <w:t>Client</w:t>
      </w:r>
    </w:p>
    <w:p w14:paraId="04B744C0" w14:textId="09A8F6E4" w:rsidR="004B1B17" w:rsidRPr="00774D80" w:rsidRDefault="00F71A10" w:rsidP="00B86A3A">
      <w:pPr>
        <w:pStyle w:val="ListParagraph"/>
        <w:numPr>
          <w:ilvl w:val="1"/>
          <w:numId w:val="1"/>
        </w:numPr>
      </w:pPr>
      <w:r w:rsidRPr="00774D80">
        <w:lastRenderedPageBreak/>
        <w:t>Addendum</w:t>
      </w:r>
    </w:p>
    <w:p w14:paraId="749DEBBD" w14:textId="15F709BA" w:rsidR="00A73AEF" w:rsidRPr="00774D80" w:rsidRDefault="008B493C" w:rsidP="00CC1737">
      <w:pPr>
        <w:pStyle w:val="ListParagraph"/>
        <w:ind w:left="576"/>
      </w:pPr>
      <w:r>
        <w:pict w14:anchorId="476330AE">
          <v:shape id="_x0000_i1032" type="#_x0000_t75" style="width:375pt;height:6in">
            <v:imagedata r:id="rId22" o:title="MV LIAN V 004"/>
          </v:shape>
        </w:pict>
      </w:r>
    </w:p>
    <w:p w14:paraId="4D59E50F" w14:textId="77777777" w:rsidR="00A73AEF" w:rsidRPr="00774D80" w:rsidRDefault="00A73AEF" w:rsidP="00CC1737">
      <w:pPr>
        <w:pStyle w:val="ListParagraph"/>
        <w:ind w:left="576"/>
      </w:pPr>
    </w:p>
    <w:p w14:paraId="524B9DA8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Prepared by</w:t>
      </w:r>
      <w:r w:rsidRPr="00774D80">
        <w:tab/>
        <w:t>-</w:t>
      </w:r>
      <w:r w:rsidRPr="00774D80">
        <w:tab/>
        <w:t>Marketing Manager</w:t>
      </w:r>
    </w:p>
    <w:p w14:paraId="39EC23F4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Signed by</w:t>
      </w:r>
      <w:r w:rsidRPr="00774D80">
        <w:tab/>
        <w:t>-</w:t>
      </w:r>
      <w:r w:rsidRPr="00774D80">
        <w:tab/>
        <w:t>SVP Marketing and Operations/President</w:t>
      </w:r>
    </w:p>
    <w:p w14:paraId="332C0D06" w14:textId="77777777" w:rsidR="005161BF" w:rsidRPr="00774D80" w:rsidRDefault="005161BF" w:rsidP="005161BF">
      <w:pPr>
        <w:tabs>
          <w:tab w:val="left" w:pos="900"/>
          <w:tab w:val="left" w:pos="2160"/>
          <w:tab w:val="left" w:pos="3960"/>
        </w:tabs>
        <w:ind w:left="360" w:firstLine="1080"/>
      </w:pPr>
      <w:r w:rsidRPr="00774D80">
        <w:t>Conformed and signed by</w:t>
      </w:r>
      <w:r w:rsidRPr="00774D80">
        <w:tab/>
        <w:t>-</w:t>
      </w:r>
      <w:r w:rsidRPr="00774D80">
        <w:tab/>
        <w:t>Client</w:t>
      </w:r>
    </w:p>
    <w:p w14:paraId="7654C324" w14:textId="77777777" w:rsidR="00754473" w:rsidRPr="00774D80" w:rsidRDefault="00754473" w:rsidP="00CC1737">
      <w:pPr>
        <w:pStyle w:val="ListParagraph"/>
        <w:ind w:left="576"/>
      </w:pPr>
    </w:p>
    <w:p w14:paraId="2A51446B" w14:textId="47BF4D80" w:rsidR="007A5242" w:rsidRPr="00774D80" w:rsidRDefault="007A5242" w:rsidP="0009579B">
      <w:pPr>
        <w:pStyle w:val="ListParagraph"/>
        <w:ind w:left="576"/>
        <w:rPr>
          <w:ins w:id="244" w:author="Noel M. Cainglet" w:date="2017-09-23T11:06:00Z"/>
        </w:rPr>
      </w:pPr>
      <w:ins w:id="245" w:author="Noel M. Cainglet" w:date="2017-09-23T11:06:00Z">
        <w:r w:rsidRPr="00774D80">
          <w:br w:type="page"/>
        </w:r>
      </w:ins>
    </w:p>
    <w:p w14:paraId="6D3DEE06" w14:textId="4F95EEAF" w:rsidR="00E635F4" w:rsidRPr="00774D80" w:rsidRDefault="00E635F4">
      <w:pPr>
        <w:pStyle w:val="ListParagraph"/>
        <w:numPr>
          <w:ilvl w:val="1"/>
          <w:numId w:val="1"/>
        </w:numPr>
        <w:rPr>
          <w:ins w:id="246" w:author="Noel M. Cainglet" w:date="2017-09-23T11:02:00Z"/>
        </w:rPr>
        <w:pPrChange w:id="247" w:author="Noel M. Cainglet" w:date="2017-09-23T11:02:00Z">
          <w:pPr>
            <w:pStyle w:val="ListParagraph"/>
            <w:ind w:left="576"/>
          </w:pPr>
        </w:pPrChange>
      </w:pPr>
      <w:commentRangeStart w:id="248"/>
      <w:ins w:id="249" w:author="Noel M. Cainglet" w:date="2017-09-23T11:02:00Z">
        <w:r w:rsidRPr="00774D80">
          <w:lastRenderedPageBreak/>
          <w:t>Service Order (</w:t>
        </w:r>
      </w:ins>
      <w:r w:rsidR="00F162B4">
        <w:t>Voyage Charter/</w:t>
      </w:r>
      <w:r w:rsidR="004E7CC5">
        <w:t>Time Charter</w:t>
      </w:r>
      <w:ins w:id="250" w:author="Noel M. Cainglet" w:date="2017-09-23T11:02:00Z">
        <w:r w:rsidRPr="00774D80">
          <w:t>)</w:t>
        </w:r>
      </w:ins>
      <w:commentRangeEnd w:id="248"/>
      <w:r w:rsidR="00A90E2B" w:rsidRPr="00774D80">
        <w:rPr>
          <w:rStyle w:val="CommentReference"/>
        </w:rPr>
        <w:commentReference w:id="248"/>
      </w:r>
    </w:p>
    <w:p w14:paraId="772D4739" w14:textId="2BF9A3E1" w:rsidR="00E635F4" w:rsidRPr="00774D80" w:rsidRDefault="00E635F4">
      <w:pPr>
        <w:pStyle w:val="ListParagraph"/>
        <w:ind w:left="936"/>
        <w:rPr>
          <w:ins w:id="251" w:author="Noel M. Cainglet" w:date="2017-09-23T11:02:00Z"/>
        </w:rPr>
        <w:pPrChange w:id="252" w:author="Noel M. Cainglet" w:date="2017-09-23T11:02:00Z">
          <w:pPr>
            <w:pStyle w:val="ListParagraph"/>
            <w:ind w:left="576"/>
          </w:pPr>
        </w:pPrChange>
      </w:pPr>
    </w:p>
    <w:p w14:paraId="2310B1CD" w14:textId="3094C6CC" w:rsidR="00E635F4" w:rsidRPr="00774D80" w:rsidRDefault="00642999">
      <w:pPr>
        <w:jc w:val="center"/>
        <w:rPr>
          <w:ins w:id="253" w:author="Noel M. Cainglet" w:date="2017-09-23T11:02:00Z"/>
        </w:rPr>
        <w:pPrChange w:id="254" w:author="Noel M. Cainglet" w:date="2017-09-27T09:57:00Z">
          <w:pPr>
            <w:pStyle w:val="ListParagraph"/>
            <w:ind w:left="576"/>
          </w:pPr>
        </w:pPrChange>
      </w:pPr>
      <w:r w:rsidRPr="00642999">
        <w:rPr>
          <w:noProof/>
          <w:lang w:val="en-PH" w:eastAsia="en-PH"/>
        </w:rPr>
        <w:drawing>
          <wp:inline distT="0" distB="0" distL="0" distR="0" wp14:anchorId="26F7DB82" wp14:editId="66EDFBFC">
            <wp:extent cx="5801446" cy="4572000"/>
            <wp:effectExtent l="57150" t="57150" r="123190" b="1143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46" cy="45720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5D60C" w14:textId="5546F10E" w:rsidR="00E635F4" w:rsidRPr="00774D80" w:rsidRDefault="00E635F4">
      <w:pPr>
        <w:pStyle w:val="ListParagraph"/>
        <w:ind w:left="936"/>
        <w:rPr>
          <w:ins w:id="255" w:author="Noel M. Cainglet" w:date="2017-09-23T11:03:00Z"/>
        </w:rPr>
        <w:pPrChange w:id="256" w:author="Noel M. Cainglet" w:date="2017-09-23T11:02:00Z">
          <w:pPr>
            <w:pStyle w:val="ListParagraph"/>
            <w:ind w:left="576"/>
          </w:pPr>
        </w:pPrChange>
      </w:pPr>
    </w:p>
    <w:p w14:paraId="71D5BE11" w14:textId="69C55763" w:rsidR="008D165B" w:rsidRPr="00774D80" w:rsidRDefault="008D165B" w:rsidP="007F5FB2">
      <w:pPr>
        <w:tabs>
          <w:tab w:val="left" w:pos="900"/>
          <w:tab w:val="left" w:pos="2160"/>
          <w:tab w:val="left" w:pos="3960"/>
        </w:tabs>
        <w:ind w:left="360" w:firstLine="1080"/>
        <w:rPr>
          <w:ins w:id="257" w:author="Noel M. Cainglet" w:date="2017-09-23T11:12:00Z"/>
        </w:rPr>
      </w:pPr>
      <w:ins w:id="258" w:author="Noel M. Cainglet" w:date="2017-09-23T11:12:00Z">
        <w:r w:rsidRPr="00774D80">
          <w:t xml:space="preserve">No. of Copies </w:t>
        </w:r>
        <w:r w:rsidRPr="00774D80">
          <w:tab/>
          <w:t>-</w:t>
        </w:r>
        <w:r w:rsidRPr="00774D80">
          <w:tab/>
          <w:t>2</w:t>
        </w:r>
      </w:ins>
    </w:p>
    <w:p w14:paraId="23448375" w14:textId="06CC7495" w:rsidR="008D165B" w:rsidRPr="00774D80" w:rsidRDefault="008D165B">
      <w:pPr>
        <w:tabs>
          <w:tab w:val="left" w:pos="900"/>
          <w:tab w:val="left" w:pos="3960"/>
        </w:tabs>
        <w:ind w:left="4320" w:hanging="2880"/>
        <w:rPr>
          <w:ins w:id="259" w:author="Noel M. Cainglet" w:date="2017-09-23T11:12:00Z"/>
        </w:rPr>
        <w:pPrChange w:id="260" w:author="Noel M. Cainglet" w:date="2017-09-23T11:13:00Z">
          <w:pPr>
            <w:tabs>
              <w:tab w:val="left" w:pos="900"/>
              <w:tab w:val="left" w:pos="2160"/>
              <w:tab w:val="left" w:pos="3960"/>
            </w:tabs>
            <w:ind w:left="360" w:firstLine="1080"/>
          </w:pPr>
        </w:pPrChange>
      </w:pPr>
      <w:ins w:id="261" w:author="Noel M. Cainglet" w:date="2017-09-23T11:12:00Z">
        <w:r w:rsidRPr="00774D80">
          <w:t>Explanation</w:t>
        </w:r>
        <w:r w:rsidRPr="00774D80">
          <w:tab/>
          <w:t>-</w:t>
        </w:r>
        <w:r w:rsidRPr="00774D80">
          <w:tab/>
        </w:r>
        <w:r w:rsidR="006738E5" w:rsidRPr="00774D80">
          <w:t>This is issued to notify the Operations Department of booking and details of assignment</w:t>
        </w:r>
      </w:ins>
      <w:ins w:id="262" w:author="Noel M. Cainglet" w:date="2017-09-25T10:58:00Z">
        <w:r w:rsidR="006E414C" w:rsidRPr="00774D80">
          <w:t xml:space="preserve"> for </w:t>
        </w:r>
      </w:ins>
      <w:r w:rsidR="006C5F12">
        <w:t>voyage and time charter agreements</w:t>
      </w:r>
      <w:r w:rsidR="004D0008">
        <w:t xml:space="preserve"> of vessels, tugboats or barges</w:t>
      </w:r>
      <w:ins w:id="263" w:author="Noel M. Cainglet" w:date="2017-09-23T11:12:00Z">
        <w:r w:rsidR="006738E5" w:rsidRPr="00774D80">
          <w:t>.</w:t>
        </w:r>
      </w:ins>
    </w:p>
    <w:p w14:paraId="4BBBD260" w14:textId="657DB98F" w:rsidR="007F5FB2" w:rsidRPr="00774D80" w:rsidRDefault="007F5FB2" w:rsidP="007F5FB2">
      <w:pPr>
        <w:tabs>
          <w:tab w:val="left" w:pos="900"/>
          <w:tab w:val="left" w:pos="2160"/>
          <w:tab w:val="left" w:pos="3960"/>
        </w:tabs>
        <w:ind w:left="360" w:firstLine="1080"/>
        <w:rPr>
          <w:ins w:id="264" w:author="Noel M. Cainglet" w:date="2017-09-23T11:12:00Z"/>
        </w:rPr>
      </w:pPr>
      <w:ins w:id="265" w:author="Noel M. Cainglet" w:date="2017-09-23T11:12:00Z">
        <w:r w:rsidRPr="00774D80">
          <w:t>Prepared by</w:t>
        </w:r>
        <w:r w:rsidRPr="00774D80">
          <w:tab/>
          <w:t>-</w:t>
        </w:r>
        <w:r w:rsidRPr="00774D80">
          <w:tab/>
        </w:r>
        <w:r w:rsidR="008625CF" w:rsidRPr="00774D80">
          <w:t>Marketing Staff</w:t>
        </w:r>
      </w:ins>
    </w:p>
    <w:p w14:paraId="3C381778" w14:textId="21A5CCA5" w:rsidR="008625CF" w:rsidRPr="00774D80" w:rsidRDefault="008625CF" w:rsidP="007F5FB2">
      <w:pPr>
        <w:tabs>
          <w:tab w:val="left" w:pos="900"/>
          <w:tab w:val="left" w:pos="2160"/>
          <w:tab w:val="left" w:pos="3960"/>
        </w:tabs>
        <w:ind w:left="360" w:firstLine="1080"/>
        <w:rPr>
          <w:ins w:id="266" w:author="Noel M. Cainglet" w:date="2017-09-23T11:12:00Z"/>
        </w:rPr>
      </w:pPr>
      <w:ins w:id="267" w:author="Noel M. Cainglet" w:date="2017-09-23T11:12:00Z">
        <w:r w:rsidRPr="00774D80">
          <w:t>Verified and approved by</w:t>
        </w:r>
        <w:r w:rsidRPr="00774D80">
          <w:tab/>
          <w:t>-</w:t>
        </w:r>
        <w:r w:rsidRPr="00774D80">
          <w:tab/>
          <w:t>Marketing Manager</w:t>
        </w:r>
      </w:ins>
    </w:p>
    <w:p w14:paraId="4C06FCB5" w14:textId="563FFDD8" w:rsidR="007F5FB2" w:rsidRPr="00774D80" w:rsidRDefault="008D165B" w:rsidP="007F5FB2">
      <w:pPr>
        <w:tabs>
          <w:tab w:val="left" w:pos="900"/>
          <w:tab w:val="left" w:pos="2160"/>
          <w:tab w:val="left" w:pos="3960"/>
        </w:tabs>
        <w:ind w:left="360" w:firstLine="1080"/>
        <w:rPr>
          <w:ins w:id="268" w:author="Noel M. Cainglet" w:date="2017-09-23T11:13:00Z"/>
        </w:rPr>
      </w:pPr>
      <w:ins w:id="269" w:author="Noel M. Cainglet" w:date="2017-09-23T11:12:00Z">
        <w:r w:rsidRPr="00774D80">
          <w:t>Distribution</w:t>
        </w:r>
        <w:r w:rsidR="007F5FB2" w:rsidRPr="00774D80">
          <w:tab/>
          <w:t>-</w:t>
        </w:r>
        <w:r w:rsidR="007F5FB2" w:rsidRPr="00774D80">
          <w:tab/>
        </w:r>
      </w:ins>
      <w:ins w:id="270" w:author="Noel M. Cainglet" w:date="2017-09-23T11:13:00Z">
        <w:r w:rsidRPr="00774D80">
          <w:t>Copy 1 - Marketing Department</w:t>
        </w:r>
      </w:ins>
    </w:p>
    <w:p w14:paraId="737A779F" w14:textId="597CBF4A" w:rsidR="008D165B" w:rsidRPr="00774D80" w:rsidRDefault="008D165B" w:rsidP="007F5FB2">
      <w:pPr>
        <w:tabs>
          <w:tab w:val="left" w:pos="900"/>
          <w:tab w:val="left" w:pos="2160"/>
          <w:tab w:val="left" w:pos="3960"/>
        </w:tabs>
        <w:ind w:left="360" w:firstLine="1080"/>
        <w:rPr>
          <w:ins w:id="271" w:author="Noel M. Cainglet" w:date="2017-09-23T11:12:00Z"/>
        </w:rPr>
      </w:pPr>
      <w:ins w:id="272" w:author="Noel M. Cainglet" w:date="2017-09-23T11:13:00Z">
        <w:r w:rsidRPr="00774D80">
          <w:tab/>
        </w:r>
        <w:r w:rsidRPr="00774D80">
          <w:tab/>
        </w:r>
        <w:r w:rsidRPr="00774D80">
          <w:tab/>
          <w:t>Copy 2 – Operations Department</w:t>
        </w:r>
      </w:ins>
    </w:p>
    <w:p w14:paraId="43197BB4" w14:textId="77777777" w:rsidR="007F5FB2" w:rsidRPr="00774D80" w:rsidRDefault="007F5FB2" w:rsidP="007F5FB2">
      <w:pPr>
        <w:pStyle w:val="ListParagraph"/>
        <w:ind w:left="576"/>
        <w:rPr>
          <w:ins w:id="273" w:author="Noel M. Cainglet" w:date="2017-09-23T11:12:00Z"/>
        </w:rPr>
      </w:pPr>
    </w:p>
    <w:p w14:paraId="43AB7AF6" w14:textId="77777777" w:rsidR="007F5FB2" w:rsidRPr="00774D80" w:rsidRDefault="007F5FB2" w:rsidP="007F5FB2">
      <w:pPr>
        <w:pStyle w:val="ListParagraph"/>
        <w:ind w:left="576"/>
        <w:rPr>
          <w:ins w:id="274" w:author="Noel M. Cainglet" w:date="2017-09-23T11:12:00Z"/>
        </w:rPr>
      </w:pPr>
      <w:ins w:id="275" w:author="Noel M. Cainglet" w:date="2017-09-23T11:12:00Z">
        <w:r w:rsidRPr="00774D80">
          <w:br w:type="page"/>
        </w:r>
      </w:ins>
    </w:p>
    <w:p w14:paraId="0C248450" w14:textId="7BB825F4" w:rsidR="00C8138C" w:rsidRPr="00774D80" w:rsidRDefault="00E635F4">
      <w:pPr>
        <w:pStyle w:val="ListParagraph"/>
        <w:numPr>
          <w:ilvl w:val="1"/>
          <w:numId w:val="1"/>
        </w:numPr>
        <w:rPr>
          <w:ins w:id="276" w:author="Noel M. Cainglet" w:date="2017-09-27T09:57:00Z"/>
        </w:rPr>
        <w:pPrChange w:id="277" w:author="Noel M. Cainglet" w:date="2017-09-27T09:57:00Z">
          <w:pPr>
            <w:pStyle w:val="ListParagraph"/>
            <w:ind w:left="576"/>
          </w:pPr>
        </w:pPrChange>
      </w:pPr>
      <w:ins w:id="278" w:author="Noel M. Cainglet" w:date="2017-09-23T11:03:00Z">
        <w:r w:rsidRPr="00774D80">
          <w:lastRenderedPageBreak/>
          <w:t>Service Order (Trucking)</w:t>
        </w:r>
      </w:ins>
    </w:p>
    <w:p w14:paraId="6294FD58" w14:textId="57C95C34" w:rsidR="00AE1D75" w:rsidRPr="00774D80" w:rsidRDefault="00AE1D75">
      <w:pPr>
        <w:pStyle w:val="ListParagraph"/>
        <w:ind w:left="936"/>
        <w:rPr>
          <w:ins w:id="279" w:author="Noel M. Cainglet" w:date="2017-09-27T09:57:00Z"/>
        </w:rPr>
        <w:pPrChange w:id="280" w:author="Noel M. Cainglet" w:date="2017-09-27T09:57:00Z">
          <w:pPr>
            <w:pStyle w:val="ListParagraph"/>
            <w:ind w:left="576"/>
          </w:pPr>
        </w:pPrChange>
      </w:pPr>
    </w:p>
    <w:p w14:paraId="62E30F74" w14:textId="278E2A60" w:rsidR="00AE1D75" w:rsidRPr="00774D80" w:rsidRDefault="00A24E30">
      <w:pPr>
        <w:jc w:val="center"/>
        <w:rPr>
          <w:ins w:id="281" w:author="Noel M. Cainglet" w:date="2017-09-23T11:02:00Z"/>
        </w:rPr>
        <w:pPrChange w:id="282" w:author="Noel M. Cainglet" w:date="2017-09-27T09:57:00Z">
          <w:pPr>
            <w:pStyle w:val="ListParagraph"/>
            <w:ind w:left="576"/>
          </w:pPr>
        </w:pPrChange>
      </w:pPr>
      <w:r w:rsidRPr="00A24E30">
        <w:rPr>
          <w:noProof/>
          <w:lang w:val="en-PH" w:eastAsia="en-PH"/>
        </w:rPr>
        <w:drawing>
          <wp:inline distT="0" distB="0" distL="0" distR="0" wp14:anchorId="6FB3A1C0" wp14:editId="61A34CCE">
            <wp:extent cx="5790443" cy="4572000"/>
            <wp:effectExtent l="57150" t="57150" r="115570" b="1143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43" cy="45720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EAC61C" w14:textId="15092BBD" w:rsidR="00E635F4" w:rsidRPr="00774D80" w:rsidRDefault="00E635F4">
      <w:pPr>
        <w:pStyle w:val="ListParagraph"/>
        <w:ind w:left="936"/>
        <w:rPr>
          <w:ins w:id="283" w:author="Noel M. Cainglet" w:date="2017-09-23T11:02:00Z"/>
        </w:rPr>
        <w:pPrChange w:id="284" w:author="Noel M. Cainglet" w:date="2017-09-23T11:02:00Z">
          <w:pPr>
            <w:pStyle w:val="ListParagraph"/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</w:p>
    <w:p w14:paraId="2CDFE459" w14:textId="77777777" w:rsidR="0009579B" w:rsidRPr="00774D80" w:rsidRDefault="0009579B">
      <w:pPr>
        <w:pStyle w:val="ListParagraph"/>
        <w:ind w:left="576"/>
        <w:rPr>
          <w:ins w:id="285" w:author="Noel M. Cainglet" w:date="2017-09-23T11:01:00Z"/>
        </w:rPr>
        <w:pPrChange w:id="286" w:author="Noel M. Cainglet" w:date="2017-09-23T11:01:00Z">
          <w:pPr>
            <w:pStyle w:val="ListParagraph"/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</w:p>
    <w:p w14:paraId="5E47FDCC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287" w:author="Noel M. Cainglet" w:date="2017-09-23T11:14:00Z"/>
        </w:rPr>
      </w:pPr>
      <w:ins w:id="288" w:author="Noel M. Cainglet" w:date="2017-09-23T11:14:00Z">
        <w:r w:rsidRPr="00774D80">
          <w:t xml:space="preserve">No. of Copies </w:t>
        </w:r>
        <w:r w:rsidRPr="00774D80">
          <w:tab/>
          <w:t>-</w:t>
        </w:r>
        <w:r w:rsidRPr="00774D80">
          <w:tab/>
          <w:t>2</w:t>
        </w:r>
      </w:ins>
    </w:p>
    <w:p w14:paraId="0AE05148" w14:textId="009103FD" w:rsidR="00882B34" w:rsidRPr="00774D80" w:rsidRDefault="00882B34" w:rsidP="00882B34">
      <w:pPr>
        <w:tabs>
          <w:tab w:val="left" w:pos="900"/>
          <w:tab w:val="left" w:pos="3960"/>
        </w:tabs>
        <w:ind w:left="4320" w:hanging="2880"/>
        <w:rPr>
          <w:ins w:id="289" w:author="Noel M. Cainglet" w:date="2017-09-23T11:14:00Z"/>
        </w:rPr>
      </w:pPr>
      <w:ins w:id="290" w:author="Noel M. Cainglet" w:date="2017-09-23T11:14:00Z">
        <w:r w:rsidRPr="00774D80">
          <w:t>Explanation</w:t>
        </w:r>
        <w:r w:rsidRPr="00774D80">
          <w:tab/>
          <w:t>-</w:t>
        </w:r>
        <w:r w:rsidRPr="00774D80">
          <w:tab/>
          <w:t>This is issued to notify the Operations Department of booking and details of assignment</w:t>
        </w:r>
      </w:ins>
      <w:ins w:id="291" w:author="Noel M. Cainglet" w:date="2017-09-25T10:58:00Z">
        <w:r w:rsidR="006E414C" w:rsidRPr="00774D80">
          <w:t xml:space="preserve"> for trucking services</w:t>
        </w:r>
      </w:ins>
      <w:ins w:id="292" w:author="Noel M. Cainglet" w:date="2017-09-23T11:14:00Z">
        <w:r w:rsidRPr="00774D80">
          <w:t>.</w:t>
        </w:r>
      </w:ins>
    </w:p>
    <w:p w14:paraId="5A9AE649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293" w:author="Noel M. Cainglet" w:date="2017-09-23T11:14:00Z"/>
        </w:rPr>
      </w:pPr>
      <w:ins w:id="294" w:author="Noel M. Cainglet" w:date="2017-09-23T11:14:00Z">
        <w:r w:rsidRPr="00774D80">
          <w:t>Prepared by</w:t>
        </w:r>
        <w:r w:rsidRPr="00774D80">
          <w:tab/>
          <w:t>-</w:t>
        </w:r>
        <w:r w:rsidRPr="00774D80">
          <w:tab/>
          <w:t>Marketing Staff</w:t>
        </w:r>
      </w:ins>
    </w:p>
    <w:p w14:paraId="03816207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295" w:author="Noel M. Cainglet" w:date="2017-09-23T11:14:00Z"/>
        </w:rPr>
      </w:pPr>
      <w:ins w:id="296" w:author="Noel M. Cainglet" w:date="2017-09-23T11:14:00Z">
        <w:r w:rsidRPr="00774D80">
          <w:t>Verified and approved by</w:t>
        </w:r>
        <w:r w:rsidRPr="00774D80">
          <w:tab/>
          <w:t>-</w:t>
        </w:r>
        <w:r w:rsidRPr="00774D80">
          <w:tab/>
          <w:t>Marketing Manager</w:t>
        </w:r>
      </w:ins>
    </w:p>
    <w:p w14:paraId="159A626A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297" w:author="Noel M. Cainglet" w:date="2017-09-23T11:14:00Z"/>
        </w:rPr>
      </w:pPr>
      <w:ins w:id="298" w:author="Noel M. Cainglet" w:date="2017-09-23T11:14:00Z">
        <w:r w:rsidRPr="00774D80">
          <w:t>Distribution</w:t>
        </w:r>
        <w:r w:rsidRPr="00774D80">
          <w:tab/>
          <w:t>-</w:t>
        </w:r>
        <w:r w:rsidRPr="00774D80">
          <w:tab/>
          <w:t>Copy 1 - Marketing Department</w:t>
        </w:r>
      </w:ins>
    </w:p>
    <w:p w14:paraId="5EBE3501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299" w:author="Noel M. Cainglet" w:date="2017-09-23T11:14:00Z"/>
        </w:rPr>
      </w:pPr>
      <w:ins w:id="300" w:author="Noel M. Cainglet" w:date="2017-09-23T11:14:00Z">
        <w:r w:rsidRPr="00774D80">
          <w:tab/>
        </w:r>
        <w:r w:rsidRPr="00774D80">
          <w:tab/>
        </w:r>
        <w:r w:rsidRPr="00774D80">
          <w:tab/>
          <w:t>Copy 2 – Operations Department</w:t>
        </w:r>
      </w:ins>
    </w:p>
    <w:p w14:paraId="76655E7F" w14:textId="274D3F0B" w:rsidR="00882B34" w:rsidRPr="00774D80" w:rsidRDefault="00882B34" w:rsidP="001C6378">
      <w:pPr>
        <w:rPr>
          <w:ins w:id="301" w:author="Noel M. Cainglet" w:date="2017-09-23T11:14:00Z"/>
        </w:rPr>
      </w:pPr>
      <w:ins w:id="302" w:author="Noel M. Cainglet" w:date="2017-09-23T11:14:00Z">
        <w:r w:rsidRPr="00774D80">
          <w:br w:type="page"/>
        </w:r>
      </w:ins>
    </w:p>
    <w:p w14:paraId="5EF8C933" w14:textId="2D45ABE0" w:rsidR="00E635F4" w:rsidRPr="00774D80" w:rsidRDefault="00E635F4">
      <w:pPr>
        <w:pStyle w:val="ListParagraph"/>
        <w:numPr>
          <w:ilvl w:val="1"/>
          <w:numId w:val="1"/>
        </w:numPr>
        <w:rPr>
          <w:ins w:id="303" w:author="Noel M. Cainglet" w:date="2017-09-23T11:03:00Z"/>
        </w:rPr>
        <w:pPrChange w:id="304" w:author="Noel M. Cainglet" w:date="2017-09-23T11:03:00Z">
          <w:pPr>
            <w:pStyle w:val="ListParagraph"/>
            <w:ind w:left="576"/>
          </w:pPr>
        </w:pPrChange>
      </w:pPr>
      <w:ins w:id="305" w:author="Noel M. Cainglet" w:date="2017-09-23T11:03:00Z">
        <w:r w:rsidRPr="00774D80">
          <w:lastRenderedPageBreak/>
          <w:t>Service Order (Handling)</w:t>
        </w:r>
      </w:ins>
    </w:p>
    <w:p w14:paraId="64DF886A" w14:textId="43446234" w:rsidR="00E635F4" w:rsidRPr="00774D80" w:rsidRDefault="00E635F4">
      <w:pPr>
        <w:pStyle w:val="ListParagraph"/>
        <w:ind w:left="936"/>
        <w:rPr>
          <w:ins w:id="306" w:author="Noel M. Cainglet" w:date="2017-09-23T11:03:00Z"/>
        </w:rPr>
        <w:pPrChange w:id="307" w:author="Noel M. Cainglet" w:date="2017-09-23T11:03:00Z">
          <w:pPr>
            <w:pStyle w:val="ListParagraph"/>
            <w:ind w:left="576"/>
          </w:pPr>
        </w:pPrChange>
      </w:pPr>
    </w:p>
    <w:p w14:paraId="3178470C" w14:textId="774A909D" w:rsidR="00E635F4" w:rsidRPr="00774D80" w:rsidRDefault="00A24E30">
      <w:pPr>
        <w:jc w:val="center"/>
        <w:rPr>
          <w:ins w:id="308" w:author="Noel M. Cainglet" w:date="2017-09-23T11:03:00Z"/>
        </w:rPr>
        <w:pPrChange w:id="309" w:author="Noel M. Cainglet" w:date="2017-09-27T09:57:00Z">
          <w:pPr>
            <w:pStyle w:val="ListParagraph"/>
            <w:ind w:left="576"/>
          </w:pPr>
        </w:pPrChange>
      </w:pPr>
      <w:r w:rsidRPr="00A24E30">
        <w:rPr>
          <w:noProof/>
          <w:lang w:val="en-PH" w:eastAsia="en-PH"/>
        </w:rPr>
        <w:drawing>
          <wp:inline distT="0" distB="0" distL="0" distR="0" wp14:anchorId="39788C07" wp14:editId="1CE1B0AC">
            <wp:extent cx="5548031" cy="3657600"/>
            <wp:effectExtent l="57150" t="57150" r="109855" b="1143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031" cy="3657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93AE7" w14:textId="6C5B67B3" w:rsidR="00E635F4" w:rsidRPr="00774D80" w:rsidRDefault="00E635F4">
      <w:pPr>
        <w:rPr>
          <w:ins w:id="310" w:author="Noel M. Cainglet" w:date="2017-09-23T11:03:00Z"/>
        </w:rPr>
        <w:pPrChange w:id="311" w:author="Noel M. Cainglet" w:date="2017-09-23T11:10:00Z">
          <w:pPr>
            <w:pStyle w:val="ListParagraph"/>
            <w:ind w:left="576"/>
          </w:pPr>
        </w:pPrChange>
      </w:pPr>
    </w:p>
    <w:p w14:paraId="003807A5" w14:textId="77777777" w:rsidR="00882B34" w:rsidRPr="00774D80" w:rsidRDefault="00882B34" w:rsidP="00882B34">
      <w:pPr>
        <w:pStyle w:val="ListParagraph"/>
        <w:ind w:left="576"/>
        <w:rPr>
          <w:ins w:id="312" w:author="Noel M. Cainglet" w:date="2017-09-23T11:14:00Z"/>
        </w:rPr>
      </w:pPr>
    </w:p>
    <w:p w14:paraId="0089F0C7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313" w:author="Noel M. Cainglet" w:date="2017-09-23T11:14:00Z"/>
        </w:rPr>
      </w:pPr>
      <w:ins w:id="314" w:author="Noel M. Cainglet" w:date="2017-09-23T11:14:00Z">
        <w:r w:rsidRPr="00774D80">
          <w:t xml:space="preserve">No. of Copies </w:t>
        </w:r>
        <w:r w:rsidRPr="00774D80">
          <w:tab/>
          <w:t>-</w:t>
        </w:r>
        <w:r w:rsidRPr="00774D80">
          <w:tab/>
          <w:t>2</w:t>
        </w:r>
      </w:ins>
    </w:p>
    <w:p w14:paraId="46E6BFBC" w14:textId="0C4A557C" w:rsidR="00882B34" w:rsidRPr="00774D80" w:rsidRDefault="00882B34" w:rsidP="00882B34">
      <w:pPr>
        <w:tabs>
          <w:tab w:val="left" w:pos="900"/>
          <w:tab w:val="left" w:pos="3960"/>
        </w:tabs>
        <w:ind w:left="4320" w:hanging="2880"/>
        <w:rPr>
          <w:ins w:id="315" w:author="Noel M. Cainglet" w:date="2017-09-23T11:14:00Z"/>
        </w:rPr>
      </w:pPr>
      <w:ins w:id="316" w:author="Noel M. Cainglet" w:date="2017-09-23T11:14:00Z">
        <w:r w:rsidRPr="00774D80">
          <w:t>Explanation</w:t>
        </w:r>
        <w:r w:rsidRPr="00774D80">
          <w:tab/>
          <w:t>-</w:t>
        </w:r>
        <w:r w:rsidRPr="00774D80">
          <w:tab/>
          <w:t>This is issued to notify the Operations Department of booking and details of assignment</w:t>
        </w:r>
      </w:ins>
      <w:ins w:id="317" w:author="Noel M. Cainglet" w:date="2017-09-25T10:58:00Z">
        <w:r w:rsidR="006E414C" w:rsidRPr="00774D80">
          <w:t xml:space="preserve"> for handling services</w:t>
        </w:r>
      </w:ins>
      <w:ins w:id="318" w:author="Noel M. Cainglet" w:date="2017-09-23T11:14:00Z">
        <w:r w:rsidRPr="00774D80">
          <w:t>.</w:t>
        </w:r>
      </w:ins>
    </w:p>
    <w:p w14:paraId="1D56756A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319" w:author="Noel M. Cainglet" w:date="2017-09-23T11:14:00Z"/>
        </w:rPr>
      </w:pPr>
      <w:ins w:id="320" w:author="Noel M. Cainglet" w:date="2017-09-23T11:14:00Z">
        <w:r w:rsidRPr="00774D80">
          <w:t>Prepared by</w:t>
        </w:r>
        <w:r w:rsidRPr="00774D80">
          <w:tab/>
          <w:t>-</w:t>
        </w:r>
        <w:r w:rsidRPr="00774D80">
          <w:tab/>
          <w:t>Marketing Staff</w:t>
        </w:r>
      </w:ins>
    </w:p>
    <w:p w14:paraId="18E321B3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321" w:author="Noel M. Cainglet" w:date="2017-09-23T11:14:00Z"/>
        </w:rPr>
      </w:pPr>
      <w:ins w:id="322" w:author="Noel M. Cainglet" w:date="2017-09-23T11:14:00Z">
        <w:r w:rsidRPr="00774D80">
          <w:t>Verified and approved by</w:t>
        </w:r>
        <w:r w:rsidRPr="00774D80">
          <w:tab/>
          <w:t>-</w:t>
        </w:r>
        <w:r w:rsidRPr="00774D80">
          <w:tab/>
          <w:t>Marketing Manager</w:t>
        </w:r>
      </w:ins>
    </w:p>
    <w:p w14:paraId="5C90A0B9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323" w:author="Noel M. Cainglet" w:date="2017-09-23T11:14:00Z"/>
        </w:rPr>
      </w:pPr>
      <w:ins w:id="324" w:author="Noel M. Cainglet" w:date="2017-09-23T11:14:00Z">
        <w:r w:rsidRPr="00774D80">
          <w:t>Distribution</w:t>
        </w:r>
        <w:r w:rsidRPr="00774D80">
          <w:tab/>
          <w:t>-</w:t>
        </w:r>
        <w:r w:rsidRPr="00774D80">
          <w:tab/>
          <w:t>Copy 1 - Marketing Department</w:t>
        </w:r>
      </w:ins>
    </w:p>
    <w:p w14:paraId="3372CB19" w14:textId="77777777" w:rsidR="00882B34" w:rsidRPr="00774D80" w:rsidRDefault="00882B34" w:rsidP="00882B34">
      <w:pPr>
        <w:tabs>
          <w:tab w:val="left" w:pos="900"/>
          <w:tab w:val="left" w:pos="2160"/>
          <w:tab w:val="left" w:pos="3960"/>
        </w:tabs>
        <w:ind w:left="360" w:firstLine="1080"/>
        <w:rPr>
          <w:ins w:id="325" w:author="Noel M. Cainglet" w:date="2017-09-23T11:14:00Z"/>
        </w:rPr>
      </w:pPr>
      <w:ins w:id="326" w:author="Noel M. Cainglet" w:date="2017-09-23T11:14:00Z">
        <w:r w:rsidRPr="00774D80">
          <w:tab/>
        </w:r>
        <w:r w:rsidRPr="00774D80">
          <w:tab/>
        </w:r>
        <w:r w:rsidRPr="00774D80">
          <w:tab/>
          <w:t>Copy 2 – Operations Department</w:t>
        </w:r>
      </w:ins>
    </w:p>
    <w:p w14:paraId="2EDB274C" w14:textId="4B609806" w:rsidR="0009579B" w:rsidRPr="00774D80" w:rsidRDefault="00882B34">
      <w:pPr>
        <w:rPr>
          <w:ins w:id="327" w:author="Noel M. Cainglet" w:date="2017-09-23T11:04:00Z"/>
        </w:rPr>
        <w:pPrChange w:id="328" w:author="Noel M. Cainglet" w:date="2017-09-23T11:01:00Z">
          <w:pPr>
            <w:pStyle w:val="ListParagraph"/>
            <w:numPr>
              <w:numId w:val="1"/>
            </w:numPr>
            <w:tabs>
              <w:tab w:val="num" w:pos="576"/>
            </w:tabs>
            <w:ind w:left="576" w:hanging="576"/>
          </w:pPr>
        </w:pPrChange>
      </w:pPr>
      <w:ins w:id="329" w:author="Noel M. Cainglet" w:date="2017-09-23T11:14:00Z">
        <w:r w:rsidRPr="00774D80">
          <w:br w:type="page"/>
        </w:r>
      </w:ins>
    </w:p>
    <w:p w14:paraId="65A6385E" w14:textId="74EC5A4D" w:rsidR="0002306F" w:rsidRPr="00774D80" w:rsidRDefault="003226EA" w:rsidP="00B86A3A">
      <w:pPr>
        <w:pStyle w:val="ListParagraph"/>
        <w:numPr>
          <w:ilvl w:val="0"/>
          <w:numId w:val="1"/>
        </w:numPr>
      </w:pPr>
      <w:r w:rsidRPr="00774D80">
        <w:rPr>
          <w:u w:val="single"/>
        </w:rPr>
        <w:lastRenderedPageBreak/>
        <w:t>EFFECTIVITY</w:t>
      </w:r>
    </w:p>
    <w:p w14:paraId="34CD6835" w14:textId="77777777" w:rsidR="0002306F" w:rsidRPr="00774D80" w:rsidRDefault="0002306F" w:rsidP="00274D6F">
      <w:pPr>
        <w:ind w:left="576"/>
        <w:jc w:val="both"/>
        <w:rPr>
          <w:u w:val="single"/>
        </w:rPr>
      </w:pPr>
    </w:p>
    <w:p w14:paraId="4EF4D412" w14:textId="0D930C9E" w:rsidR="00714FB1" w:rsidRDefault="00B62B8C" w:rsidP="00B62B8C">
      <w:pPr>
        <w:ind w:left="576"/>
        <w:jc w:val="both"/>
      </w:pPr>
      <w:r w:rsidRPr="00774D80">
        <w:t>This Policies and Procedures Manual shall take effect upon approval and shall supersede any memorandum/SOP inconsistent with this Policies and Procedures Manual. Any changes to the manual shall comply with the policies and procedures indicated in the process</w:t>
      </w:r>
      <w:ins w:id="330" w:author="JGL" w:date="2017-08-25T17:25:00Z">
        <w:r w:rsidRPr="00774D80">
          <w:t xml:space="preserve"> title</w:t>
        </w:r>
      </w:ins>
      <w:r w:rsidRPr="00774D80">
        <w:t xml:space="preserve"> </w:t>
      </w:r>
      <w:del w:id="331" w:author="JGL" w:date="2017-08-25T17:25:00Z">
        <w:r w:rsidRPr="00774D80" w:rsidDel="005C2740">
          <w:delText>of</w:delText>
        </w:r>
      </w:del>
      <w:r w:rsidRPr="00774D80">
        <w:t xml:space="preserve"> </w:t>
      </w:r>
      <w:ins w:id="332" w:author="JGL" w:date="2017-08-25T17:25:00Z">
        <w:r w:rsidRPr="00774D80">
          <w:rPr>
            <w:i/>
            <w:rPrChange w:id="333" w:author="JGL" w:date="2017-08-25T17:25:00Z">
              <w:rPr/>
            </w:rPrChange>
          </w:rPr>
          <w:t>“</w:t>
        </w:r>
      </w:ins>
      <w:r w:rsidRPr="00774D80">
        <w:rPr>
          <w:i/>
          <w:rPrChange w:id="334" w:author="JGL" w:date="2017-08-25T17:25:00Z">
            <w:rPr/>
          </w:rPrChange>
        </w:rPr>
        <w:t>Amendment of Manual</w:t>
      </w:r>
      <w:ins w:id="335" w:author="JGL" w:date="2017-08-25T17:25:00Z">
        <w:r w:rsidRPr="00774D80">
          <w:rPr>
            <w:i/>
            <w:rPrChange w:id="336" w:author="JGL" w:date="2017-08-25T17:25:00Z">
              <w:rPr/>
            </w:rPrChange>
          </w:rPr>
          <w:t>”</w:t>
        </w:r>
      </w:ins>
      <w:r w:rsidRPr="00774D80">
        <w:t>.</w:t>
      </w:r>
    </w:p>
    <w:sectPr w:rsidR="00714FB1" w:rsidSect="00C90C99">
      <w:headerReference w:type="default" r:id="rId26"/>
      <w:footerReference w:type="even" r:id="rId27"/>
      <w:footerReference w:type="default" r:id="rId28"/>
      <w:pgSz w:w="12240" w:h="15840"/>
      <w:pgMar w:top="1440" w:right="1008" w:bottom="1440" w:left="1800" w:header="720" w:footer="720" w:gutter="792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7" w:author="Jusse Suco" w:date="2017-09-26T14:51:00Z" w:initials="JS">
    <w:p w14:paraId="1E0B0F8D" w14:textId="046BB187" w:rsidR="009250CC" w:rsidRDefault="009250CC">
      <w:pPr>
        <w:pStyle w:val="CommentText"/>
      </w:pPr>
      <w:r>
        <w:rPr>
          <w:rStyle w:val="CommentReference"/>
        </w:rPr>
        <w:annotationRef/>
      </w:r>
      <w:r>
        <w:t>The Marketing Department</w:t>
      </w:r>
    </w:p>
  </w:comment>
  <w:comment w:id="43" w:author="Jusse Suco" w:date="2017-09-26T14:53:00Z" w:initials="JS">
    <w:p w14:paraId="28D9D492" w14:textId="4002A5CA" w:rsidR="009250CC" w:rsidRDefault="009250CC">
      <w:pPr>
        <w:pStyle w:val="CommentText"/>
      </w:pPr>
      <w:r>
        <w:rPr>
          <w:rStyle w:val="CommentReference"/>
        </w:rPr>
        <w:annotationRef/>
      </w:r>
      <w:r>
        <w:t>Marketing Department</w:t>
      </w:r>
    </w:p>
  </w:comment>
  <w:comment w:id="229" w:author="Jusse Suco" w:date="2017-09-26T14:06:00Z" w:initials="JS">
    <w:p w14:paraId="3C336E10" w14:textId="77777777" w:rsidR="00FB0A45" w:rsidRDefault="00FB0A45">
      <w:pPr>
        <w:pStyle w:val="CommentText"/>
      </w:pPr>
      <w:r>
        <w:rPr>
          <w:rStyle w:val="CommentReference"/>
        </w:rPr>
        <w:annotationRef/>
      </w:r>
      <w:r>
        <w:t xml:space="preserve">After the review and sign addendum process under the president column, the flow stops. </w:t>
      </w:r>
    </w:p>
    <w:p w14:paraId="002E4A07" w14:textId="77777777" w:rsidR="00FB0A45" w:rsidRDefault="00FB0A45">
      <w:pPr>
        <w:pStyle w:val="CommentText"/>
      </w:pPr>
    </w:p>
    <w:p w14:paraId="7FB08185" w14:textId="464A327A" w:rsidR="00FB0A45" w:rsidRDefault="00FB0A45">
      <w:pPr>
        <w:pStyle w:val="CommentText"/>
      </w:pPr>
      <w:r>
        <w:t>Why is it cargo operations alone? How about lighterage operations, trucking and warehousing services?</w:t>
      </w:r>
    </w:p>
  </w:comment>
  <w:comment w:id="235" w:author="Jusse Suco" w:date="2017-09-26T14:15:00Z" w:initials="JS">
    <w:p w14:paraId="0C835B50" w14:textId="77777777" w:rsidR="00FB0A45" w:rsidRDefault="00FB0A45">
      <w:pPr>
        <w:pStyle w:val="CommentText"/>
      </w:pPr>
      <w:r>
        <w:rPr>
          <w:rStyle w:val="CommentReference"/>
        </w:rPr>
        <w:annotationRef/>
      </w:r>
      <w:r>
        <w:t>What do you mean by the on-page A?</w:t>
      </w:r>
    </w:p>
    <w:p w14:paraId="61A20F6B" w14:textId="77777777" w:rsidR="00FB0A45" w:rsidRDefault="00FB0A45">
      <w:pPr>
        <w:pStyle w:val="CommentText"/>
      </w:pPr>
    </w:p>
    <w:p w14:paraId="0CE45EE7" w14:textId="373EC13F" w:rsidR="00FB0A45" w:rsidRDefault="00FB0A45">
      <w:pPr>
        <w:pStyle w:val="CommentText"/>
      </w:pPr>
      <w:r>
        <w:t>Maybe, it is better to refer it to Process titles “cargo operations and lighterage operations”.</w:t>
      </w:r>
    </w:p>
  </w:comment>
  <w:comment w:id="241" w:author="Jusse Suco" w:date="2017-09-26T14:19:00Z" w:initials="JS">
    <w:p w14:paraId="129F50E2" w14:textId="03FB2D02" w:rsidR="00D62076" w:rsidRDefault="00D62076">
      <w:pPr>
        <w:pStyle w:val="CommentText"/>
      </w:pPr>
      <w:r>
        <w:rPr>
          <w:rStyle w:val="CommentReference"/>
        </w:rPr>
        <w:annotationRef/>
      </w:r>
      <w:r>
        <w:t>Provide explanation at the bottom.</w:t>
      </w:r>
    </w:p>
  </w:comment>
  <w:comment w:id="242" w:author="Jusse Suco" w:date="2017-09-26T14:17:00Z" w:initials="JS">
    <w:p w14:paraId="5B445693" w14:textId="77777777" w:rsidR="00FB0A45" w:rsidRDefault="00FB0A45">
      <w:pPr>
        <w:pStyle w:val="CommentText"/>
      </w:pPr>
      <w:r>
        <w:rPr>
          <w:rStyle w:val="CommentReference"/>
        </w:rPr>
        <w:annotationRef/>
      </w:r>
      <w:r w:rsidR="00D62076">
        <w:t>Make it straight.</w:t>
      </w:r>
    </w:p>
    <w:p w14:paraId="5554D8E1" w14:textId="77777777" w:rsidR="00D62076" w:rsidRDefault="00D62076">
      <w:pPr>
        <w:pStyle w:val="CommentText"/>
      </w:pPr>
    </w:p>
    <w:p w14:paraId="68512E79" w14:textId="3F267B8E" w:rsidR="00D62076" w:rsidRDefault="00D62076">
      <w:pPr>
        <w:pStyle w:val="CommentText"/>
      </w:pPr>
      <w:r>
        <w:t>Provide explanation.</w:t>
      </w:r>
    </w:p>
  </w:comment>
  <w:comment w:id="243" w:author="Jusse Suco" w:date="2017-09-26T14:20:00Z" w:initials="JS">
    <w:p w14:paraId="19DA851D" w14:textId="34F47304" w:rsidR="00D62076" w:rsidRDefault="00D62076">
      <w:pPr>
        <w:pStyle w:val="CommentText"/>
      </w:pPr>
      <w:r>
        <w:rPr>
          <w:rStyle w:val="CommentReference"/>
        </w:rPr>
        <w:annotationRef/>
      </w:r>
      <w:r>
        <w:t>Provide explanation.</w:t>
      </w:r>
    </w:p>
  </w:comment>
  <w:comment w:id="248" w:author="Jusse Suco" w:date="2017-09-26T14:30:00Z" w:initials="JS">
    <w:p w14:paraId="2455C600" w14:textId="5E4DBA97" w:rsidR="00A90E2B" w:rsidRDefault="00A90E2B">
      <w:pPr>
        <w:pStyle w:val="CommentText"/>
      </w:pPr>
      <w:r>
        <w:rPr>
          <w:rStyle w:val="CommentReference"/>
        </w:rPr>
        <w:annotationRef/>
      </w:r>
      <w:r>
        <w:t>No need to indicate the position of the person who prepares or approves the Service Order.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0B0F8D" w15:done="0"/>
  <w15:commentEx w15:paraId="28D9D492" w15:done="0"/>
  <w15:commentEx w15:paraId="7FB08185" w15:done="0"/>
  <w15:commentEx w15:paraId="0CE45EE7" w15:done="0"/>
  <w15:commentEx w15:paraId="129F50E2" w15:done="0"/>
  <w15:commentEx w15:paraId="68512E79" w15:done="0"/>
  <w15:commentEx w15:paraId="19DA851D" w15:done="0"/>
  <w15:commentEx w15:paraId="2455C600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68054F" w14:textId="77777777" w:rsidR="00C24940" w:rsidRDefault="00C24940">
      <w:r>
        <w:separator/>
      </w:r>
    </w:p>
  </w:endnote>
  <w:endnote w:type="continuationSeparator" w:id="0">
    <w:p w14:paraId="7FA12E3E" w14:textId="77777777" w:rsidR="00C24940" w:rsidRDefault="00C24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2156D5" w14:textId="77777777" w:rsidR="00FB0A45" w:rsidRDefault="00FB0A45" w:rsidP="0042700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0CF236" w14:textId="77777777" w:rsidR="00FB0A45" w:rsidRDefault="00FB0A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C486AA" w14:textId="70576818" w:rsidR="00FB0A45" w:rsidRPr="00E359BB" w:rsidRDefault="00FB0A45" w:rsidP="00AF7FB4">
    <w:pPr>
      <w:pStyle w:val="Footer"/>
      <w:tabs>
        <w:tab w:val="clear" w:pos="8640"/>
        <w:tab w:val="right" w:pos="9000"/>
      </w:tabs>
      <w:rPr>
        <w:i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BFD869" wp14:editId="40E9E4AE">
              <wp:simplePos x="0" y="0"/>
              <wp:positionH relativeFrom="column">
                <wp:posOffset>0</wp:posOffset>
              </wp:positionH>
              <wp:positionV relativeFrom="paragraph">
                <wp:posOffset>-45720</wp:posOffset>
              </wp:positionV>
              <wp:extent cx="5989320" cy="0"/>
              <wp:effectExtent l="9525" t="9525" r="11430" b="9525"/>
              <wp:wrapNone/>
              <wp:docPr id="2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B4E835" id="Line 1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3.6pt" to="471.6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zLoEwIAACk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"/>
          </w:pict>
        </mc:Fallback>
      </mc:AlternateContent>
    </w:r>
    <w:r w:rsidRPr="00E359BB">
      <w:t xml:space="preserve">Revision Number: 00         </w:t>
    </w:r>
    <w:r w:rsidRPr="00E359BB">
      <w:tab/>
    </w:r>
    <w:r w:rsidRPr="00A908A6">
      <w:t xml:space="preserve">                                                                               </w:t>
    </w:r>
    <w:r>
      <w:t xml:space="preserve">                  </w:t>
    </w:r>
    <w:r>
      <w:rPr>
        <w:i/>
      </w:rPr>
      <w:t>Marketing</w:t>
    </w:r>
  </w:p>
  <w:p w14:paraId="0A6EEDAB" w14:textId="4CBA3667" w:rsidR="00FB0A45" w:rsidRPr="00001477" w:rsidRDefault="00FB0A45" w:rsidP="000E383F">
    <w:pPr>
      <w:pStyle w:val="Footer"/>
      <w:framePr w:wrap="around" w:vAnchor="text" w:hAnchor="page" w:x="5941" w:y="461"/>
      <w:jc w:val="center"/>
      <w:rPr>
        <w:rStyle w:val="PageNumber"/>
        <w:sz w:val="22"/>
        <w:szCs w:val="22"/>
      </w:rPr>
    </w:pPr>
    <w:r w:rsidRPr="00001477">
      <w:rPr>
        <w:rStyle w:val="PageNumber"/>
        <w:sz w:val="22"/>
        <w:szCs w:val="22"/>
      </w:rPr>
      <w:t xml:space="preserve">Page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PAGE </w:instrText>
    </w:r>
    <w:r w:rsidRPr="00001477">
      <w:rPr>
        <w:rStyle w:val="PageNumber"/>
        <w:sz w:val="22"/>
        <w:szCs w:val="22"/>
      </w:rPr>
      <w:fldChar w:fldCharType="separate"/>
    </w:r>
    <w:r w:rsidR="008B493C">
      <w:rPr>
        <w:rStyle w:val="PageNumber"/>
        <w:noProof/>
        <w:sz w:val="22"/>
        <w:szCs w:val="22"/>
      </w:rPr>
      <w:t>11</w:t>
    </w:r>
    <w:r w:rsidRPr="00001477">
      <w:rPr>
        <w:rStyle w:val="PageNumber"/>
        <w:sz w:val="22"/>
        <w:szCs w:val="22"/>
      </w:rPr>
      <w:fldChar w:fldCharType="end"/>
    </w:r>
    <w:r w:rsidRPr="00001477">
      <w:rPr>
        <w:rStyle w:val="PageNumber"/>
        <w:sz w:val="22"/>
        <w:szCs w:val="22"/>
      </w:rPr>
      <w:t xml:space="preserve"> of </w:t>
    </w:r>
    <w:r w:rsidRPr="00001477">
      <w:rPr>
        <w:rStyle w:val="PageNumber"/>
        <w:sz w:val="22"/>
        <w:szCs w:val="22"/>
      </w:rPr>
      <w:fldChar w:fldCharType="begin"/>
    </w:r>
    <w:r w:rsidRPr="00001477">
      <w:rPr>
        <w:rStyle w:val="PageNumber"/>
        <w:sz w:val="22"/>
        <w:szCs w:val="22"/>
      </w:rPr>
      <w:instrText xml:space="preserve"> NUMPAGES </w:instrText>
    </w:r>
    <w:r w:rsidRPr="00001477">
      <w:rPr>
        <w:rStyle w:val="PageNumber"/>
        <w:sz w:val="22"/>
        <w:szCs w:val="22"/>
      </w:rPr>
      <w:fldChar w:fldCharType="separate"/>
    </w:r>
    <w:r w:rsidR="008B493C">
      <w:rPr>
        <w:rStyle w:val="PageNumber"/>
        <w:noProof/>
        <w:sz w:val="22"/>
        <w:szCs w:val="22"/>
      </w:rPr>
      <w:t>24</w:t>
    </w:r>
    <w:r w:rsidRPr="00001477">
      <w:rPr>
        <w:rStyle w:val="PageNumber"/>
        <w:sz w:val="22"/>
        <w:szCs w:val="22"/>
      </w:rPr>
      <w:fldChar w:fldCharType="end"/>
    </w:r>
  </w:p>
  <w:p w14:paraId="5CA07EA7" w14:textId="77777777" w:rsidR="00FB0A45" w:rsidRDefault="00FB0A45" w:rsidP="00AF7FB4">
    <w:pPr>
      <w:pStyle w:val="Footer"/>
      <w:tabs>
        <w:tab w:val="clear" w:pos="8640"/>
        <w:tab w:val="right" w:pos="9000"/>
      </w:tabs>
    </w:pPr>
    <w:r w:rsidRPr="00E359BB">
      <w:t>Effective Date:</w:t>
    </w:r>
    <w:r>
      <w:tab/>
      <w:t xml:space="preserve">                                                                                                 For Internal Use Only</w:t>
    </w:r>
  </w:p>
  <w:p w14:paraId="1427BC17" w14:textId="77777777" w:rsidR="00FB0A45" w:rsidRPr="00E359BB" w:rsidRDefault="00FB0A45" w:rsidP="00AF7FB4">
    <w:pPr>
      <w:pStyle w:val="Footer"/>
      <w:tabs>
        <w:tab w:val="clear" w:pos="8640"/>
        <w:tab w:val="right" w:pos="90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F557C8" w14:textId="77777777" w:rsidR="00C24940" w:rsidRDefault="00C24940">
      <w:r>
        <w:separator/>
      </w:r>
    </w:p>
  </w:footnote>
  <w:footnote w:type="continuationSeparator" w:id="0">
    <w:p w14:paraId="4D45D552" w14:textId="77777777" w:rsidR="00C24940" w:rsidRDefault="00C249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33E9F7" w14:textId="53FC45AF" w:rsidR="00FB0A45" w:rsidRDefault="00FB0A45" w:rsidP="00343C03">
    <w:pPr>
      <w:pStyle w:val="Header"/>
      <w:rPr>
        <w:rFonts w:ascii="Arial" w:hAnsi="Arial" w:cs="Arial"/>
      </w:rPr>
    </w:pPr>
    <w:r>
      <w:rPr>
        <w:rFonts w:ascii="Arial" w:hAnsi="Arial" w:cs="Arial"/>
        <w:noProof/>
        <w:lang w:val="en-PH" w:eastAsia="en-PH"/>
      </w:rPr>
      <w:drawing>
        <wp:inline distT="0" distB="0" distL="0" distR="0" wp14:anchorId="40094689" wp14:editId="3D2BCA4A">
          <wp:extent cx="581660" cy="439420"/>
          <wp:effectExtent l="0" t="0" r="0" b="0"/>
          <wp:docPr id="9" name="Picture 9" descr="avega_navigation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vega_navigation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1660" cy="4394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</w:rPr>
      <w:t xml:space="preserve"> </w:t>
    </w:r>
  </w:p>
  <w:p w14:paraId="0CA36A4C" w14:textId="3F88D16B" w:rsidR="00FB0A45" w:rsidRPr="00B15E69" w:rsidRDefault="00FB0A45" w:rsidP="00343C03">
    <w:pPr>
      <w:pStyle w:val="Header"/>
      <w:rPr>
        <w:rFonts w:ascii="Arial" w:hAnsi="Arial" w:cs="Arial"/>
      </w:rPr>
    </w:pPr>
    <w:r w:rsidRPr="00B15E69">
      <w:rPr>
        <w:b/>
      </w:rPr>
      <w:t>AVEGA BROS</w:t>
    </w:r>
    <w:ins w:id="337" w:author="Noel M. Cainglet" w:date="2017-12-16T09:44:00Z">
      <w:r w:rsidR="008B493C">
        <w:rPr>
          <w:b/>
        </w:rPr>
        <w:t>.</w:t>
      </w:r>
    </w:ins>
    <w:r w:rsidRPr="00B15E69">
      <w:rPr>
        <w:b/>
      </w:rPr>
      <w:t xml:space="preserve"> INTEGRATED SHIPPING CORP.</w:t>
    </w:r>
  </w:p>
  <w:p w14:paraId="7431969C" w14:textId="3015298E" w:rsidR="00FB0A45" w:rsidRPr="00E359BB" w:rsidRDefault="00FB0A45" w:rsidP="00C85B97">
    <w:pPr>
      <w:pStyle w:val="Header"/>
      <w:tabs>
        <w:tab w:val="clear" w:pos="8640"/>
        <w:tab w:val="right" w:pos="9000"/>
      </w:tabs>
      <w:rPr>
        <w:sz w:val="20"/>
        <w:szCs w:val="20"/>
      </w:rPr>
    </w:pPr>
    <w:r>
      <w:rPr>
        <w:rFonts w:ascii="Arial" w:hAnsi="Arial" w:cs="Arial"/>
        <w:noProof/>
        <w:sz w:val="14"/>
        <w:szCs w:val="14"/>
        <w:lang w:val="en-PH" w:eastAsia="en-PH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E3D71A" wp14:editId="7C8B1C19">
              <wp:simplePos x="0" y="0"/>
              <wp:positionH relativeFrom="column">
                <wp:posOffset>0</wp:posOffset>
              </wp:positionH>
              <wp:positionV relativeFrom="paragraph">
                <wp:posOffset>199390</wp:posOffset>
              </wp:positionV>
              <wp:extent cx="5989320" cy="0"/>
              <wp:effectExtent l="9525" t="6350" r="11430" b="12700"/>
              <wp:wrapNone/>
              <wp:docPr id="3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893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E65673" id="Line 1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7pt" to="471.6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yy2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"/>
          </w:pict>
        </mc:Fallback>
      </mc:AlternateContent>
    </w:r>
    <w:r w:rsidRPr="00E359BB">
      <w:t xml:space="preserve">Policies and </w:t>
    </w:r>
    <w:r w:rsidRPr="00D54767">
      <w:t>Procedures Manual</w:t>
    </w:r>
    <w:r w:rsidRPr="00D54767">
      <w:tab/>
    </w:r>
    <w:r>
      <w:t xml:space="preserve">                                                                   </w:t>
    </w:r>
    <w:r>
      <w:rPr>
        <w:sz w:val="22"/>
      </w:rPr>
      <w:t>Marketing and Operations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26065"/>
    <w:multiLevelType w:val="hybridMultilevel"/>
    <w:tmpl w:val="9DF09FBE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" w15:restartNumberingAfterBreak="0">
    <w:nsid w:val="0B903629"/>
    <w:multiLevelType w:val="hybridMultilevel"/>
    <w:tmpl w:val="1D8A868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" w15:restartNumberingAfterBreak="0">
    <w:nsid w:val="0C3869E6"/>
    <w:multiLevelType w:val="hybridMultilevel"/>
    <w:tmpl w:val="E9B2DD0E"/>
    <w:lvl w:ilvl="0" w:tplc="3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3" w15:restartNumberingAfterBreak="0">
    <w:nsid w:val="10BB063A"/>
    <w:multiLevelType w:val="hybridMultilevel"/>
    <w:tmpl w:val="413E474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C2867"/>
    <w:multiLevelType w:val="hybridMultilevel"/>
    <w:tmpl w:val="7B5E5F5C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966ACA"/>
    <w:multiLevelType w:val="hybridMultilevel"/>
    <w:tmpl w:val="77FA40B8"/>
    <w:lvl w:ilvl="0" w:tplc="56C2A912">
      <w:start w:val="1"/>
      <w:numFmt w:val="lowerLetter"/>
      <w:lvlText w:val="%1."/>
      <w:lvlJc w:val="left"/>
      <w:pPr>
        <w:ind w:left="1620" w:hanging="360"/>
      </w:pPr>
      <w:rPr>
        <w:rFonts w:hint="default"/>
        <w:b w:val="0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6" w15:restartNumberingAfterBreak="0">
    <w:nsid w:val="2C630586"/>
    <w:multiLevelType w:val="hybridMultilevel"/>
    <w:tmpl w:val="447EF8C6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1A66EB5"/>
    <w:multiLevelType w:val="hybridMultilevel"/>
    <w:tmpl w:val="B7D87734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8" w15:restartNumberingAfterBreak="0">
    <w:nsid w:val="32FC31E5"/>
    <w:multiLevelType w:val="hybridMultilevel"/>
    <w:tmpl w:val="957C240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145619"/>
    <w:multiLevelType w:val="hybridMultilevel"/>
    <w:tmpl w:val="9E90723A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0" w15:restartNumberingAfterBreak="0">
    <w:nsid w:val="3EE46D0A"/>
    <w:multiLevelType w:val="hybridMultilevel"/>
    <w:tmpl w:val="C9CC0A88"/>
    <w:lvl w:ilvl="0" w:tplc="3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1" w15:restartNumberingAfterBreak="0">
    <w:nsid w:val="484B365E"/>
    <w:multiLevelType w:val="hybridMultilevel"/>
    <w:tmpl w:val="0566689A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2" w15:restartNumberingAfterBreak="0">
    <w:nsid w:val="4CD41748"/>
    <w:multiLevelType w:val="hybridMultilevel"/>
    <w:tmpl w:val="ADCAC44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3A09F2"/>
    <w:multiLevelType w:val="hybridMultilevel"/>
    <w:tmpl w:val="7E1090D0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 w15:restartNumberingAfterBreak="0">
    <w:nsid w:val="556D6B61"/>
    <w:multiLevelType w:val="hybridMultilevel"/>
    <w:tmpl w:val="92484108"/>
    <w:lvl w:ilvl="0" w:tplc="3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5" w15:restartNumberingAfterBreak="0">
    <w:nsid w:val="56F7793A"/>
    <w:multiLevelType w:val="multilevel"/>
    <w:tmpl w:val="869A48B4"/>
    <w:lvl w:ilvl="0">
      <w:start w:val="1"/>
      <w:numFmt w:val="upperRoman"/>
      <w:lvlText w:val="%1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936"/>
        </w:tabs>
        <w:ind w:left="936" w:hanging="360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1260"/>
        </w:tabs>
        <w:ind w:left="1260" w:hanging="360"/>
      </w:pPr>
      <w:rPr>
        <w:rFonts w:hint="default"/>
        <w:b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4464"/>
        </w:tabs>
        <w:ind w:left="4464" w:hanging="15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760"/>
        </w:tabs>
        <w:ind w:left="5760" w:hanging="1296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 w15:restartNumberingAfterBreak="0">
    <w:nsid w:val="58754A58"/>
    <w:multiLevelType w:val="hybridMultilevel"/>
    <w:tmpl w:val="B532EF42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7" w15:restartNumberingAfterBreak="0">
    <w:nsid w:val="5AB05CC4"/>
    <w:multiLevelType w:val="hybridMultilevel"/>
    <w:tmpl w:val="32DCA916"/>
    <w:lvl w:ilvl="0" w:tplc="34090005">
      <w:start w:val="1"/>
      <w:numFmt w:val="bullet"/>
      <w:lvlText w:val=""/>
      <w:lvlJc w:val="left"/>
      <w:pPr>
        <w:tabs>
          <w:tab w:val="num" w:pos="1296"/>
        </w:tabs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6"/>
        </w:tabs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6"/>
        </w:tabs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6"/>
        </w:tabs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6"/>
        </w:tabs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6"/>
        </w:tabs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6"/>
        </w:tabs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6"/>
        </w:tabs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6"/>
        </w:tabs>
        <w:ind w:left="7056" w:hanging="360"/>
      </w:pPr>
      <w:rPr>
        <w:rFonts w:ascii="Wingdings" w:hAnsi="Wingdings" w:hint="default"/>
      </w:rPr>
    </w:lvl>
  </w:abstractNum>
  <w:abstractNum w:abstractNumId="18" w15:restartNumberingAfterBreak="0">
    <w:nsid w:val="767D7C15"/>
    <w:multiLevelType w:val="hybridMultilevel"/>
    <w:tmpl w:val="312CC4FC"/>
    <w:lvl w:ilvl="0" w:tplc="975C2D4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340" w:hanging="360"/>
      </w:pPr>
    </w:lvl>
    <w:lvl w:ilvl="2" w:tplc="3409001B" w:tentative="1">
      <w:start w:val="1"/>
      <w:numFmt w:val="lowerRoman"/>
      <w:lvlText w:val="%3."/>
      <w:lvlJc w:val="right"/>
      <w:pPr>
        <w:ind w:left="3060" w:hanging="180"/>
      </w:pPr>
    </w:lvl>
    <w:lvl w:ilvl="3" w:tplc="3409000F" w:tentative="1">
      <w:start w:val="1"/>
      <w:numFmt w:val="decimal"/>
      <w:lvlText w:val="%4."/>
      <w:lvlJc w:val="left"/>
      <w:pPr>
        <w:ind w:left="3780" w:hanging="360"/>
      </w:pPr>
    </w:lvl>
    <w:lvl w:ilvl="4" w:tplc="34090019" w:tentative="1">
      <w:start w:val="1"/>
      <w:numFmt w:val="lowerLetter"/>
      <w:lvlText w:val="%5."/>
      <w:lvlJc w:val="left"/>
      <w:pPr>
        <w:ind w:left="4500" w:hanging="360"/>
      </w:pPr>
    </w:lvl>
    <w:lvl w:ilvl="5" w:tplc="3409001B" w:tentative="1">
      <w:start w:val="1"/>
      <w:numFmt w:val="lowerRoman"/>
      <w:lvlText w:val="%6."/>
      <w:lvlJc w:val="right"/>
      <w:pPr>
        <w:ind w:left="5220" w:hanging="180"/>
      </w:pPr>
    </w:lvl>
    <w:lvl w:ilvl="6" w:tplc="3409000F" w:tentative="1">
      <w:start w:val="1"/>
      <w:numFmt w:val="decimal"/>
      <w:lvlText w:val="%7."/>
      <w:lvlJc w:val="left"/>
      <w:pPr>
        <w:ind w:left="5940" w:hanging="360"/>
      </w:pPr>
    </w:lvl>
    <w:lvl w:ilvl="7" w:tplc="34090019" w:tentative="1">
      <w:start w:val="1"/>
      <w:numFmt w:val="lowerLetter"/>
      <w:lvlText w:val="%8."/>
      <w:lvlJc w:val="left"/>
      <w:pPr>
        <w:ind w:left="6660" w:hanging="360"/>
      </w:pPr>
    </w:lvl>
    <w:lvl w:ilvl="8" w:tplc="3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9" w15:restartNumberingAfterBreak="0">
    <w:nsid w:val="7EDE5D83"/>
    <w:multiLevelType w:val="hybridMultilevel"/>
    <w:tmpl w:val="6A4A050E"/>
    <w:lvl w:ilvl="0" w:tplc="3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"/>
  </w:num>
  <w:num w:numId="4">
    <w:abstractNumId w:val="12"/>
  </w:num>
  <w:num w:numId="5">
    <w:abstractNumId w:val="8"/>
  </w:num>
  <w:num w:numId="6">
    <w:abstractNumId w:val="18"/>
  </w:num>
  <w:num w:numId="7">
    <w:abstractNumId w:val="14"/>
  </w:num>
  <w:num w:numId="8">
    <w:abstractNumId w:val="6"/>
  </w:num>
  <w:num w:numId="9">
    <w:abstractNumId w:val="5"/>
  </w:num>
  <w:num w:numId="10">
    <w:abstractNumId w:val="9"/>
  </w:num>
  <w:num w:numId="11">
    <w:abstractNumId w:val="0"/>
  </w:num>
  <w:num w:numId="12">
    <w:abstractNumId w:val="11"/>
  </w:num>
  <w:num w:numId="13">
    <w:abstractNumId w:val="16"/>
  </w:num>
  <w:num w:numId="14">
    <w:abstractNumId w:val="4"/>
  </w:num>
  <w:num w:numId="15">
    <w:abstractNumId w:val="7"/>
  </w:num>
  <w:num w:numId="16">
    <w:abstractNumId w:val="13"/>
  </w:num>
  <w:num w:numId="17">
    <w:abstractNumId w:val="19"/>
  </w:num>
  <w:num w:numId="18">
    <w:abstractNumId w:val="2"/>
  </w:num>
  <w:num w:numId="19">
    <w:abstractNumId w:val="10"/>
  </w:num>
  <w:num w:numId="20">
    <w:abstractNumId w:val="3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oel M. Cainglet">
    <w15:presenceInfo w15:providerId="None" w15:userId="Noel M. Cainglet"/>
  </w15:person>
  <w15:person w15:author="Jusse Suco">
    <w15:presenceInfo w15:providerId="Windows Live" w15:userId="1bf806e65caea96c"/>
  </w15:person>
  <w15:person w15:author="jeserio lonon">
    <w15:presenceInfo w15:providerId="Windows Live" w15:userId="a4581865da2689ae"/>
  </w15:person>
  <w15:person w15:author="JGL">
    <w15:presenceInfo w15:providerId="None" w15:userId="JG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263"/>
    <w:rsid w:val="000000D8"/>
    <w:rsid w:val="00000CC3"/>
    <w:rsid w:val="00001016"/>
    <w:rsid w:val="000012D9"/>
    <w:rsid w:val="00001477"/>
    <w:rsid w:val="000014A2"/>
    <w:rsid w:val="000014C5"/>
    <w:rsid w:val="00001821"/>
    <w:rsid w:val="00001A35"/>
    <w:rsid w:val="000027FB"/>
    <w:rsid w:val="00002B74"/>
    <w:rsid w:val="00002BFE"/>
    <w:rsid w:val="00003367"/>
    <w:rsid w:val="000033F3"/>
    <w:rsid w:val="00003523"/>
    <w:rsid w:val="0000365D"/>
    <w:rsid w:val="00003AF9"/>
    <w:rsid w:val="0000449C"/>
    <w:rsid w:val="0000450E"/>
    <w:rsid w:val="00004729"/>
    <w:rsid w:val="0000482A"/>
    <w:rsid w:val="00004AC0"/>
    <w:rsid w:val="00004AFB"/>
    <w:rsid w:val="00004CAD"/>
    <w:rsid w:val="00004CD9"/>
    <w:rsid w:val="00005915"/>
    <w:rsid w:val="0000594C"/>
    <w:rsid w:val="00005B99"/>
    <w:rsid w:val="000061C2"/>
    <w:rsid w:val="00006D17"/>
    <w:rsid w:val="00007047"/>
    <w:rsid w:val="0000724F"/>
    <w:rsid w:val="000074F8"/>
    <w:rsid w:val="00007949"/>
    <w:rsid w:val="00007A0F"/>
    <w:rsid w:val="00007A58"/>
    <w:rsid w:val="0001023D"/>
    <w:rsid w:val="0001049C"/>
    <w:rsid w:val="000108DF"/>
    <w:rsid w:val="00010929"/>
    <w:rsid w:val="00010B79"/>
    <w:rsid w:val="00010BE5"/>
    <w:rsid w:val="00010E5B"/>
    <w:rsid w:val="00011040"/>
    <w:rsid w:val="00011567"/>
    <w:rsid w:val="000126C7"/>
    <w:rsid w:val="00012894"/>
    <w:rsid w:val="000129EC"/>
    <w:rsid w:val="00012CD5"/>
    <w:rsid w:val="000132D9"/>
    <w:rsid w:val="00013639"/>
    <w:rsid w:val="00013735"/>
    <w:rsid w:val="000137C2"/>
    <w:rsid w:val="00014256"/>
    <w:rsid w:val="00014848"/>
    <w:rsid w:val="00014928"/>
    <w:rsid w:val="000155A5"/>
    <w:rsid w:val="00015AF2"/>
    <w:rsid w:val="00015E8C"/>
    <w:rsid w:val="00015EAE"/>
    <w:rsid w:val="00015F4F"/>
    <w:rsid w:val="0001632C"/>
    <w:rsid w:val="00021016"/>
    <w:rsid w:val="00021F16"/>
    <w:rsid w:val="0002203D"/>
    <w:rsid w:val="000225FC"/>
    <w:rsid w:val="0002261E"/>
    <w:rsid w:val="000228C0"/>
    <w:rsid w:val="00022D57"/>
    <w:rsid w:val="00022E4A"/>
    <w:rsid w:val="0002306F"/>
    <w:rsid w:val="000232D8"/>
    <w:rsid w:val="00023720"/>
    <w:rsid w:val="00023B99"/>
    <w:rsid w:val="00023E3D"/>
    <w:rsid w:val="00023EC5"/>
    <w:rsid w:val="00024361"/>
    <w:rsid w:val="00024BE1"/>
    <w:rsid w:val="000254B1"/>
    <w:rsid w:val="00025977"/>
    <w:rsid w:val="00025B69"/>
    <w:rsid w:val="00026451"/>
    <w:rsid w:val="00026717"/>
    <w:rsid w:val="000267B4"/>
    <w:rsid w:val="00026879"/>
    <w:rsid w:val="00026ED7"/>
    <w:rsid w:val="000276E6"/>
    <w:rsid w:val="000309BF"/>
    <w:rsid w:val="00031687"/>
    <w:rsid w:val="00031C85"/>
    <w:rsid w:val="00031D50"/>
    <w:rsid w:val="00032454"/>
    <w:rsid w:val="000328D3"/>
    <w:rsid w:val="000329F2"/>
    <w:rsid w:val="00032FE5"/>
    <w:rsid w:val="00033183"/>
    <w:rsid w:val="000336A3"/>
    <w:rsid w:val="00033AEB"/>
    <w:rsid w:val="00033B44"/>
    <w:rsid w:val="00033CEA"/>
    <w:rsid w:val="00033FD1"/>
    <w:rsid w:val="00034B66"/>
    <w:rsid w:val="00034DDA"/>
    <w:rsid w:val="0003568E"/>
    <w:rsid w:val="00035BED"/>
    <w:rsid w:val="00036417"/>
    <w:rsid w:val="00036569"/>
    <w:rsid w:val="0003663B"/>
    <w:rsid w:val="000372D6"/>
    <w:rsid w:val="0003768E"/>
    <w:rsid w:val="00037830"/>
    <w:rsid w:val="000378BB"/>
    <w:rsid w:val="0003799F"/>
    <w:rsid w:val="000401F7"/>
    <w:rsid w:val="0004049E"/>
    <w:rsid w:val="000404D2"/>
    <w:rsid w:val="00040E23"/>
    <w:rsid w:val="00040FEC"/>
    <w:rsid w:val="0004136E"/>
    <w:rsid w:val="00041519"/>
    <w:rsid w:val="000416F6"/>
    <w:rsid w:val="00041984"/>
    <w:rsid w:val="00041D00"/>
    <w:rsid w:val="000422FE"/>
    <w:rsid w:val="0004252C"/>
    <w:rsid w:val="00042654"/>
    <w:rsid w:val="00042C12"/>
    <w:rsid w:val="00042CCC"/>
    <w:rsid w:val="00042F87"/>
    <w:rsid w:val="000431B5"/>
    <w:rsid w:val="00043243"/>
    <w:rsid w:val="0004326B"/>
    <w:rsid w:val="000434DA"/>
    <w:rsid w:val="00043556"/>
    <w:rsid w:val="0004358A"/>
    <w:rsid w:val="000437C3"/>
    <w:rsid w:val="00043B5E"/>
    <w:rsid w:val="00043C3F"/>
    <w:rsid w:val="0004430F"/>
    <w:rsid w:val="00044382"/>
    <w:rsid w:val="00044713"/>
    <w:rsid w:val="00044757"/>
    <w:rsid w:val="000453FD"/>
    <w:rsid w:val="000457A2"/>
    <w:rsid w:val="00045850"/>
    <w:rsid w:val="000458B2"/>
    <w:rsid w:val="00045C13"/>
    <w:rsid w:val="00046008"/>
    <w:rsid w:val="000460A6"/>
    <w:rsid w:val="00046395"/>
    <w:rsid w:val="000463E4"/>
    <w:rsid w:val="00046671"/>
    <w:rsid w:val="00046E3D"/>
    <w:rsid w:val="00047085"/>
    <w:rsid w:val="00047256"/>
    <w:rsid w:val="0004764B"/>
    <w:rsid w:val="000479F5"/>
    <w:rsid w:val="00050890"/>
    <w:rsid w:val="000509AE"/>
    <w:rsid w:val="000510BA"/>
    <w:rsid w:val="0005176A"/>
    <w:rsid w:val="00051D65"/>
    <w:rsid w:val="00051F6A"/>
    <w:rsid w:val="000522C2"/>
    <w:rsid w:val="00052C6D"/>
    <w:rsid w:val="00053009"/>
    <w:rsid w:val="000535D3"/>
    <w:rsid w:val="00053A62"/>
    <w:rsid w:val="00053B34"/>
    <w:rsid w:val="00053F6E"/>
    <w:rsid w:val="0005454D"/>
    <w:rsid w:val="000546ED"/>
    <w:rsid w:val="00054923"/>
    <w:rsid w:val="00054AAC"/>
    <w:rsid w:val="00054B20"/>
    <w:rsid w:val="00054D2D"/>
    <w:rsid w:val="00055067"/>
    <w:rsid w:val="000552A9"/>
    <w:rsid w:val="00055964"/>
    <w:rsid w:val="0005640A"/>
    <w:rsid w:val="000566B2"/>
    <w:rsid w:val="0005676F"/>
    <w:rsid w:val="0005695A"/>
    <w:rsid w:val="00056A36"/>
    <w:rsid w:val="00056C21"/>
    <w:rsid w:val="00056C3C"/>
    <w:rsid w:val="00056C57"/>
    <w:rsid w:val="0005780B"/>
    <w:rsid w:val="00057B75"/>
    <w:rsid w:val="00057EDB"/>
    <w:rsid w:val="00060058"/>
    <w:rsid w:val="000608C0"/>
    <w:rsid w:val="00060B93"/>
    <w:rsid w:val="000611D4"/>
    <w:rsid w:val="000619AB"/>
    <w:rsid w:val="000620E9"/>
    <w:rsid w:val="00062552"/>
    <w:rsid w:val="000625FB"/>
    <w:rsid w:val="000626B2"/>
    <w:rsid w:val="0006273C"/>
    <w:rsid w:val="00063111"/>
    <w:rsid w:val="00063580"/>
    <w:rsid w:val="00063919"/>
    <w:rsid w:val="00064492"/>
    <w:rsid w:val="00064799"/>
    <w:rsid w:val="000647B7"/>
    <w:rsid w:val="00065283"/>
    <w:rsid w:val="000656C0"/>
    <w:rsid w:val="0006582A"/>
    <w:rsid w:val="000659A3"/>
    <w:rsid w:val="00065C42"/>
    <w:rsid w:val="00066124"/>
    <w:rsid w:val="00066204"/>
    <w:rsid w:val="000667BC"/>
    <w:rsid w:val="00066914"/>
    <w:rsid w:val="00066B51"/>
    <w:rsid w:val="00066C6F"/>
    <w:rsid w:val="00066EC7"/>
    <w:rsid w:val="00067672"/>
    <w:rsid w:val="00067ADF"/>
    <w:rsid w:val="00067C56"/>
    <w:rsid w:val="00067E6E"/>
    <w:rsid w:val="00067F70"/>
    <w:rsid w:val="00070395"/>
    <w:rsid w:val="00070E65"/>
    <w:rsid w:val="0007176C"/>
    <w:rsid w:val="00071EC6"/>
    <w:rsid w:val="00071FCF"/>
    <w:rsid w:val="0007213A"/>
    <w:rsid w:val="00073221"/>
    <w:rsid w:val="00073552"/>
    <w:rsid w:val="0007364A"/>
    <w:rsid w:val="000739B8"/>
    <w:rsid w:val="000742D7"/>
    <w:rsid w:val="000744C5"/>
    <w:rsid w:val="000746E0"/>
    <w:rsid w:val="00074988"/>
    <w:rsid w:val="00075137"/>
    <w:rsid w:val="000755B4"/>
    <w:rsid w:val="00075D4B"/>
    <w:rsid w:val="00075DA4"/>
    <w:rsid w:val="00075FDE"/>
    <w:rsid w:val="00076273"/>
    <w:rsid w:val="000763E0"/>
    <w:rsid w:val="00077C1F"/>
    <w:rsid w:val="00077F9A"/>
    <w:rsid w:val="00080565"/>
    <w:rsid w:val="00080758"/>
    <w:rsid w:val="000817BA"/>
    <w:rsid w:val="00081966"/>
    <w:rsid w:val="00081ECD"/>
    <w:rsid w:val="00082099"/>
    <w:rsid w:val="00082291"/>
    <w:rsid w:val="00082459"/>
    <w:rsid w:val="0008249B"/>
    <w:rsid w:val="000825F6"/>
    <w:rsid w:val="00082691"/>
    <w:rsid w:val="000826BE"/>
    <w:rsid w:val="00082CCE"/>
    <w:rsid w:val="00083415"/>
    <w:rsid w:val="000837A8"/>
    <w:rsid w:val="00083EA8"/>
    <w:rsid w:val="0008411C"/>
    <w:rsid w:val="00084162"/>
    <w:rsid w:val="00084BF3"/>
    <w:rsid w:val="00085705"/>
    <w:rsid w:val="00085BA8"/>
    <w:rsid w:val="00086107"/>
    <w:rsid w:val="00086123"/>
    <w:rsid w:val="0008646B"/>
    <w:rsid w:val="00086642"/>
    <w:rsid w:val="00086FD8"/>
    <w:rsid w:val="000870E7"/>
    <w:rsid w:val="00087AC5"/>
    <w:rsid w:val="00090188"/>
    <w:rsid w:val="0009097B"/>
    <w:rsid w:val="000911BB"/>
    <w:rsid w:val="00091E94"/>
    <w:rsid w:val="00091FF3"/>
    <w:rsid w:val="0009260A"/>
    <w:rsid w:val="00092D71"/>
    <w:rsid w:val="00093066"/>
    <w:rsid w:val="0009342F"/>
    <w:rsid w:val="00093B79"/>
    <w:rsid w:val="0009420B"/>
    <w:rsid w:val="000942C1"/>
    <w:rsid w:val="000946CA"/>
    <w:rsid w:val="00094CA8"/>
    <w:rsid w:val="00094CFE"/>
    <w:rsid w:val="00094D49"/>
    <w:rsid w:val="00095027"/>
    <w:rsid w:val="0009510D"/>
    <w:rsid w:val="000956D1"/>
    <w:rsid w:val="0009579B"/>
    <w:rsid w:val="000959FB"/>
    <w:rsid w:val="00096173"/>
    <w:rsid w:val="000962B7"/>
    <w:rsid w:val="00096449"/>
    <w:rsid w:val="00096E5E"/>
    <w:rsid w:val="00096EBD"/>
    <w:rsid w:val="00096F8E"/>
    <w:rsid w:val="00097127"/>
    <w:rsid w:val="0009763F"/>
    <w:rsid w:val="00097B36"/>
    <w:rsid w:val="00097ECB"/>
    <w:rsid w:val="000A0276"/>
    <w:rsid w:val="000A09A4"/>
    <w:rsid w:val="000A0CEE"/>
    <w:rsid w:val="000A1015"/>
    <w:rsid w:val="000A1208"/>
    <w:rsid w:val="000A1445"/>
    <w:rsid w:val="000A1857"/>
    <w:rsid w:val="000A22FF"/>
    <w:rsid w:val="000A2426"/>
    <w:rsid w:val="000A2D2A"/>
    <w:rsid w:val="000A32DE"/>
    <w:rsid w:val="000A33D9"/>
    <w:rsid w:val="000A366C"/>
    <w:rsid w:val="000A3D0A"/>
    <w:rsid w:val="000A3DA5"/>
    <w:rsid w:val="000A432C"/>
    <w:rsid w:val="000A4425"/>
    <w:rsid w:val="000A4736"/>
    <w:rsid w:val="000A4825"/>
    <w:rsid w:val="000A4C2C"/>
    <w:rsid w:val="000A51FD"/>
    <w:rsid w:val="000A56A5"/>
    <w:rsid w:val="000A5FE0"/>
    <w:rsid w:val="000A64EA"/>
    <w:rsid w:val="000A6F02"/>
    <w:rsid w:val="000A73DB"/>
    <w:rsid w:val="000A76E5"/>
    <w:rsid w:val="000B02A4"/>
    <w:rsid w:val="000B0C5B"/>
    <w:rsid w:val="000B0D3B"/>
    <w:rsid w:val="000B1449"/>
    <w:rsid w:val="000B1A94"/>
    <w:rsid w:val="000B1C96"/>
    <w:rsid w:val="000B2229"/>
    <w:rsid w:val="000B2308"/>
    <w:rsid w:val="000B2F01"/>
    <w:rsid w:val="000B3623"/>
    <w:rsid w:val="000B3CC2"/>
    <w:rsid w:val="000B4596"/>
    <w:rsid w:val="000B49CE"/>
    <w:rsid w:val="000B4C32"/>
    <w:rsid w:val="000B4C49"/>
    <w:rsid w:val="000B501D"/>
    <w:rsid w:val="000B5462"/>
    <w:rsid w:val="000B58A7"/>
    <w:rsid w:val="000B60FB"/>
    <w:rsid w:val="000B617A"/>
    <w:rsid w:val="000B63ED"/>
    <w:rsid w:val="000B6655"/>
    <w:rsid w:val="000B6873"/>
    <w:rsid w:val="000B7372"/>
    <w:rsid w:val="000B75CF"/>
    <w:rsid w:val="000C04B4"/>
    <w:rsid w:val="000C0EB2"/>
    <w:rsid w:val="000C0FA9"/>
    <w:rsid w:val="000C112C"/>
    <w:rsid w:val="000C11E3"/>
    <w:rsid w:val="000C137E"/>
    <w:rsid w:val="000C1391"/>
    <w:rsid w:val="000C180C"/>
    <w:rsid w:val="000C190B"/>
    <w:rsid w:val="000C1C68"/>
    <w:rsid w:val="000C1E8E"/>
    <w:rsid w:val="000C1EC3"/>
    <w:rsid w:val="000C2686"/>
    <w:rsid w:val="000C307E"/>
    <w:rsid w:val="000C3225"/>
    <w:rsid w:val="000C3563"/>
    <w:rsid w:val="000C3676"/>
    <w:rsid w:val="000C3A35"/>
    <w:rsid w:val="000C3B05"/>
    <w:rsid w:val="000C3C8F"/>
    <w:rsid w:val="000C40C9"/>
    <w:rsid w:val="000C47B2"/>
    <w:rsid w:val="000C47F0"/>
    <w:rsid w:val="000C49BB"/>
    <w:rsid w:val="000C4A5C"/>
    <w:rsid w:val="000C4BE5"/>
    <w:rsid w:val="000C540F"/>
    <w:rsid w:val="000C5A99"/>
    <w:rsid w:val="000C5E44"/>
    <w:rsid w:val="000C5F1B"/>
    <w:rsid w:val="000C608D"/>
    <w:rsid w:val="000C766A"/>
    <w:rsid w:val="000C79ED"/>
    <w:rsid w:val="000D0178"/>
    <w:rsid w:val="000D02F0"/>
    <w:rsid w:val="000D0BC6"/>
    <w:rsid w:val="000D0D7B"/>
    <w:rsid w:val="000D0E26"/>
    <w:rsid w:val="000D1389"/>
    <w:rsid w:val="000D1493"/>
    <w:rsid w:val="000D17F4"/>
    <w:rsid w:val="000D2173"/>
    <w:rsid w:val="000D279A"/>
    <w:rsid w:val="000D2A8C"/>
    <w:rsid w:val="000D2B72"/>
    <w:rsid w:val="000D382B"/>
    <w:rsid w:val="000D3BBA"/>
    <w:rsid w:val="000D4002"/>
    <w:rsid w:val="000D41B1"/>
    <w:rsid w:val="000D4A50"/>
    <w:rsid w:val="000D4A63"/>
    <w:rsid w:val="000D4B95"/>
    <w:rsid w:val="000D4D4C"/>
    <w:rsid w:val="000D4FD7"/>
    <w:rsid w:val="000D5450"/>
    <w:rsid w:val="000D5AC2"/>
    <w:rsid w:val="000D60C3"/>
    <w:rsid w:val="000D686B"/>
    <w:rsid w:val="000D69AF"/>
    <w:rsid w:val="000D6E41"/>
    <w:rsid w:val="000D713D"/>
    <w:rsid w:val="000D761C"/>
    <w:rsid w:val="000D76C8"/>
    <w:rsid w:val="000D7715"/>
    <w:rsid w:val="000D77A0"/>
    <w:rsid w:val="000D7D61"/>
    <w:rsid w:val="000D7E38"/>
    <w:rsid w:val="000D7E91"/>
    <w:rsid w:val="000E14BF"/>
    <w:rsid w:val="000E1F80"/>
    <w:rsid w:val="000E308F"/>
    <w:rsid w:val="000E326A"/>
    <w:rsid w:val="000E32B2"/>
    <w:rsid w:val="000E34DF"/>
    <w:rsid w:val="000E383F"/>
    <w:rsid w:val="000E3AE1"/>
    <w:rsid w:val="000E3C97"/>
    <w:rsid w:val="000E4167"/>
    <w:rsid w:val="000E48FD"/>
    <w:rsid w:val="000E4ACE"/>
    <w:rsid w:val="000E516A"/>
    <w:rsid w:val="000E5803"/>
    <w:rsid w:val="000E58D6"/>
    <w:rsid w:val="000E58FA"/>
    <w:rsid w:val="000E6DFF"/>
    <w:rsid w:val="000E6FE3"/>
    <w:rsid w:val="000E722C"/>
    <w:rsid w:val="000E7419"/>
    <w:rsid w:val="000E7763"/>
    <w:rsid w:val="000E7CB7"/>
    <w:rsid w:val="000F10DD"/>
    <w:rsid w:val="000F1FFE"/>
    <w:rsid w:val="000F2687"/>
    <w:rsid w:val="000F27EE"/>
    <w:rsid w:val="000F2F7E"/>
    <w:rsid w:val="000F306B"/>
    <w:rsid w:val="000F371A"/>
    <w:rsid w:val="000F37F8"/>
    <w:rsid w:val="000F3CC9"/>
    <w:rsid w:val="000F3D8E"/>
    <w:rsid w:val="000F42BD"/>
    <w:rsid w:val="000F4544"/>
    <w:rsid w:val="000F5F46"/>
    <w:rsid w:val="000F626E"/>
    <w:rsid w:val="000F644A"/>
    <w:rsid w:val="000F6772"/>
    <w:rsid w:val="000F728E"/>
    <w:rsid w:val="000F7503"/>
    <w:rsid w:val="0010015F"/>
    <w:rsid w:val="0010035B"/>
    <w:rsid w:val="0010042E"/>
    <w:rsid w:val="0010096C"/>
    <w:rsid w:val="00100B24"/>
    <w:rsid w:val="00100C4A"/>
    <w:rsid w:val="001013DC"/>
    <w:rsid w:val="00102048"/>
    <w:rsid w:val="001023A9"/>
    <w:rsid w:val="00102A9B"/>
    <w:rsid w:val="00102E6E"/>
    <w:rsid w:val="00103015"/>
    <w:rsid w:val="00103149"/>
    <w:rsid w:val="001031C6"/>
    <w:rsid w:val="00104092"/>
    <w:rsid w:val="0010434F"/>
    <w:rsid w:val="00104D14"/>
    <w:rsid w:val="00104FF6"/>
    <w:rsid w:val="001054CA"/>
    <w:rsid w:val="001055CD"/>
    <w:rsid w:val="001055FC"/>
    <w:rsid w:val="001059D1"/>
    <w:rsid w:val="00106799"/>
    <w:rsid w:val="00106F92"/>
    <w:rsid w:val="00107212"/>
    <w:rsid w:val="001078D6"/>
    <w:rsid w:val="00107B9C"/>
    <w:rsid w:val="00107C93"/>
    <w:rsid w:val="00107D49"/>
    <w:rsid w:val="0011004C"/>
    <w:rsid w:val="0011011D"/>
    <w:rsid w:val="0011020C"/>
    <w:rsid w:val="00110275"/>
    <w:rsid w:val="0011031D"/>
    <w:rsid w:val="00110439"/>
    <w:rsid w:val="001113EC"/>
    <w:rsid w:val="001117E8"/>
    <w:rsid w:val="00111801"/>
    <w:rsid w:val="00111BBF"/>
    <w:rsid w:val="00111D9F"/>
    <w:rsid w:val="00111E05"/>
    <w:rsid w:val="00111E81"/>
    <w:rsid w:val="00113652"/>
    <w:rsid w:val="0011373A"/>
    <w:rsid w:val="00113ACE"/>
    <w:rsid w:val="00114281"/>
    <w:rsid w:val="0011495F"/>
    <w:rsid w:val="00114B6D"/>
    <w:rsid w:val="001158A4"/>
    <w:rsid w:val="00115B54"/>
    <w:rsid w:val="0011653F"/>
    <w:rsid w:val="00116D4B"/>
    <w:rsid w:val="00117044"/>
    <w:rsid w:val="00120038"/>
    <w:rsid w:val="001200EE"/>
    <w:rsid w:val="0012020B"/>
    <w:rsid w:val="00120565"/>
    <w:rsid w:val="00120C30"/>
    <w:rsid w:val="00120CDD"/>
    <w:rsid w:val="00120F8E"/>
    <w:rsid w:val="001210EF"/>
    <w:rsid w:val="0012144F"/>
    <w:rsid w:val="0012167C"/>
    <w:rsid w:val="001218FA"/>
    <w:rsid w:val="00121D18"/>
    <w:rsid w:val="00121D22"/>
    <w:rsid w:val="001220E4"/>
    <w:rsid w:val="001222EF"/>
    <w:rsid w:val="001225A1"/>
    <w:rsid w:val="00122FF6"/>
    <w:rsid w:val="001232A6"/>
    <w:rsid w:val="00123459"/>
    <w:rsid w:val="00123C44"/>
    <w:rsid w:val="00123DB1"/>
    <w:rsid w:val="00124203"/>
    <w:rsid w:val="001246DE"/>
    <w:rsid w:val="00124BD2"/>
    <w:rsid w:val="001252F0"/>
    <w:rsid w:val="00125AB7"/>
    <w:rsid w:val="00125FA3"/>
    <w:rsid w:val="00126451"/>
    <w:rsid w:val="0012668A"/>
    <w:rsid w:val="001268C3"/>
    <w:rsid w:val="00126B9C"/>
    <w:rsid w:val="00126E21"/>
    <w:rsid w:val="00126E3D"/>
    <w:rsid w:val="001271B5"/>
    <w:rsid w:val="00127912"/>
    <w:rsid w:val="00127FBB"/>
    <w:rsid w:val="0013011C"/>
    <w:rsid w:val="00130176"/>
    <w:rsid w:val="001303A0"/>
    <w:rsid w:val="00130401"/>
    <w:rsid w:val="00130477"/>
    <w:rsid w:val="0013086A"/>
    <w:rsid w:val="00130F54"/>
    <w:rsid w:val="00131508"/>
    <w:rsid w:val="001318CB"/>
    <w:rsid w:val="00131C0F"/>
    <w:rsid w:val="00132C99"/>
    <w:rsid w:val="00132F13"/>
    <w:rsid w:val="001338E8"/>
    <w:rsid w:val="00133987"/>
    <w:rsid w:val="00133C56"/>
    <w:rsid w:val="00133F12"/>
    <w:rsid w:val="001340E0"/>
    <w:rsid w:val="001343FF"/>
    <w:rsid w:val="00134438"/>
    <w:rsid w:val="0013458A"/>
    <w:rsid w:val="0013472C"/>
    <w:rsid w:val="00134813"/>
    <w:rsid w:val="0013527A"/>
    <w:rsid w:val="00137AEF"/>
    <w:rsid w:val="001404BE"/>
    <w:rsid w:val="001409A4"/>
    <w:rsid w:val="00140B63"/>
    <w:rsid w:val="00141562"/>
    <w:rsid w:val="00141662"/>
    <w:rsid w:val="00141784"/>
    <w:rsid w:val="0014267A"/>
    <w:rsid w:val="0014283A"/>
    <w:rsid w:val="00142921"/>
    <w:rsid w:val="00142E41"/>
    <w:rsid w:val="00143B99"/>
    <w:rsid w:val="00143DB6"/>
    <w:rsid w:val="00143DEA"/>
    <w:rsid w:val="001441AF"/>
    <w:rsid w:val="001447F0"/>
    <w:rsid w:val="001449B4"/>
    <w:rsid w:val="001460CB"/>
    <w:rsid w:val="001464D1"/>
    <w:rsid w:val="00146823"/>
    <w:rsid w:val="00146B3D"/>
    <w:rsid w:val="00146C2E"/>
    <w:rsid w:val="00146C8A"/>
    <w:rsid w:val="00146CB7"/>
    <w:rsid w:val="00146D0E"/>
    <w:rsid w:val="00147270"/>
    <w:rsid w:val="001502F8"/>
    <w:rsid w:val="001504B5"/>
    <w:rsid w:val="00150B23"/>
    <w:rsid w:val="00150C33"/>
    <w:rsid w:val="00151529"/>
    <w:rsid w:val="00151B6C"/>
    <w:rsid w:val="00151DEB"/>
    <w:rsid w:val="00153133"/>
    <w:rsid w:val="00153BC0"/>
    <w:rsid w:val="00153CE5"/>
    <w:rsid w:val="00154692"/>
    <w:rsid w:val="001548B3"/>
    <w:rsid w:val="00154B2C"/>
    <w:rsid w:val="00154BE9"/>
    <w:rsid w:val="00155457"/>
    <w:rsid w:val="00155563"/>
    <w:rsid w:val="001559AE"/>
    <w:rsid w:val="00155F7E"/>
    <w:rsid w:val="00156477"/>
    <w:rsid w:val="00156763"/>
    <w:rsid w:val="001568AA"/>
    <w:rsid w:val="001573E1"/>
    <w:rsid w:val="0015798D"/>
    <w:rsid w:val="001579E7"/>
    <w:rsid w:val="00160A8F"/>
    <w:rsid w:val="00160B75"/>
    <w:rsid w:val="00160C50"/>
    <w:rsid w:val="001611D9"/>
    <w:rsid w:val="00161696"/>
    <w:rsid w:val="001617D4"/>
    <w:rsid w:val="00161F20"/>
    <w:rsid w:val="0016211F"/>
    <w:rsid w:val="00162A8F"/>
    <w:rsid w:val="0016302F"/>
    <w:rsid w:val="001632A3"/>
    <w:rsid w:val="00164F76"/>
    <w:rsid w:val="00165409"/>
    <w:rsid w:val="001655CC"/>
    <w:rsid w:val="00166E29"/>
    <w:rsid w:val="00167840"/>
    <w:rsid w:val="00167894"/>
    <w:rsid w:val="00167C1F"/>
    <w:rsid w:val="00167DDB"/>
    <w:rsid w:val="00167F5F"/>
    <w:rsid w:val="00170332"/>
    <w:rsid w:val="00170B95"/>
    <w:rsid w:val="00170C02"/>
    <w:rsid w:val="00171060"/>
    <w:rsid w:val="0017118F"/>
    <w:rsid w:val="00171AA5"/>
    <w:rsid w:val="00172097"/>
    <w:rsid w:val="00172117"/>
    <w:rsid w:val="001728F3"/>
    <w:rsid w:val="00173616"/>
    <w:rsid w:val="001739CA"/>
    <w:rsid w:val="00173AD9"/>
    <w:rsid w:val="00173DE9"/>
    <w:rsid w:val="00174136"/>
    <w:rsid w:val="0017436F"/>
    <w:rsid w:val="00174913"/>
    <w:rsid w:val="00174932"/>
    <w:rsid w:val="00175207"/>
    <w:rsid w:val="001752E0"/>
    <w:rsid w:val="00175477"/>
    <w:rsid w:val="00175830"/>
    <w:rsid w:val="00175B44"/>
    <w:rsid w:val="00175D95"/>
    <w:rsid w:val="00176286"/>
    <w:rsid w:val="00176445"/>
    <w:rsid w:val="00176818"/>
    <w:rsid w:val="001769EA"/>
    <w:rsid w:val="00176E26"/>
    <w:rsid w:val="001771C8"/>
    <w:rsid w:val="00177634"/>
    <w:rsid w:val="00177D13"/>
    <w:rsid w:val="00177D2C"/>
    <w:rsid w:val="00177FDA"/>
    <w:rsid w:val="001809E2"/>
    <w:rsid w:val="00180E9E"/>
    <w:rsid w:val="00181331"/>
    <w:rsid w:val="00181FD8"/>
    <w:rsid w:val="00182411"/>
    <w:rsid w:val="0018267B"/>
    <w:rsid w:val="00182AE0"/>
    <w:rsid w:val="00182F78"/>
    <w:rsid w:val="001830C5"/>
    <w:rsid w:val="001833D0"/>
    <w:rsid w:val="00183479"/>
    <w:rsid w:val="0018384D"/>
    <w:rsid w:val="00184753"/>
    <w:rsid w:val="00184CB9"/>
    <w:rsid w:val="00185284"/>
    <w:rsid w:val="00185534"/>
    <w:rsid w:val="00185E23"/>
    <w:rsid w:val="0018732A"/>
    <w:rsid w:val="00187C62"/>
    <w:rsid w:val="00190491"/>
    <w:rsid w:val="00191044"/>
    <w:rsid w:val="001913DC"/>
    <w:rsid w:val="00191ED7"/>
    <w:rsid w:val="001923D4"/>
    <w:rsid w:val="00192575"/>
    <w:rsid w:val="0019279F"/>
    <w:rsid w:val="00193A77"/>
    <w:rsid w:val="00193CD7"/>
    <w:rsid w:val="00193FDA"/>
    <w:rsid w:val="00194179"/>
    <w:rsid w:val="0019499B"/>
    <w:rsid w:val="00194BEE"/>
    <w:rsid w:val="00194C83"/>
    <w:rsid w:val="00194CB4"/>
    <w:rsid w:val="0019518B"/>
    <w:rsid w:val="00195445"/>
    <w:rsid w:val="00196B94"/>
    <w:rsid w:val="00196BA3"/>
    <w:rsid w:val="00196D94"/>
    <w:rsid w:val="00197361"/>
    <w:rsid w:val="00197661"/>
    <w:rsid w:val="00197D31"/>
    <w:rsid w:val="001A0305"/>
    <w:rsid w:val="001A0478"/>
    <w:rsid w:val="001A06A1"/>
    <w:rsid w:val="001A18A4"/>
    <w:rsid w:val="001A2925"/>
    <w:rsid w:val="001A29CA"/>
    <w:rsid w:val="001A3534"/>
    <w:rsid w:val="001A4337"/>
    <w:rsid w:val="001A4A21"/>
    <w:rsid w:val="001A4F6A"/>
    <w:rsid w:val="001A5465"/>
    <w:rsid w:val="001A5644"/>
    <w:rsid w:val="001A5979"/>
    <w:rsid w:val="001A59A7"/>
    <w:rsid w:val="001A5A6A"/>
    <w:rsid w:val="001A6784"/>
    <w:rsid w:val="001A6BFA"/>
    <w:rsid w:val="001A7309"/>
    <w:rsid w:val="001A751F"/>
    <w:rsid w:val="001A7842"/>
    <w:rsid w:val="001A7F6E"/>
    <w:rsid w:val="001B0170"/>
    <w:rsid w:val="001B1354"/>
    <w:rsid w:val="001B16D6"/>
    <w:rsid w:val="001B19C0"/>
    <w:rsid w:val="001B1F19"/>
    <w:rsid w:val="001B2374"/>
    <w:rsid w:val="001B3C66"/>
    <w:rsid w:val="001B3D58"/>
    <w:rsid w:val="001B3D8D"/>
    <w:rsid w:val="001B4235"/>
    <w:rsid w:val="001B4563"/>
    <w:rsid w:val="001B4CDA"/>
    <w:rsid w:val="001B4E44"/>
    <w:rsid w:val="001B4F35"/>
    <w:rsid w:val="001B565C"/>
    <w:rsid w:val="001B75A3"/>
    <w:rsid w:val="001B76F3"/>
    <w:rsid w:val="001B7970"/>
    <w:rsid w:val="001C02EE"/>
    <w:rsid w:val="001C04A9"/>
    <w:rsid w:val="001C059D"/>
    <w:rsid w:val="001C072E"/>
    <w:rsid w:val="001C0F23"/>
    <w:rsid w:val="001C0FD9"/>
    <w:rsid w:val="001C1345"/>
    <w:rsid w:val="001C1588"/>
    <w:rsid w:val="001C16A9"/>
    <w:rsid w:val="001C1A44"/>
    <w:rsid w:val="001C1F84"/>
    <w:rsid w:val="001C2170"/>
    <w:rsid w:val="001C26C5"/>
    <w:rsid w:val="001C2732"/>
    <w:rsid w:val="001C348C"/>
    <w:rsid w:val="001C3615"/>
    <w:rsid w:val="001C3EFE"/>
    <w:rsid w:val="001C4273"/>
    <w:rsid w:val="001C43BF"/>
    <w:rsid w:val="001C45F3"/>
    <w:rsid w:val="001C4913"/>
    <w:rsid w:val="001C49A9"/>
    <w:rsid w:val="001C4B57"/>
    <w:rsid w:val="001C4F1B"/>
    <w:rsid w:val="001C4F96"/>
    <w:rsid w:val="001C5DD8"/>
    <w:rsid w:val="001C62B2"/>
    <w:rsid w:val="001C6378"/>
    <w:rsid w:val="001C7523"/>
    <w:rsid w:val="001C7E19"/>
    <w:rsid w:val="001D0626"/>
    <w:rsid w:val="001D0761"/>
    <w:rsid w:val="001D109E"/>
    <w:rsid w:val="001D1D19"/>
    <w:rsid w:val="001D2006"/>
    <w:rsid w:val="001D37CA"/>
    <w:rsid w:val="001D3988"/>
    <w:rsid w:val="001D3E1A"/>
    <w:rsid w:val="001D43AD"/>
    <w:rsid w:val="001D4664"/>
    <w:rsid w:val="001D52D3"/>
    <w:rsid w:val="001D57E0"/>
    <w:rsid w:val="001D5CD0"/>
    <w:rsid w:val="001D5E69"/>
    <w:rsid w:val="001D7464"/>
    <w:rsid w:val="001D7674"/>
    <w:rsid w:val="001D7ACB"/>
    <w:rsid w:val="001D7B3D"/>
    <w:rsid w:val="001D7B5D"/>
    <w:rsid w:val="001D7DBC"/>
    <w:rsid w:val="001D7F1C"/>
    <w:rsid w:val="001E0178"/>
    <w:rsid w:val="001E05C2"/>
    <w:rsid w:val="001E0A1D"/>
    <w:rsid w:val="001E0AC7"/>
    <w:rsid w:val="001E0F8E"/>
    <w:rsid w:val="001E1047"/>
    <w:rsid w:val="001E1567"/>
    <w:rsid w:val="001E15C7"/>
    <w:rsid w:val="001E1717"/>
    <w:rsid w:val="001E1EE8"/>
    <w:rsid w:val="001E2046"/>
    <w:rsid w:val="001E2395"/>
    <w:rsid w:val="001E2484"/>
    <w:rsid w:val="001E275B"/>
    <w:rsid w:val="001E2EB5"/>
    <w:rsid w:val="001E3190"/>
    <w:rsid w:val="001E32CB"/>
    <w:rsid w:val="001E38DC"/>
    <w:rsid w:val="001E391A"/>
    <w:rsid w:val="001E3B2E"/>
    <w:rsid w:val="001E3D59"/>
    <w:rsid w:val="001E3E3B"/>
    <w:rsid w:val="001E3E3D"/>
    <w:rsid w:val="001E4034"/>
    <w:rsid w:val="001E43DD"/>
    <w:rsid w:val="001E4406"/>
    <w:rsid w:val="001E4963"/>
    <w:rsid w:val="001E542F"/>
    <w:rsid w:val="001E588B"/>
    <w:rsid w:val="001E5A82"/>
    <w:rsid w:val="001E646C"/>
    <w:rsid w:val="001E6824"/>
    <w:rsid w:val="001E68D4"/>
    <w:rsid w:val="001E6A2F"/>
    <w:rsid w:val="001E6B24"/>
    <w:rsid w:val="001E7226"/>
    <w:rsid w:val="001E7367"/>
    <w:rsid w:val="001E737C"/>
    <w:rsid w:val="001E76C9"/>
    <w:rsid w:val="001E79A0"/>
    <w:rsid w:val="001E7BAC"/>
    <w:rsid w:val="001E7E0C"/>
    <w:rsid w:val="001E7E46"/>
    <w:rsid w:val="001E7F2F"/>
    <w:rsid w:val="001F044B"/>
    <w:rsid w:val="001F0761"/>
    <w:rsid w:val="001F0BD1"/>
    <w:rsid w:val="001F0D48"/>
    <w:rsid w:val="001F0DBB"/>
    <w:rsid w:val="001F0F98"/>
    <w:rsid w:val="001F124F"/>
    <w:rsid w:val="001F1BC4"/>
    <w:rsid w:val="001F2232"/>
    <w:rsid w:val="001F2713"/>
    <w:rsid w:val="001F27B9"/>
    <w:rsid w:val="001F2A18"/>
    <w:rsid w:val="001F2FB8"/>
    <w:rsid w:val="001F31E8"/>
    <w:rsid w:val="001F3AB1"/>
    <w:rsid w:val="001F3D76"/>
    <w:rsid w:val="001F42FE"/>
    <w:rsid w:val="001F4A72"/>
    <w:rsid w:val="001F4AF6"/>
    <w:rsid w:val="001F514B"/>
    <w:rsid w:val="001F53E7"/>
    <w:rsid w:val="001F54CA"/>
    <w:rsid w:val="001F55B3"/>
    <w:rsid w:val="001F5B8B"/>
    <w:rsid w:val="001F5F0A"/>
    <w:rsid w:val="001F6D95"/>
    <w:rsid w:val="001F6DEB"/>
    <w:rsid w:val="001F70DC"/>
    <w:rsid w:val="001F70E6"/>
    <w:rsid w:val="001F7B58"/>
    <w:rsid w:val="001F7F43"/>
    <w:rsid w:val="00200CB7"/>
    <w:rsid w:val="0020128B"/>
    <w:rsid w:val="0020137A"/>
    <w:rsid w:val="00201632"/>
    <w:rsid w:val="00202965"/>
    <w:rsid w:val="00203052"/>
    <w:rsid w:val="00203087"/>
    <w:rsid w:val="0020340F"/>
    <w:rsid w:val="00203F98"/>
    <w:rsid w:val="00204061"/>
    <w:rsid w:val="00204099"/>
    <w:rsid w:val="002041A4"/>
    <w:rsid w:val="0020439F"/>
    <w:rsid w:val="0020489F"/>
    <w:rsid w:val="00205331"/>
    <w:rsid w:val="0020560A"/>
    <w:rsid w:val="00205728"/>
    <w:rsid w:val="00206833"/>
    <w:rsid w:val="00206ABF"/>
    <w:rsid w:val="00206DF4"/>
    <w:rsid w:val="00206FCD"/>
    <w:rsid w:val="002070B5"/>
    <w:rsid w:val="00207976"/>
    <w:rsid w:val="00207A8F"/>
    <w:rsid w:val="00207CAF"/>
    <w:rsid w:val="00207F12"/>
    <w:rsid w:val="0021056B"/>
    <w:rsid w:val="00211541"/>
    <w:rsid w:val="002116A1"/>
    <w:rsid w:val="00211EE5"/>
    <w:rsid w:val="0021218F"/>
    <w:rsid w:val="00212890"/>
    <w:rsid w:val="002129FF"/>
    <w:rsid w:val="00213144"/>
    <w:rsid w:val="0021369B"/>
    <w:rsid w:val="0021390A"/>
    <w:rsid w:val="00213AF5"/>
    <w:rsid w:val="00213FCA"/>
    <w:rsid w:val="00214EB4"/>
    <w:rsid w:val="00215114"/>
    <w:rsid w:val="002151C4"/>
    <w:rsid w:val="002155F3"/>
    <w:rsid w:val="00215A46"/>
    <w:rsid w:val="00215AD9"/>
    <w:rsid w:val="00215CF8"/>
    <w:rsid w:val="00215DF2"/>
    <w:rsid w:val="00215F30"/>
    <w:rsid w:val="0021646F"/>
    <w:rsid w:val="00216D96"/>
    <w:rsid w:val="002176C2"/>
    <w:rsid w:val="002179B4"/>
    <w:rsid w:val="00217F83"/>
    <w:rsid w:val="00220415"/>
    <w:rsid w:val="002204BC"/>
    <w:rsid w:val="00220A65"/>
    <w:rsid w:val="00220E8C"/>
    <w:rsid w:val="002211E0"/>
    <w:rsid w:val="00221A20"/>
    <w:rsid w:val="0022230F"/>
    <w:rsid w:val="002226B3"/>
    <w:rsid w:val="002226BD"/>
    <w:rsid w:val="00222B97"/>
    <w:rsid w:val="00223206"/>
    <w:rsid w:val="00223863"/>
    <w:rsid w:val="00223FB5"/>
    <w:rsid w:val="00224050"/>
    <w:rsid w:val="0022446F"/>
    <w:rsid w:val="0022472C"/>
    <w:rsid w:val="002247ED"/>
    <w:rsid w:val="00224C5F"/>
    <w:rsid w:val="00224C81"/>
    <w:rsid w:val="00225013"/>
    <w:rsid w:val="0022524C"/>
    <w:rsid w:val="00225350"/>
    <w:rsid w:val="00225713"/>
    <w:rsid w:val="002259B6"/>
    <w:rsid w:val="0022617D"/>
    <w:rsid w:val="00226586"/>
    <w:rsid w:val="002270BD"/>
    <w:rsid w:val="0022722B"/>
    <w:rsid w:val="00227910"/>
    <w:rsid w:val="00227B08"/>
    <w:rsid w:val="00227D2F"/>
    <w:rsid w:val="00227DFA"/>
    <w:rsid w:val="00230665"/>
    <w:rsid w:val="00230803"/>
    <w:rsid w:val="00230BBB"/>
    <w:rsid w:val="002314F6"/>
    <w:rsid w:val="00231873"/>
    <w:rsid w:val="00232001"/>
    <w:rsid w:val="00232BAC"/>
    <w:rsid w:val="002332E6"/>
    <w:rsid w:val="00233622"/>
    <w:rsid w:val="002336DC"/>
    <w:rsid w:val="0023408B"/>
    <w:rsid w:val="0023439E"/>
    <w:rsid w:val="0023453E"/>
    <w:rsid w:val="002347B7"/>
    <w:rsid w:val="00234CF5"/>
    <w:rsid w:val="00235678"/>
    <w:rsid w:val="002357EC"/>
    <w:rsid w:val="00235A67"/>
    <w:rsid w:val="002360D0"/>
    <w:rsid w:val="002360E6"/>
    <w:rsid w:val="00236893"/>
    <w:rsid w:val="00236CBD"/>
    <w:rsid w:val="002370E0"/>
    <w:rsid w:val="00237591"/>
    <w:rsid w:val="00237787"/>
    <w:rsid w:val="0024017B"/>
    <w:rsid w:val="00240A10"/>
    <w:rsid w:val="00240AFC"/>
    <w:rsid w:val="00241079"/>
    <w:rsid w:val="002415D6"/>
    <w:rsid w:val="0024195B"/>
    <w:rsid w:val="00241E46"/>
    <w:rsid w:val="00242140"/>
    <w:rsid w:val="00242302"/>
    <w:rsid w:val="0024288C"/>
    <w:rsid w:val="00242B80"/>
    <w:rsid w:val="00242D1E"/>
    <w:rsid w:val="00242F26"/>
    <w:rsid w:val="002438C1"/>
    <w:rsid w:val="00243E97"/>
    <w:rsid w:val="00244470"/>
    <w:rsid w:val="00244660"/>
    <w:rsid w:val="002447DD"/>
    <w:rsid w:val="002449E9"/>
    <w:rsid w:val="00244A43"/>
    <w:rsid w:val="00244C52"/>
    <w:rsid w:val="00244E73"/>
    <w:rsid w:val="0024516E"/>
    <w:rsid w:val="00245548"/>
    <w:rsid w:val="00245DE7"/>
    <w:rsid w:val="00245EDE"/>
    <w:rsid w:val="00247247"/>
    <w:rsid w:val="00247C2C"/>
    <w:rsid w:val="0025038F"/>
    <w:rsid w:val="00250510"/>
    <w:rsid w:val="00251326"/>
    <w:rsid w:val="0025132C"/>
    <w:rsid w:val="0025192D"/>
    <w:rsid w:val="00251C69"/>
    <w:rsid w:val="00252678"/>
    <w:rsid w:val="002528B0"/>
    <w:rsid w:val="00252AFB"/>
    <w:rsid w:val="0025347E"/>
    <w:rsid w:val="00253524"/>
    <w:rsid w:val="00253568"/>
    <w:rsid w:val="00253F2B"/>
    <w:rsid w:val="00254176"/>
    <w:rsid w:val="00254282"/>
    <w:rsid w:val="002547D9"/>
    <w:rsid w:val="00254A0B"/>
    <w:rsid w:val="002553B1"/>
    <w:rsid w:val="002559C9"/>
    <w:rsid w:val="00255C6A"/>
    <w:rsid w:val="00255D32"/>
    <w:rsid w:val="00255F06"/>
    <w:rsid w:val="002565DE"/>
    <w:rsid w:val="0025681E"/>
    <w:rsid w:val="00256FF8"/>
    <w:rsid w:val="00257558"/>
    <w:rsid w:val="00257D26"/>
    <w:rsid w:val="0026023C"/>
    <w:rsid w:val="0026031B"/>
    <w:rsid w:val="00260B19"/>
    <w:rsid w:val="00260F08"/>
    <w:rsid w:val="00261633"/>
    <w:rsid w:val="002617C5"/>
    <w:rsid w:val="00261996"/>
    <w:rsid w:val="00261A86"/>
    <w:rsid w:val="00261D6F"/>
    <w:rsid w:val="0026217F"/>
    <w:rsid w:val="00262399"/>
    <w:rsid w:val="002624DD"/>
    <w:rsid w:val="002627DE"/>
    <w:rsid w:val="00262875"/>
    <w:rsid w:val="0026378C"/>
    <w:rsid w:val="00263E0B"/>
    <w:rsid w:val="00263FE2"/>
    <w:rsid w:val="002643DC"/>
    <w:rsid w:val="00264D72"/>
    <w:rsid w:val="002652D1"/>
    <w:rsid w:val="002652FB"/>
    <w:rsid w:val="002657F4"/>
    <w:rsid w:val="0026582C"/>
    <w:rsid w:val="002658FF"/>
    <w:rsid w:val="00265F31"/>
    <w:rsid w:val="00266084"/>
    <w:rsid w:val="002669D8"/>
    <w:rsid w:val="002670FE"/>
    <w:rsid w:val="0026711F"/>
    <w:rsid w:val="002672AF"/>
    <w:rsid w:val="00267680"/>
    <w:rsid w:val="002676C5"/>
    <w:rsid w:val="00267AC4"/>
    <w:rsid w:val="00267DE3"/>
    <w:rsid w:val="00270A6E"/>
    <w:rsid w:val="00271047"/>
    <w:rsid w:val="002714C3"/>
    <w:rsid w:val="00271C55"/>
    <w:rsid w:val="0027206B"/>
    <w:rsid w:val="0027210F"/>
    <w:rsid w:val="002724B2"/>
    <w:rsid w:val="00272D3C"/>
    <w:rsid w:val="00272F99"/>
    <w:rsid w:val="0027301D"/>
    <w:rsid w:val="002738EB"/>
    <w:rsid w:val="00273F2F"/>
    <w:rsid w:val="0027432D"/>
    <w:rsid w:val="00274685"/>
    <w:rsid w:val="00274D6F"/>
    <w:rsid w:val="00275080"/>
    <w:rsid w:val="00275235"/>
    <w:rsid w:val="0027577C"/>
    <w:rsid w:val="00275E1F"/>
    <w:rsid w:val="00275F7E"/>
    <w:rsid w:val="002761D8"/>
    <w:rsid w:val="00276384"/>
    <w:rsid w:val="002764BA"/>
    <w:rsid w:val="00276A43"/>
    <w:rsid w:val="002774A2"/>
    <w:rsid w:val="0027774F"/>
    <w:rsid w:val="00280F13"/>
    <w:rsid w:val="00281274"/>
    <w:rsid w:val="002812E9"/>
    <w:rsid w:val="00281345"/>
    <w:rsid w:val="0028143A"/>
    <w:rsid w:val="00281A3F"/>
    <w:rsid w:val="00281A49"/>
    <w:rsid w:val="00281B40"/>
    <w:rsid w:val="00281F4F"/>
    <w:rsid w:val="00281FFB"/>
    <w:rsid w:val="002821AE"/>
    <w:rsid w:val="00282753"/>
    <w:rsid w:val="00282A28"/>
    <w:rsid w:val="00282B97"/>
    <w:rsid w:val="00282E5C"/>
    <w:rsid w:val="00284666"/>
    <w:rsid w:val="0028487A"/>
    <w:rsid w:val="0028509A"/>
    <w:rsid w:val="002854DA"/>
    <w:rsid w:val="00285B41"/>
    <w:rsid w:val="002861BC"/>
    <w:rsid w:val="00286B08"/>
    <w:rsid w:val="00287303"/>
    <w:rsid w:val="00287AE1"/>
    <w:rsid w:val="00287C0A"/>
    <w:rsid w:val="00287D02"/>
    <w:rsid w:val="00287F84"/>
    <w:rsid w:val="00290210"/>
    <w:rsid w:val="00290370"/>
    <w:rsid w:val="00290E28"/>
    <w:rsid w:val="002910A1"/>
    <w:rsid w:val="00291130"/>
    <w:rsid w:val="002919A8"/>
    <w:rsid w:val="00291BFB"/>
    <w:rsid w:val="002921AC"/>
    <w:rsid w:val="002928BC"/>
    <w:rsid w:val="00293E16"/>
    <w:rsid w:val="002947B0"/>
    <w:rsid w:val="0029495D"/>
    <w:rsid w:val="002959B0"/>
    <w:rsid w:val="00295AC0"/>
    <w:rsid w:val="00296012"/>
    <w:rsid w:val="0029621C"/>
    <w:rsid w:val="00296465"/>
    <w:rsid w:val="002969AD"/>
    <w:rsid w:val="00296EB3"/>
    <w:rsid w:val="002975DB"/>
    <w:rsid w:val="002977CE"/>
    <w:rsid w:val="002979DB"/>
    <w:rsid w:val="002A0273"/>
    <w:rsid w:val="002A0892"/>
    <w:rsid w:val="002A095D"/>
    <w:rsid w:val="002A09E8"/>
    <w:rsid w:val="002A0E84"/>
    <w:rsid w:val="002A17A6"/>
    <w:rsid w:val="002A17BF"/>
    <w:rsid w:val="002A22CD"/>
    <w:rsid w:val="002A23D2"/>
    <w:rsid w:val="002A2605"/>
    <w:rsid w:val="002A268A"/>
    <w:rsid w:val="002A2AC2"/>
    <w:rsid w:val="002A2AD9"/>
    <w:rsid w:val="002A3356"/>
    <w:rsid w:val="002A3ABB"/>
    <w:rsid w:val="002A3DE5"/>
    <w:rsid w:val="002A3FE3"/>
    <w:rsid w:val="002A41A0"/>
    <w:rsid w:val="002A42E9"/>
    <w:rsid w:val="002A45B2"/>
    <w:rsid w:val="002A49DA"/>
    <w:rsid w:val="002A4EBC"/>
    <w:rsid w:val="002A512E"/>
    <w:rsid w:val="002A53B5"/>
    <w:rsid w:val="002A558F"/>
    <w:rsid w:val="002A641A"/>
    <w:rsid w:val="002A6856"/>
    <w:rsid w:val="002A6B94"/>
    <w:rsid w:val="002A6D54"/>
    <w:rsid w:val="002A7318"/>
    <w:rsid w:val="002A739B"/>
    <w:rsid w:val="002A7449"/>
    <w:rsid w:val="002B03EB"/>
    <w:rsid w:val="002B0AE6"/>
    <w:rsid w:val="002B1097"/>
    <w:rsid w:val="002B15B2"/>
    <w:rsid w:val="002B15E0"/>
    <w:rsid w:val="002B1C48"/>
    <w:rsid w:val="002B21C0"/>
    <w:rsid w:val="002B29D6"/>
    <w:rsid w:val="002B2C6C"/>
    <w:rsid w:val="002B31D3"/>
    <w:rsid w:val="002B38B5"/>
    <w:rsid w:val="002B3E6E"/>
    <w:rsid w:val="002B480C"/>
    <w:rsid w:val="002B5122"/>
    <w:rsid w:val="002B5338"/>
    <w:rsid w:val="002B5366"/>
    <w:rsid w:val="002B5488"/>
    <w:rsid w:val="002B5A46"/>
    <w:rsid w:val="002B5ADA"/>
    <w:rsid w:val="002B6674"/>
    <w:rsid w:val="002B6D16"/>
    <w:rsid w:val="002B70AD"/>
    <w:rsid w:val="002B7AB3"/>
    <w:rsid w:val="002B7B3F"/>
    <w:rsid w:val="002B7F74"/>
    <w:rsid w:val="002C07DA"/>
    <w:rsid w:val="002C0980"/>
    <w:rsid w:val="002C0A3C"/>
    <w:rsid w:val="002C0BB1"/>
    <w:rsid w:val="002C0C25"/>
    <w:rsid w:val="002C0D64"/>
    <w:rsid w:val="002C119F"/>
    <w:rsid w:val="002C1CB2"/>
    <w:rsid w:val="002C1FFB"/>
    <w:rsid w:val="002C2021"/>
    <w:rsid w:val="002C24D3"/>
    <w:rsid w:val="002C252B"/>
    <w:rsid w:val="002C2909"/>
    <w:rsid w:val="002C2B6C"/>
    <w:rsid w:val="002C2BD1"/>
    <w:rsid w:val="002C33CC"/>
    <w:rsid w:val="002C39A1"/>
    <w:rsid w:val="002C3C8E"/>
    <w:rsid w:val="002C3E88"/>
    <w:rsid w:val="002C4311"/>
    <w:rsid w:val="002C4345"/>
    <w:rsid w:val="002C48BB"/>
    <w:rsid w:val="002C4C23"/>
    <w:rsid w:val="002C4C49"/>
    <w:rsid w:val="002C4FAA"/>
    <w:rsid w:val="002C5460"/>
    <w:rsid w:val="002C5487"/>
    <w:rsid w:val="002C586A"/>
    <w:rsid w:val="002C5B6F"/>
    <w:rsid w:val="002C662D"/>
    <w:rsid w:val="002C66D1"/>
    <w:rsid w:val="002C6751"/>
    <w:rsid w:val="002C69F5"/>
    <w:rsid w:val="002C6A13"/>
    <w:rsid w:val="002C6C8C"/>
    <w:rsid w:val="002C72B6"/>
    <w:rsid w:val="002C7899"/>
    <w:rsid w:val="002C7942"/>
    <w:rsid w:val="002C79FA"/>
    <w:rsid w:val="002C7DEE"/>
    <w:rsid w:val="002D0034"/>
    <w:rsid w:val="002D0C0A"/>
    <w:rsid w:val="002D148F"/>
    <w:rsid w:val="002D16E6"/>
    <w:rsid w:val="002D18AC"/>
    <w:rsid w:val="002D2523"/>
    <w:rsid w:val="002D2BE1"/>
    <w:rsid w:val="002D2E39"/>
    <w:rsid w:val="002D319C"/>
    <w:rsid w:val="002D34F5"/>
    <w:rsid w:val="002D3D67"/>
    <w:rsid w:val="002D4196"/>
    <w:rsid w:val="002D41B1"/>
    <w:rsid w:val="002D43B3"/>
    <w:rsid w:val="002D4725"/>
    <w:rsid w:val="002D4A9C"/>
    <w:rsid w:val="002D53C6"/>
    <w:rsid w:val="002D5631"/>
    <w:rsid w:val="002D56A6"/>
    <w:rsid w:val="002D5845"/>
    <w:rsid w:val="002D60D6"/>
    <w:rsid w:val="002D6123"/>
    <w:rsid w:val="002D694C"/>
    <w:rsid w:val="002D69E1"/>
    <w:rsid w:val="002D7224"/>
    <w:rsid w:val="002D7A70"/>
    <w:rsid w:val="002D7E92"/>
    <w:rsid w:val="002E00FB"/>
    <w:rsid w:val="002E04D9"/>
    <w:rsid w:val="002E0962"/>
    <w:rsid w:val="002E0A97"/>
    <w:rsid w:val="002E0E36"/>
    <w:rsid w:val="002E107A"/>
    <w:rsid w:val="002E108C"/>
    <w:rsid w:val="002E10A2"/>
    <w:rsid w:val="002E16D8"/>
    <w:rsid w:val="002E1DE8"/>
    <w:rsid w:val="002E21CE"/>
    <w:rsid w:val="002E28FA"/>
    <w:rsid w:val="002E2E2D"/>
    <w:rsid w:val="002E304E"/>
    <w:rsid w:val="002E3276"/>
    <w:rsid w:val="002E350B"/>
    <w:rsid w:val="002E39E0"/>
    <w:rsid w:val="002E3AF5"/>
    <w:rsid w:val="002E41C5"/>
    <w:rsid w:val="002E46C6"/>
    <w:rsid w:val="002E4E80"/>
    <w:rsid w:val="002E5172"/>
    <w:rsid w:val="002E51C3"/>
    <w:rsid w:val="002E541E"/>
    <w:rsid w:val="002E608D"/>
    <w:rsid w:val="002E615A"/>
    <w:rsid w:val="002E61BD"/>
    <w:rsid w:val="002E6D67"/>
    <w:rsid w:val="002E6EF5"/>
    <w:rsid w:val="002E790C"/>
    <w:rsid w:val="002E7B3E"/>
    <w:rsid w:val="002E7BDC"/>
    <w:rsid w:val="002E7D93"/>
    <w:rsid w:val="002F002D"/>
    <w:rsid w:val="002F0438"/>
    <w:rsid w:val="002F06DB"/>
    <w:rsid w:val="002F0922"/>
    <w:rsid w:val="002F0B39"/>
    <w:rsid w:val="002F1672"/>
    <w:rsid w:val="002F18D3"/>
    <w:rsid w:val="002F190A"/>
    <w:rsid w:val="002F23B7"/>
    <w:rsid w:val="002F2811"/>
    <w:rsid w:val="002F301E"/>
    <w:rsid w:val="002F36EF"/>
    <w:rsid w:val="002F3A83"/>
    <w:rsid w:val="002F41D8"/>
    <w:rsid w:val="002F42E9"/>
    <w:rsid w:val="002F4586"/>
    <w:rsid w:val="002F4BC4"/>
    <w:rsid w:val="002F505A"/>
    <w:rsid w:val="002F51FD"/>
    <w:rsid w:val="002F54BD"/>
    <w:rsid w:val="002F5947"/>
    <w:rsid w:val="002F5B41"/>
    <w:rsid w:val="002F5FBB"/>
    <w:rsid w:val="002F623C"/>
    <w:rsid w:val="002F648E"/>
    <w:rsid w:val="002F6ABE"/>
    <w:rsid w:val="002F7222"/>
    <w:rsid w:val="002F77D9"/>
    <w:rsid w:val="003000A2"/>
    <w:rsid w:val="00300A9C"/>
    <w:rsid w:val="00300FA7"/>
    <w:rsid w:val="0030121B"/>
    <w:rsid w:val="003014DC"/>
    <w:rsid w:val="00301821"/>
    <w:rsid w:val="00301C81"/>
    <w:rsid w:val="003023D7"/>
    <w:rsid w:val="00302B52"/>
    <w:rsid w:val="00302B71"/>
    <w:rsid w:val="00302CB7"/>
    <w:rsid w:val="00302D21"/>
    <w:rsid w:val="003031F9"/>
    <w:rsid w:val="003032D0"/>
    <w:rsid w:val="00303601"/>
    <w:rsid w:val="0030386A"/>
    <w:rsid w:val="00303911"/>
    <w:rsid w:val="00304472"/>
    <w:rsid w:val="0030492F"/>
    <w:rsid w:val="00304D2E"/>
    <w:rsid w:val="00305026"/>
    <w:rsid w:val="00305BF6"/>
    <w:rsid w:val="00305ED9"/>
    <w:rsid w:val="00305FCE"/>
    <w:rsid w:val="00306348"/>
    <w:rsid w:val="0030683D"/>
    <w:rsid w:val="00306E4F"/>
    <w:rsid w:val="00306F1A"/>
    <w:rsid w:val="003074C8"/>
    <w:rsid w:val="0030766B"/>
    <w:rsid w:val="00307DEE"/>
    <w:rsid w:val="0031046F"/>
    <w:rsid w:val="003106C7"/>
    <w:rsid w:val="00310D0A"/>
    <w:rsid w:val="003111FF"/>
    <w:rsid w:val="00311245"/>
    <w:rsid w:val="003112CB"/>
    <w:rsid w:val="003114E2"/>
    <w:rsid w:val="003119D2"/>
    <w:rsid w:val="00311D97"/>
    <w:rsid w:val="00312654"/>
    <w:rsid w:val="00312AB5"/>
    <w:rsid w:val="00312DD2"/>
    <w:rsid w:val="003131E7"/>
    <w:rsid w:val="00313370"/>
    <w:rsid w:val="00313645"/>
    <w:rsid w:val="00313835"/>
    <w:rsid w:val="00314069"/>
    <w:rsid w:val="00314A95"/>
    <w:rsid w:val="00314F2D"/>
    <w:rsid w:val="0031554E"/>
    <w:rsid w:val="00315553"/>
    <w:rsid w:val="0031592A"/>
    <w:rsid w:val="00315F32"/>
    <w:rsid w:val="003161C8"/>
    <w:rsid w:val="0031634C"/>
    <w:rsid w:val="003169E0"/>
    <w:rsid w:val="00316A44"/>
    <w:rsid w:val="00316BDD"/>
    <w:rsid w:val="00316F1F"/>
    <w:rsid w:val="0031730A"/>
    <w:rsid w:val="00317392"/>
    <w:rsid w:val="00317DF7"/>
    <w:rsid w:val="00320264"/>
    <w:rsid w:val="0032042E"/>
    <w:rsid w:val="003205E5"/>
    <w:rsid w:val="0032090E"/>
    <w:rsid w:val="003210B5"/>
    <w:rsid w:val="0032162E"/>
    <w:rsid w:val="003217CE"/>
    <w:rsid w:val="003219E2"/>
    <w:rsid w:val="00321A47"/>
    <w:rsid w:val="00321DE2"/>
    <w:rsid w:val="00321DEC"/>
    <w:rsid w:val="0032215C"/>
    <w:rsid w:val="003226EA"/>
    <w:rsid w:val="00323063"/>
    <w:rsid w:val="003235DA"/>
    <w:rsid w:val="003236EF"/>
    <w:rsid w:val="00323923"/>
    <w:rsid w:val="00323BDB"/>
    <w:rsid w:val="00323DCC"/>
    <w:rsid w:val="00323EBA"/>
    <w:rsid w:val="00324685"/>
    <w:rsid w:val="00324BF1"/>
    <w:rsid w:val="00324CE4"/>
    <w:rsid w:val="00324E4E"/>
    <w:rsid w:val="00324F9A"/>
    <w:rsid w:val="00325095"/>
    <w:rsid w:val="00325B61"/>
    <w:rsid w:val="00326486"/>
    <w:rsid w:val="003264E7"/>
    <w:rsid w:val="0032698B"/>
    <w:rsid w:val="00326ACD"/>
    <w:rsid w:val="003271F4"/>
    <w:rsid w:val="00327336"/>
    <w:rsid w:val="0032786F"/>
    <w:rsid w:val="003279C9"/>
    <w:rsid w:val="00327C67"/>
    <w:rsid w:val="00327C6D"/>
    <w:rsid w:val="00327FED"/>
    <w:rsid w:val="00330385"/>
    <w:rsid w:val="00330463"/>
    <w:rsid w:val="003309F4"/>
    <w:rsid w:val="00330EBD"/>
    <w:rsid w:val="003310B5"/>
    <w:rsid w:val="0033164D"/>
    <w:rsid w:val="003316FA"/>
    <w:rsid w:val="0033191B"/>
    <w:rsid w:val="00331F82"/>
    <w:rsid w:val="0033231E"/>
    <w:rsid w:val="00333026"/>
    <w:rsid w:val="00333D71"/>
    <w:rsid w:val="0033432C"/>
    <w:rsid w:val="003349A7"/>
    <w:rsid w:val="00335077"/>
    <w:rsid w:val="003350AD"/>
    <w:rsid w:val="00335408"/>
    <w:rsid w:val="003354AA"/>
    <w:rsid w:val="003359C0"/>
    <w:rsid w:val="00335BD2"/>
    <w:rsid w:val="003366A2"/>
    <w:rsid w:val="00336BFD"/>
    <w:rsid w:val="00336C50"/>
    <w:rsid w:val="00336D50"/>
    <w:rsid w:val="00336DC8"/>
    <w:rsid w:val="0033774D"/>
    <w:rsid w:val="00337754"/>
    <w:rsid w:val="003377B8"/>
    <w:rsid w:val="00337ABE"/>
    <w:rsid w:val="00337B08"/>
    <w:rsid w:val="003403B6"/>
    <w:rsid w:val="00340600"/>
    <w:rsid w:val="00340E48"/>
    <w:rsid w:val="0034168B"/>
    <w:rsid w:val="00341704"/>
    <w:rsid w:val="0034188A"/>
    <w:rsid w:val="00341AC6"/>
    <w:rsid w:val="0034231C"/>
    <w:rsid w:val="003423AC"/>
    <w:rsid w:val="00343933"/>
    <w:rsid w:val="00343B31"/>
    <w:rsid w:val="00343C03"/>
    <w:rsid w:val="00343E08"/>
    <w:rsid w:val="00343FA5"/>
    <w:rsid w:val="003441BD"/>
    <w:rsid w:val="00344301"/>
    <w:rsid w:val="003445C2"/>
    <w:rsid w:val="00344C95"/>
    <w:rsid w:val="003456F6"/>
    <w:rsid w:val="00345736"/>
    <w:rsid w:val="0034588E"/>
    <w:rsid w:val="003459F8"/>
    <w:rsid w:val="00345BBB"/>
    <w:rsid w:val="003466C9"/>
    <w:rsid w:val="00346771"/>
    <w:rsid w:val="003468B5"/>
    <w:rsid w:val="00346E13"/>
    <w:rsid w:val="00346F5A"/>
    <w:rsid w:val="00347263"/>
    <w:rsid w:val="003477FF"/>
    <w:rsid w:val="00347962"/>
    <w:rsid w:val="0034798B"/>
    <w:rsid w:val="00347AC2"/>
    <w:rsid w:val="00347FD9"/>
    <w:rsid w:val="00350186"/>
    <w:rsid w:val="00350493"/>
    <w:rsid w:val="003514CB"/>
    <w:rsid w:val="00351B5B"/>
    <w:rsid w:val="00351E48"/>
    <w:rsid w:val="00352718"/>
    <w:rsid w:val="00352E36"/>
    <w:rsid w:val="00352FC4"/>
    <w:rsid w:val="00353285"/>
    <w:rsid w:val="00353586"/>
    <w:rsid w:val="00353621"/>
    <w:rsid w:val="0035385E"/>
    <w:rsid w:val="00353991"/>
    <w:rsid w:val="00353A24"/>
    <w:rsid w:val="00353FBB"/>
    <w:rsid w:val="003540F1"/>
    <w:rsid w:val="003549AF"/>
    <w:rsid w:val="00354D16"/>
    <w:rsid w:val="00355341"/>
    <w:rsid w:val="003556FE"/>
    <w:rsid w:val="00355778"/>
    <w:rsid w:val="00355ACC"/>
    <w:rsid w:val="00355EDC"/>
    <w:rsid w:val="00356058"/>
    <w:rsid w:val="003561B6"/>
    <w:rsid w:val="00356286"/>
    <w:rsid w:val="003566B2"/>
    <w:rsid w:val="003569C8"/>
    <w:rsid w:val="00357258"/>
    <w:rsid w:val="00357B88"/>
    <w:rsid w:val="00357C88"/>
    <w:rsid w:val="003602EB"/>
    <w:rsid w:val="003605A1"/>
    <w:rsid w:val="003605D7"/>
    <w:rsid w:val="00360874"/>
    <w:rsid w:val="00360F13"/>
    <w:rsid w:val="00361331"/>
    <w:rsid w:val="003614FE"/>
    <w:rsid w:val="003615B3"/>
    <w:rsid w:val="00361CD9"/>
    <w:rsid w:val="00361DEB"/>
    <w:rsid w:val="00361DEE"/>
    <w:rsid w:val="003620BE"/>
    <w:rsid w:val="00363629"/>
    <w:rsid w:val="003636E2"/>
    <w:rsid w:val="00363B6E"/>
    <w:rsid w:val="00363F9E"/>
    <w:rsid w:val="0036460C"/>
    <w:rsid w:val="0036498D"/>
    <w:rsid w:val="00365659"/>
    <w:rsid w:val="0036585B"/>
    <w:rsid w:val="00365CAC"/>
    <w:rsid w:val="00366028"/>
    <w:rsid w:val="0036648E"/>
    <w:rsid w:val="00366558"/>
    <w:rsid w:val="00366C5A"/>
    <w:rsid w:val="00366E21"/>
    <w:rsid w:val="00366FA6"/>
    <w:rsid w:val="003676AF"/>
    <w:rsid w:val="00367D0D"/>
    <w:rsid w:val="00367F3D"/>
    <w:rsid w:val="003705A5"/>
    <w:rsid w:val="003706EB"/>
    <w:rsid w:val="00370D45"/>
    <w:rsid w:val="00371195"/>
    <w:rsid w:val="003717A4"/>
    <w:rsid w:val="00371984"/>
    <w:rsid w:val="00371BC2"/>
    <w:rsid w:val="00371D9E"/>
    <w:rsid w:val="0037256F"/>
    <w:rsid w:val="00372B35"/>
    <w:rsid w:val="003732C6"/>
    <w:rsid w:val="00373730"/>
    <w:rsid w:val="003739FB"/>
    <w:rsid w:val="00373DD4"/>
    <w:rsid w:val="00374AEF"/>
    <w:rsid w:val="00374EE9"/>
    <w:rsid w:val="00375187"/>
    <w:rsid w:val="003765D1"/>
    <w:rsid w:val="00376602"/>
    <w:rsid w:val="00376613"/>
    <w:rsid w:val="00376A53"/>
    <w:rsid w:val="00376E02"/>
    <w:rsid w:val="00377908"/>
    <w:rsid w:val="00377E6D"/>
    <w:rsid w:val="003802F9"/>
    <w:rsid w:val="003817CB"/>
    <w:rsid w:val="00381934"/>
    <w:rsid w:val="00381EBE"/>
    <w:rsid w:val="003820F9"/>
    <w:rsid w:val="0038241F"/>
    <w:rsid w:val="00382C5C"/>
    <w:rsid w:val="00382D92"/>
    <w:rsid w:val="00383B9F"/>
    <w:rsid w:val="00384227"/>
    <w:rsid w:val="003846C8"/>
    <w:rsid w:val="00384F1B"/>
    <w:rsid w:val="00385434"/>
    <w:rsid w:val="00385668"/>
    <w:rsid w:val="003865BC"/>
    <w:rsid w:val="00387011"/>
    <w:rsid w:val="0038725C"/>
    <w:rsid w:val="00387B87"/>
    <w:rsid w:val="00387E00"/>
    <w:rsid w:val="00390067"/>
    <w:rsid w:val="00390741"/>
    <w:rsid w:val="003909BC"/>
    <w:rsid w:val="00390C88"/>
    <w:rsid w:val="00390CC2"/>
    <w:rsid w:val="00390E9A"/>
    <w:rsid w:val="00390EAA"/>
    <w:rsid w:val="00391574"/>
    <w:rsid w:val="00391DA2"/>
    <w:rsid w:val="00392833"/>
    <w:rsid w:val="00392D3C"/>
    <w:rsid w:val="00392E30"/>
    <w:rsid w:val="00392E7F"/>
    <w:rsid w:val="00392EA9"/>
    <w:rsid w:val="0039325A"/>
    <w:rsid w:val="003934EC"/>
    <w:rsid w:val="00393D9F"/>
    <w:rsid w:val="00393F3E"/>
    <w:rsid w:val="00394081"/>
    <w:rsid w:val="00394473"/>
    <w:rsid w:val="00394799"/>
    <w:rsid w:val="00394CAD"/>
    <w:rsid w:val="00394E6E"/>
    <w:rsid w:val="00394FB6"/>
    <w:rsid w:val="00395A29"/>
    <w:rsid w:val="00395B83"/>
    <w:rsid w:val="00395E23"/>
    <w:rsid w:val="00395F0C"/>
    <w:rsid w:val="003961E9"/>
    <w:rsid w:val="0039698A"/>
    <w:rsid w:val="00396CAF"/>
    <w:rsid w:val="00396FC2"/>
    <w:rsid w:val="00397083"/>
    <w:rsid w:val="00397199"/>
    <w:rsid w:val="003975CD"/>
    <w:rsid w:val="00397755"/>
    <w:rsid w:val="003978D1"/>
    <w:rsid w:val="003A04B0"/>
    <w:rsid w:val="003A06E2"/>
    <w:rsid w:val="003A0775"/>
    <w:rsid w:val="003A0818"/>
    <w:rsid w:val="003A092E"/>
    <w:rsid w:val="003A0A02"/>
    <w:rsid w:val="003A0B63"/>
    <w:rsid w:val="003A0C9E"/>
    <w:rsid w:val="003A1724"/>
    <w:rsid w:val="003A1804"/>
    <w:rsid w:val="003A19F8"/>
    <w:rsid w:val="003A1A4F"/>
    <w:rsid w:val="003A1FA3"/>
    <w:rsid w:val="003A1FF4"/>
    <w:rsid w:val="003A2381"/>
    <w:rsid w:val="003A238B"/>
    <w:rsid w:val="003A23CE"/>
    <w:rsid w:val="003A2473"/>
    <w:rsid w:val="003A28F9"/>
    <w:rsid w:val="003A2961"/>
    <w:rsid w:val="003A2FC0"/>
    <w:rsid w:val="003A3044"/>
    <w:rsid w:val="003A43D3"/>
    <w:rsid w:val="003A4BDC"/>
    <w:rsid w:val="003A53B3"/>
    <w:rsid w:val="003A588A"/>
    <w:rsid w:val="003A5D5A"/>
    <w:rsid w:val="003A6525"/>
    <w:rsid w:val="003A65E6"/>
    <w:rsid w:val="003A66D7"/>
    <w:rsid w:val="003A6ED4"/>
    <w:rsid w:val="003A79DD"/>
    <w:rsid w:val="003A7C17"/>
    <w:rsid w:val="003B0012"/>
    <w:rsid w:val="003B0203"/>
    <w:rsid w:val="003B077F"/>
    <w:rsid w:val="003B099E"/>
    <w:rsid w:val="003B0B18"/>
    <w:rsid w:val="003B0F2E"/>
    <w:rsid w:val="003B122D"/>
    <w:rsid w:val="003B1443"/>
    <w:rsid w:val="003B180D"/>
    <w:rsid w:val="003B2410"/>
    <w:rsid w:val="003B2CE7"/>
    <w:rsid w:val="003B3CFC"/>
    <w:rsid w:val="003B41B3"/>
    <w:rsid w:val="003B41F7"/>
    <w:rsid w:val="003B468C"/>
    <w:rsid w:val="003B49D1"/>
    <w:rsid w:val="003B4BC9"/>
    <w:rsid w:val="003B4F7B"/>
    <w:rsid w:val="003B5845"/>
    <w:rsid w:val="003B61AE"/>
    <w:rsid w:val="003B61EF"/>
    <w:rsid w:val="003B6A31"/>
    <w:rsid w:val="003B6F9D"/>
    <w:rsid w:val="003B70EA"/>
    <w:rsid w:val="003B72A9"/>
    <w:rsid w:val="003B76AD"/>
    <w:rsid w:val="003B7BF1"/>
    <w:rsid w:val="003C05F8"/>
    <w:rsid w:val="003C0AE5"/>
    <w:rsid w:val="003C0C17"/>
    <w:rsid w:val="003C121D"/>
    <w:rsid w:val="003C1EC7"/>
    <w:rsid w:val="003C2A29"/>
    <w:rsid w:val="003C2E8B"/>
    <w:rsid w:val="003C3197"/>
    <w:rsid w:val="003C381A"/>
    <w:rsid w:val="003C3C73"/>
    <w:rsid w:val="003C48DB"/>
    <w:rsid w:val="003C50D8"/>
    <w:rsid w:val="003C59BD"/>
    <w:rsid w:val="003C5BFB"/>
    <w:rsid w:val="003C6169"/>
    <w:rsid w:val="003C6418"/>
    <w:rsid w:val="003C6A0C"/>
    <w:rsid w:val="003C7B91"/>
    <w:rsid w:val="003D015A"/>
    <w:rsid w:val="003D0319"/>
    <w:rsid w:val="003D039C"/>
    <w:rsid w:val="003D04EF"/>
    <w:rsid w:val="003D09A3"/>
    <w:rsid w:val="003D2295"/>
    <w:rsid w:val="003D2C65"/>
    <w:rsid w:val="003D3144"/>
    <w:rsid w:val="003D368B"/>
    <w:rsid w:val="003D37DD"/>
    <w:rsid w:val="003D433A"/>
    <w:rsid w:val="003D4463"/>
    <w:rsid w:val="003D54A3"/>
    <w:rsid w:val="003D5B8D"/>
    <w:rsid w:val="003D5EDF"/>
    <w:rsid w:val="003D64D7"/>
    <w:rsid w:val="003D7D1C"/>
    <w:rsid w:val="003E04D6"/>
    <w:rsid w:val="003E0AE0"/>
    <w:rsid w:val="003E0EB9"/>
    <w:rsid w:val="003E1345"/>
    <w:rsid w:val="003E1385"/>
    <w:rsid w:val="003E161E"/>
    <w:rsid w:val="003E17B9"/>
    <w:rsid w:val="003E194F"/>
    <w:rsid w:val="003E1C41"/>
    <w:rsid w:val="003E2501"/>
    <w:rsid w:val="003E2634"/>
    <w:rsid w:val="003E2B93"/>
    <w:rsid w:val="003E4204"/>
    <w:rsid w:val="003E4452"/>
    <w:rsid w:val="003E47F7"/>
    <w:rsid w:val="003E4A3F"/>
    <w:rsid w:val="003E4C28"/>
    <w:rsid w:val="003E57D7"/>
    <w:rsid w:val="003E5AC1"/>
    <w:rsid w:val="003E662D"/>
    <w:rsid w:val="003E664B"/>
    <w:rsid w:val="003E7541"/>
    <w:rsid w:val="003E79D1"/>
    <w:rsid w:val="003E7E77"/>
    <w:rsid w:val="003F01AB"/>
    <w:rsid w:val="003F01D8"/>
    <w:rsid w:val="003F04B6"/>
    <w:rsid w:val="003F0566"/>
    <w:rsid w:val="003F0A44"/>
    <w:rsid w:val="003F0D34"/>
    <w:rsid w:val="003F104E"/>
    <w:rsid w:val="003F1CB1"/>
    <w:rsid w:val="003F26AC"/>
    <w:rsid w:val="003F293C"/>
    <w:rsid w:val="003F2C03"/>
    <w:rsid w:val="003F2EE1"/>
    <w:rsid w:val="003F31AF"/>
    <w:rsid w:val="003F41A3"/>
    <w:rsid w:val="003F427A"/>
    <w:rsid w:val="003F46E4"/>
    <w:rsid w:val="003F5847"/>
    <w:rsid w:val="003F5D34"/>
    <w:rsid w:val="003F63D5"/>
    <w:rsid w:val="003F6678"/>
    <w:rsid w:val="003F68C3"/>
    <w:rsid w:val="003F7B57"/>
    <w:rsid w:val="0040031D"/>
    <w:rsid w:val="004006F8"/>
    <w:rsid w:val="00400A1F"/>
    <w:rsid w:val="0040109F"/>
    <w:rsid w:val="004010FD"/>
    <w:rsid w:val="00401125"/>
    <w:rsid w:val="0040128D"/>
    <w:rsid w:val="00401BD3"/>
    <w:rsid w:val="00402164"/>
    <w:rsid w:val="00402370"/>
    <w:rsid w:val="0040251C"/>
    <w:rsid w:val="00402A81"/>
    <w:rsid w:val="00403104"/>
    <w:rsid w:val="00403EA3"/>
    <w:rsid w:val="00403F51"/>
    <w:rsid w:val="00404505"/>
    <w:rsid w:val="00404CCC"/>
    <w:rsid w:val="00404CE7"/>
    <w:rsid w:val="00404E68"/>
    <w:rsid w:val="00405339"/>
    <w:rsid w:val="004053CC"/>
    <w:rsid w:val="004054F0"/>
    <w:rsid w:val="0040593E"/>
    <w:rsid w:val="004066CC"/>
    <w:rsid w:val="004074DB"/>
    <w:rsid w:val="00407682"/>
    <w:rsid w:val="00410192"/>
    <w:rsid w:val="00410327"/>
    <w:rsid w:val="004103DC"/>
    <w:rsid w:val="004118B1"/>
    <w:rsid w:val="0041206C"/>
    <w:rsid w:val="00412440"/>
    <w:rsid w:val="004124CF"/>
    <w:rsid w:val="00412BE4"/>
    <w:rsid w:val="00412EF9"/>
    <w:rsid w:val="00413602"/>
    <w:rsid w:val="00413C60"/>
    <w:rsid w:val="0041421C"/>
    <w:rsid w:val="00414B6A"/>
    <w:rsid w:val="00414F1A"/>
    <w:rsid w:val="00415045"/>
    <w:rsid w:val="0041531E"/>
    <w:rsid w:val="004156EC"/>
    <w:rsid w:val="00415722"/>
    <w:rsid w:val="00415B5D"/>
    <w:rsid w:val="00415E3B"/>
    <w:rsid w:val="00415F2C"/>
    <w:rsid w:val="00416393"/>
    <w:rsid w:val="00416BD3"/>
    <w:rsid w:val="0041720C"/>
    <w:rsid w:val="00417542"/>
    <w:rsid w:val="0041770F"/>
    <w:rsid w:val="00417A7D"/>
    <w:rsid w:val="0042012A"/>
    <w:rsid w:val="004203C2"/>
    <w:rsid w:val="0042092D"/>
    <w:rsid w:val="00420AFE"/>
    <w:rsid w:val="00420D2D"/>
    <w:rsid w:val="004211A5"/>
    <w:rsid w:val="004214A9"/>
    <w:rsid w:val="00421A81"/>
    <w:rsid w:val="00421C15"/>
    <w:rsid w:val="0042264F"/>
    <w:rsid w:val="0042269B"/>
    <w:rsid w:val="00422843"/>
    <w:rsid w:val="00423339"/>
    <w:rsid w:val="00423B25"/>
    <w:rsid w:val="004241E6"/>
    <w:rsid w:val="00424441"/>
    <w:rsid w:val="004249A3"/>
    <w:rsid w:val="00424AC5"/>
    <w:rsid w:val="00425236"/>
    <w:rsid w:val="004252C9"/>
    <w:rsid w:val="004253CB"/>
    <w:rsid w:val="0042575F"/>
    <w:rsid w:val="00425898"/>
    <w:rsid w:val="00425C60"/>
    <w:rsid w:val="0042627B"/>
    <w:rsid w:val="004262BD"/>
    <w:rsid w:val="00426F8B"/>
    <w:rsid w:val="0042700D"/>
    <w:rsid w:val="004273DC"/>
    <w:rsid w:val="004277DA"/>
    <w:rsid w:val="00430230"/>
    <w:rsid w:val="004306C6"/>
    <w:rsid w:val="004307B8"/>
    <w:rsid w:val="00430894"/>
    <w:rsid w:val="00430B4B"/>
    <w:rsid w:val="00430CDD"/>
    <w:rsid w:val="00430EFC"/>
    <w:rsid w:val="004310F9"/>
    <w:rsid w:val="00431CD3"/>
    <w:rsid w:val="00432137"/>
    <w:rsid w:val="00433659"/>
    <w:rsid w:val="004337F5"/>
    <w:rsid w:val="00433B0F"/>
    <w:rsid w:val="0043466D"/>
    <w:rsid w:val="004349B9"/>
    <w:rsid w:val="00434E20"/>
    <w:rsid w:val="004352AF"/>
    <w:rsid w:val="0043585A"/>
    <w:rsid w:val="00435870"/>
    <w:rsid w:val="004361EC"/>
    <w:rsid w:val="004364D5"/>
    <w:rsid w:val="004368D2"/>
    <w:rsid w:val="00436B24"/>
    <w:rsid w:val="00437182"/>
    <w:rsid w:val="004376D6"/>
    <w:rsid w:val="00437A86"/>
    <w:rsid w:val="00437D7C"/>
    <w:rsid w:val="00441497"/>
    <w:rsid w:val="0044176E"/>
    <w:rsid w:val="00441ED3"/>
    <w:rsid w:val="004422AB"/>
    <w:rsid w:val="004427DE"/>
    <w:rsid w:val="0044284A"/>
    <w:rsid w:val="00442886"/>
    <w:rsid w:val="00442F0B"/>
    <w:rsid w:val="004430E1"/>
    <w:rsid w:val="00443664"/>
    <w:rsid w:val="004442F1"/>
    <w:rsid w:val="004443E5"/>
    <w:rsid w:val="00444554"/>
    <w:rsid w:val="004449F6"/>
    <w:rsid w:val="004455AE"/>
    <w:rsid w:val="00445C13"/>
    <w:rsid w:val="0044631E"/>
    <w:rsid w:val="00446664"/>
    <w:rsid w:val="00446814"/>
    <w:rsid w:val="004468CC"/>
    <w:rsid w:val="0044692C"/>
    <w:rsid w:val="004469FA"/>
    <w:rsid w:val="00446F80"/>
    <w:rsid w:val="0044737C"/>
    <w:rsid w:val="0044768D"/>
    <w:rsid w:val="00447CAE"/>
    <w:rsid w:val="00447CDB"/>
    <w:rsid w:val="00450C7D"/>
    <w:rsid w:val="004511D1"/>
    <w:rsid w:val="00451B37"/>
    <w:rsid w:val="00451F4E"/>
    <w:rsid w:val="004522E1"/>
    <w:rsid w:val="004528A8"/>
    <w:rsid w:val="00452B0F"/>
    <w:rsid w:val="00452B11"/>
    <w:rsid w:val="00452C24"/>
    <w:rsid w:val="00452C31"/>
    <w:rsid w:val="00452EE8"/>
    <w:rsid w:val="004533D1"/>
    <w:rsid w:val="0045343C"/>
    <w:rsid w:val="004535CC"/>
    <w:rsid w:val="00453B9B"/>
    <w:rsid w:val="00454416"/>
    <w:rsid w:val="00454954"/>
    <w:rsid w:val="00454BBB"/>
    <w:rsid w:val="00455066"/>
    <w:rsid w:val="004550BB"/>
    <w:rsid w:val="0045510F"/>
    <w:rsid w:val="0045568E"/>
    <w:rsid w:val="00455EEB"/>
    <w:rsid w:val="004566C9"/>
    <w:rsid w:val="0045675F"/>
    <w:rsid w:val="00456D33"/>
    <w:rsid w:val="004574C7"/>
    <w:rsid w:val="00457D87"/>
    <w:rsid w:val="00460358"/>
    <w:rsid w:val="0046087C"/>
    <w:rsid w:val="00460DF0"/>
    <w:rsid w:val="0046114B"/>
    <w:rsid w:val="00461336"/>
    <w:rsid w:val="004617A3"/>
    <w:rsid w:val="004618C1"/>
    <w:rsid w:val="00461EDA"/>
    <w:rsid w:val="00461F1A"/>
    <w:rsid w:val="00461F33"/>
    <w:rsid w:val="0046240D"/>
    <w:rsid w:val="00462421"/>
    <w:rsid w:val="004624E0"/>
    <w:rsid w:val="0046276F"/>
    <w:rsid w:val="00462DE7"/>
    <w:rsid w:val="004635B9"/>
    <w:rsid w:val="00463A09"/>
    <w:rsid w:val="00463C43"/>
    <w:rsid w:val="0046401F"/>
    <w:rsid w:val="004654D9"/>
    <w:rsid w:val="004659B7"/>
    <w:rsid w:val="00465DCD"/>
    <w:rsid w:val="004662E7"/>
    <w:rsid w:val="0046642D"/>
    <w:rsid w:val="00466779"/>
    <w:rsid w:val="0046691A"/>
    <w:rsid w:val="004671A1"/>
    <w:rsid w:val="004702C0"/>
    <w:rsid w:val="00470E07"/>
    <w:rsid w:val="004712D5"/>
    <w:rsid w:val="0047147B"/>
    <w:rsid w:val="00471928"/>
    <w:rsid w:val="00471991"/>
    <w:rsid w:val="00471B6D"/>
    <w:rsid w:val="00472CF0"/>
    <w:rsid w:val="00472FB5"/>
    <w:rsid w:val="004735FF"/>
    <w:rsid w:val="0047370E"/>
    <w:rsid w:val="004738F4"/>
    <w:rsid w:val="0047483A"/>
    <w:rsid w:val="004767E2"/>
    <w:rsid w:val="00476C3B"/>
    <w:rsid w:val="00476CC6"/>
    <w:rsid w:val="00477E3A"/>
    <w:rsid w:val="00480080"/>
    <w:rsid w:val="0048008A"/>
    <w:rsid w:val="00480738"/>
    <w:rsid w:val="004808DE"/>
    <w:rsid w:val="004816BB"/>
    <w:rsid w:val="00482972"/>
    <w:rsid w:val="00482F36"/>
    <w:rsid w:val="00484892"/>
    <w:rsid w:val="004854FA"/>
    <w:rsid w:val="00485997"/>
    <w:rsid w:val="00485B71"/>
    <w:rsid w:val="00485F66"/>
    <w:rsid w:val="00486246"/>
    <w:rsid w:val="00487FD3"/>
    <w:rsid w:val="004908FA"/>
    <w:rsid w:val="00490988"/>
    <w:rsid w:val="00490EE2"/>
    <w:rsid w:val="00491143"/>
    <w:rsid w:val="004915DA"/>
    <w:rsid w:val="0049187F"/>
    <w:rsid w:val="00491BD6"/>
    <w:rsid w:val="00491FC8"/>
    <w:rsid w:val="0049203C"/>
    <w:rsid w:val="004925D9"/>
    <w:rsid w:val="0049275A"/>
    <w:rsid w:val="004934BA"/>
    <w:rsid w:val="00493633"/>
    <w:rsid w:val="00493669"/>
    <w:rsid w:val="0049531E"/>
    <w:rsid w:val="004957A5"/>
    <w:rsid w:val="00495928"/>
    <w:rsid w:val="00495E38"/>
    <w:rsid w:val="00496B21"/>
    <w:rsid w:val="00496C8C"/>
    <w:rsid w:val="00496F4B"/>
    <w:rsid w:val="0049714B"/>
    <w:rsid w:val="0049764F"/>
    <w:rsid w:val="00497F00"/>
    <w:rsid w:val="004A0038"/>
    <w:rsid w:val="004A040D"/>
    <w:rsid w:val="004A1EDA"/>
    <w:rsid w:val="004A1F29"/>
    <w:rsid w:val="004A22FA"/>
    <w:rsid w:val="004A25B5"/>
    <w:rsid w:val="004A2F1A"/>
    <w:rsid w:val="004A2FCD"/>
    <w:rsid w:val="004A3136"/>
    <w:rsid w:val="004A397F"/>
    <w:rsid w:val="004A3E19"/>
    <w:rsid w:val="004A3EA0"/>
    <w:rsid w:val="004A3F3E"/>
    <w:rsid w:val="004A4A86"/>
    <w:rsid w:val="004A4D40"/>
    <w:rsid w:val="004A5D97"/>
    <w:rsid w:val="004A5FF0"/>
    <w:rsid w:val="004A6362"/>
    <w:rsid w:val="004A68B0"/>
    <w:rsid w:val="004A6B3F"/>
    <w:rsid w:val="004A6E2D"/>
    <w:rsid w:val="004A7097"/>
    <w:rsid w:val="004A7356"/>
    <w:rsid w:val="004A7FF0"/>
    <w:rsid w:val="004B0468"/>
    <w:rsid w:val="004B09CE"/>
    <w:rsid w:val="004B0D69"/>
    <w:rsid w:val="004B0FEB"/>
    <w:rsid w:val="004B15EE"/>
    <w:rsid w:val="004B1AE4"/>
    <w:rsid w:val="004B1B17"/>
    <w:rsid w:val="004B1B7E"/>
    <w:rsid w:val="004B1C2F"/>
    <w:rsid w:val="004B1DBC"/>
    <w:rsid w:val="004B1DEB"/>
    <w:rsid w:val="004B2265"/>
    <w:rsid w:val="004B2468"/>
    <w:rsid w:val="004B26A4"/>
    <w:rsid w:val="004B2E97"/>
    <w:rsid w:val="004B301A"/>
    <w:rsid w:val="004B315F"/>
    <w:rsid w:val="004B3963"/>
    <w:rsid w:val="004B3B29"/>
    <w:rsid w:val="004B3E76"/>
    <w:rsid w:val="004B4420"/>
    <w:rsid w:val="004B4443"/>
    <w:rsid w:val="004B4917"/>
    <w:rsid w:val="004B4ADE"/>
    <w:rsid w:val="004B4E71"/>
    <w:rsid w:val="004B535E"/>
    <w:rsid w:val="004B5522"/>
    <w:rsid w:val="004B5746"/>
    <w:rsid w:val="004B576C"/>
    <w:rsid w:val="004B5BB2"/>
    <w:rsid w:val="004B66EC"/>
    <w:rsid w:val="004B6C75"/>
    <w:rsid w:val="004B6D60"/>
    <w:rsid w:val="004B7506"/>
    <w:rsid w:val="004B756E"/>
    <w:rsid w:val="004B7931"/>
    <w:rsid w:val="004B7B73"/>
    <w:rsid w:val="004C0478"/>
    <w:rsid w:val="004C0AE3"/>
    <w:rsid w:val="004C0B31"/>
    <w:rsid w:val="004C13EB"/>
    <w:rsid w:val="004C2024"/>
    <w:rsid w:val="004C21A6"/>
    <w:rsid w:val="004C2666"/>
    <w:rsid w:val="004C271F"/>
    <w:rsid w:val="004C2862"/>
    <w:rsid w:val="004C289A"/>
    <w:rsid w:val="004C2CFD"/>
    <w:rsid w:val="004C2D8B"/>
    <w:rsid w:val="004C30F9"/>
    <w:rsid w:val="004C3673"/>
    <w:rsid w:val="004C3A43"/>
    <w:rsid w:val="004C4240"/>
    <w:rsid w:val="004C466F"/>
    <w:rsid w:val="004C494D"/>
    <w:rsid w:val="004C4CE2"/>
    <w:rsid w:val="004C52B8"/>
    <w:rsid w:val="004C5A0B"/>
    <w:rsid w:val="004C5C47"/>
    <w:rsid w:val="004C5C61"/>
    <w:rsid w:val="004C670B"/>
    <w:rsid w:val="004C672D"/>
    <w:rsid w:val="004C7199"/>
    <w:rsid w:val="004C72E6"/>
    <w:rsid w:val="004C7727"/>
    <w:rsid w:val="004C7B6E"/>
    <w:rsid w:val="004C7BDF"/>
    <w:rsid w:val="004D0008"/>
    <w:rsid w:val="004D0A14"/>
    <w:rsid w:val="004D1C9B"/>
    <w:rsid w:val="004D1DB3"/>
    <w:rsid w:val="004D361A"/>
    <w:rsid w:val="004D3B5B"/>
    <w:rsid w:val="004D4C35"/>
    <w:rsid w:val="004D507D"/>
    <w:rsid w:val="004D50D8"/>
    <w:rsid w:val="004D5182"/>
    <w:rsid w:val="004D5521"/>
    <w:rsid w:val="004D5728"/>
    <w:rsid w:val="004D584F"/>
    <w:rsid w:val="004D58EE"/>
    <w:rsid w:val="004D6740"/>
    <w:rsid w:val="004D7280"/>
    <w:rsid w:val="004D79A3"/>
    <w:rsid w:val="004D7D5C"/>
    <w:rsid w:val="004E008F"/>
    <w:rsid w:val="004E0154"/>
    <w:rsid w:val="004E0318"/>
    <w:rsid w:val="004E061B"/>
    <w:rsid w:val="004E06D7"/>
    <w:rsid w:val="004E0BD8"/>
    <w:rsid w:val="004E107C"/>
    <w:rsid w:val="004E136A"/>
    <w:rsid w:val="004E1501"/>
    <w:rsid w:val="004E1574"/>
    <w:rsid w:val="004E1942"/>
    <w:rsid w:val="004E20CB"/>
    <w:rsid w:val="004E21CE"/>
    <w:rsid w:val="004E21D6"/>
    <w:rsid w:val="004E241E"/>
    <w:rsid w:val="004E2741"/>
    <w:rsid w:val="004E2845"/>
    <w:rsid w:val="004E2939"/>
    <w:rsid w:val="004E2EA4"/>
    <w:rsid w:val="004E3320"/>
    <w:rsid w:val="004E34D7"/>
    <w:rsid w:val="004E39C8"/>
    <w:rsid w:val="004E3B94"/>
    <w:rsid w:val="004E49F8"/>
    <w:rsid w:val="004E5130"/>
    <w:rsid w:val="004E520E"/>
    <w:rsid w:val="004E5DF0"/>
    <w:rsid w:val="004E5EF2"/>
    <w:rsid w:val="004E643E"/>
    <w:rsid w:val="004E669C"/>
    <w:rsid w:val="004E66B8"/>
    <w:rsid w:val="004E6AD1"/>
    <w:rsid w:val="004E7374"/>
    <w:rsid w:val="004E78BD"/>
    <w:rsid w:val="004E7CC5"/>
    <w:rsid w:val="004F12E6"/>
    <w:rsid w:val="004F2236"/>
    <w:rsid w:val="004F28DD"/>
    <w:rsid w:val="004F3015"/>
    <w:rsid w:val="004F327B"/>
    <w:rsid w:val="004F3603"/>
    <w:rsid w:val="004F3713"/>
    <w:rsid w:val="004F3A3D"/>
    <w:rsid w:val="004F3F68"/>
    <w:rsid w:val="004F40BE"/>
    <w:rsid w:val="004F431C"/>
    <w:rsid w:val="004F4664"/>
    <w:rsid w:val="004F475A"/>
    <w:rsid w:val="004F4FB1"/>
    <w:rsid w:val="004F53CF"/>
    <w:rsid w:val="004F5425"/>
    <w:rsid w:val="004F59AD"/>
    <w:rsid w:val="004F5F4D"/>
    <w:rsid w:val="004F60C5"/>
    <w:rsid w:val="004F6C3B"/>
    <w:rsid w:val="004F7124"/>
    <w:rsid w:val="004F7184"/>
    <w:rsid w:val="004F76BF"/>
    <w:rsid w:val="004F7B37"/>
    <w:rsid w:val="004F7F25"/>
    <w:rsid w:val="0050003F"/>
    <w:rsid w:val="005005DC"/>
    <w:rsid w:val="005009C8"/>
    <w:rsid w:val="00500DF3"/>
    <w:rsid w:val="00500E7D"/>
    <w:rsid w:val="0050104E"/>
    <w:rsid w:val="00502BA3"/>
    <w:rsid w:val="00502BAB"/>
    <w:rsid w:val="00502E71"/>
    <w:rsid w:val="00503480"/>
    <w:rsid w:val="00503830"/>
    <w:rsid w:val="005038A2"/>
    <w:rsid w:val="00504239"/>
    <w:rsid w:val="005049C9"/>
    <w:rsid w:val="0050578F"/>
    <w:rsid w:val="00505FB2"/>
    <w:rsid w:val="00505FB7"/>
    <w:rsid w:val="00506ACB"/>
    <w:rsid w:val="00506C0A"/>
    <w:rsid w:val="005070B7"/>
    <w:rsid w:val="005070E4"/>
    <w:rsid w:val="005075E2"/>
    <w:rsid w:val="005107C4"/>
    <w:rsid w:val="00510DB9"/>
    <w:rsid w:val="00511A9D"/>
    <w:rsid w:val="0051275E"/>
    <w:rsid w:val="00512ACA"/>
    <w:rsid w:val="00513307"/>
    <w:rsid w:val="005134A0"/>
    <w:rsid w:val="0051357C"/>
    <w:rsid w:val="005136AA"/>
    <w:rsid w:val="00513752"/>
    <w:rsid w:val="00513CF7"/>
    <w:rsid w:val="0051498E"/>
    <w:rsid w:val="00514B7C"/>
    <w:rsid w:val="00514F25"/>
    <w:rsid w:val="00515187"/>
    <w:rsid w:val="00515824"/>
    <w:rsid w:val="00515EF6"/>
    <w:rsid w:val="005161BF"/>
    <w:rsid w:val="00516803"/>
    <w:rsid w:val="00516949"/>
    <w:rsid w:val="00516B35"/>
    <w:rsid w:val="005174E0"/>
    <w:rsid w:val="005178B8"/>
    <w:rsid w:val="005179EC"/>
    <w:rsid w:val="00517B99"/>
    <w:rsid w:val="005204BA"/>
    <w:rsid w:val="005209D6"/>
    <w:rsid w:val="00520C3B"/>
    <w:rsid w:val="00521124"/>
    <w:rsid w:val="00521B89"/>
    <w:rsid w:val="00522115"/>
    <w:rsid w:val="005226BC"/>
    <w:rsid w:val="0052294B"/>
    <w:rsid w:val="005231DA"/>
    <w:rsid w:val="00523BB2"/>
    <w:rsid w:val="00523C36"/>
    <w:rsid w:val="00523EC5"/>
    <w:rsid w:val="0052446C"/>
    <w:rsid w:val="0052483C"/>
    <w:rsid w:val="005251EF"/>
    <w:rsid w:val="00525CE9"/>
    <w:rsid w:val="00525E21"/>
    <w:rsid w:val="00526641"/>
    <w:rsid w:val="00526962"/>
    <w:rsid w:val="00526EB8"/>
    <w:rsid w:val="005276D2"/>
    <w:rsid w:val="00527737"/>
    <w:rsid w:val="00527B86"/>
    <w:rsid w:val="00527C46"/>
    <w:rsid w:val="00527F0F"/>
    <w:rsid w:val="005303EA"/>
    <w:rsid w:val="005309AD"/>
    <w:rsid w:val="00530E71"/>
    <w:rsid w:val="0053174E"/>
    <w:rsid w:val="00531A3E"/>
    <w:rsid w:val="00531BC2"/>
    <w:rsid w:val="00531C35"/>
    <w:rsid w:val="00531E43"/>
    <w:rsid w:val="0053244A"/>
    <w:rsid w:val="0053295E"/>
    <w:rsid w:val="005332C4"/>
    <w:rsid w:val="005340E8"/>
    <w:rsid w:val="00535044"/>
    <w:rsid w:val="0053555C"/>
    <w:rsid w:val="00535A25"/>
    <w:rsid w:val="00535BFE"/>
    <w:rsid w:val="00535F65"/>
    <w:rsid w:val="005361A0"/>
    <w:rsid w:val="00536773"/>
    <w:rsid w:val="00536A48"/>
    <w:rsid w:val="00536DC6"/>
    <w:rsid w:val="00536EBB"/>
    <w:rsid w:val="00537114"/>
    <w:rsid w:val="005373C8"/>
    <w:rsid w:val="00537A53"/>
    <w:rsid w:val="00537C4E"/>
    <w:rsid w:val="0054007D"/>
    <w:rsid w:val="005401D3"/>
    <w:rsid w:val="005403EF"/>
    <w:rsid w:val="005407E4"/>
    <w:rsid w:val="005408BC"/>
    <w:rsid w:val="0054111C"/>
    <w:rsid w:val="005419CD"/>
    <w:rsid w:val="00541B7D"/>
    <w:rsid w:val="00541BBB"/>
    <w:rsid w:val="0054251C"/>
    <w:rsid w:val="00542BD1"/>
    <w:rsid w:val="00542F30"/>
    <w:rsid w:val="00543634"/>
    <w:rsid w:val="0054379D"/>
    <w:rsid w:val="005438A1"/>
    <w:rsid w:val="005438AD"/>
    <w:rsid w:val="005438CE"/>
    <w:rsid w:val="005444CD"/>
    <w:rsid w:val="00545239"/>
    <w:rsid w:val="00545738"/>
    <w:rsid w:val="00546CE6"/>
    <w:rsid w:val="00546DAA"/>
    <w:rsid w:val="0054799D"/>
    <w:rsid w:val="005479A6"/>
    <w:rsid w:val="00547F6C"/>
    <w:rsid w:val="005500CC"/>
    <w:rsid w:val="00550E41"/>
    <w:rsid w:val="005515E3"/>
    <w:rsid w:val="005516AB"/>
    <w:rsid w:val="0055209D"/>
    <w:rsid w:val="00552420"/>
    <w:rsid w:val="005526B2"/>
    <w:rsid w:val="00552806"/>
    <w:rsid w:val="00553C97"/>
    <w:rsid w:val="005542AB"/>
    <w:rsid w:val="00554C87"/>
    <w:rsid w:val="00554DBE"/>
    <w:rsid w:val="00554EEE"/>
    <w:rsid w:val="005555F2"/>
    <w:rsid w:val="00555A30"/>
    <w:rsid w:val="00555C97"/>
    <w:rsid w:val="00555CEB"/>
    <w:rsid w:val="005562CD"/>
    <w:rsid w:val="005562E7"/>
    <w:rsid w:val="005566F5"/>
    <w:rsid w:val="00556A24"/>
    <w:rsid w:val="0055715C"/>
    <w:rsid w:val="0055725C"/>
    <w:rsid w:val="00560065"/>
    <w:rsid w:val="005601E1"/>
    <w:rsid w:val="00560310"/>
    <w:rsid w:val="005608BD"/>
    <w:rsid w:val="00560C7C"/>
    <w:rsid w:val="00560DA6"/>
    <w:rsid w:val="00561199"/>
    <w:rsid w:val="00561388"/>
    <w:rsid w:val="005618E0"/>
    <w:rsid w:val="0056195C"/>
    <w:rsid w:val="00561AC8"/>
    <w:rsid w:val="0056215F"/>
    <w:rsid w:val="005626ED"/>
    <w:rsid w:val="00562860"/>
    <w:rsid w:val="00562A72"/>
    <w:rsid w:val="0056456D"/>
    <w:rsid w:val="0056473D"/>
    <w:rsid w:val="00565325"/>
    <w:rsid w:val="00565357"/>
    <w:rsid w:val="00565440"/>
    <w:rsid w:val="0056552D"/>
    <w:rsid w:val="005658DA"/>
    <w:rsid w:val="00565AF5"/>
    <w:rsid w:val="00565B3C"/>
    <w:rsid w:val="00565B9B"/>
    <w:rsid w:val="00565F25"/>
    <w:rsid w:val="005662AF"/>
    <w:rsid w:val="005664D4"/>
    <w:rsid w:val="0056683C"/>
    <w:rsid w:val="005673EC"/>
    <w:rsid w:val="00567411"/>
    <w:rsid w:val="00567538"/>
    <w:rsid w:val="00570100"/>
    <w:rsid w:val="005701D6"/>
    <w:rsid w:val="005704A2"/>
    <w:rsid w:val="00570DB5"/>
    <w:rsid w:val="00570FF3"/>
    <w:rsid w:val="00571117"/>
    <w:rsid w:val="0057136C"/>
    <w:rsid w:val="005718DB"/>
    <w:rsid w:val="005719CC"/>
    <w:rsid w:val="00572413"/>
    <w:rsid w:val="0057369B"/>
    <w:rsid w:val="00573B8F"/>
    <w:rsid w:val="00573D3E"/>
    <w:rsid w:val="00573E7A"/>
    <w:rsid w:val="0057403F"/>
    <w:rsid w:val="00574467"/>
    <w:rsid w:val="0057451E"/>
    <w:rsid w:val="00574881"/>
    <w:rsid w:val="005748A9"/>
    <w:rsid w:val="00574CCA"/>
    <w:rsid w:val="0057506E"/>
    <w:rsid w:val="00575594"/>
    <w:rsid w:val="00575610"/>
    <w:rsid w:val="00575894"/>
    <w:rsid w:val="00575FCE"/>
    <w:rsid w:val="005761AA"/>
    <w:rsid w:val="00577A48"/>
    <w:rsid w:val="00577F30"/>
    <w:rsid w:val="00577FA5"/>
    <w:rsid w:val="0058047A"/>
    <w:rsid w:val="005804F2"/>
    <w:rsid w:val="0058051A"/>
    <w:rsid w:val="0058082A"/>
    <w:rsid w:val="00580C28"/>
    <w:rsid w:val="00580D67"/>
    <w:rsid w:val="005816B5"/>
    <w:rsid w:val="0058220B"/>
    <w:rsid w:val="00582212"/>
    <w:rsid w:val="005824DE"/>
    <w:rsid w:val="0058254C"/>
    <w:rsid w:val="00582C8C"/>
    <w:rsid w:val="00582CFE"/>
    <w:rsid w:val="00582E1B"/>
    <w:rsid w:val="00583045"/>
    <w:rsid w:val="0058388E"/>
    <w:rsid w:val="00583F48"/>
    <w:rsid w:val="0058406D"/>
    <w:rsid w:val="005851F3"/>
    <w:rsid w:val="005859DD"/>
    <w:rsid w:val="00585DA2"/>
    <w:rsid w:val="00585EEB"/>
    <w:rsid w:val="005860C6"/>
    <w:rsid w:val="00586148"/>
    <w:rsid w:val="00586534"/>
    <w:rsid w:val="00586DC8"/>
    <w:rsid w:val="00587C7B"/>
    <w:rsid w:val="0059023B"/>
    <w:rsid w:val="00590251"/>
    <w:rsid w:val="00590C6F"/>
    <w:rsid w:val="005915FC"/>
    <w:rsid w:val="0059294B"/>
    <w:rsid w:val="00593081"/>
    <w:rsid w:val="00594391"/>
    <w:rsid w:val="00594591"/>
    <w:rsid w:val="00594DE8"/>
    <w:rsid w:val="00595011"/>
    <w:rsid w:val="0059509F"/>
    <w:rsid w:val="0059521D"/>
    <w:rsid w:val="00595554"/>
    <w:rsid w:val="005957E0"/>
    <w:rsid w:val="00596390"/>
    <w:rsid w:val="00596927"/>
    <w:rsid w:val="00596DD2"/>
    <w:rsid w:val="005975D3"/>
    <w:rsid w:val="0059799D"/>
    <w:rsid w:val="00597B46"/>
    <w:rsid w:val="005A0203"/>
    <w:rsid w:val="005A03AC"/>
    <w:rsid w:val="005A03D6"/>
    <w:rsid w:val="005A0D2B"/>
    <w:rsid w:val="005A12C3"/>
    <w:rsid w:val="005A1364"/>
    <w:rsid w:val="005A1701"/>
    <w:rsid w:val="005A19D2"/>
    <w:rsid w:val="005A2BF1"/>
    <w:rsid w:val="005A30EF"/>
    <w:rsid w:val="005A3572"/>
    <w:rsid w:val="005A38F2"/>
    <w:rsid w:val="005A3F9C"/>
    <w:rsid w:val="005A5018"/>
    <w:rsid w:val="005A505C"/>
    <w:rsid w:val="005A520B"/>
    <w:rsid w:val="005A53D7"/>
    <w:rsid w:val="005A562F"/>
    <w:rsid w:val="005A587E"/>
    <w:rsid w:val="005A5903"/>
    <w:rsid w:val="005A5E0A"/>
    <w:rsid w:val="005A6212"/>
    <w:rsid w:val="005A6600"/>
    <w:rsid w:val="005A66BD"/>
    <w:rsid w:val="005A66CF"/>
    <w:rsid w:val="005A6CB1"/>
    <w:rsid w:val="005A7D29"/>
    <w:rsid w:val="005A7F54"/>
    <w:rsid w:val="005B02C7"/>
    <w:rsid w:val="005B098B"/>
    <w:rsid w:val="005B121F"/>
    <w:rsid w:val="005B147A"/>
    <w:rsid w:val="005B2057"/>
    <w:rsid w:val="005B2150"/>
    <w:rsid w:val="005B23E2"/>
    <w:rsid w:val="005B2677"/>
    <w:rsid w:val="005B2FC7"/>
    <w:rsid w:val="005B3061"/>
    <w:rsid w:val="005B3579"/>
    <w:rsid w:val="005B358E"/>
    <w:rsid w:val="005B36AA"/>
    <w:rsid w:val="005B3877"/>
    <w:rsid w:val="005B3AC0"/>
    <w:rsid w:val="005B3BEF"/>
    <w:rsid w:val="005B3F3D"/>
    <w:rsid w:val="005B4CF3"/>
    <w:rsid w:val="005B5389"/>
    <w:rsid w:val="005B555D"/>
    <w:rsid w:val="005B567A"/>
    <w:rsid w:val="005B5B73"/>
    <w:rsid w:val="005B5C98"/>
    <w:rsid w:val="005B5CDF"/>
    <w:rsid w:val="005B635A"/>
    <w:rsid w:val="005B64D5"/>
    <w:rsid w:val="005B6C98"/>
    <w:rsid w:val="005B6E68"/>
    <w:rsid w:val="005B70C9"/>
    <w:rsid w:val="005C005B"/>
    <w:rsid w:val="005C0266"/>
    <w:rsid w:val="005C065E"/>
    <w:rsid w:val="005C12DA"/>
    <w:rsid w:val="005C134B"/>
    <w:rsid w:val="005C1863"/>
    <w:rsid w:val="005C1A61"/>
    <w:rsid w:val="005C1B24"/>
    <w:rsid w:val="005C1F7D"/>
    <w:rsid w:val="005C2281"/>
    <w:rsid w:val="005C2C12"/>
    <w:rsid w:val="005C304F"/>
    <w:rsid w:val="005C3104"/>
    <w:rsid w:val="005C3B5D"/>
    <w:rsid w:val="005C47A2"/>
    <w:rsid w:val="005C50C8"/>
    <w:rsid w:val="005C5537"/>
    <w:rsid w:val="005C58A7"/>
    <w:rsid w:val="005C5BBE"/>
    <w:rsid w:val="005C6171"/>
    <w:rsid w:val="005C622D"/>
    <w:rsid w:val="005C640F"/>
    <w:rsid w:val="005C6A29"/>
    <w:rsid w:val="005C7001"/>
    <w:rsid w:val="005C70CD"/>
    <w:rsid w:val="005C73D5"/>
    <w:rsid w:val="005C75E5"/>
    <w:rsid w:val="005C7B5C"/>
    <w:rsid w:val="005C7DB5"/>
    <w:rsid w:val="005C7F8C"/>
    <w:rsid w:val="005D0797"/>
    <w:rsid w:val="005D0B4F"/>
    <w:rsid w:val="005D0B91"/>
    <w:rsid w:val="005D1085"/>
    <w:rsid w:val="005D1184"/>
    <w:rsid w:val="005D12BC"/>
    <w:rsid w:val="005D1BA7"/>
    <w:rsid w:val="005D1E2B"/>
    <w:rsid w:val="005D2176"/>
    <w:rsid w:val="005D2619"/>
    <w:rsid w:val="005D2884"/>
    <w:rsid w:val="005D28A6"/>
    <w:rsid w:val="005D2B86"/>
    <w:rsid w:val="005D37DC"/>
    <w:rsid w:val="005D3AB3"/>
    <w:rsid w:val="005D41D7"/>
    <w:rsid w:val="005D4AFC"/>
    <w:rsid w:val="005D4E86"/>
    <w:rsid w:val="005D50D4"/>
    <w:rsid w:val="005D524B"/>
    <w:rsid w:val="005D54F0"/>
    <w:rsid w:val="005D5774"/>
    <w:rsid w:val="005D57D8"/>
    <w:rsid w:val="005D5FE6"/>
    <w:rsid w:val="005D63FC"/>
    <w:rsid w:val="005D7081"/>
    <w:rsid w:val="005D734B"/>
    <w:rsid w:val="005D7761"/>
    <w:rsid w:val="005D7AFD"/>
    <w:rsid w:val="005E0338"/>
    <w:rsid w:val="005E08CA"/>
    <w:rsid w:val="005E0D73"/>
    <w:rsid w:val="005E0EBD"/>
    <w:rsid w:val="005E0FF6"/>
    <w:rsid w:val="005E23F4"/>
    <w:rsid w:val="005E27CC"/>
    <w:rsid w:val="005E29A4"/>
    <w:rsid w:val="005E2F76"/>
    <w:rsid w:val="005E300B"/>
    <w:rsid w:val="005E3134"/>
    <w:rsid w:val="005E3273"/>
    <w:rsid w:val="005E34C2"/>
    <w:rsid w:val="005E3CE7"/>
    <w:rsid w:val="005E4BAD"/>
    <w:rsid w:val="005E4DE4"/>
    <w:rsid w:val="005E5387"/>
    <w:rsid w:val="005E565A"/>
    <w:rsid w:val="005E5705"/>
    <w:rsid w:val="005E59D4"/>
    <w:rsid w:val="005E5B0A"/>
    <w:rsid w:val="005E609D"/>
    <w:rsid w:val="005E6419"/>
    <w:rsid w:val="005E65B5"/>
    <w:rsid w:val="005E6680"/>
    <w:rsid w:val="005E66C8"/>
    <w:rsid w:val="005E686D"/>
    <w:rsid w:val="005E6980"/>
    <w:rsid w:val="005E7641"/>
    <w:rsid w:val="005F07D3"/>
    <w:rsid w:val="005F0B96"/>
    <w:rsid w:val="005F0BAB"/>
    <w:rsid w:val="005F0C51"/>
    <w:rsid w:val="005F152D"/>
    <w:rsid w:val="005F185D"/>
    <w:rsid w:val="005F1A99"/>
    <w:rsid w:val="005F1B18"/>
    <w:rsid w:val="005F267F"/>
    <w:rsid w:val="005F2AEB"/>
    <w:rsid w:val="005F2D3D"/>
    <w:rsid w:val="005F331E"/>
    <w:rsid w:val="005F3411"/>
    <w:rsid w:val="005F3969"/>
    <w:rsid w:val="005F3D75"/>
    <w:rsid w:val="005F3EEA"/>
    <w:rsid w:val="005F424C"/>
    <w:rsid w:val="005F48BB"/>
    <w:rsid w:val="005F5598"/>
    <w:rsid w:val="005F57D3"/>
    <w:rsid w:val="005F5A30"/>
    <w:rsid w:val="005F5BF2"/>
    <w:rsid w:val="005F616A"/>
    <w:rsid w:val="005F6D07"/>
    <w:rsid w:val="005F6DA9"/>
    <w:rsid w:val="005F6F6E"/>
    <w:rsid w:val="005F7104"/>
    <w:rsid w:val="005F78A1"/>
    <w:rsid w:val="005F7920"/>
    <w:rsid w:val="005F79CA"/>
    <w:rsid w:val="005F7BDE"/>
    <w:rsid w:val="00600019"/>
    <w:rsid w:val="006002C2"/>
    <w:rsid w:val="00600B54"/>
    <w:rsid w:val="006013CC"/>
    <w:rsid w:val="00601407"/>
    <w:rsid w:val="0060199B"/>
    <w:rsid w:val="0060271D"/>
    <w:rsid w:val="006036C0"/>
    <w:rsid w:val="006037BF"/>
    <w:rsid w:val="0060386C"/>
    <w:rsid w:val="00603B9C"/>
    <w:rsid w:val="0060474A"/>
    <w:rsid w:val="006048A9"/>
    <w:rsid w:val="00605094"/>
    <w:rsid w:val="006050B1"/>
    <w:rsid w:val="006050DF"/>
    <w:rsid w:val="00605100"/>
    <w:rsid w:val="00605A1B"/>
    <w:rsid w:val="006067FC"/>
    <w:rsid w:val="00606AEC"/>
    <w:rsid w:val="00607C4D"/>
    <w:rsid w:val="0061031A"/>
    <w:rsid w:val="0061039D"/>
    <w:rsid w:val="0061040B"/>
    <w:rsid w:val="006109EE"/>
    <w:rsid w:val="0061116D"/>
    <w:rsid w:val="00611616"/>
    <w:rsid w:val="0061200B"/>
    <w:rsid w:val="00612361"/>
    <w:rsid w:val="0061255E"/>
    <w:rsid w:val="00612648"/>
    <w:rsid w:val="00612BA3"/>
    <w:rsid w:val="00612CC5"/>
    <w:rsid w:val="00612DBD"/>
    <w:rsid w:val="006130DA"/>
    <w:rsid w:val="0061314B"/>
    <w:rsid w:val="0061375B"/>
    <w:rsid w:val="006138B3"/>
    <w:rsid w:val="00613D01"/>
    <w:rsid w:val="00614596"/>
    <w:rsid w:val="00614908"/>
    <w:rsid w:val="00614B90"/>
    <w:rsid w:val="00615090"/>
    <w:rsid w:val="006154ED"/>
    <w:rsid w:val="00615559"/>
    <w:rsid w:val="006158A0"/>
    <w:rsid w:val="00615F23"/>
    <w:rsid w:val="00615F3A"/>
    <w:rsid w:val="0061704F"/>
    <w:rsid w:val="006175B2"/>
    <w:rsid w:val="00617C01"/>
    <w:rsid w:val="00617C7D"/>
    <w:rsid w:val="00617F1C"/>
    <w:rsid w:val="00617FAC"/>
    <w:rsid w:val="00620755"/>
    <w:rsid w:val="006207E0"/>
    <w:rsid w:val="006210F3"/>
    <w:rsid w:val="0062151B"/>
    <w:rsid w:val="0062164E"/>
    <w:rsid w:val="00621D81"/>
    <w:rsid w:val="00621E29"/>
    <w:rsid w:val="00622941"/>
    <w:rsid w:val="00622E8B"/>
    <w:rsid w:val="006234F6"/>
    <w:rsid w:val="006238EA"/>
    <w:rsid w:val="006239D5"/>
    <w:rsid w:val="00623C38"/>
    <w:rsid w:val="00624B28"/>
    <w:rsid w:val="0062509B"/>
    <w:rsid w:val="00625350"/>
    <w:rsid w:val="00625530"/>
    <w:rsid w:val="006259F0"/>
    <w:rsid w:val="00626112"/>
    <w:rsid w:val="00626342"/>
    <w:rsid w:val="0062646D"/>
    <w:rsid w:val="0062650D"/>
    <w:rsid w:val="00626F5C"/>
    <w:rsid w:val="0062708C"/>
    <w:rsid w:val="0062754C"/>
    <w:rsid w:val="00627D8B"/>
    <w:rsid w:val="00627E2E"/>
    <w:rsid w:val="0063037A"/>
    <w:rsid w:val="00630532"/>
    <w:rsid w:val="0063078C"/>
    <w:rsid w:val="00630936"/>
    <w:rsid w:val="00630B43"/>
    <w:rsid w:val="00630BFF"/>
    <w:rsid w:val="00630CE5"/>
    <w:rsid w:val="0063114A"/>
    <w:rsid w:val="00631D5E"/>
    <w:rsid w:val="00632116"/>
    <w:rsid w:val="00632396"/>
    <w:rsid w:val="006324AE"/>
    <w:rsid w:val="0063321A"/>
    <w:rsid w:val="0063346B"/>
    <w:rsid w:val="006335A0"/>
    <w:rsid w:val="00633633"/>
    <w:rsid w:val="00633795"/>
    <w:rsid w:val="00633B35"/>
    <w:rsid w:val="00633EAD"/>
    <w:rsid w:val="0063492C"/>
    <w:rsid w:val="00634CB4"/>
    <w:rsid w:val="00634F46"/>
    <w:rsid w:val="00635503"/>
    <w:rsid w:val="006356F1"/>
    <w:rsid w:val="0063576C"/>
    <w:rsid w:val="00635A7B"/>
    <w:rsid w:val="00636580"/>
    <w:rsid w:val="006376F7"/>
    <w:rsid w:val="0063774D"/>
    <w:rsid w:val="00637A1A"/>
    <w:rsid w:val="00637B92"/>
    <w:rsid w:val="006400F4"/>
    <w:rsid w:val="00640403"/>
    <w:rsid w:val="006405A7"/>
    <w:rsid w:val="00640715"/>
    <w:rsid w:val="006408DD"/>
    <w:rsid w:val="00640CAF"/>
    <w:rsid w:val="006411B4"/>
    <w:rsid w:val="00641605"/>
    <w:rsid w:val="0064165C"/>
    <w:rsid w:val="006419C1"/>
    <w:rsid w:val="00642999"/>
    <w:rsid w:val="00642EBF"/>
    <w:rsid w:val="0064350E"/>
    <w:rsid w:val="00643BBC"/>
    <w:rsid w:val="00644363"/>
    <w:rsid w:val="00644451"/>
    <w:rsid w:val="00644470"/>
    <w:rsid w:val="00644D98"/>
    <w:rsid w:val="00644DB4"/>
    <w:rsid w:val="00644DE9"/>
    <w:rsid w:val="006460E6"/>
    <w:rsid w:val="00646391"/>
    <w:rsid w:val="00647366"/>
    <w:rsid w:val="00647599"/>
    <w:rsid w:val="00647A07"/>
    <w:rsid w:val="00647DBD"/>
    <w:rsid w:val="00650528"/>
    <w:rsid w:val="0065085F"/>
    <w:rsid w:val="00650C2C"/>
    <w:rsid w:val="00650C7F"/>
    <w:rsid w:val="0065104D"/>
    <w:rsid w:val="0065125E"/>
    <w:rsid w:val="0065140E"/>
    <w:rsid w:val="006514DC"/>
    <w:rsid w:val="0065187A"/>
    <w:rsid w:val="006518D5"/>
    <w:rsid w:val="00651B7C"/>
    <w:rsid w:val="006521EF"/>
    <w:rsid w:val="00652752"/>
    <w:rsid w:val="00652C48"/>
    <w:rsid w:val="0065377F"/>
    <w:rsid w:val="00653ED6"/>
    <w:rsid w:val="0065407F"/>
    <w:rsid w:val="00654250"/>
    <w:rsid w:val="00654405"/>
    <w:rsid w:val="006546D0"/>
    <w:rsid w:val="00654D6E"/>
    <w:rsid w:val="00654F2F"/>
    <w:rsid w:val="00655217"/>
    <w:rsid w:val="00655B4D"/>
    <w:rsid w:val="00655E67"/>
    <w:rsid w:val="00655F44"/>
    <w:rsid w:val="0065648B"/>
    <w:rsid w:val="00656742"/>
    <w:rsid w:val="00656A24"/>
    <w:rsid w:val="00656AB7"/>
    <w:rsid w:val="00656AF9"/>
    <w:rsid w:val="00656C35"/>
    <w:rsid w:val="00657283"/>
    <w:rsid w:val="00657C49"/>
    <w:rsid w:val="00657F5E"/>
    <w:rsid w:val="00660001"/>
    <w:rsid w:val="0066092B"/>
    <w:rsid w:val="00660B39"/>
    <w:rsid w:val="00660E10"/>
    <w:rsid w:val="00660E59"/>
    <w:rsid w:val="00660FBD"/>
    <w:rsid w:val="0066111C"/>
    <w:rsid w:val="006614BC"/>
    <w:rsid w:val="00661DEC"/>
    <w:rsid w:val="00661E71"/>
    <w:rsid w:val="006621FF"/>
    <w:rsid w:val="00662251"/>
    <w:rsid w:val="00662462"/>
    <w:rsid w:val="006626C8"/>
    <w:rsid w:val="00662D85"/>
    <w:rsid w:val="00662D8F"/>
    <w:rsid w:val="00662EAF"/>
    <w:rsid w:val="006630C4"/>
    <w:rsid w:val="00663F82"/>
    <w:rsid w:val="00664325"/>
    <w:rsid w:val="00664644"/>
    <w:rsid w:val="00664891"/>
    <w:rsid w:val="00664DF3"/>
    <w:rsid w:val="006652F7"/>
    <w:rsid w:val="00665957"/>
    <w:rsid w:val="00666185"/>
    <w:rsid w:val="006662A4"/>
    <w:rsid w:val="006662CA"/>
    <w:rsid w:val="006665BB"/>
    <w:rsid w:val="00666B93"/>
    <w:rsid w:val="00667813"/>
    <w:rsid w:val="00670839"/>
    <w:rsid w:val="00670BBB"/>
    <w:rsid w:val="00671587"/>
    <w:rsid w:val="00671B03"/>
    <w:rsid w:val="00671B43"/>
    <w:rsid w:val="00671B5F"/>
    <w:rsid w:val="00672113"/>
    <w:rsid w:val="00672164"/>
    <w:rsid w:val="006725B4"/>
    <w:rsid w:val="00673096"/>
    <w:rsid w:val="00673382"/>
    <w:rsid w:val="006738E5"/>
    <w:rsid w:val="00673CC8"/>
    <w:rsid w:val="00673EA0"/>
    <w:rsid w:val="0067410A"/>
    <w:rsid w:val="00674BD1"/>
    <w:rsid w:val="006751C4"/>
    <w:rsid w:val="00675511"/>
    <w:rsid w:val="00675703"/>
    <w:rsid w:val="00675A2E"/>
    <w:rsid w:val="00676075"/>
    <w:rsid w:val="006768C3"/>
    <w:rsid w:val="00676C55"/>
    <w:rsid w:val="00676EB6"/>
    <w:rsid w:val="00676FA2"/>
    <w:rsid w:val="0067781C"/>
    <w:rsid w:val="00677891"/>
    <w:rsid w:val="00677AF9"/>
    <w:rsid w:val="00680062"/>
    <w:rsid w:val="00680938"/>
    <w:rsid w:val="00680C02"/>
    <w:rsid w:val="00680CED"/>
    <w:rsid w:val="006811BD"/>
    <w:rsid w:val="006817CB"/>
    <w:rsid w:val="00681AD8"/>
    <w:rsid w:val="00681B96"/>
    <w:rsid w:val="00681BC0"/>
    <w:rsid w:val="00681D46"/>
    <w:rsid w:val="00682A34"/>
    <w:rsid w:val="00682B63"/>
    <w:rsid w:val="00682F1F"/>
    <w:rsid w:val="0068306D"/>
    <w:rsid w:val="00683524"/>
    <w:rsid w:val="00683A1B"/>
    <w:rsid w:val="00683FBE"/>
    <w:rsid w:val="00684148"/>
    <w:rsid w:val="00684406"/>
    <w:rsid w:val="00684C0E"/>
    <w:rsid w:val="006855A4"/>
    <w:rsid w:val="00685668"/>
    <w:rsid w:val="00685B80"/>
    <w:rsid w:val="00686096"/>
    <w:rsid w:val="006861F4"/>
    <w:rsid w:val="00686370"/>
    <w:rsid w:val="006864D7"/>
    <w:rsid w:val="00686562"/>
    <w:rsid w:val="00686C75"/>
    <w:rsid w:val="00687E02"/>
    <w:rsid w:val="0069077B"/>
    <w:rsid w:val="006909CB"/>
    <w:rsid w:val="00690B77"/>
    <w:rsid w:val="00690FE6"/>
    <w:rsid w:val="00691B38"/>
    <w:rsid w:val="00691B64"/>
    <w:rsid w:val="00691EB3"/>
    <w:rsid w:val="00691ECA"/>
    <w:rsid w:val="00692CC0"/>
    <w:rsid w:val="00692DD2"/>
    <w:rsid w:val="00692FF9"/>
    <w:rsid w:val="0069304A"/>
    <w:rsid w:val="00693CD6"/>
    <w:rsid w:val="00693CFE"/>
    <w:rsid w:val="006940C2"/>
    <w:rsid w:val="006956E1"/>
    <w:rsid w:val="0069570E"/>
    <w:rsid w:val="0069597F"/>
    <w:rsid w:val="00696002"/>
    <w:rsid w:val="00696132"/>
    <w:rsid w:val="0069640A"/>
    <w:rsid w:val="0069654D"/>
    <w:rsid w:val="00696721"/>
    <w:rsid w:val="00696872"/>
    <w:rsid w:val="00696C85"/>
    <w:rsid w:val="00696DA9"/>
    <w:rsid w:val="006971BC"/>
    <w:rsid w:val="0069778D"/>
    <w:rsid w:val="0069797B"/>
    <w:rsid w:val="00697AEC"/>
    <w:rsid w:val="00697EAA"/>
    <w:rsid w:val="006A00AB"/>
    <w:rsid w:val="006A06C5"/>
    <w:rsid w:val="006A0E13"/>
    <w:rsid w:val="006A11C3"/>
    <w:rsid w:val="006A1932"/>
    <w:rsid w:val="006A1D56"/>
    <w:rsid w:val="006A1FD7"/>
    <w:rsid w:val="006A267B"/>
    <w:rsid w:val="006A2B8C"/>
    <w:rsid w:val="006A2C91"/>
    <w:rsid w:val="006A2FAC"/>
    <w:rsid w:val="006A3503"/>
    <w:rsid w:val="006A3B79"/>
    <w:rsid w:val="006A3BB9"/>
    <w:rsid w:val="006A410F"/>
    <w:rsid w:val="006A44A3"/>
    <w:rsid w:val="006A4FDF"/>
    <w:rsid w:val="006A5A20"/>
    <w:rsid w:val="006A5EBD"/>
    <w:rsid w:val="006A6A85"/>
    <w:rsid w:val="006A6AED"/>
    <w:rsid w:val="006A7047"/>
    <w:rsid w:val="006A70D0"/>
    <w:rsid w:val="006A7F7D"/>
    <w:rsid w:val="006B0687"/>
    <w:rsid w:val="006B06D5"/>
    <w:rsid w:val="006B0D8A"/>
    <w:rsid w:val="006B1039"/>
    <w:rsid w:val="006B10CD"/>
    <w:rsid w:val="006B16C4"/>
    <w:rsid w:val="006B18A1"/>
    <w:rsid w:val="006B1994"/>
    <w:rsid w:val="006B21A7"/>
    <w:rsid w:val="006B2262"/>
    <w:rsid w:val="006B235E"/>
    <w:rsid w:val="006B2BC4"/>
    <w:rsid w:val="006B34B7"/>
    <w:rsid w:val="006B4FBB"/>
    <w:rsid w:val="006B5112"/>
    <w:rsid w:val="006B5493"/>
    <w:rsid w:val="006B5CA6"/>
    <w:rsid w:val="006B6153"/>
    <w:rsid w:val="006B63A3"/>
    <w:rsid w:val="006B63AA"/>
    <w:rsid w:val="006B66D2"/>
    <w:rsid w:val="006B6767"/>
    <w:rsid w:val="006B68BE"/>
    <w:rsid w:val="006B7454"/>
    <w:rsid w:val="006B7764"/>
    <w:rsid w:val="006B77E2"/>
    <w:rsid w:val="006B7E02"/>
    <w:rsid w:val="006C0332"/>
    <w:rsid w:val="006C043E"/>
    <w:rsid w:val="006C0E26"/>
    <w:rsid w:val="006C13F4"/>
    <w:rsid w:val="006C1BC4"/>
    <w:rsid w:val="006C1C42"/>
    <w:rsid w:val="006C1EEE"/>
    <w:rsid w:val="006C2775"/>
    <w:rsid w:val="006C2904"/>
    <w:rsid w:val="006C302B"/>
    <w:rsid w:val="006C38D9"/>
    <w:rsid w:val="006C3BF5"/>
    <w:rsid w:val="006C422B"/>
    <w:rsid w:val="006C441C"/>
    <w:rsid w:val="006C441F"/>
    <w:rsid w:val="006C523B"/>
    <w:rsid w:val="006C5351"/>
    <w:rsid w:val="006C5BBF"/>
    <w:rsid w:val="006C5F12"/>
    <w:rsid w:val="006C6109"/>
    <w:rsid w:val="006C65A2"/>
    <w:rsid w:val="006C7492"/>
    <w:rsid w:val="006C751E"/>
    <w:rsid w:val="006C7DDC"/>
    <w:rsid w:val="006D0147"/>
    <w:rsid w:val="006D08FB"/>
    <w:rsid w:val="006D098F"/>
    <w:rsid w:val="006D121D"/>
    <w:rsid w:val="006D1369"/>
    <w:rsid w:val="006D1484"/>
    <w:rsid w:val="006D1C44"/>
    <w:rsid w:val="006D1EC1"/>
    <w:rsid w:val="006D1FBA"/>
    <w:rsid w:val="006D204D"/>
    <w:rsid w:val="006D24FA"/>
    <w:rsid w:val="006D25AA"/>
    <w:rsid w:val="006D2BC7"/>
    <w:rsid w:val="006D2E4E"/>
    <w:rsid w:val="006D2E85"/>
    <w:rsid w:val="006D2F88"/>
    <w:rsid w:val="006D38C7"/>
    <w:rsid w:val="006D3AB3"/>
    <w:rsid w:val="006D3F57"/>
    <w:rsid w:val="006D4022"/>
    <w:rsid w:val="006D42FB"/>
    <w:rsid w:val="006D459A"/>
    <w:rsid w:val="006D4805"/>
    <w:rsid w:val="006D4918"/>
    <w:rsid w:val="006D4BCD"/>
    <w:rsid w:val="006D4C56"/>
    <w:rsid w:val="006D5061"/>
    <w:rsid w:val="006D5A82"/>
    <w:rsid w:val="006D5FC9"/>
    <w:rsid w:val="006D6140"/>
    <w:rsid w:val="006D6156"/>
    <w:rsid w:val="006D70A7"/>
    <w:rsid w:val="006E0596"/>
    <w:rsid w:val="006E06D9"/>
    <w:rsid w:val="006E0849"/>
    <w:rsid w:val="006E085B"/>
    <w:rsid w:val="006E0BCC"/>
    <w:rsid w:val="006E1232"/>
    <w:rsid w:val="006E169B"/>
    <w:rsid w:val="006E194D"/>
    <w:rsid w:val="006E2191"/>
    <w:rsid w:val="006E2482"/>
    <w:rsid w:val="006E26EE"/>
    <w:rsid w:val="006E2E43"/>
    <w:rsid w:val="006E3052"/>
    <w:rsid w:val="006E3503"/>
    <w:rsid w:val="006E37CF"/>
    <w:rsid w:val="006E39DD"/>
    <w:rsid w:val="006E3B18"/>
    <w:rsid w:val="006E3D42"/>
    <w:rsid w:val="006E40F2"/>
    <w:rsid w:val="006E414C"/>
    <w:rsid w:val="006E431E"/>
    <w:rsid w:val="006E44AC"/>
    <w:rsid w:val="006E49D0"/>
    <w:rsid w:val="006E4A7E"/>
    <w:rsid w:val="006E4F51"/>
    <w:rsid w:val="006E53DB"/>
    <w:rsid w:val="006E547F"/>
    <w:rsid w:val="006E5514"/>
    <w:rsid w:val="006E559D"/>
    <w:rsid w:val="006E5EFB"/>
    <w:rsid w:val="006E61A0"/>
    <w:rsid w:val="006E6233"/>
    <w:rsid w:val="006E66CF"/>
    <w:rsid w:val="006E7035"/>
    <w:rsid w:val="006E7A30"/>
    <w:rsid w:val="006E7C4A"/>
    <w:rsid w:val="006F03BB"/>
    <w:rsid w:val="006F0524"/>
    <w:rsid w:val="006F1027"/>
    <w:rsid w:val="006F122F"/>
    <w:rsid w:val="006F17FA"/>
    <w:rsid w:val="006F2B4D"/>
    <w:rsid w:val="006F2BC0"/>
    <w:rsid w:val="006F3AC7"/>
    <w:rsid w:val="006F3B00"/>
    <w:rsid w:val="006F3FC3"/>
    <w:rsid w:val="006F417A"/>
    <w:rsid w:val="006F4EAD"/>
    <w:rsid w:val="006F51A0"/>
    <w:rsid w:val="006F5384"/>
    <w:rsid w:val="006F5B3C"/>
    <w:rsid w:val="006F62F1"/>
    <w:rsid w:val="006F657A"/>
    <w:rsid w:val="006F68FC"/>
    <w:rsid w:val="006F6C25"/>
    <w:rsid w:val="006F75B8"/>
    <w:rsid w:val="006F77C6"/>
    <w:rsid w:val="006F78DA"/>
    <w:rsid w:val="006F7C81"/>
    <w:rsid w:val="00700359"/>
    <w:rsid w:val="0070063A"/>
    <w:rsid w:val="00700644"/>
    <w:rsid w:val="007006F3"/>
    <w:rsid w:val="00700DFD"/>
    <w:rsid w:val="00700E05"/>
    <w:rsid w:val="00700E54"/>
    <w:rsid w:val="007019A6"/>
    <w:rsid w:val="00701F87"/>
    <w:rsid w:val="0070355B"/>
    <w:rsid w:val="007036A2"/>
    <w:rsid w:val="007038F8"/>
    <w:rsid w:val="007041AB"/>
    <w:rsid w:val="00704469"/>
    <w:rsid w:val="00704877"/>
    <w:rsid w:val="00704B83"/>
    <w:rsid w:val="00704C46"/>
    <w:rsid w:val="00704C58"/>
    <w:rsid w:val="007051EF"/>
    <w:rsid w:val="00705820"/>
    <w:rsid w:val="00705D5B"/>
    <w:rsid w:val="00706359"/>
    <w:rsid w:val="007066E9"/>
    <w:rsid w:val="00707BF5"/>
    <w:rsid w:val="00707E3D"/>
    <w:rsid w:val="0071014B"/>
    <w:rsid w:val="00710567"/>
    <w:rsid w:val="00710A5B"/>
    <w:rsid w:val="00710AE5"/>
    <w:rsid w:val="00710D34"/>
    <w:rsid w:val="007110C3"/>
    <w:rsid w:val="007116AF"/>
    <w:rsid w:val="00711970"/>
    <w:rsid w:val="00711E4B"/>
    <w:rsid w:val="00712793"/>
    <w:rsid w:val="007127DD"/>
    <w:rsid w:val="00712A08"/>
    <w:rsid w:val="00712C9A"/>
    <w:rsid w:val="00713065"/>
    <w:rsid w:val="00714166"/>
    <w:rsid w:val="007141F6"/>
    <w:rsid w:val="007142BD"/>
    <w:rsid w:val="007142E1"/>
    <w:rsid w:val="00714FB1"/>
    <w:rsid w:val="007151A4"/>
    <w:rsid w:val="007155BB"/>
    <w:rsid w:val="007157F5"/>
    <w:rsid w:val="0071581B"/>
    <w:rsid w:val="0071643C"/>
    <w:rsid w:val="007166F0"/>
    <w:rsid w:val="0071685D"/>
    <w:rsid w:val="00716C96"/>
    <w:rsid w:val="0071703D"/>
    <w:rsid w:val="00717776"/>
    <w:rsid w:val="0071788D"/>
    <w:rsid w:val="00717B20"/>
    <w:rsid w:val="00720469"/>
    <w:rsid w:val="007206B5"/>
    <w:rsid w:val="007208F8"/>
    <w:rsid w:val="00720CFB"/>
    <w:rsid w:val="00720EFF"/>
    <w:rsid w:val="00721441"/>
    <w:rsid w:val="00721573"/>
    <w:rsid w:val="007216A5"/>
    <w:rsid w:val="00721960"/>
    <w:rsid w:val="007223C5"/>
    <w:rsid w:val="00722957"/>
    <w:rsid w:val="00722974"/>
    <w:rsid w:val="00722B1F"/>
    <w:rsid w:val="00722C09"/>
    <w:rsid w:val="00722D6A"/>
    <w:rsid w:val="0072303C"/>
    <w:rsid w:val="007230B6"/>
    <w:rsid w:val="00723953"/>
    <w:rsid w:val="00723A90"/>
    <w:rsid w:val="00723C08"/>
    <w:rsid w:val="00724077"/>
    <w:rsid w:val="00724368"/>
    <w:rsid w:val="007248F6"/>
    <w:rsid w:val="00724CAA"/>
    <w:rsid w:val="0072521D"/>
    <w:rsid w:val="007254EE"/>
    <w:rsid w:val="00725B5F"/>
    <w:rsid w:val="00725C91"/>
    <w:rsid w:val="007267F4"/>
    <w:rsid w:val="00726BB9"/>
    <w:rsid w:val="00727215"/>
    <w:rsid w:val="0072734D"/>
    <w:rsid w:val="007273CC"/>
    <w:rsid w:val="007274D0"/>
    <w:rsid w:val="00727EF8"/>
    <w:rsid w:val="0073050F"/>
    <w:rsid w:val="00730DB6"/>
    <w:rsid w:val="00731B11"/>
    <w:rsid w:val="00731C50"/>
    <w:rsid w:val="00731F76"/>
    <w:rsid w:val="00732116"/>
    <w:rsid w:val="00732C92"/>
    <w:rsid w:val="00732FC6"/>
    <w:rsid w:val="007330B5"/>
    <w:rsid w:val="007331DF"/>
    <w:rsid w:val="00733259"/>
    <w:rsid w:val="007339F0"/>
    <w:rsid w:val="00733A02"/>
    <w:rsid w:val="00733B41"/>
    <w:rsid w:val="007346EC"/>
    <w:rsid w:val="007350FC"/>
    <w:rsid w:val="00735A0C"/>
    <w:rsid w:val="00736712"/>
    <w:rsid w:val="00736B49"/>
    <w:rsid w:val="00736CCF"/>
    <w:rsid w:val="00737A4E"/>
    <w:rsid w:val="00737BDD"/>
    <w:rsid w:val="00737C14"/>
    <w:rsid w:val="00740A41"/>
    <w:rsid w:val="00740F30"/>
    <w:rsid w:val="00742227"/>
    <w:rsid w:val="0074222C"/>
    <w:rsid w:val="0074246E"/>
    <w:rsid w:val="00742BB2"/>
    <w:rsid w:val="0074334D"/>
    <w:rsid w:val="00743429"/>
    <w:rsid w:val="007439CD"/>
    <w:rsid w:val="00743F6A"/>
    <w:rsid w:val="0074448A"/>
    <w:rsid w:val="00744548"/>
    <w:rsid w:val="00744771"/>
    <w:rsid w:val="007449E7"/>
    <w:rsid w:val="00744A1A"/>
    <w:rsid w:val="00745478"/>
    <w:rsid w:val="007455A0"/>
    <w:rsid w:val="007466BF"/>
    <w:rsid w:val="00746891"/>
    <w:rsid w:val="00747177"/>
    <w:rsid w:val="0074746B"/>
    <w:rsid w:val="0075055D"/>
    <w:rsid w:val="00750821"/>
    <w:rsid w:val="00750FDE"/>
    <w:rsid w:val="00750FF9"/>
    <w:rsid w:val="00751387"/>
    <w:rsid w:val="007513EC"/>
    <w:rsid w:val="00751635"/>
    <w:rsid w:val="0075163D"/>
    <w:rsid w:val="00751773"/>
    <w:rsid w:val="00751B57"/>
    <w:rsid w:val="007521E9"/>
    <w:rsid w:val="00752292"/>
    <w:rsid w:val="0075238E"/>
    <w:rsid w:val="00752481"/>
    <w:rsid w:val="00752A7A"/>
    <w:rsid w:val="007530CE"/>
    <w:rsid w:val="007531D7"/>
    <w:rsid w:val="00753673"/>
    <w:rsid w:val="0075378D"/>
    <w:rsid w:val="00753822"/>
    <w:rsid w:val="00753FA3"/>
    <w:rsid w:val="00754038"/>
    <w:rsid w:val="007542AF"/>
    <w:rsid w:val="00754473"/>
    <w:rsid w:val="00754487"/>
    <w:rsid w:val="00754777"/>
    <w:rsid w:val="00754A6B"/>
    <w:rsid w:val="00754D33"/>
    <w:rsid w:val="00754F61"/>
    <w:rsid w:val="00755F03"/>
    <w:rsid w:val="00756C3A"/>
    <w:rsid w:val="007570F2"/>
    <w:rsid w:val="00760924"/>
    <w:rsid w:val="00761D41"/>
    <w:rsid w:val="007623FE"/>
    <w:rsid w:val="007629A3"/>
    <w:rsid w:val="00762C54"/>
    <w:rsid w:val="00763139"/>
    <w:rsid w:val="0076423C"/>
    <w:rsid w:val="0076429C"/>
    <w:rsid w:val="007648AC"/>
    <w:rsid w:val="00764E31"/>
    <w:rsid w:val="007650E0"/>
    <w:rsid w:val="00765221"/>
    <w:rsid w:val="007656AE"/>
    <w:rsid w:val="00765A2D"/>
    <w:rsid w:val="00765DE0"/>
    <w:rsid w:val="00766400"/>
    <w:rsid w:val="00766707"/>
    <w:rsid w:val="00766E31"/>
    <w:rsid w:val="00766EFD"/>
    <w:rsid w:val="007671F0"/>
    <w:rsid w:val="00767E62"/>
    <w:rsid w:val="00767F6D"/>
    <w:rsid w:val="00770E03"/>
    <w:rsid w:val="00770F7F"/>
    <w:rsid w:val="0077124C"/>
    <w:rsid w:val="007713D2"/>
    <w:rsid w:val="007721C9"/>
    <w:rsid w:val="00772351"/>
    <w:rsid w:val="0077271E"/>
    <w:rsid w:val="00772C88"/>
    <w:rsid w:val="00773036"/>
    <w:rsid w:val="00773295"/>
    <w:rsid w:val="007733E4"/>
    <w:rsid w:val="007737CB"/>
    <w:rsid w:val="007740E0"/>
    <w:rsid w:val="0077433B"/>
    <w:rsid w:val="007744B9"/>
    <w:rsid w:val="007748C0"/>
    <w:rsid w:val="00774D80"/>
    <w:rsid w:val="00774E0C"/>
    <w:rsid w:val="007753A5"/>
    <w:rsid w:val="007758C2"/>
    <w:rsid w:val="00775A35"/>
    <w:rsid w:val="00775C8B"/>
    <w:rsid w:val="00775CB7"/>
    <w:rsid w:val="00775F3B"/>
    <w:rsid w:val="007760A4"/>
    <w:rsid w:val="0077622C"/>
    <w:rsid w:val="00776241"/>
    <w:rsid w:val="00777301"/>
    <w:rsid w:val="00777716"/>
    <w:rsid w:val="00777B64"/>
    <w:rsid w:val="0078031E"/>
    <w:rsid w:val="00780611"/>
    <w:rsid w:val="0078073B"/>
    <w:rsid w:val="007808F9"/>
    <w:rsid w:val="00780AB1"/>
    <w:rsid w:val="00780C76"/>
    <w:rsid w:val="00781133"/>
    <w:rsid w:val="0078241A"/>
    <w:rsid w:val="007825E2"/>
    <w:rsid w:val="00782716"/>
    <w:rsid w:val="00782BA6"/>
    <w:rsid w:val="00782C51"/>
    <w:rsid w:val="00783352"/>
    <w:rsid w:val="00783818"/>
    <w:rsid w:val="00783B29"/>
    <w:rsid w:val="00784BD6"/>
    <w:rsid w:val="00784C76"/>
    <w:rsid w:val="00785288"/>
    <w:rsid w:val="007853FF"/>
    <w:rsid w:val="007856CD"/>
    <w:rsid w:val="00785A90"/>
    <w:rsid w:val="00785DD0"/>
    <w:rsid w:val="00786215"/>
    <w:rsid w:val="00786754"/>
    <w:rsid w:val="007869B6"/>
    <w:rsid w:val="00786A79"/>
    <w:rsid w:val="00786DB1"/>
    <w:rsid w:val="007872AD"/>
    <w:rsid w:val="00787435"/>
    <w:rsid w:val="0078773E"/>
    <w:rsid w:val="0078773F"/>
    <w:rsid w:val="007877AC"/>
    <w:rsid w:val="00787C4A"/>
    <w:rsid w:val="0079009E"/>
    <w:rsid w:val="007903F0"/>
    <w:rsid w:val="00790D68"/>
    <w:rsid w:val="00791970"/>
    <w:rsid w:val="00791D58"/>
    <w:rsid w:val="00792449"/>
    <w:rsid w:val="007928AD"/>
    <w:rsid w:val="00792BA6"/>
    <w:rsid w:val="00792EFF"/>
    <w:rsid w:val="00793043"/>
    <w:rsid w:val="00793050"/>
    <w:rsid w:val="007932F4"/>
    <w:rsid w:val="007936B6"/>
    <w:rsid w:val="007938CE"/>
    <w:rsid w:val="00793A1D"/>
    <w:rsid w:val="00793DDA"/>
    <w:rsid w:val="00793FD4"/>
    <w:rsid w:val="00794082"/>
    <w:rsid w:val="007941E5"/>
    <w:rsid w:val="007942E6"/>
    <w:rsid w:val="0079432B"/>
    <w:rsid w:val="007943D6"/>
    <w:rsid w:val="007945BF"/>
    <w:rsid w:val="00794761"/>
    <w:rsid w:val="00794ECE"/>
    <w:rsid w:val="007950AB"/>
    <w:rsid w:val="0079517C"/>
    <w:rsid w:val="0079547C"/>
    <w:rsid w:val="0079577A"/>
    <w:rsid w:val="007959EC"/>
    <w:rsid w:val="00796195"/>
    <w:rsid w:val="007969E7"/>
    <w:rsid w:val="00796E18"/>
    <w:rsid w:val="00796EDE"/>
    <w:rsid w:val="00797542"/>
    <w:rsid w:val="00797612"/>
    <w:rsid w:val="007A002E"/>
    <w:rsid w:val="007A0058"/>
    <w:rsid w:val="007A0C67"/>
    <w:rsid w:val="007A0DA9"/>
    <w:rsid w:val="007A0EE0"/>
    <w:rsid w:val="007A113A"/>
    <w:rsid w:val="007A1E05"/>
    <w:rsid w:val="007A210A"/>
    <w:rsid w:val="007A25C6"/>
    <w:rsid w:val="007A2C2B"/>
    <w:rsid w:val="007A2C8C"/>
    <w:rsid w:val="007A2DC3"/>
    <w:rsid w:val="007A31B6"/>
    <w:rsid w:val="007A31D4"/>
    <w:rsid w:val="007A376F"/>
    <w:rsid w:val="007A3954"/>
    <w:rsid w:val="007A3F34"/>
    <w:rsid w:val="007A4651"/>
    <w:rsid w:val="007A4D22"/>
    <w:rsid w:val="007A4EF3"/>
    <w:rsid w:val="007A5066"/>
    <w:rsid w:val="007A5242"/>
    <w:rsid w:val="007A6291"/>
    <w:rsid w:val="007A6363"/>
    <w:rsid w:val="007A7382"/>
    <w:rsid w:val="007B0D3B"/>
    <w:rsid w:val="007B1331"/>
    <w:rsid w:val="007B1838"/>
    <w:rsid w:val="007B1D6F"/>
    <w:rsid w:val="007B2328"/>
    <w:rsid w:val="007B261E"/>
    <w:rsid w:val="007B26DC"/>
    <w:rsid w:val="007B27D3"/>
    <w:rsid w:val="007B288D"/>
    <w:rsid w:val="007B2D9A"/>
    <w:rsid w:val="007B3456"/>
    <w:rsid w:val="007B42D1"/>
    <w:rsid w:val="007B43BE"/>
    <w:rsid w:val="007B4DFF"/>
    <w:rsid w:val="007B5298"/>
    <w:rsid w:val="007B55AD"/>
    <w:rsid w:val="007B58ED"/>
    <w:rsid w:val="007B6647"/>
    <w:rsid w:val="007B669D"/>
    <w:rsid w:val="007B6C38"/>
    <w:rsid w:val="007B6CE7"/>
    <w:rsid w:val="007B6EDC"/>
    <w:rsid w:val="007B6EF4"/>
    <w:rsid w:val="007B7541"/>
    <w:rsid w:val="007B7967"/>
    <w:rsid w:val="007B7991"/>
    <w:rsid w:val="007B7DB1"/>
    <w:rsid w:val="007C00FA"/>
    <w:rsid w:val="007C0531"/>
    <w:rsid w:val="007C06D9"/>
    <w:rsid w:val="007C084E"/>
    <w:rsid w:val="007C0DFE"/>
    <w:rsid w:val="007C11E5"/>
    <w:rsid w:val="007C1580"/>
    <w:rsid w:val="007C169F"/>
    <w:rsid w:val="007C1F15"/>
    <w:rsid w:val="007C2535"/>
    <w:rsid w:val="007C26BB"/>
    <w:rsid w:val="007C2D45"/>
    <w:rsid w:val="007C3326"/>
    <w:rsid w:val="007C355D"/>
    <w:rsid w:val="007C3F73"/>
    <w:rsid w:val="007C4019"/>
    <w:rsid w:val="007C49EA"/>
    <w:rsid w:val="007C6340"/>
    <w:rsid w:val="007C63D0"/>
    <w:rsid w:val="007C6480"/>
    <w:rsid w:val="007C65B8"/>
    <w:rsid w:val="007C679A"/>
    <w:rsid w:val="007C6B57"/>
    <w:rsid w:val="007C6D31"/>
    <w:rsid w:val="007C72E8"/>
    <w:rsid w:val="007C730A"/>
    <w:rsid w:val="007C7DD1"/>
    <w:rsid w:val="007C7DF5"/>
    <w:rsid w:val="007D0373"/>
    <w:rsid w:val="007D0E0F"/>
    <w:rsid w:val="007D0E84"/>
    <w:rsid w:val="007D14B6"/>
    <w:rsid w:val="007D1690"/>
    <w:rsid w:val="007D1A85"/>
    <w:rsid w:val="007D22E5"/>
    <w:rsid w:val="007D2866"/>
    <w:rsid w:val="007D290F"/>
    <w:rsid w:val="007D29E1"/>
    <w:rsid w:val="007D2B82"/>
    <w:rsid w:val="007D3410"/>
    <w:rsid w:val="007D3481"/>
    <w:rsid w:val="007D3614"/>
    <w:rsid w:val="007D37FA"/>
    <w:rsid w:val="007D450D"/>
    <w:rsid w:val="007D4B10"/>
    <w:rsid w:val="007D4C12"/>
    <w:rsid w:val="007D59F9"/>
    <w:rsid w:val="007D5D82"/>
    <w:rsid w:val="007D7074"/>
    <w:rsid w:val="007D7440"/>
    <w:rsid w:val="007D7651"/>
    <w:rsid w:val="007D784D"/>
    <w:rsid w:val="007D7A6A"/>
    <w:rsid w:val="007E03D7"/>
    <w:rsid w:val="007E03DA"/>
    <w:rsid w:val="007E0633"/>
    <w:rsid w:val="007E0922"/>
    <w:rsid w:val="007E0A97"/>
    <w:rsid w:val="007E181C"/>
    <w:rsid w:val="007E1B5D"/>
    <w:rsid w:val="007E1D2F"/>
    <w:rsid w:val="007E22EF"/>
    <w:rsid w:val="007E2910"/>
    <w:rsid w:val="007E2A19"/>
    <w:rsid w:val="007E2C24"/>
    <w:rsid w:val="007E2CF1"/>
    <w:rsid w:val="007E2F10"/>
    <w:rsid w:val="007E2F24"/>
    <w:rsid w:val="007E309B"/>
    <w:rsid w:val="007E32FB"/>
    <w:rsid w:val="007E3306"/>
    <w:rsid w:val="007E3E97"/>
    <w:rsid w:val="007E3F04"/>
    <w:rsid w:val="007E4C9C"/>
    <w:rsid w:val="007E4FD0"/>
    <w:rsid w:val="007E5A1D"/>
    <w:rsid w:val="007E5CCA"/>
    <w:rsid w:val="007E5DBF"/>
    <w:rsid w:val="007E6071"/>
    <w:rsid w:val="007E637A"/>
    <w:rsid w:val="007E671C"/>
    <w:rsid w:val="007E6AB6"/>
    <w:rsid w:val="007E6AFB"/>
    <w:rsid w:val="007E6DC8"/>
    <w:rsid w:val="007E6DFC"/>
    <w:rsid w:val="007E6E03"/>
    <w:rsid w:val="007E7060"/>
    <w:rsid w:val="007E722E"/>
    <w:rsid w:val="007E78D5"/>
    <w:rsid w:val="007E7A38"/>
    <w:rsid w:val="007E7C17"/>
    <w:rsid w:val="007E7C27"/>
    <w:rsid w:val="007E7D15"/>
    <w:rsid w:val="007E7FD2"/>
    <w:rsid w:val="007F02F2"/>
    <w:rsid w:val="007F1056"/>
    <w:rsid w:val="007F1370"/>
    <w:rsid w:val="007F1519"/>
    <w:rsid w:val="007F1924"/>
    <w:rsid w:val="007F1C70"/>
    <w:rsid w:val="007F2420"/>
    <w:rsid w:val="007F2912"/>
    <w:rsid w:val="007F2B98"/>
    <w:rsid w:val="007F2CAA"/>
    <w:rsid w:val="007F31AA"/>
    <w:rsid w:val="007F323F"/>
    <w:rsid w:val="007F3754"/>
    <w:rsid w:val="007F37CA"/>
    <w:rsid w:val="007F39E4"/>
    <w:rsid w:val="007F39FF"/>
    <w:rsid w:val="007F41BD"/>
    <w:rsid w:val="007F427E"/>
    <w:rsid w:val="007F42CC"/>
    <w:rsid w:val="007F42D3"/>
    <w:rsid w:val="007F4764"/>
    <w:rsid w:val="007F47BD"/>
    <w:rsid w:val="007F5068"/>
    <w:rsid w:val="007F50EE"/>
    <w:rsid w:val="007F5FB2"/>
    <w:rsid w:val="007F6709"/>
    <w:rsid w:val="007F6DAD"/>
    <w:rsid w:val="007F75A2"/>
    <w:rsid w:val="007F76D6"/>
    <w:rsid w:val="007F799B"/>
    <w:rsid w:val="00800271"/>
    <w:rsid w:val="00800F08"/>
    <w:rsid w:val="00801304"/>
    <w:rsid w:val="00801A6E"/>
    <w:rsid w:val="00801B91"/>
    <w:rsid w:val="00801F44"/>
    <w:rsid w:val="00802748"/>
    <w:rsid w:val="00802A2C"/>
    <w:rsid w:val="00802C99"/>
    <w:rsid w:val="00802D50"/>
    <w:rsid w:val="00802DB4"/>
    <w:rsid w:val="00802F31"/>
    <w:rsid w:val="00803085"/>
    <w:rsid w:val="008036D3"/>
    <w:rsid w:val="0080403F"/>
    <w:rsid w:val="00804569"/>
    <w:rsid w:val="00804DC8"/>
    <w:rsid w:val="00804EFE"/>
    <w:rsid w:val="00804F01"/>
    <w:rsid w:val="00805207"/>
    <w:rsid w:val="0080598C"/>
    <w:rsid w:val="008059BE"/>
    <w:rsid w:val="00805B1F"/>
    <w:rsid w:val="0080601C"/>
    <w:rsid w:val="0080677B"/>
    <w:rsid w:val="00806920"/>
    <w:rsid w:val="00806CCC"/>
    <w:rsid w:val="00807C34"/>
    <w:rsid w:val="008104BC"/>
    <w:rsid w:val="00811186"/>
    <w:rsid w:val="0081168E"/>
    <w:rsid w:val="008116CD"/>
    <w:rsid w:val="00811B1D"/>
    <w:rsid w:val="00811FC0"/>
    <w:rsid w:val="008120E0"/>
    <w:rsid w:val="00812827"/>
    <w:rsid w:val="00812DD4"/>
    <w:rsid w:val="00813850"/>
    <w:rsid w:val="0081390D"/>
    <w:rsid w:val="00813D55"/>
    <w:rsid w:val="00814662"/>
    <w:rsid w:val="0081469F"/>
    <w:rsid w:val="00814F71"/>
    <w:rsid w:val="00815DEC"/>
    <w:rsid w:val="00815ECB"/>
    <w:rsid w:val="00816323"/>
    <w:rsid w:val="008166C9"/>
    <w:rsid w:val="0081729A"/>
    <w:rsid w:val="00817AD2"/>
    <w:rsid w:val="00817C1E"/>
    <w:rsid w:val="00820078"/>
    <w:rsid w:val="008204DB"/>
    <w:rsid w:val="00820C41"/>
    <w:rsid w:val="00820CBD"/>
    <w:rsid w:val="00821872"/>
    <w:rsid w:val="00821C0A"/>
    <w:rsid w:val="00821F1C"/>
    <w:rsid w:val="008220A2"/>
    <w:rsid w:val="0082211F"/>
    <w:rsid w:val="008222C8"/>
    <w:rsid w:val="0082266A"/>
    <w:rsid w:val="00822FE9"/>
    <w:rsid w:val="00823067"/>
    <w:rsid w:val="008239C3"/>
    <w:rsid w:val="00824325"/>
    <w:rsid w:val="00824327"/>
    <w:rsid w:val="008243DC"/>
    <w:rsid w:val="00825B8F"/>
    <w:rsid w:val="00826001"/>
    <w:rsid w:val="008260D0"/>
    <w:rsid w:val="00826A5D"/>
    <w:rsid w:val="00826D18"/>
    <w:rsid w:val="00827A8C"/>
    <w:rsid w:val="00827ABA"/>
    <w:rsid w:val="00827DB9"/>
    <w:rsid w:val="00831141"/>
    <w:rsid w:val="008318E0"/>
    <w:rsid w:val="00831D7E"/>
    <w:rsid w:val="00832027"/>
    <w:rsid w:val="008323A2"/>
    <w:rsid w:val="008323B7"/>
    <w:rsid w:val="0083283B"/>
    <w:rsid w:val="00832E84"/>
    <w:rsid w:val="0083313E"/>
    <w:rsid w:val="00833274"/>
    <w:rsid w:val="0083395A"/>
    <w:rsid w:val="00833EB2"/>
    <w:rsid w:val="00834C48"/>
    <w:rsid w:val="00834C64"/>
    <w:rsid w:val="00834DFD"/>
    <w:rsid w:val="00834E4F"/>
    <w:rsid w:val="008352AB"/>
    <w:rsid w:val="0083562D"/>
    <w:rsid w:val="00835883"/>
    <w:rsid w:val="008358D0"/>
    <w:rsid w:val="00835EA6"/>
    <w:rsid w:val="00835FE0"/>
    <w:rsid w:val="008366DC"/>
    <w:rsid w:val="0083684F"/>
    <w:rsid w:val="00836A65"/>
    <w:rsid w:val="00836C03"/>
    <w:rsid w:val="00836C72"/>
    <w:rsid w:val="00836DB6"/>
    <w:rsid w:val="00837047"/>
    <w:rsid w:val="00837173"/>
    <w:rsid w:val="00837E74"/>
    <w:rsid w:val="00837F96"/>
    <w:rsid w:val="00840284"/>
    <w:rsid w:val="0084050F"/>
    <w:rsid w:val="00840841"/>
    <w:rsid w:val="00840B14"/>
    <w:rsid w:val="00840F74"/>
    <w:rsid w:val="008410F3"/>
    <w:rsid w:val="008412F1"/>
    <w:rsid w:val="00841879"/>
    <w:rsid w:val="00841ECF"/>
    <w:rsid w:val="008422F8"/>
    <w:rsid w:val="008423F1"/>
    <w:rsid w:val="008427EE"/>
    <w:rsid w:val="00842A45"/>
    <w:rsid w:val="00842A6C"/>
    <w:rsid w:val="00842FA0"/>
    <w:rsid w:val="008439BA"/>
    <w:rsid w:val="008439E3"/>
    <w:rsid w:val="00843A4B"/>
    <w:rsid w:val="0084447E"/>
    <w:rsid w:val="008447D0"/>
    <w:rsid w:val="00844915"/>
    <w:rsid w:val="00844AC6"/>
    <w:rsid w:val="00844B47"/>
    <w:rsid w:val="00844B9A"/>
    <w:rsid w:val="00845CD8"/>
    <w:rsid w:val="00846758"/>
    <w:rsid w:val="00846FA6"/>
    <w:rsid w:val="00847251"/>
    <w:rsid w:val="008479E4"/>
    <w:rsid w:val="00850E92"/>
    <w:rsid w:val="008510D9"/>
    <w:rsid w:val="00851721"/>
    <w:rsid w:val="008519E2"/>
    <w:rsid w:val="00851E57"/>
    <w:rsid w:val="00852148"/>
    <w:rsid w:val="00852378"/>
    <w:rsid w:val="00852550"/>
    <w:rsid w:val="008529DF"/>
    <w:rsid w:val="00852CB3"/>
    <w:rsid w:val="00852F78"/>
    <w:rsid w:val="00853785"/>
    <w:rsid w:val="00853A4B"/>
    <w:rsid w:val="00854122"/>
    <w:rsid w:val="008549A4"/>
    <w:rsid w:val="00854EB0"/>
    <w:rsid w:val="00855488"/>
    <w:rsid w:val="00855F14"/>
    <w:rsid w:val="008560B5"/>
    <w:rsid w:val="00856649"/>
    <w:rsid w:val="00856893"/>
    <w:rsid w:val="00856A81"/>
    <w:rsid w:val="00856BC5"/>
    <w:rsid w:val="00856C97"/>
    <w:rsid w:val="008570E6"/>
    <w:rsid w:val="0085729B"/>
    <w:rsid w:val="008572A3"/>
    <w:rsid w:val="008574E4"/>
    <w:rsid w:val="008579D6"/>
    <w:rsid w:val="00857D57"/>
    <w:rsid w:val="008601C9"/>
    <w:rsid w:val="00860270"/>
    <w:rsid w:val="008603C6"/>
    <w:rsid w:val="008605A5"/>
    <w:rsid w:val="0086105A"/>
    <w:rsid w:val="0086131F"/>
    <w:rsid w:val="00861A0A"/>
    <w:rsid w:val="00861F23"/>
    <w:rsid w:val="008625CF"/>
    <w:rsid w:val="00862640"/>
    <w:rsid w:val="008627E8"/>
    <w:rsid w:val="00863440"/>
    <w:rsid w:val="008636A7"/>
    <w:rsid w:val="00863BF1"/>
    <w:rsid w:val="00863EE2"/>
    <w:rsid w:val="00863F95"/>
    <w:rsid w:val="00864208"/>
    <w:rsid w:val="008643CC"/>
    <w:rsid w:val="00864557"/>
    <w:rsid w:val="00864C5C"/>
    <w:rsid w:val="00864CF2"/>
    <w:rsid w:val="00864DCC"/>
    <w:rsid w:val="008659C7"/>
    <w:rsid w:val="00865E1A"/>
    <w:rsid w:val="008660DC"/>
    <w:rsid w:val="008667D9"/>
    <w:rsid w:val="00866E43"/>
    <w:rsid w:val="0086715F"/>
    <w:rsid w:val="0086729C"/>
    <w:rsid w:val="00867363"/>
    <w:rsid w:val="00867393"/>
    <w:rsid w:val="00867492"/>
    <w:rsid w:val="00867671"/>
    <w:rsid w:val="008677B2"/>
    <w:rsid w:val="00867C58"/>
    <w:rsid w:val="00867F88"/>
    <w:rsid w:val="008702E9"/>
    <w:rsid w:val="0087080A"/>
    <w:rsid w:val="008708FD"/>
    <w:rsid w:val="00870925"/>
    <w:rsid w:val="00871CD5"/>
    <w:rsid w:val="00871FB9"/>
    <w:rsid w:val="00872360"/>
    <w:rsid w:val="008726ED"/>
    <w:rsid w:val="008736CF"/>
    <w:rsid w:val="00873F21"/>
    <w:rsid w:val="00874135"/>
    <w:rsid w:val="00874265"/>
    <w:rsid w:val="008744CE"/>
    <w:rsid w:val="00874730"/>
    <w:rsid w:val="00874909"/>
    <w:rsid w:val="0087522C"/>
    <w:rsid w:val="00875828"/>
    <w:rsid w:val="00875BE5"/>
    <w:rsid w:val="00875D8D"/>
    <w:rsid w:val="00875E16"/>
    <w:rsid w:val="00875E32"/>
    <w:rsid w:val="00876576"/>
    <w:rsid w:val="0087668A"/>
    <w:rsid w:val="00876EEA"/>
    <w:rsid w:val="008773A2"/>
    <w:rsid w:val="00877988"/>
    <w:rsid w:val="00880D9D"/>
    <w:rsid w:val="008814E1"/>
    <w:rsid w:val="008817DB"/>
    <w:rsid w:val="00881A25"/>
    <w:rsid w:val="00881CAA"/>
    <w:rsid w:val="00881E23"/>
    <w:rsid w:val="008827E5"/>
    <w:rsid w:val="00882B34"/>
    <w:rsid w:val="00882F6C"/>
    <w:rsid w:val="008832DA"/>
    <w:rsid w:val="008836F5"/>
    <w:rsid w:val="00883A32"/>
    <w:rsid w:val="00883A61"/>
    <w:rsid w:val="00883B80"/>
    <w:rsid w:val="00883F6F"/>
    <w:rsid w:val="00883FE2"/>
    <w:rsid w:val="0088428B"/>
    <w:rsid w:val="008848F8"/>
    <w:rsid w:val="00884A59"/>
    <w:rsid w:val="00885679"/>
    <w:rsid w:val="00885697"/>
    <w:rsid w:val="008856BA"/>
    <w:rsid w:val="00885876"/>
    <w:rsid w:val="008858F3"/>
    <w:rsid w:val="00886403"/>
    <w:rsid w:val="0088671D"/>
    <w:rsid w:val="008874D9"/>
    <w:rsid w:val="00887BFE"/>
    <w:rsid w:val="00890465"/>
    <w:rsid w:val="00890597"/>
    <w:rsid w:val="00890B51"/>
    <w:rsid w:val="00891580"/>
    <w:rsid w:val="00891B62"/>
    <w:rsid w:val="00891DCC"/>
    <w:rsid w:val="008929CD"/>
    <w:rsid w:val="00892C8C"/>
    <w:rsid w:val="0089338E"/>
    <w:rsid w:val="00893CA7"/>
    <w:rsid w:val="00893F4E"/>
    <w:rsid w:val="008942B6"/>
    <w:rsid w:val="00894711"/>
    <w:rsid w:val="0089514E"/>
    <w:rsid w:val="008958C0"/>
    <w:rsid w:val="00895B2B"/>
    <w:rsid w:val="00895D37"/>
    <w:rsid w:val="00896117"/>
    <w:rsid w:val="008968EA"/>
    <w:rsid w:val="00896C90"/>
    <w:rsid w:val="00896CA6"/>
    <w:rsid w:val="00897038"/>
    <w:rsid w:val="008976CF"/>
    <w:rsid w:val="008977DF"/>
    <w:rsid w:val="00897865"/>
    <w:rsid w:val="00897962"/>
    <w:rsid w:val="00897C7D"/>
    <w:rsid w:val="008A000C"/>
    <w:rsid w:val="008A0349"/>
    <w:rsid w:val="008A03BC"/>
    <w:rsid w:val="008A0869"/>
    <w:rsid w:val="008A1242"/>
    <w:rsid w:val="008A19D8"/>
    <w:rsid w:val="008A1B43"/>
    <w:rsid w:val="008A1CD1"/>
    <w:rsid w:val="008A1D58"/>
    <w:rsid w:val="008A2345"/>
    <w:rsid w:val="008A28FE"/>
    <w:rsid w:val="008A323A"/>
    <w:rsid w:val="008A3823"/>
    <w:rsid w:val="008A3AC9"/>
    <w:rsid w:val="008A40BC"/>
    <w:rsid w:val="008A417E"/>
    <w:rsid w:val="008A41E5"/>
    <w:rsid w:val="008A437A"/>
    <w:rsid w:val="008A48B2"/>
    <w:rsid w:val="008A4E07"/>
    <w:rsid w:val="008A54AD"/>
    <w:rsid w:val="008A54F8"/>
    <w:rsid w:val="008A58AB"/>
    <w:rsid w:val="008A5A7A"/>
    <w:rsid w:val="008A5E95"/>
    <w:rsid w:val="008A62AD"/>
    <w:rsid w:val="008A686B"/>
    <w:rsid w:val="008A6F38"/>
    <w:rsid w:val="008A73B8"/>
    <w:rsid w:val="008A7D0C"/>
    <w:rsid w:val="008B01F6"/>
    <w:rsid w:val="008B08D0"/>
    <w:rsid w:val="008B09AF"/>
    <w:rsid w:val="008B09CD"/>
    <w:rsid w:val="008B0CE8"/>
    <w:rsid w:val="008B0F55"/>
    <w:rsid w:val="008B1155"/>
    <w:rsid w:val="008B132F"/>
    <w:rsid w:val="008B1427"/>
    <w:rsid w:val="008B179C"/>
    <w:rsid w:val="008B190E"/>
    <w:rsid w:val="008B196C"/>
    <w:rsid w:val="008B1AAD"/>
    <w:rsid w:val="008B1DFA"/>
    <w:rsid w:val="008B2969"/>
    <w:rsid w:val="008B3A69"/>
    <w:rsid w:val="008B4121"/>
    <w:rsid w:val="008B4138"/>
    <w:rsid w:val="008B4300"/>
    <w:rsid w:val="008B45F0"/>
    <w:rsid w:val="008B493C"/>
    <w:rsid w:val="008B4E4E"/>
    <w:rsid w:val="008B52B3"/>
    <w:rsid w:val="008B5318"/>
    <w:rsid w:val="008B5610"/>
    <w:rsid w:val="008B5B3E"/>
    <w:rsid w:val="008B668F"/>
    <w:rsid w:val="008B778B"/>
    <w:rsid w:val="008B7C9B"/>
    <w:rsid w:val="008C070D"/>
    <w:rsid w:val="008C12CD"/>
    <w:rsid w:val="008C1B4F"/>
    <w:rsid w:val="008C1E2A"/>
    <w:rsid w:val="008C23BD"/>
    <w:rsid w:val="008C2A55"/>
    <w:rsid w:val="008C2A80"/>
    <w:rsid w:val="008C2D79"/>
    <w:rsid w:val="008C395D"/>
    <w:rsid w:val="008C415F"/>
    <w:rsid w:val="008C5ED3"/>
    <w:rsid w:val="008C5F46"/>
    <w:rsid w:val="008C64D0"/>
    <w:rsid w:val="008C6532"/>
    <w:rsid w:val="008C66D1"/>
    <w:rsid w:val="008C702F"/>
    <w:rsid w:val="008C7AF3"/>
    <w:rsid w:val="008C7CAA"/>
    <w:rsid w:val="008C7D4B"/>
    <w:rsid w:val="008C7DC2"/>
    <w:rsid w:val="008D0302"/>
    <w:rsid w:val="008D031C"/>
    <w:rsid w:val="008D034D"/>
    <w:rsid w:val="008D0DBB"/>
    <w:rsid w:val="008D139A"/>
    <w:rsid w:val="008D165B"/>
    <w:rsid w:val="008D19B7"/>
    <w:rsid w:val="008D1C63"/>
    <w:rsid w:val="008D1DB7"/>
    <w:rsid w:val="008D1E3D"/>
    <w:rsid w:val="008D2738"/>
    <w:rsid w:val="008D2824"/>
    <w:rsid w:val="008D2C61"/>
    <w:rsid w:val="008D2DA5"/>
    <w:rsid w:val="008D2F5F"/>
    <w:rsid w:val="008D2F83"/>
    <w:rsid w:val="008D35B7"/>
    <w:rsid w:val="008D36B1"/>
    <w:rsid w:val="008D3F75"/>
    <w:rsid w:val="008D40DD"/>
    <w:rsid w:val="008D41A7"/>
    <w:rsid w:val="008D43A8"/>
    <w:rsid w:val="008D4B40"/>
    <w:rsid w:val="008D5287"/>
    <w:rsid w:val="008D5707"/>
    <w:rsid w:val="008D5BB0"/>
    <w:rsid w:val="008D5CD8"/>
    <w:rsid w:val="008D6261"/>
    <w:rsid w:val="008D736C"/>
    <w:rsid w:val="008D77D6"/>
    <w:rsid w:val="008D7821"/>
    <w:rsid w:val="008E096B"/>
    <w:rsid w:val="008E0D12"/>
    <w:rsid w:val="008E155A"/>
    <w:rsid w:val="008E17EC"/>
    <w:rsid w:val="008E2909"/>
    <w:rsid w:val="008E2CB4"/>
    <w:rsid w:val="008E36B4"/>
    <w:rsid w:val="008E390D"/>
    <w:rsid w:val="008E3B2E"/>
    <w:rsid w:val="008E3C4E"/>
    <w:rsid w:val="008E3FA5"/>
    <w:rsid w:val="008E4046"/>
    <w:rsid w:val="008E4252"/>
    <w:rsid w:val="008E4F1C"/>
    <w:rsid w:val="008E51D1"/>
    <w:rsid w:val="008E522B"/>
    <w:rsid w:val="008E5422"/>
    <w:rsid w:val="008E54E9"/>
    <w:rsid w:val="008E5BF9"/>
    <w:rsid w:val="008E601E"/>
    <w:rsid w:val="008E64DD"/>
    <w:rsid w:val="008E66C4"/>
    <w:rsid w:val="008E6F83"/>
    <w:rsid w:val="008E7282"/>
    <w:rsid w:val="008E754A"/>
    <w:rsid w:val="008E77C0"/>
    <w:rsid w:val="008E7DA9"/>
    <w:rsid w:val="008F01B7"/>
    <w:rsid w:val="008F0429"/>
    <w:rsid w:val="008F0F09"/>
    <w:rsid w:val="008F0FE5"/>
    <w:rsid w:val="008F112C"/>
    <w:rsid w:val="008F1805"/>
    <w:rsid w:val="008F18FB"/>
    <w:rsid w:val="008F21C2"/>
    <w:rsid w:val="008F2571"/>
    <w:rsid w:val="008F28B1"/>
    <w:rsid w:val="008F2DAF"/>
    <w:rsid w:val="008F3556"/>
    <w:rsid w:val="008F3E95"/>
    <w:rsid w:val="008F3E9A"/>
    <w:rsid w:val="008F41AD"/>
    <w:rsid w:val="008F4359"/>
    <w:rsid w:val="008F4EC0"/>
    <w:rsid w:val="008F54BA"/>
    <w:rsid w:val="008F650D"/>
    <w:rsid w:val="008F6524"/>
    <w:rsid w:val="008F6819"/>
    <w:rsid w:val="008F6AA2"/>
    <w:rsid w:val="008F6B46"/>
    <w:rsid w:val="008F6D5D"/>
    <w:rsid w:val="008F6F73"/>
    <w:rsid w:val="008F7110"/>
    <w:rsid w:val="008F76C7"/>
    <w:rsid w:val="008F78C2"/>
    <w:rsid w:val="009002E3"/>
    <w:rsid w:val="0090043F"/>
    <w:rsid w:val="00900806"/>
    <w:rsid w:val="00901284"/>
    <w:rsid w:val="00901587"/>
    <w:rsid w:val="009017BE"/>
    <w:rsid w:val="009019DC"/>
    <w:rsid w:val="00901A0F"/>
    <w:rsid w:val="00901ABA"/>
    <w:rsid w:val="0090213F"/>
    <w:rsid w:val="009022FB"/>
    <w:rsid w:val="0090289B"/>
    <w:rsid w:val="009028E7"/>
    <w:rsid w:val="00902D30"/>
    <w:rsid w:val="00902EC7"/>
    <w:rsid w:val="0090300D"/>
    <w:rsid w:val="00903235"/>
    <w:rsid w:val="009035BE"/>
    <w:rsid w:val="00903725"/>
    <w:rsid w:val="00903AD1"/>
    <w:rsid w:val="00903BE8"/>
    <w:rsid w:val="00903BF4"/>
    <w:rsid w:val="00903DEB"/>
    <w:rsid w:val="009041F7"/>
    <w:rsid w:val="00904562"/>
    <w:rsid w:val="00904BDA"/>
    <w:rsid w:val="0090505D"/>
    <w:rsid w:val="009056C8"/>
    <w:rsid w:val="00905730"/>
    <w:rsid w:val="00905AF7"/>
    <w:rsid w:val="00905E32"/>
    <w:rsid w:val="00905FF0"/>
    <w:rsid w:val="009060ED"/>
    <w:rsid w:val="0090641E"/>
    <w:rsid w:val="00906658"/>
    <w:rsid w:val="00906752"/>
    <w:rsid w:val="0090712B"/>
    <w:rsid w:val="00907E1D"/>
    <w:rsid w:val="009104DD"/>
    <w:rsid w:val="00910A07"/>
    <w:rsid w:val="00910CED"/>
    <w:rsid w:val="00910EE3"/>
    <w:rsid w:val="009110C8"/>
    <w:rsid w:val="00911261"/>
    <w:rsid w:val="009112C7"/>
    <w:rsid w:val="00911894"/>
    <w:rsid w:val="0091219A"/>
    <w:rsid w:val="009122C0"/>
    <w:rsid w:val="009125D6"/>
    <w:rsid w:val="00912C9E"/>
    <w:rsid w:val="00912DAB"/>
    <w:rsid w:val="0091301E"/>
    <w:rsid w:val="0091367F"/>
    <w:rsid w:val="00914867"/>
    <w:rsid w:val="00914BF6"/>
    <w:rsid w:val="00914CFA"/>
    <w:rsid w:val="00914E8C"/>
    <w:rsid w:val="00915202"/>
    <w:rsid w:val="009153C3"/>
    <w:rsid w:val="00915607"/>
    <w:rsid w:val="0091585F"/>
    <w:rsid w:val="00915CED"/>
    <w:rsid w:val="00916656"/>
    <w:rsid w:val="009167E3"/>
    <w:rsid w:val="009169D8"/>
    <w:rsid w:val="00916A15"/>
    <w:rsid w:val="00917083"/>
    <w:rsid w:val="0091731D"/>
    <w:rsid w:val="00917B2C"/>
    <w:rsid w:val="00917EC6"/>
    <w:rsid w:val="009200EA"/>
    <w:rsid w:val="00921573"/>
    <w:rsid w:val="009216AB"/>
    <w:rsid w:val="009219FD"/>
    <w:rsid w:val="009226E1"/>
    <w:rsid w:val="00922A4A"/>
    <w:rsid w:val="00922AF3"/>
    <w:rsid w:val="00922D74"/>
    <w:rsid w:val="0092301D"/>
    <w:rsid w:val="009230E5"/>
    <w:rsid w:val="009243AC"/>
    <w:rsid w:val="00924723"/>
    <w:rsid w:val="00924AE6"/>
    <w:rsid w:val="00924B0B"/>
    <w:rsid w:val="009250CC"/>
    <w:rsid w:val="009259DE"/>
    <w:rsid w:val="00925A38"/>
    <w:rsid w:val="00925AA2"/>
    <w:rsid w:val="00925CED"/>
    <w:rsid w:val="00925F45"/>
    <w:rsid w:val="00926105"/>
    <w:rsid w:val="0092715F"/>
    <w:rsid w:val="00927234"/>
    <w:rsid w:val="00927392"/>
    <w:rsid w:val="0092750E"/>
    <w:rsid w:val="009275C9"/>
    <w:rsid w:val="0092762D"/>
    <w:rsid w:val="00927789"/>
    <w:rsid w:val="009317B0"/>
    <w:rsid w:val="009317DF"/>
    <w:rsid w:val="0093180E"/>
    <w:rsid w:val="00931CD5"/>
    <w:rsid w:val="00932072"/>
    <w:rsid w:val="00932148"/>
    <w:rsid w:val="00932BE8"/>
    <w:rsid w:val="0093318A"/>
    <w:rsid w:val="009334C5"/>
    <w:rsid w:val="00933845"/>
    <w:rsid w:val="00933C91"/>
    <w:rsid w:val="00934281"/>
    <w:rsid w:val="0093430D"/>
    <w:rsid w:val="00934A5A"/>
    <w:rsid w:val="00934A7E"/>
    <w:rsid w:val="00934C80"/>
    <w:rsid w:val="00935B9B"/>
    <w:rsid w:val="00936187"/>
    <w:rsid w:val="00936433"/>
    <w:rsid w:val="00936A77"/>
    <w:rsid w:val="00936C06"/>
    <w:rsid w:val="00936DAE"/>
    <w:rsid w:val="00936F75"/>
    <w:rsid w:val="00937346"/>
    <w:rsid w:val="00937790"/>
    <w:rsid w:val="0093798D"/>
    <w:rsid w:val="009379B2"/>
    <w:rsid w:val="00937F46"/>
    <w:rsid w:val="00937FC4"/>
    <w:rsid w:val="0094058A"/>
    <w:rsid w:val="00940689"/>
    <w:rsid w:val="009409BE"/>
    <w:rsid w:val="009409CF"/>
    <w:rsid w:val="00940A82"/>
    <w:rsid w:val="00941309"/>
    <w:rsid w:val="00941531"/>
    <w:rsid w:val="00941FCC"/>
    <w:rsid w:val="0094244D"/>
    <w:rsid w:val="009424AE"/>
    <w:rsid w:val="009424B4"/>
    <w:rsid w:val="009424C5"/>
    <w:rsid w:val="0094277C"/>
    <w:rsid w:val="0094384F"/>
    <w:rsid w:val="00943FCB"/>
    <w:rsid w:val="0094412C"/>
    <w:rsid w:val="0094448D"/>
    <w:rsid w:val="00944CF2"/>
    <w:rsid w:val="00944E2B"/>
    <w:rsid w:val="0094576E"/>
    <w:rsid w:val="00945A2D"/>
    <w:rsid w:val="00945D38"/>
    <w:rsid w:val="00945DB9"/>
    <w:rsid w:val="00945F88"/>
    <w:rsid w:val="009462F3"/>
    <w:rsid w:val="009465BB"/>
    <w:rsid w:val="00946FB6"/>
    <w:rsid w:val="00947582"/>
    <w:rsid w:val="009477B9"/>
    <w:rsid w:val="009501E7"/>
    <w:rsid w:val="0095053F"/>
    <w:rsid w:val="00950AE0"/>
    <w:rsid w:val="00950F35"/>
    <w:rsid w:val="00951070"/>
    <w:rsid w:val="00952CB1"/>
    <w:rsid w:val="00952DB0"/>
    <w:rsid w:val="009535B8"/>
    <w:rsid w:val="0095399D"/>
    <w:rsid w:val="00953FD9"/>
    <w:rsid w:val="0095496A"/>
    <w:rsid w:val="00954A51"/>
    <w:rsid w:val="00954B1D"/>
    <w:rsid w:val="00955223"/>
    <w:rsid w:val="009554D7"/>
    <w:rsid w:val="009555A4"/>
    <w:rsid w:val="0095563A"/>
    <w:rsid w:val="00955C25"/>
    <w:rsid w:val="0095651F"/>
    <w:rsid w:val="00956638"/>
    <w:rsid w:val="0095693D"/>
    <w:rsid w:val="00956A09"/>
    <w:rsid w:val="00956E8A"/>
    <w:rsid w:val="0095764A"/>
    <w:rsid w:val="00957C77"/>
    <w:rsid w:val="00957D30"/>
    <w:rsid w:val="00957ED0"/>
    <w:rsid w:val="00957F01"/>
    <w:rsid w:val="009601C2"/>
    <w:rsid w:val="0096045A"/>
    <w:rsid w:val="009605F6"/>
    <w:rsid w:val="00960D1B"/>
    <w:rsid w:val="009611F0"/>
    <w:rsid w:val="009626CE"/>
    <w:rsid w:val="009627EC"/>
    <w:rsid w:val="0096295D"/>
    <w:rsid w:val="0096318B"/>
    <w:rsid w:val="009632D4"/>
    <w:rsid w:val="0096379A"/>
    <w:rsid w:val="009637D2"/>
    <w:rsid w:val="00963B6D"/>
    <w:rsid w:val="00963CE0"/>
    <w:rsid w:val="00963D25"/>
    <w:rsid w:val="00963DE3"/>
    <w:rsid w:val="009640E1"/>
    <w:rsid w:val="00964539"/>
    <w:rsid w:val="00964A1D"/>
    <w:rsid w:val="00964F75"/>
    <w:rsid w:val="00964F90"/>
    <w:rsid w:val="00965141"/>
    <w:rsid w:val="0096517C"/>
    <w:rsid w:val="0096576C"/>
    <w:rsid w:val="009659CA"/>
    <w:rsid w:val="00965D95"/>
    <w:rsid w:val="009664DA"/>
    <w:rsid w:val="00966916"/>
    <w:rsid w:val="0096693B"/>
    <w:rsid w:val="00966E48"/>
    <w:rsid w:val="00967170"/>
    <w:rsid w:val="009673E7"/>
    <w:rsid w:val="00967475"/>
    <w:rsid w:val="00967A5C"/>
    <w:rsid w:val="00967E58"/>
    <w:rsid w:val="00967EC0"/>
    <w:rsid w:val="0097013F"/>
    <w:rsid w:val="009701B5"/>
    <w:rsid w:val="00970207"/>
    <w:rsid w:val="009706AF"/>
    <w:rsid w:val="00971626"/>
    <w:rsid w:val="00971752"/>
    <w:rsid w:val="009718C2"/>
    <w:rsid w:val="00971AB3"/>
    <w:rsid w:val="00972598"/>
    <w:rsid w:val="00972FE7"/>
    <w:rsid w:val="009730E8"/>
    <w:rsid w:val="0097349C"/>
    <w:rsid w:val="00973BBD"/>
    <w:rsid w:val="00973FC3"/>
    <w:rsid w:val="009741F4"/>
    <w:rsid w:val="009743B0"/>
    <w:rsid w:val="0097467D"/>
    <w:rsid w:val="00974D36"/>
    <w:rsid w:val="009755E7"/>
    <w:rsid w:val="00975A58"/>
    <w:rsid w:val="00975E41"/>
    <w:rsid w:val="009760B1"/>
    <w:rsid w:val="0097654F"/>
    <w:rsid w:val="0097710E"/>
    <w:rsid w:val="00980304"/>
    <w:rsid w:val="009805B3"/>
    <w:rsid w:val="00980764"/>
    <w:rsid w:val="00980DE9"/>
    <w:rsid w:val="00980EDC"/>
    <w:rsid w:val="009815C9"/>
    <w:rsid w:val="00981E78"/>
    <w:rsid w:val="00982B98"/>
    <w:rsid w:val="00983062"/>
    <w:rsid w:val="00983349"/>
    <w:rsid w:val="00983CDF"/>
    <w:rsid w:val="00983D94"/>
    <w:rsid w:val="00984080"/>
    <w:rsid w:val="009845BC"/>
    <w:rsid w:val="00984951"/>
    <w:rsid w:val="00984DD4"/>
    <w:rsid w:val="0098574E"/>
    <w:rsid w:val="0098580A"/>
    <w:rsid w:val="00985DFF"/>
    <w:rsid w:val="00986084"/>
    <w:rsid w:val="00986191"/>
    <w:rsid w:val="0098694D"/>
    <w:rsid w:val="00986E4B"/>
    <w:rsid w:val="00987889"/>
    <w:rsid w:val="00987965"/>
    <w:rsid w:val="00990606"/>
    <w:rsid w:val="009907CF"/>
    <w:rsid w:val="009914D3"/>
    <w:rsid w:val="00991EF3"/>
    <w:rsid w:val="0099209C"/>
    <w:rsid w:val="009920FE"/>
    <w:rsid w:val="00992D12"/>
    <w:rsid w:val="009931AB"/>
    <w:rsid w:val="00993211"/>
    <w:rsid w:val="0099362C"/>
    <w:rsid w:val="0099366A"/>
    <w:rsid w:val="009939F4"/>
    <w:rsid w:val="00993A70"/>
    <w:rsid w:val="00993C70"/>
    <w:rsid w:val="00994C0F"/>
    <w:rsid w:val="00995CC7"/>
    <w:rsid w:val="00995D7E"/>
    <w:rsid w:val="0099663D"/>
    <w:rsid w:val="009970BD"/>
    <w:rsid w:val="009974DA"/>
    <w:rsid w:val="009976ED"/>
    <w:rsid w:val="00997D63"/>
    <w:rsid w:val="00997F98"/>
    <w:rsid w:val="009A0225"/>
    <w:rsid w:val="009A141B"/>
    <w:rsid w:val="009A1E83"/>
    <w:rsid w:val="009A21FC"/>
    <w:rsid w:val="009A229E"/>
    <w:rsid w:val="009A29D8"/>
    <w:rsid w:val="009A2EF2"/>
    <w:rsid w:val="009A3238"/>
    <w:rsid w:val="009A350D"/>
    <w:rsid w:val="009A37E5"/>
    <w:rsid w:val="009A3E30"/>
    <w:rsid w:val="009A50FD"/>
    <w:rsid w:val="009A5421"/>
    <w:rsid w:val="009A558B"/>
    <w:rsid w:val="009A56B7"/>
    <w:rsid w:val="009A6975"/>
    <w:rsid w:val="009A6C60"/>
    <w:rsid w:val="009A6FD2"/>
    <w:rsid w:val="009A71A4"/>
    <w:rsid w:val="009A71D3"/>
    <w:rsid w:val="009A7748"/>
    <w:rsid w:val="009A7BDF"/>
    <w:rsid w:val="009A7F35"/>
    <w:rsid w:val="009B03F8"/>
    <w:rsid w:val="009B0C0A"/>
    <w:rsid w:val="009B0C9D"/>
    <w:rsid w:val="009B1744"/>
    <w:rsid w:val="009B25D5"/>
    <w:rsid w:val="009B29F3"/>
    <w:rsid w:val="009B2FB6"/>
    <w:rsid w:val="009B37AE"/>
    <w:rsid w:val="009B3A0A"/>
    <w:rsid w:val="009B3B5E"/>
    <w:rsid w:val="009B4140"/>
    <w:rsid w:val="009B4AE6"/>
    <w:rsid w:val="009B4CAF"/>
    <w:rsid w:val="009B4E6B"/>
    <w:rsid w:val="009B4EFB"/>
    <w:rsid w:val="009B58CA"/>
    <w:rsid w:val="009B593D"/>
    <w:rsid w:val="009B5B1D"/>
    <w:rsid w:val="009B5B76"/>
    <w:rsid w:val="009B5BEE"/>
    <w:rsid w:val="009B5CAD"/>
    <w:rsid w:val="009B5E90"/>
    <w:rsid w:val="009B61D8"/>
    <w:rsid w:val="009B634D"/>
    <w:rsid w:val="009B6507"/>
    <w:rsid w:val="009B6540"/>
    <w:rsid w:val="009B6E01"/>
    <w:rsid w:val="009B7415"/>
    <w:rsid w:val="009C0805"/>
    <w:rsid w:val="009C0C97"/>
    <w:rsid w:val="009C0DA7"/>
    <w:rsid w:val="009C0EBD"/>
    <w:rsid w:val="009C11C1"/>
    <w:rsid w:val="009C1BDF"/>
    <w:rsid w:val="009C1CE3"/>
    <w:rsid w:val="009C27E5"/>
    <w:rsid w:val="009C295B"/>
    <w:rsid w:val="009C2C3B"/>
    <w:rsid w:val="009C2D52"/>
    <w:rsid w:val="009C2FFB"/>
    <w:rsid w:val="009C3931"/>
    <w:rsid w:val="009C3AD1"/>
    <w:rsid w:val="009C4870"/>
    <w:rsid w:val="009C48FA"/>
    <w:rsid w:val="009C4E40"/>
    <w:rsid w:val="009C4F16"/>
    <w:rsid w:val="009C5181"/>
    <w:rsid w:val="009C537F"/>
    <w:rsid w:val="009C571C"/>
    <w:rsid w:val="009C5813"/>
    <w:rsid w:val="009C6102"/>
    <w:rsid w:val="009C67DB"/>
    <w:rsid w:val="009C6CE1"/>
    <w:rsid w:val="009C6E1D"/>
    <w:rsid w:val="009C6E28"/>
    <w:rsid w:val="009C6E38"/>
    <w:rsid w:val="009C7437"/>
    <w:rsid w:val="009C753F"/>
    <w:rsid w:val="009C78CA"/>
    <w:rsid w:val="009C7FB0"/>
    <w:rsid w:val="009D0BEE"/>
    <w:rsid w:val="009D0E8F"/>
    <w:rsid w:val="009D10DD"/>
    <w:rsid w:val="009D1141"/>
    <w:rsid w:val="009D161B"/>
    <w:rsid w:val="009D1CB7"/>
    <w:rsid w:val="009D20ED"/>
    <w:rsid w:val="009D20F2"/>
    <w:rsid w:val="009D20FB"/>
    <w:rsid w:val="009D240E"/>
    <w:rsid w:val="009D2447"/>
    <w:rsid w:val="009D269A"/>
    <w:rsid w:val="009D28E8"/>
    <w:rsid w:val="009D28FA"/>
    <w:rsid w:val="009D2C42"/>
    <w:rsid w:val="009D2EB4"/>
    <w:rsid w:val="009D314B"/>
    <w:rsid w:val="009D3174"/>
    <w:rsid w:val="009D420C"/>
    <w:rsid w:val="009D49E5"/>
    <w:rsid w:val="009D4BDC"/>
    <w:rsid w:val="009D4C57"/>
    <w:rsid w:val="009D4DE7"/>
    <w:rsid w:val="009D5901"/>
    <w:rsid w:val="009D59E1"/>
    <w:rsid w:val="009D5CC6"/>
    <w:rsid w:val="009D66E0"/>
    <w:rsid w:val="009D6C57"/>
    <w:rsid w:val="009D7050"/>
    <w:rsid w:val="009D7159"/>
    <w:rsid w:val="009D76E6"/>
    <w:rsid w:val="009D792B"/>
    <w:rsid w:val="009D79E2"/>
    <w:rsid w:val="009E10EF"/>
    <w:rsid w:val="009E1884"/>
    <w:rsid w:val="009E1B96"/>
    <w:rsid w:val="009E1D97"/>
    <w:rsid w:val="009E2103"/>
    <w:rsid w:val="009E22A9"/>
    <w:rsid w:val="009E23D9"/>
    <w:rsid w:val="009E2480"/>
    <w:rsid w:val="009E2A31"/>
    <w:rsid w:val="009E2DF3"/>
    <w:rsid w:val="009E32CD"/>
    <w:rsid w:val="009E3A4F"/>
    <w:rsid w:val="009E3B5C"/>
    <w:rsid w:val="009E3C2B"/>
    <w:rsid w:val="009E3F3E"/>
    <w:rsid w:val="009E40EB"/>
    <w:rsid w:val="009E4582"/>
    <w:rsid w:val="009E4911"/>
    <w:rsid w:val="009E4BF7"/>
    <w:rsid w:val="009E4F69"/>
    <w:rsid w:val="009E5273"/>
    <w:rsid w:val="009E5725"/>
    <w:rsid w:val="009E5908"/>
    <w:rsid w:val="009E5992"/>
    <w:rsid w:val="009E5D14"/>
    <w:rsid w:val="009E5E84"/>
    <w:rsid w:val="009E601E"/>
    <w:rsid w:val="009E60CF"/>
    <w:rsid w:val="009E6129"/>
    <w:rsid w:val="009E6460"/>
    <w:rsid w:val="009E6F5D"/>
    <w:rsid w:val="009E7198"/>
    <w:rsid w:val="009E7BC4"/>
    <w:rsid w:val="009E7D25"/>
    <w:rsid w:val="009E7F49"/>
    <w:rsid w:val="009F02B2"/>
    <w:rsid w:val="009F081C"/>
    <w:rsid w:val="009F0983"/>
    <w:rsid w:val="009F0A2F"/>
    <w:rsid w:val="009F144D"/>
    <w:rsid w:val="009F165F"/>
    <w:rsid w:val="009F17D4"/>
    <w:rsid w:val="009F1AA7"/>
    <w:rsid w:val="009F1E0C"/>
    <w:rsid w:val="009F20A1"/>
    <w:rsid w:val="009F294C"/>
    <w:rsid w:val="009F2A3E"/>
    <w:rsid w:val="009F2E3C"/>
    <w:rsid w:val="009F352B"/>
    <w:rsid w:val="009F38DF"/>
    <w:rsid w:val="009F4090"/>
    <w:rsid w:val="009F4436"/>
    <w:rsid w:val="009F4972"/>
    <w:rsid w:val="009F4A4E"/>
    <w:rsid w:val="009F4D32"/>
    <w:rsid w:val="009F4FE7"/>
    <w:rsid w:val="009F5099"/>
    <w:rsid w:val="009F5222"/>
    <w:rsid w:val="009F5E26"/>
    <w:rsid w:val="009F6013"/>
    <w:rsid w:val="009F601C"/>
    <w:rsid w:val="009F6114"/>
    <w:rsid w:val="009F659F"/>
    <w:rsid w:val="009F694F"/>
    <w:rsid w:val="009F6A01"/>
    <w:rsid w:val="009F6BE6"/>
    <w:rsid w:val="009F6C50"/>
    <w:rsid w:val="009F73C2"/>
    <w:rsid w:val="009F7B42"/>
    <w:rsid w:val="00A00271"/>
    <w:rsid w:val="00A0032B"/>
    <w:rsid w:val="00A00578"/>
    <w:rsid w:val="00A01B23"/>
    <w:rsid w:val="00A0260D"/>
    <w:rsid w:val="00A02ADE"/>
    <w:rsid w:val="00A02D31"/>
    <w:rsid w:val="00A03123"/>
    <w:rsid w:val="00A0380C"/>
    <w:rsid w:val="00A03856"/>
    <w:rsid w:val="00A03C7A"/>
    <w:rsid w:val="00A03D9F"/>
    <w:rsid w:val="00A04020"/>
    <w:rsid w:val="00A042FA"/>
    <w:rsid w:val="00A04EE7"/>
    <w:rsid w:val="00A052A8"/>
    <w:rsid w:val="00A05365"/>
    <w:rsid w:val="00A05A85"/>
    <w:rsid w:val="00A05AC6"/>
    <w:rsid w:val="00A06234"/>
    <w:rsid w:val="00A071B0"/>
    <w:rsid w:val="00A07531"/>
    <w:rsid w:val="00A07847"/>
    <w:rsid w:val="00A07D91"/>
    <w:rsid w:val="00A07F32"/>
    <w:rsid w:val="00A10ED7"/>
    <w:rsid w:val="00A119DE"/>
    <w:rsid w:val="00A11C8A"/>
    <w:rsid w:val="00A11D18"/>
    <w:rsid w:val="00A11FA8"/>
    <w:rsid w:val="00A123F7"/>
    <w:rsid w:val="00A12AD1"/>
    <w:rsid w:val="00A130BA"/>
    <w:rsid w:val="00A132CA"/>
    <w:rsid w:val="00A13CA3"/>
    <w:rsid w:val="00A13F4A"/>
    <w:rsid w:val="00A14025"/>
    <w:rsid w:val="00A140C9"/>
    <w:rsid w:val="00A14DF4"/>
    <w:rsid w:val="00A14E92"/>
    <w:rsid w:val="00A14FBC"/>
    <w:rsid w:val="00A15194"/>
    <w:rsid w:val="00A165B5"/>
    <w:rsid w:val="00A16C1B"/>
    <w:rsid w:val="00A1749A"/>
    <w:rsid w:val="00A1787D"/>
    <w:rsid w:val="00A17CF1"/>
    <w:rsid w:val="00A17FE0"/>
    <w:rsid w:val="00A203E9"/>
    <w:rsid w:val="00A2097A"/>
    <w:rsid w:val="00A20A85"/>
    <w:rsid w:val="00A20B22"/>
    <w:rsid w:val="00A20E7D"/>
    <w:rsid w:val="00A21B47"/>
    <w:rsid w:val="00A21F2C"/>
    <w:rsid w:val="00A22867"/>
    <w:rsid w:val="00A22F7E"/>
    <w:rsid w:val="00A230DD"/>
    <w:rsid w:val="00A23180"/>
    <w:rsid w:val="00A2396D"/>
    <w:rsid w:val="00A243EE"/>
    <w:rsid w:val="00A24545"/>
    <w:rsid w:val="00A245E7"/>
    <w:rsid w:val="00A24609"/>
    <w:rsid w:val="00A24A9E"/>
    <w:rsid w:val="00A24E30"/>
    <w:rsid w:val="00A26230"/>
    <w:rsid w:val="00A26AD7"/>
    <w:rsid w:val="00A26CD4"/>
    <w:rsid w:val="00A27240"/>
    <w:rsid w:val="00A2777A"/>
    <w:rsid w:val="00A27A45"/>
    <w:rsid w:val="00A27E63"/>
    <w:rsid w:val="00A302ED"/>
    <w:rsid w:val="00A30CC1"/>
    <w:rsid w:val="00A30CED"/>
    <w:rsid w:val="00A30F89"/>
    <w:rsid w:val="00A3113F"/>
    <w:rsid w:val="00A312D8"/>
    <w:rsid w:val="00A31DEC"/>
    <w:rsid w:val="00A336DC"/>
    <w:rsid w:val="00A3409F"/>
    <w:rsid w:val="00A347D7"/>
    <w:rsid w:val="00A348C1"/>
    <w:rsid w:val="00A352C4"/>
    <w:rsid w:val="00A353EA"/>
    <w:rsid w:val="00A35854"/>
    <w:rsid w:val="00A359F1"/>
    <w:rsid w:val="00A368C2"/>
    <w:rsid w:val="00A3692B"/>
    <w:rsid w:val="00A36AB0"/>
    <w:rsid w:val="00A36E17"/>
    <w:rsid w:val="00A37201"/>
    <w:rsid w:val="00A37421"/>
    <w:rsid w:val="00A374AA"/>
    <w:rsid w:val="00A37895"/>
    <w:rsid w:val="00A37A79"/>
    <w:rsid w:val="00A37EF9"/>
    <w:rsid w:val="00A40313"/>
    <w:rsid w:val="00A4057E"/>
    <w:rsid w:val="00A40C7E"/>
    <w:rsid w:val="00A41596"/>
    <w:rsid w:val="00A41AD1"/>
    <w:rsid w:val="00A41B6E"/>
    <w:rsid w:val="00A41DF3"/>
    <w:rsid w:val="00A42205"/>
    <w:rsid w:val="00A426C7"/>
    <w:rsid w:val="00A42E39"/>
    <w:rsid w:val="00A42FC7"/>
    <w:rsid w:val="00A4390E"/>
    <w:rsid w:val="00A43A0C"/>
    <w:rsid w:val="00A43FBC"/>
    <w:rsid w:val="00A44B7D"/>
    <w:rsid w:val="00A4532C"/>
    <w:rsid w:val="00A45BEA"/>
    <w:rsid w:val="00A45BF1"/>
    <w:rsid w:val="00A45CFF"/>
    <w:rsid w:val="00A4609A"/>
    <w:rsid w:val="00A4667C"/>
    <w:rsid w:val="00A4680F"/>
    <w:rsid w:val="00A46849"/>
    <w:rsid w:val="00A46869"/>
    <w:rsid w:val="00A47326"/>
    <w:rsid w:val="00A47447"/>
    <w:rsid w:val="00A47631"/>
    <w:rsid w:val="00A50068"/>
    <w:rsid w:val="00A502D5"/>
    <w:rsid w:val="00A5081B"/>
    <w:rsid w:val="00A50C0E"/>
    <w:rsid w:val="00A50FA0"/>
    <w:rsid w:val="00A51EEA"/>
    <w:rsid w:val="00A523A0"/>
    <w:rsid w:val="00A52724"/>
    <w:rsid w:val="00A528AC"/>
    <w:rsid w:val="00A52929"/>
    <w:rsid w:val="00A53378"/>
    <w:rsid w:val="00A53671"/>
    <w:rsid w:val="00A536FF"/>
    <w:rsid w:val="00A53FA5"/>
    <w:rsid w:val="00A54015"/>
    <w:rsid w:val="00A5461C"/>
    <w:rsid w:val="00A546F2"/>
    <w:rsid w:val="00A5485D"/>
    <w:rsid w:val="00A54B17"/>
    <w:rsid w:val="00A54ECF"/>
    <w:rsid w:val="00A553DF"/>
    <w:rsid w:val="00A55D58"/>
    <w:rsid w:val="00A56AF7"/>
    <w:rsid w:val="00A56F06"/>
    <w:rsid w:val="00A56F39"/>
    <w:rsid w:val="00A577C5"/>
    <w:rsid w:val="00A57AC4"/>
    <w:rsid w:val="00A60766"/>
    <w:rsid w:val="00A6098E"/>
    <w:rsid w:val="00A60F73"/>
    <w:rsid w:val="00A6156A"/>
    <w:rsid w:val="00A618D5"/>
    <w:rsid w:val="00A61E22"/>
    <w:rsid w:val="00A62A58"/>
    <w:rsid w:val="00A631C7"/>
    <w:rsid w:val="00A63742"/>
    <w:rsid w:val="00A63FE4"/>
    <w:rsid w:val="00A641A2"/>
    <w:rsid w:val="00A64337"/>
    <w:rsid w:val="00A644D5"/>
    <w:rsid w:val="00A64930"/>
    <w:rsid w:val="00A64A05"/>
    <w:rsid w:val="00A64B27"/>
    <w:rsid w:val="00A64E19"/>
    <w:rsid w:val="00A64E1B"/>
    <w:rsid w:val="00A65008"/>
    <w:rsid w:val="00A6522A"/>
    <w:rsid w:val="00A65398"/>
    <w:rsid w:val="00A655D2"/>
    <w:rsid w:val="00A6574E"/>
    <w:rsid w:val="00A65D94"/>
    <w:rsid w:val="00A66432"/>
    <w:rsid w:val="00A66E02"/>
    <w:rsid w:val="00A6728C"/>
    <w:rsid w:val="00A67298"/>
    <w:rsid w:val="00A6752E"/>
    <w:rsid w:val="00A67AD0"/>
    <w:rsid w:val="00A7019B"/>
    <w:rsid w:val="00A703AC"/>
    <w:rsid w:val="00A70775"/>
    <w:rsid w:val="00A713F7"/>
    <w:rsid w:val="00A718E1"/>
    <w:rsid w:val="00A71AD7"/>
    <w:rsid w:val="00A721C2"/>
    <w:rsid w:val="00A725F4"/>
    <w:rsid w:val="00A72623"/>
    <w:rsid w:val="00A72C6D"/>
    <w:rsid w:val="00A73039"/>
    <w:rsid w:val="00A7372F"/>
    <w:rsid w:val="00A73AEF"/>
    <w:rsid w:val="00A7433F"/>
    <w:rsid w:val="00A74433"/>
    <w:rsid w:val="00A74C56"/>
    <w:rsid w:val="00A757BA"/>
    <w:rsid w:val="00A75ED9"/>
    <w:rsid w:val="00A75F06"/>
    <w:rsid w:val="00A76EAB"/>
    <w:rsid w:val="00A76F8D"/>
    <w:rsid w:val="00A77CC8"/>
    <w:rsid w:val="00A800DA"/>
    <w:rsid w:val="00A80488"/>
    <w:rsid w:val="00A80508"/>
    <w:rsid w:val="00A8062A"/>
    <w:rsid w:val="00A824D5"/>
    <w:rsid w:val="00A82C87"/>
    <w:rsid w:val="00A83256"/>
    <w:rsid w:val="00A837B9"/>
    <w:rsid w:val="00A83B29"/>
    <w:rsid w:val="00A83DF5"/>
    <w:rsid w:val="00A83E7C"/>
    <w:rsid w:val="00A83F29"/>
    <w:rsid w:val="00A842AA"/>
    <w:rsid w:val="00A84473"/>
    <w:rsid w:val="00A847A6"/>
    <w:rsid w:val="00A84848"/>
    <w:rsid w:val="00A852E9"/>
    <w:rsid w:val="00A85313"/>
    <w:rsid w:val="00A85375"/>
    <w:rsid w:val="00A8565B"/>
    <w:rsid w:val="00A85828"/>
    <w:rsid w:val="00A85B35"/>
    <w:rsid w:val="00A86C51"/>
    <w:rsid w:val="00A86ED4"/>
    <w:rsid w:val="00A8729F"/>
    <w:rsid w:val="00A87864"/>
    <w:rsid w:val="00A87A90"/>
    <w:rsid w:val="00A87A9F"/>
    <w:rsid w:val="00A87BA4"/>
    <w:rsid w:val="00A87C61"/>
    <w:rsid w:val="00A87D33"/>
    <w:rsid w:val="00A87E61"/>
    <w:rsid w:val="00A87E87"/>
    <w:rsid w:val="00A87FD7"/>
    <w:rsid w:val="00A908A6"/>
    <w:rsid w:val="00A90BDF"/>
    <w:rsid w:val="00A90C99"/>
    <w:rsid w:val="00A90DC9"/>
    <w:rsid w:val="00A90E2B"/>
    <w:rsid w:val="00A90FD1"/>
    <w:rsid w:val="00A91976"/>
    <w:rsid w:val="00A9198C"/>
    <w:rsid w:val="00A92655"/>
    <w:rsid w:val="00A93604"/>
    <w:rsid w:val="00A943C2"/>
    <w:rsid w:val="00A943E2"/>
    <w:rsid w:val="00A94958"/>
    <w:rsid w:val="00A94F7C"/>
    <w:rsid w:val="00A955B1"/>
    <w:rsid w:val="00A95884"/>
    <w:rsid w:val="00A9591D"/>
    <w:rsid w:val="00A95C39"/>
    <w:rsid w:val="00A95F4F"/>
    <w:rsid w:val="00A9639F"/>
    <w:rsid w:val="00A9700F"/>
    <w:rsid w:val="00A971E8"/>
    <w:rsid w:val="00A97491"/>
    <w:rsid w:val="00A97763"/>
    <w:rsid w:val="00A97B4C"/>
    <w:rsid w:val="00A97DA5"/>
    <w:rsid w:val="00AA0074"/>
    <w:rsid w:val="00AA0815"/>
    <w:rsid w:val="00AA19BA"/>
    <w:rsid w:val="00AA1D5D"/>
    <w:rsid w:val="00AA23A1"/>
    <w:rsid w:val="00AA3231"/>
    <w:rsid w:val="00AA3880"/>
    <w:rsid w:val="00AA3D25"/>
    <w:rsid w:val="00AA4BC6"/>
    <w:rsid w:val="00AA4E59"/>
    <w:rsid w:val="00AA4FC9"/>
    <w:rsid w:val="00AA522D"/>
    <w:rsid w:val="00AA53B9"/>
    <w:rsid w:val="00AA577F"/>
    <w:rsid w:val="00AA590C"/>
    <w:rsid w:val="00AA6125"/>
    <w:rsid w:val="00AA6132"/>
    <w:rsid w:val="00AA7298"/>
    <w:rsid w:val="00AA7499"/>
    <w:rsid w:val="00AA76B0"/>
    <w:rsid w:val="00AA7776"/>
    <w:rsid w:val="00AB0335"/>
    <w:rsid w:val="00AB043C"/>
    <w:rsid w:val="00AB0499"/>
    <w:rsid w:val="00AB0DE7"/>
    <w:rsid w:val="00AB0F5C"/>
    <w:rsid w:val="00AB1AC7"/>
    <w:rsid w:val="00AB28A3"/>
    <w:rsid w:val="00AB2A0C"/>
    <w:rsid w:val="00AB2C4A"/>
    <w:rsid w:val="00AB3799"/>
    <w:rsid w:val="00AB3BAE"/>
    <w:rsid w:val="00AB3C0A"/>
    <w:rsid w:val="00AB3CB2"/>
    <w:rsid w:val="00AB3F4B"/>
    <w:rsid w:val="00AB4575"/>
    <w:rsid w:val="00AB5889"/>
    <w:rsid w:val="00AB6083"/>
    <w:rsid w:val="00AB61D8"/>
    <w:rsid w:val="00AB62F1"/>
    <w:rsid w:val="00AB651B"/>
    <w:rsid w:val="00AB6930"/>
    <w:rsid w:val="00AB6A65"/>
    <w:rsid w:val="00AB6F83"/>
    <w:rsid w:val="00AB7A2B"/>
    <w:rsid w:val="00AB7C09"/>
    <w:rsid w:val="00AC00FA"/>
    <w:rsid w:val="00AC0585"/>
    <w:rsid w:val="00AC09EB"/>
    <w:rsid w:val="00AC0CD7"/>
    <w:rsid w:val="00AC0EF1"/>
    <w:rsid w:val="00AC0FA8"/>
    <w:rsid w:val="00AC0FE8"/>
    <w:rsid w:val="00AC1CF7"/>
    <w:rsid w:val="00AC2B63"/>
    <w:rsid w:val="00AC2CF9"/>
    <w:rsid w:val="00AC2DE6"/>
    <w:rsid w:val="00AC2E2E"/>
    <w:rsid w:val="00AC2FAB"/>
    <w:rsid w:val="00AC3116"/>
    <w:rsid w:val="00AC348E"/>
    <w:rsid w:val="00AC3613"/>
    <w:rsid w:val="00AC3BB8"/>
    <w:rsid w:val="00AC3EB3"/>
    <w:rsid w:val="00AC3EB4"/>
    <w:rsid w:val="00AC4153"/>
    <w:rsid w:val="00AC4C49"/>
    <w:rsid w:val="00AC523B"/>
    <w:rsid w:val="00AC5461"/>
    <w:rsid w:val="00AC5912"/>
    <w:rsid w:val="00AC591F"/>
    <w:rsid w:val="00AC5939"/>
    <w:rsid w:val="00AC5D14"/>
    <w:rsid w:val="00AC5FF3"/>
    <w:rsid w:val="00AC60CC"/>
    <w:rsid w:val="00AC6971"/>
    <w:rsid w:val="00AC7856"/>
    <w:rsid w:val="00AC7A9A"/>
    <w:rsid w:val="00AC7BF0"/>
    <w:rsid w:val="00AD0100"/>
    <w:rsid w:val="00AD0915"/>
    <w:rsid w:val="00AD0D02"/>
    <w:rsid w:val="00AD0D4E"/>
    <w:rsid w:val="00AD0F2F"/>
    <w:rsid w:val="00AD115E"/>
    <w:rsid w:val="00AD1F3A"/>
    <w:rsid w:val="00AD22A7"/>
    <w:rsid w:val="00AD233B"/>
    <w:rsid w:val="00AD25A4"/>
    <w:rsid w:val="00AD2B18"/>
    <w:rsid w:val="00AD2D98"/>
    <w:rsid w:val="00AD2F18"/>
    <w:rsid w:val="00AD2F4F"/>
    <w:rsid w:val="00AD349E"/>
    <w:rsid w:val="00AD379B"/>
    <w:rsid w:val="00AD478E"/>
    <w:rsid w:val="00AD5811"/>
    <w:rsid w:val="00AD5B9E"/>
    <w:rsid w:val="00AD616B"/>
    <w:rsid w:val="00AD6A90"/>
    <w:rsid w:val="00AD6CCD"/>
    <w:rsid w:val="00AD7009"/>
    <w:rsid w:val="00AD7A03"/>
    <w:rsid w:val="00AD7D19"/>
    <w:rsid w:val="00AE0447"/>
    <w:rsid w:val="00AE09E3"/>
    <w:rsid w:val="00AE13AA"/>
    <w:rsid w:val="00AE13D0"/>
    <w:rsid w:val="00AE1498"/>
    <w:rsid w:val="00AE174A"/>
    <w:rsid w:val="00AE1B4E"/>
    <w:rsid w:val="00AE1B9C"/>
    <w:rsid w:val="00AE1D75"/>
    <w:rsid w:val="00AE2133"/>
    <w:rsid w:val="00AE23D3"/>
    <w:rsid w:val="00AE2CA4"/>
    <w:rsid w:val="00AE3A84"/>
    <w:rsid w:val="00AE3EE1"/>
    <w:rsid w:val="00AE444B"/>
    <w:rsid w:val="00AE4F05"/>
    <w:rsid w:val="00AE4FBC"/>
    <w:rsid w:val="00AE55BE"/>
    <w:rsid w:val="00AE5D2F"/>
    <w:rsid w:val="00AE5F55"/>
    <w:rsid w:val="00AE668E"/>
    <w:rsid w:val="00AE6713"/>
    <w:rsid w:val="00AE6872"/>
    <w:rsid w:val="00AE79F5"/>
    <w:rsid w:val="00AE7B86"/>
    <w:rsid w:val="00AF0222"/>
    <w:rsid w:val="00AF0997"/>
    <w:rsid w:val="00AF09C9"/>
    <w:rsid w:val="00AF15A4"/>
    <w:rsid w:val="00AF176A"/>
    <w:rsid w:val="00AF17F9"/>
    <w:rsid w:val="00AF1F6D"/>
    <w:rsid w:val="00AF1FEC"/>
    <w:rsid w:val="00AF2649"/>
    <w:rsid w:val="00AF2889"/>
    <w:rsid w:val="00AF29B6"/>
    <w:rsid w:val="00AF2E8A"/>
    <w:rsid w:val="00AF3180"/>
    <w:rsid w:val="00AF3584"/>
    <w:rsid w:val="00AF3B48"/>
    <w:rsid w:val="00AF4A39"/>
    <w:rsid w:val="00AF4D0B"/>
    <w:rsid w:val="00AF4E8E"/>
    <w:rsid w:val="00AF553B"/>
    <w:rsid w:val="00AF5FFB"/>
    <w:rsid w:val="00AF6007"/>
    <w:rsid w:val="00AF61D7"/>
    <w:rsid w:val="00AF6286"/>
    <w:rsid w:val="00AF6797"/>
    <w:rsid w:val="00AF6A91"/>
    <w:rsid w:val="00AF6B56"/>
    <w:rsid w:val="00AF6BAF"/>
    <w:rsid w:val="00AF6C72"/>
    <w:rsid w:val="00AF6E6D"/>
    <w:rsid w:val="00AF7356"/>
    <w:rsid w:val="00AF788F"/>
    <w:rsid w:val="00AF7FB4"/>
    <w:rsid w:val="00B001E5"/>
    <w:rsid w:val="00B002F8"/>
    <w:rsid w:val="00B014E1"/>
    <w:rsid w:val="00B01666"/>
    <w:rsid w:val="00B01966"/>
    <w:rsid w:val="00B01BCC"/>
    <w:rsid w:val="00B0216D"/>
    <w:rsid w:val="00B02179"/>
    <w:rsid w:val="00B02425"/>
    <w:rsid w:val="00B024CB"/>
    <w:rsid w:val="00B02749"/>
    <w:rsid w:val="00B02869"/>
    <w:rsid w:val="00B02CCB"/>
    <w:rsid w:val="00B04587"/>
    <w:rsid w:val="00B046D0"/>
    <w:rsid w:val="00B04AA6"/>
    <w:rsid w:val="00B050AB"/>
    <w:rsid w:val="00B060F6"/>
    <w:rsid w:val="00B0681B"/>
    <w:rsid w:val="00B06F4F"/>
    <w:rsid w:val="00B073F4"/>
    <w:rsid w:val="00B07526"/>
    <w:rsid w:val="00B07818"/>
    <w:rsid w:val="00B07A79"/>
    <w:rsid w:val="00B109B2"/>
    <w:rsid w:val="00B10C78"/>
    <w:rsid w:val="00B10CAF"/>
    <w:rsid w:val="00B10D3D"/>
    <w:rsid w:val="00B110A6"/>
    <w:rsid w:val="00B113BF"/>
    <w:rsid w:val="00B1192D"/>
    <w:rsid w:val="00B11F58"/>
    <w:rsid w:val="00B12F98"/>
    <w:rsid w:val="00B132DF"/>
    <w:rsid w:val="00B1381C"/>
    <w:rsid w:val="00B13CCB"/>
    <w:rsid w:val="00B14514"/>
    <w:rsid w:val="00B146C3"/>
    <w:rsid w:val="00B149C0"/>
    <w:rsid w:val="00B14A39"/>
    <w:rsid w:val="00B157F7"/>
    <w:rsid w:val="00B15963"/>
    <w:rsid w:val="00B159CD"/>
    <w:rsid w:val="00B15D1F"/>
    <w:rsid w:val="00B15E69"/>
    <w:rsid w:val="00B16291"/>
    <w:rsid w:val="00B16679"/>
    <w:rsid w:val="00B167C0"/>
    <w:rsid w:val="00B171EB"/>
    <w:rsid w:val="00B172C3"/>
    <w:rsid w:val="00B176F3"/>
    <w:rsid w:val="00B20520"/>
    <w:rsid w:val="00B20689"/>
    <w:rsid w:val="00B218AB"/>
    <w:rsid w:val="00B21F7D"/>
    <w:rsid w:val="00B22202"/>
    <w:rsid w:val="00B2223C"/>
    <w:rsid w:val="00B222A1"/>
    <w:rsid w:val="00B22776"/>
    <w:rsid w:val="00B22E97"/>
    <w:rsid w:val="00B23997"/>
    <w:rsid w:val="00B23B0F"/>
    <w:rsid w:val="00B23B38"/>
    <w:rsid w:val="00B23DAB"/>
    <w:rsid w:val="00B248CB"/>
    <w:rsid w:val="00B24A43"/>
    <w:rsid w:val="00B24CE0"/>
    <w:rsid w:val="00B24E36"/>
    <w:rsid w:val="00B2512F"/>
    <w:rsid w:val="00B25A4D"/>
    <w:rsid w:val="00B26496"/>
    <w:rsid w:val="00B26515"/>
    <w:rsid w:val="00B265CE"/>
    <w:rsid w:val="00B26618"/>
    <w:rsid w:val="00B26A1F"/>
    <w:rsid w:val="00B26F91"/>
    <w:rsid w:val="00B26FF0"/>
    <w:rsid w:val="00B27290"/>
    <w:rsid w:val="00B27461"/>
    <w:rsid w:val="00B27826"/>
    <w:rsid w:val="00B278E1"/>
    <w:rsid w:val="00B27A64"/>
    <w:rsid w:val="00B30071"/>
    <w:rsid w:val="00B300A7"/>
    <w:rsid w:val="00B301C5"/>
    <w:rsid w:val="00B302D4"/>
    <w:rsid w:val="00B30DF2"/>
    <w:rsid w:val="00B3166E"/>
    <w:rsid w:val="00B316AD"/>
    <w:rsid w:val="00B31B73"/>
    <w:rsid w:val="00B32EE6"/>
    <w:rsid w:val="00B32F07"/>
    <w:rsid w:val="00B33A12"/>
    <w:rsid w:val="00B33B1F"/>
    <w:rsid w:val="00B33F5D"/>
    <w:rsid w:val="00B34525"/>
    <w:rsid w:val="00B345C7"/>
    <w:rsid w:val="00B345FE"/>
    <w:rsid w:val="00B349FC"/>
    <w:rsid w:val="00B34BB7"/>
    <w:rsid w:val="00B34BCE"/>
    <w:rsid w:val="00B34EF9"/>
    <w:rsid w:val="00B35EFF"/>
    <w:rsid w:val="00B3646A"/>
    <w:rsid w:val="00B36617"/>
    <w:rsid w:val="00B369EC"/>
    <w:rsid w:val="00B36D2F"/>
    <w:rsid w:val="00B36E11"/>
    <w:rsid w:val="00B371D1"/>
    <w:rsid w:val="00B3720B"/>
    <w:rsid w:val="00B378C1"/>
    <w:rsid w:val="00B37C3F"/>
    <w:rsid w:val="00B40711"/>
    <w:rsid w:val="00B40B83"/>
    <w:rsid w:val="00B41572"/>
    <w:rsid w:val="00B41A24"/>
    <w:rsid w:val="00B41CA5"/>
    <w:rsid w:val="00B41CC7"/>
    <w:rsid w:val="00B4320B"/>
    <w:rsid w:val="00B43503"/>
    <w:rsid w:val="00B43881"/>
    <w:rsid w:val="00B45068"/>
    <w:rsid w:val="00B45093"/>
    <w:rsid w:val="00B451CC"/>
    <w:rsid w:val="00B452C6"/>
    <w:rsid w:val="00B45516"/>
    <w:rsid w:val="00B45544"/>
    <w:rsid w:val="00B45D34"/>
    <w:rsid w:val="00B468D8"/>
    <w:rsid w:val="00B46D3D"/>
    <w:rsid w:val="00B4721E"/>
    <w:rsid w:val="00B476DB"/>
    <w:rsid w:val="00B477F0"/>
    <w:rsid w:val="00B4781B"/>
    <w:rsid w:val="00B47DDD"/>
    <w:rsid w:val="00B500B6"/>
    <w:rsid w:val="00B50129"/>
    <w:rsid w:val="00B5066A"/>
    <w:rsid w:val="00B507E9"/>
    <w:rsid w:val="00B5088B"/>
    <w:rsid w:val="00B508E8"/>
    <w:rsid w:val="00B50BFC"/>
    <w:rsid w:val="00B50EEB"/>
    <w:rsid w:val="00B510B7"/>
    <w:rsid w:val="00B5150D"/>
    <w:rsid w:val="00B51F4D"/>
    <w:rsid w:val="00B52470"/>
    <w:rsid w:val="00B52DDD"/>
    <w:rsid w:val="00B53113"/>
    <w:rsid w:val="00B5341A"/>
    <w:rsid w:val="00B53A37"/>
    <w:rsid w:val="00B53B1B"/>
    <w:rsid w:val="00B54187"/>
    <w:rsid w:val="00B544A1"/>
    <w:rsid w:val="00B5473B"/>
    <w:rsid w:val="00B547A8"/>
    <w:rsid w:val="00B5486E"/>
    <w:rsid w:val="00B54A21"/>
    <w:rsid w:val="00B54CDD"/>
    <w:rsid w:val="00B54D6A"/>
    <w:rsid w:val="00B55015"/>
    <w:rsid w:val="00B55120"/>
    <w:rsid w:val="00B55392"/>
    <w:rsid w:val="00B55711"/>
    <w:rsid w:val="00B55744"/>
    <w:rsid w:val="00B55F35"/>
    <w:rsid w:val="00B56536"/>
    <w:rsid w:val="00B56582"/>
    <w:rsid w:val="00B565A4"/>
    <w:rsid w:val="00B56A0E"/>
    <w:rsid w:val="00B56A21"/>
    <w:rsid w:val="00B57329"/>
    <w:rsid w:val="00B576BD"/>
    <w:rsid w:val="00B57A1C"/>
    <w:rsid w:val="00B57B48"/>
    <w:rsid w:val="00B57DAC"/>
    <w:rsid w:val="00B600C1"/>
    <w:rsid w:val="00B602F6"/>
    <w:rsid w:val="00B60483"/>
    <w:rsid w:val="00B60927"/>
    <w:rsid w:val="00B609C5"/>
    <w:rsid w:val="00B612EA"/>
    <w:rsid w:val="00B612FE"/>
    <w:rsid w:val="00B61618"/>
    <w:rsid w:val="00B617A0"/>
    <w:rsid w:val="00B62583"/>
    <w:rsid w:val="00B62ADA"/>
    <w:rsid w:val="00B62B8C"/>
    <w:rsid w:val="00B62BBD"/>
    <w:rsid w:val="00B62D43"/>
    <w:rsid w:val="00B62EC6"/>
    <w:rsid w:val="00B6350A"/>
    <w:rsid w:val="00B639D6"/>
    <w:rsid w:val="00B63E06"/>
    <w:rsid w:val="00B63E57"/>
    <w:rsid w:val="00B63FAE"/>
    <w:rsid w:val="00B64093"/>
    <w:rsid w:val="00B645C0"/>
    <w:rsid w:val="00B646CF"/>
    <w:rsid w:val="00B646DF"/>
    <w:rsid w:val="00B64A89"/>
    <w:rsid w:val="00B65447"/>
    <w:rsid w:val="00B6563C"/>
    <w:rsid w:val="00B6572C"/>
    <w:rsid w:val="00B6576B"/>
    <w:rsid w:val="00B6584A"/>
    <w:rsid w:val="00B65BA3"/>
    <w:rsid w:val="00B65BFF"/>
    <w:rsid w:val="00B665DA"/>
    <w:rsid w:val="00B66924"/>
    <w:rsid w:val="00B6762C"/>
    <w:rsid w:val="00B6774D"/>
    <w:rsid w:val="00B67AE8"/>
    <w:rsid w:val="00B67E63"/>
    <w:rsid w:val="00B70457"/>
    <w:rsid w:val="00B70AA6"/>
    <w:rsid w:val="00B70C9D"/>
    <w:rsid w:val="00B70D43"/>
    <w:rsid w:val="00B71077"/>
    <w:rsid w:val="00B710FA"/>
    <w:rsid w:val="00B71850"/>
    <w:rsid w:val="00B71BE8"/>
    <w:rsid w:val="00B72E4F"/>
    <w:rsid w:val="00B72EDE"/>
    <w:rsid w:val="00B72F6C"/>
    <w:rsid w:val="00B734E5"/>
    <w:rsid w:val="00B73FCC"/>
    <w:rsid w:val="00B74B15"/>
    <w:rsid w:val="00B74B31"/>
    <w:rsid w:val="00B7531F"/>
    <w:rsid w:val="00B75439"/>
    <w:rsid w:val="00B75839"/>
    <w:rsid w:val="00B7597B"/>
    <w:rsid w:val="00B75A35"/>
    <w:rsid w:val="00B75AF1"/>
    <w:rsid w:val="00B75D2F"/>
    <w:rsid w:val="00B75F32"/>
    <w:rsid w:val="00B75F66"/>
    <w:rsid w:val="00B76503"/>
    <w:rsid w:val="00B766BD"/>
    <w:rsid w:val="00B76EA2"/>
    <w:rsid w:val="00B76F54"/>
    <w:rsid w:val="00B7715F"/>
    <w:rsid w:val="00B77A89"/>
    <w:rsid w:val="00B77EA1"/>
    <w:rsid w:val="00B80BB4"/>
    <w:rsid w:val="00B80C2A"/>
    <w:rsid w:val="00B81FDB"/>
    <w:rsid w:val="00B82239"/>
    <w:rsid w:val="00B823FB"/>
    <w:rsid w:val="00B829B0"/>
    <w:rsid w:val="00B82A28"/>
    <w:rsid w:val="00B82BE8"/>
    <w:rsid w:val="00B8306A"/>
    <w:rsid w:val="00B833E0"/>
    <w:rsid w:val="00B83BE5"/>
    <w:rsid w:val="00B84546"/>
    <w:rsid w:val="00B84670"/>
    <w:rsid w:val="00B846DB"/>
    <w:rsid w:val="00B8471C"/>
    <w:rsid w:val="00B84EC7"/>
    <w:rsid w:val="00B855DA"/>
    <w:rsid w:val="00B8579D"/>
    <w:rsid w:val="00B8628B"/>
    <w:rsid w:val="00B865C6"/>
    <w:rsid w:val="00B86728"/>
    <w:rsid w:val="00B86A3A"/>
    <w:rsid w:val="00B86C8B"/>
    <w:rsid w:val="00B86CA8"/>
    <w:rsid w:val="00B874F7"/>
    <w:rsid w:val="00B87609"/>
    <w:rsid w:val="00B87BDB"/>
    <w:rsid w:val="00B87E97"/>
    <w:rsid w:val="00B9000D"/>
    <w:rsid w:val="00B9063B"/>
    <w:rsid w:val="00B90843"/>
    <w:rsid w:val="00B91A1B"/>
    <w:rsid w:val="00B92622"/>
    <w:rsid w:val="00B93068"/>
    <w:rsid w:val="00B9356C"/>
    <w:rsid w:val="00B93B7E"/>
    <w:rsid w:val="00B93BCD"/>
    <w:rsid w:val="00B94072"/>
    <w:rsid w:val="00B94972"/>
    <w:rsid w:val="00B94FAC"/>
    <w:rsid w:val="00B9504B"/>
    <w:rsid w:val="00B9556E"/>
    <w:rsid w:val="00B960AC"/>
    <w:rsid w:val="00B96118"/>
    <w:rsid w:val="00B96318"/>
    <w:rsid w:val="00B9648F"/>
    <w:rsid w:val="00B968A6"/>
    <w:rsid w:val="00B96AF3"/>
    <w:rsid w:val="00B96BB2"/>
    <w:rsid w:val="00B97373"/>
    <w:rsid w:val="00B9741D"/>
    <w:rsid w:val="00B9756A"/>
    <w:rsid w:val="00B979C5"/>
    <w:rsid w:val="00B97F68"/>
    <w:rsid w:val="00BA09A2"/>
    <w:rsid w:val="00BA0AED"/>
    <w:rsid w:val="00BA11BF"/>
    <w:rsid w:val="00BA11FB"/>
    <w:rsid w:val="00BA159C"/>
    <w:rsid w:val="00BA179B"/>
    <w:rsid w:val="00BA17F2"/>
    <w:rsid w:val="00BA1929"/>
    <w:rsid w:val="00BA1B6F"/>
    <w:rsid w:val="00BA1DAC"/>
    <w:rsid w:val="00BA236C"/>
    <w:rsid w:val="00BA25F4"/>
    <w:rsid w:val="00BA2A41"/>
    <w:rsid w:val="00BA2DF6"/>
    <w:rsid w:val="00BA2EF2"/>
    <w:rsid w:val="00BA397E"/>
    <w:rsid w:val="00BA3B46"/>
    <w:rsid w:val="00BA3B4A"/>
    <w:rsid w:val="00BA3DB5"/>
    <w:rsid w:val="00BA3F5E"/>
    <w:rsid w:val="00BA4120"/>
    <w:rsid w:val="00BA41DC"/>
    <w:rsid w:val="00BA4B00"/>
    <w:rsid w:val="00BA4B72"/>
    <w:rsid w:val="00BA5017"/>
    <w:rsid w:val="00BA5283"/>
    <w:rsid w:val="00BA59AA"/>
    <w:rsid w:val="00BA6568"/>
    <w:rsid w:val="00BA67F6"/>
    <w:rsid w:val="00BA6A2C"/>
    <w:rsid w:val="00BA6B99"/>
    <w:rsid w:val="00BA6CBE"/>
    <w:rsid w:val="00BA71B3"/>
    <w:rsid w:val="00BA7677"/>
    <w:rsid w:val="00BA778B"/>
    <w:rsid w:val="00BB0225"/>
    <w:rsid w:val="00BB02FA"/>
    <w:rsid w:val="00BB04AD"/>
    <w:rsid w:val="00BB07BE"/>
    <w:rsid w:val="00BB09D4"/>
    <w:rsid w:val="00BB1217"/>
    <w:rsid w:val="00BB156A"/>
    <w:rsid w:val="00BB271C"/>
    <w:rsid w:val="00BB2A9F"/>
    <w:rsid w:val="00BB2E18"/>
    <w:rsid w:val="00BB3D39"/>
    <w:rsid w:val="00BB4239"/>
    <w:rsid w:val="00BB46B1"/>
    <w:rsid w:val="00BB5A81"/>
    <w:rsid w:val="00BB5C58"/>
    <w:rsid w:val="00BB5E57"/>
    <w:rsid w:val="00BB6303"/>
    <w:rsid w:val="00BB69AA"/>
    <w:rsid w:val="00BB6E3F"/>
    <w:rsid w:val="00BB6F17"/>
    <w:rsid w:val="00BB6FD6"/>
    <w:rsid w:val="00BC0123"/>
    <w:rsid w:val="00BC039C"/>
    <w:rsid w:val="00BC0490"/>
    <w:rsid w:val="00BC0CAA"/>
    <w:rsid w:val="00BC0F73"/>
    <w:rsid w:val="00BC161F"/>
    <w:rsid w:val="00BC2238"/>
    <w:rsid w:val="00BC2A6D"/>
    <w:rsid w:val="00BC2BC7"/>
    <w:rsid w:val="00BC2DBE"/>
    <w:rsid w:val="00BC32B4"/>
    <w:rsid w:val="00BC3D77"/>
    <w:rsid w:val="00BC44AF"/>
    <w:rsid w:val="00BC4839"/>
    <w:rsid w:val="00BC4944"/>
    <w:rsid w:val="00BC4A03"/>
    <w:rsid w:val="00BC5461"/>
    <w:rsid w:val="00BC5973"/>
    <w:rsid w:val="00BC5B87"/>
    <w:rsid w:val="00BC6D4B"/>
    <w:rsid w:val="00BC7A71"/>
    <w:rsid w:val="00BC7CFF"/>
    <w:rsid w:val="00BC7E48"/>
    <w:rsid w:val="00BD02D3"/>
    <w:rsid w:val="00BD03A5"/>
    <w:rsid w:val="00BD0E22"/>
    <w:rsid w:val="00BD0FD6"/>
    <w:rsid w:val="00BD1355"/>
    <w:rsid w:val="00BD1528"/>
    <w:rsid w:val="00BD1C21"/>
    <w:rsid w:val="00BD23D0"/>
    <w:rsid w:val="00BD2A64"/>
    <w:rsid w:val="00BD2BDA"/>
    <w:rsid w:val="00BD39A6"/>
    <w:rsid w:val="00BD48EF"/>
    <w:rsid w:val="00BD4B6F"/>
    <w:rsid w:val="00BD4D35"/>
    <w:rsid w:val="00BD4F2F"/>
    <w:rsid w:val="00BD53A9"/>
    <w:rsid w:val="00BD5A68"/>
    <w:rsid w:val="00BD643E"/>
    <w:rsid w:val="00BD6462"/>
    <w:rsid w:val="00BD66C2"/>
    <w:rsid w:val="00BD6C07"/>
    <w:rsid w:val="00BD7006"/>
    <w:rsid w:val="00BD738D"/>
    <w:rsid w:val="00BD7632"/>
    <w:rsid w:val="00BD7650"/>
    <w:rsid w:val="00BD7B51"/>
    <w:rsid w:val="00BD7F0C"/>
    <w:rsid w:val="00BD7F90"/>
    <w:rsid w:val="00BE044E"/>
    <w:rsid w:val="00BE0553"/>
    <w:rsid w:val="00BE0AD7"/>
    <w:rsid w:val="00BE115F"/>
    <w:rsid w:val="00BE133F"/>
    <w:rsid w:val="00BE1711"/>
    <w:rsid w:val="00BE17C1"/>
    <w:rsid w:val="00BE1C3F"/>
    <w:rsid w:val="00BE2199"/>
    <w:rsid w:val="00BE28A5"/>
    <w:rsid w:val="00BE2B3D"/>
    <w:rsid w:val="00BE329D"/>
    <w:rsid w:val="00BE36D3"/>
    <w:rsid w:val="00BE4263"/>
    <w:rsid w:val="00BE449B"/>
    <w:rsid w:val="00BE4820"/>
    <w:rsid w:val="00BE4C81"/>
    <w:rsid w:val="00BE4FF8"/>
    <w:rsid w:val="00BE51BB"/>
    <w:rsid w:val="00BE5C4A"/>
    <w:rsid w:val="00BE5E93"/>
    <w:rsid w:val="00BE6269"/>
    <w:rsid w:val="00BE6728"/>
    <w:rsid w:val="00BE6911"/>
    <w:rsid w:val="00BE6E35"/>
    <w:rsid w:val="00BE72EC"/>
    <w:rsid w:val="00BE773C"/>
    <w:rsid w:val="00BE7AAB"/>
    <w:rsid w:val="00BE7B33"/>
    <w:rsid w:val="00BE7CF3"/>
    <w:rsid w:val="00BF0335"/>
    <w:rsid w:val="00BF06A9"/>
    <w:rsid w:val="00BF0859"/>
    <w:rsid w:val="00BF1A3B"/>
    <w:rsid w:val="00BF22E6"/>
    <w:rsid w:val="00BF2669"/>
    <w:rsid w:val="00BF2BB4"/>
    <w:rsid w:val="00BF2C7D"/>
    <w:rsid w:val="00BF3A4D"/>
    <w:rsid w:val="00BF3F97"/>
    <w:rsid w:val="00BF4191"/>
    <w:rsid w:val="00BF4E5B"/>
    <w:rsid w:val="00BF52F4"/>
    <w:rsid w:val="00BF569B"/>
    <w:rsid w:val="00BF5E28"/>
    <w:rsid w:val="00BF5FEF"/>
    <w:rsid w:val="00BF6640"/>
    <w:rsid w:val="00BF6FFC"/>
    <w:rsid w:val="00BF7449"/>
    <w:rsid w:val="00C005B8"/>
    <w:rsid w:val="00C00CC0"/>
    <w:rsid w:val="00C00DCA"/>
    <w:rsid w:val="00C0133D"/>
    <w:rsid w:val="00C01563"/>
    <w:rsid w:val="00C01B55"/>
    <w:rsid w:val="00C0220E"/>
    <w:rsid w:val="00C025F2"/>
    <w:rsid w:val="00C030B6"/>
    <w:rsid w:val="00C0330E"/>
    <w:rsid w:val="00C03453"/>
    <w:rsid w:val="00C03790"/>
    <w:rsid w:val="00C0390E"/>
    <w:rsid w:val="00C04B85"/>
    <w:rsid w:val="00C04BE5"/>
    <w:rsid w:val="00C04C24"/>
    <w:rsid w:val="00C05178"/>
    <w:rsid w:val="00C052A5"/>
    <w:rsid w:val="00C05469"/>
    <w:rsid w:val="00C05A6E"/>
    <w:rsid w:val="00C06936"/>
    <w:rsid w:val="00C06ABE"/>
    <w:rsid w:val="00C06E71"/>
    <w:rsid w:val="00C07155"/>
    <w:rsid w:val="00C07B26"/>
    <w:rsid w:val="00C07BF6"/>
    <w:rsid w:val="00C07C62"/>
    <w:rsid w:val="00C07D18"/>
    <w:rsid w:val="00C1010D"/>
    <w:rsid w:val="00C103E8"/>
    <w:rsid w:val="00C105A3"/>
    <w:rsid w:val="00C109D2"/>
    <w:rsid w:val="00C10CAA"/>
    <w:rsid w:val="00C1110F"/>
    <w:rsid w:val="00C114FE"/>
    <w:rsid w:val="00C11F25"/>
    <w:rsid w:val="00C121CD"/>
    <w:rsid w:val="00C1256C"/>
    <w:rsid w:val="00C12856"/>
    <w:rsid w:val="00C12D22"/>
    <w:rsid w:val="00C137ED"/>
    <w:rsid w:val="00C13964"/>
    <w:rsid w:val="00C13AC4"/>
    <w:rsid w:val="00C13F5B"/>
    <w:rsid w:val="00C1453E"/>
    <w:rsid w:val="00C14755"/>
    <w:rsid w:val="00C14B22"/>
    <w:rsid w:val="00C15225"/>
    <w:rsid w:val="00C15546"/>
    <w:rsid w:val="00C15BCB"/>
    <w:rsid w:val="00C16174"/>
    <w:rsid w:val="00C16459"/>
    <w:rsid w:val="00C166FE"/>
    <w:rsid w:val="00C16E6A"/>
    <w:rsid w:val="00C16E73"/>
    <w:rsid w:val="00C16FA5"/>
    <w:rsid w:val="00C17156"/>
    <w:rsid w:val="00C1737B"/>
    <w:rsid w:val="00C179C4"/>
    <w:rsid w:val="00C17A2F"/>
    <w:rsid w:val="00C17FEA"/>
    <w:rsid w:val="00C20767"/>
    <w:rsid w:val="00C2149F"/>
    <w:rsid w:val="00C215E0"/>
    <w:rsid w:val="00C21B1F"/>
    <w:rsid w:val="00C21D42"/>
    <w:rsid w:val="00C224EA"/>
    <w:rsid w:val="00C22905"/>
    <w:rsid w:val="00C22A5D"/>
    <w:rsid w:val="00C237FD"/>
    <w:rsid w:val="00C23979"/>
    <w:rsid w:val="00C23B58"/>
    <w:rsid w:val="00C23E1A"/>
    <w:rsid w:val="00C24495"/>
    <w:rsid w:val="00C24649"/>
    <w:rsid w:val="00C246DA"/>
    <w:rsid w:val="00C24803"/>
    <w:rsid w:val="00C2490D"/>
    <w:rsid w:val="00C24940"/>
    <w:rsid w:val="00C24B2E"/>
    <w:rsid w:val="00C24F48"/>
    <w:rsid w:val="00C25149"/>
    <w:rsid w:val="00C25876"/>
    <w:rsid w:val="00C25986"/>
    <w:rsid w:val="00C25C36"/>
    <w:rsid w:val="00C265EF"/>
    <w:rsid w:val="00C26A40"/>
    <w:rsid w:val="00C27376"/>
    <w:rsid w:val="00C2782C"/>
    <w:rsid w:val="00C27887"/>
    <w:rsid w:val="00C304BA"/>
    <w:rsid w:val="00C30E7B"/>
    <w:rsid w:val="00C30FAC"/>
    <w:rsid w:val="00C3106D"/>
    <w:rsid w:val="00C312AB"/>
    <w:rsid w:val="00C31943"/>
    <w:rsid w:val="00C31E56"/>
    <w:rsid w:val="00C31E8B"/>
    <w:rsid w:val="00C3208D"/>
    <w:rsid w:val="00C325AC"/>
    <w:rsid w:val="00C325DA"/>
    <w:rsid w:val="00C32AE4"/>
    <w:rsid w:val="00C32E05"/>
    <w:rsid w:val="00C33259"/>
    <w:rsid w:val="00C33489"/>
    <w:rsid w:val="00C3350B"/>
    <w:rsid w:val="00C335BA"/>
    <w:rsid w:val="00C349FE"/>
    <w:rsid w:val="00C34A64"/>
    <w:rsid w:val="00C34B09"/>
    <w:rsid w:val="00C34C94"/>
    <w:rsid w:val="00C3532A"/>
    <w:rsid w:val="00C35844"/>
    <w:rsid w:val="00C35ACE"/>
    <w:rsid w:val="00C35C9E"/>
    <w:rsid w:val="00C35FFD"/>
    <w:rsid w:val="00C362DB"/>
    <w:rsid w:val="00C368AE"/>
    <w:rsid w:val="00C37587"/>
    <w:rsid w:val="00C37A8E"/>
    <w:rsid w:val="00C402DC"/>
    <w:rsid w:val="00C406F6"/>
    <w:rsid w:val="00C40771"/>
    <w:rsid w:val="00C4161D"/>
    <w:rsid w:val="00C41BBF"/>
    <w:rsid w:val="00C41EC4"/>
    <w:rsid w:val="00C41F62"/>
    <w:rsid w:val="00C42C14"/>
    <w:rsid w:val="00C42E16"/>
    <w:rsid w:val="00C431E4"/>
    <w:rsid w:val="00C43456"/>
    <w:rsid w:val="00C4345A"/>
    <w:rsid w:val="00C43947"/>
    <w:rsid w:val="00C443CF"/>
    <w:rsid w:val="00C44543"/>
    <w:rsid w:val="00C4466E"/>
    <w:rsid w:val="00C44710"/>
    <w:rsid w:val="00C448C5"/>
    <w:rsid w:val="00C44B92"/>
    <w:rsid w:val="00C45051"/>
    <w:rsid w:val="00C45743"/>
    <w:rsid w:val="00C466C0"/>
    <w:rsid w:val="00C469AF"/>
    <w:rsid w:val="00C46D77"/>
    <w:rsid w:val="00C46E42"/>
    <w:rsid w:val="00C472AD"/>
    <w:rsid w:val="00C47589"/>
    <w:rsid w:val="00C47683"/>
    <w:rsid w:val="00C4769B"/>
    <w:rsid w:val="00C47A3E"/>
    <w:rsid w:val="00C47CAC"/>
    <w:rsid w:val="00C47D88"/>
    <w:rsid w:val="00C5012E"/>
    <w:rsid w:val="00C505DE"/>
    <w:rsid w:val="00C50D7A"/>
    <w:rsid w:val="00C51207"/>
    <w:rsid w:val="00C516F7"/>
    <w:rsid w:val="00C51D15"/>
    <w:rsid w:val="00C51DE9"/>
    <w:rsid w:val="00C51FCC"/>
    <w:rsid w:val="00C5261E"/>
    <w:rsid w:val="00C52CEF"/>
    <w:rsid w:val="00C52CFB"/>
    <w:rsid w:val="00C52D37"/>
    <w:rsid w:val="00C52DF4"/>
    <w:rsid w:val="00C535D4"/>
    <w:rsid w:val="00C545DD"/>
    <w:rsid w:val="00C5483D"/>
    <w:rsid w:val="00C54C5F"/>
    <w:rsid w:val="00C54CB7"/>
    <w:rsid w:val="00C54D63"/>
    <w:rsid w:val="00C54FE4"/>
    <w:rsid w:val="00C55652"/>
    <w:rsid w:val="00C561F2"/>
    <w:rsid w:val="00C56214"/>
    <w:rsid w:val="00C56A1B"/>
    <w:rsid w:val="00C56A1C"/>
    <w:rsid w:val="00C56F47"/>
    <w:rsid w:val="00C5727F"/>
    <w:rsid w:val="00C572B3"/>
    <w:rsid w:val="00C57EED"/>
    <w:rsid w:val="00C60216"/>
    <w:rsid w:val="00C61770"/>
    <w:rsid w:val="00C62508"/>
    <w:rsid w:val="00C625D9"/>
    <w:rsid w:val="00C625EB"/>
    <w:rsid w:val="00C62608"/>
    <w:rsid w:val="00C62A74"/>
    <w:rsid w:val="00C6304C"/>
    <w:rsid w:val="00C63763"/>
    <w:rsid w:val="00C638A1"/>
    <w:rsid w:val="00C63B4C"/>
    <w:rsid w:val="00C64650"/>
    <w:rsid w:val="00C646A9"/>
    <w:rsid w:val="00C64AC3"/>
    <w:rsid w:val="00C6537B"/>
    <w:rsid w:val="00C65540"/>
    <w:rsid w:val="00C66681"/>
    <w:rsid w:val="00C667F5"/>
    <w:rsid w:val="00C6748A"/>
    <w:rsid w:val="00C67F75"/>
    <w:rsid w:val="00C702F2"/>
    <w:rsid w:val="00C70798"/>
    <w:rsid w:val="00C70D3D"/>
    <w:rsid w:val="00C7125A"/>
    <w:rsid w:val="00C71555"/>
    <w:rsid w:val="00C71B2F"/>
    <w:rsid w:val="00C721A2"/>
    <w:rsid w:val="00C72D5F"/>
    <w:rsid w:val="00C730E9"/>
    <w:rsid w:val="00C74157"/>
    <w:rsid w:val="00C745E1"/>
    <w:rsid w:val="00C74FA7"/>
    <w:rsid w:val="00C7569C"/>
    <w:rsid w:val="00C75D13"/>
    <w:rsid w:val="00C75DD9"/>
    <w:rsid w:val="00C75E92"/>
    <w:rsid w:val="00C761A4"/>
    <w:rsid w:val="00C76986"/>
    <w:rsid w:val="00C76DFE"/>
    <w:rsid w:val="00C77CF5"/>
    <w:rsid w:val="00C77D24"/>
    <w:rsid w:val="00C77E9E"/>
    <w:rsid w:val="00C801BA"/>
    <w:rsid w:val="00C8084C"/>
    <w:rsid w:val="00C80B3F"/>
    <w:rsid w:val="00C80F14"/>
    <w:rsid w:val="00C811E2"/>
    <w:rsid w:val="00C8138C"/>
    <w:rsid w:val="00C81866"/>
    <w:rsid w:val="00C8190A"/>
    <w:rsid w:val="00C819A6"/>
    <w:rsid w:val="00C81D39"/>
    <w:rsid w:val="00C8207B"/>
    <w:rsid w:val="00C82D4C"/>
    <w:rsid w:val="00C83273"/>
    <w:rsid w:val="00C84548"/>
    <w:rsid w:val="00C852DF"/>
    <w:rsid w:val="00C8530B"/>
    <w:rsid w:val="00C85A0A"/>
    <w:rsid w:val="00C85B97"/>
    <w:rsid w:val="00C8659C"/>
    <w:rsid w:val="00C865CD"/>
    <w:rsid w:val="00C87277"/>
    <w:rsid w:val="00C900F5"/>
    <w:rsid w:val="00C9011D"/>
    <w:rsid w:val="00C9096B"/>
    <w:rsid w:val="00C90C99"/>
    <w:rsid w:val="00C90EFC"/>
    <w:rsid w:val="00C91DC7"/>
    <w:rsid w:val="00C92AC6"/>
    <w:rsid w:val="00C9322A"/>
    <w:rsid w:val="00C935AC"/>
    <w:rsid w:val="00C939C9"/>
    <w:rsid w:val="00C93B03"/>
    <w:rsid w:val="00C93D77"/>
    <w:rsid w:val="00C93E70"/>
    <w:rsid w:val="00C942EF"/>
    <w:rsid w:val="00C94CFE"/>
    <w:rsid w:val="00C94FFA"/>
    <w:rsid w:val="00C953CB"/>
    <w:rsid w:val="00C957A5"/>
    <w:rsid w:val="00C957D5"/>
    <w:rsid w:val="00C95906"/>
    <w:rsid w:val="00C95919"/>
    <w:rsid w:val="00C95B8A"/>
    <w:rsid w:val="00C97551"/>
    <w:rsid w:val="00C97D13"/>
    <w:rsid w:val="00C97D9A"/>
    <w:rsid w:val="00C97EC6"/>
    <w:rsid w:val="00CA00A2"/>
    <w:rsid w:val="00CA0185"/>
    <w:rsid w:val="00CA041C"/>
    <w:rsid w:val="00CA0755"/>
    <w:rsid w:val="00CA0A54"/>
    <w:rsid w:val="00CA0F54"/>
    <w:rsid w:val="00CA1BC5"/>
    <w:rsid w:val="00CA23B7"/>
    <w:rsid w:val="00CA29B4"/>
    <w:rsid w:val="00CA2F3F"/>
    <w:rsid w:val="00CA2FF7"/>
    <w:rsid w:val="00CA309D"/>
    <w:rsid w:val="00CA3B3D"/>
    <w:rsid w:val="00CA3D00"/>
    <w:rsid w:val="00CA3E5B"/>
    <w:rsid w:val="00CA46D1"/>
    <w:rsid w:val="00CA4FC9"/>
    <w:rsid w:val="00CA4FCB"/>
    <w:rsid w:val="00CA5711"/>
    <w:rsid w:val="00CA5AF7"/>
    <w:rsid w:val="00CA5BE6"/>
    <w:rsid w:val="00CA66BE"/>
    <w:rsid w:val="00CA681F"/>
    <w:rsid w:val="00CA68B8"/>
    <w:rsid w:val="00CA68C4"/>
    <w:rsid w:val="00CA6B87"/>
    <w:rsid w:val="00CA6DCA"/>
    <w:rsid w:val="00CA7913"/>
    <w:rsid w:val="00CA7B5F"/>
    <w:rsid w:val="00CB0109"/>
    <w:rsid w:val="00CB06AA"/>
    <w:rsid w:val="00CB0B1F"/>
    <w:rsid w:val="00CB117C"/>
    <w:rsid w:val="00CB1C70"/>
    <w:rsid w:val="00CB2889"/>
    <w:rsid w:val="00CB29C7"/>
    <w:rsid w:val="00CB2DE1"/>
    <w:rsid w:val="00CB36D8"/>
    <w:rsid w:val="00CB3B34"/>
    <w:rsid w:val="00CB3B6E"/>
    <w:rsid w:val="00CB3EE1"/>
    <w:rsid w:val="00CB40DC"/>
    <w:rsid w:val="00CB475E"/>
    <w:rsid w:val="00CB49C5"/>
    <w:rsid w:val="00CB563B"/>
    <w:rsid w:val="00CB5815"/>
    <w:rsid w:val="00CB5CB1"/>
    <w:rsid w:val="00CB62C7"/>
    <w:rsid w:val="00CB6748"/>
    <w:rsid w:val="00CB6837"/>
    <w:rsid w:val="00CB68E5"/>
    <w:rsid w:val="00CB6BE9"/>
    <w:rsid w:val="00CB6E0F"/>
    <w:rsid w:val="00CB70CC"/>
    <w:rsid w:val="00CB70D6"/>
    <w:rsid w:val="00CB72BA"/>
    <w:rsid w:val="00CB73E1"/>
    <w:rsid w:val="00CB7407"/>
    <w:rsid w:val="00CB7478"/>
    <w:rsid w:val="00CB74E3"/>
    <w:rsid w:val="00CB78A9"/>
    <w:rsid w:val="00CB7988"/>
    <w:rsid w:val="00CB7A9A"/>
    <w:rsid w:val="00CB7B12"/>
    <w:rsid w:val="00CC042F"/>
    <w:rsid w:val="00CC050F"/>
    <w:rsid w:val="00CC07B8"/>
    <w:rsid w:val="00CC08E7"/>
    <w:rsid w:val="00CC1305"/>
    <w:rsid w:val="00CC1737"/>
    <w:rsid w:val="00CC19DD"/>
    <w:rsid w:val="00CC1C61"/>
    <w:rsid w:val="00CC2232"/>
    <w:rsid w:val="00CC2DB3"/>
    <w:rsid w:val="00CC2E44"/>
    <w:rsid w:val="00CC2FC5"/>
    <w:rsid w:val="00CC30B0"/>
    <w:rsid w:val="00CC3472"/>
    <w:rsid w:val="00CC3855"/>
    <w:rsid w:val="00CC3A0C"/>
    <w:rsid w:val="00CC4CA6"/>
    <w:rsid w:val="00CC4FDA"/>
    <w:rsid w:val="00CC5A80"/>
    <w:rsid w:val="00CC5B44"/>
    <w:rsid w:val="00CC5DE5"/>
    <w:rsid w:val="00CC638C"/>
    <w:rsid w:val="00CC653D"/>
    <w:rsid w:val="00CC6A26"/>
    <w:rsid w:val="00CC6AF2"/>
    <w:rsid w:val="00CC6B5E"/>
    <w:rsid w:val="00CC6CB9"/>
    <w:rsid w:val="00CC6DCF"/>
    <w:rsid w:val="00CC71D9"/>
    <w:rsid w:val="00CC7BD5"/>
    <w:rsid w:val="00CC7D9B"/>
    <w:rsid w:val="00CD00D6"/>
    <w:rsid w:val="00CD035F"/>
    <w:rsid w:val="00CD06C7"/>
    <w:rsid w:val="00CD088F"/>
    <w:rsid w:val="00CD13E7"/>
    <w:rsid w:val="00CD145F"/>
    <w:rsid w:val="00CD17FE"/>
    <w:rsid w:val="00CD1DF9"/>
    <w:rsid w:val="00CD206D"/>
    <w:rsid w:val="00CD2E16"/>
    <w:rsid w:val="00CD302B"/>
    <w:rsid w:val="00CD345B"/>
    <w:rsid w:val="00CD3E9D"/>
    <w:rsid w:val="00CD48F6"/>
    <w:rsid w:val="00CD4C31"/>
    <w:rsid w:val="00CD4DF5"/>
    <w:rsid w:val="00CD4E00"/>
    <w:rsid w:val="00CD5BB4"/>
    <w:rsid w:val="00CD5EC8"/>
    <w:rsid w:val="00CD5F28"/>
    <w:rsid w:val="00CD5FB4"/>
    <w:rsid w:val="00CD654C"/>
    <w:rsid w:val="00CD6BD1"/>
    <w:rsid w:val="00CD6C45"/>
    <w:rsid w:val="00CD766D"/>
    <w:rsid w:val="00CD7ADA"/>
    <w:rsid w:val="00CD7F15"/>
    <w:rsid w:val="00CD7F8B"/>
    <w:rsid w:val="00CE1197"/>
    <w:rsid w:val="00CE11D8"/>
    <w:rsid w:val="00CE1213"/>
    <w:rsid w:val="00CE173B"/>
    <w:rsid w:val="00CE2609"/>
    <w:rsid w:val="00CE266C"/>
    <w:rsid w:val="00CE2851"/>
    <w:rsid w:val="00CE2F3D"/>
    <w:rsid w:val="00CE34E9"/>
    <w:rsid w:val="00CE3654"/>
    <w:rsid w:val="00CE36D9"/>
    <w:rsid w:val="00CE394D"/>
    <w:rsid w:val="00CE3C82"/>
    <w:rsid w:val="00CE3D08"/>
    <w:rsid w:val="00CE3EB9"/>
    <w:rsid w:val="00CE444F"/>
    <w:rsid w:val="00CE4686"/>
    <w:rsid w:val="00CE4784"/>
    <w:rsid w:val="00CE5103"/>
    <w:rsid w:val="00CE5133"/>
    <w:rsid w:val="00CE5A96"/>
    <w:rsid w:val="00CE5FED"/>
    <w:rsid w:val="00CE6A2B"/>
    <w:rsid w:val="00CE7617"/>
    <w:rsid w:val="00CE7BCA"/>
    <w:rsid w:val="00CE7C4C"/>
    <w:rsid w:val="00CF0306"/>
    <w:rsid w:val="00CF0329"/>
    <w:rsid w:val="00CF09C3"/>
    <w:rsid w:val="00CF0A8C"/>
    <w:rsid w:val="00CF0DF9"/>
    <w:rsid w:val="00CF0F6D"/>
    <w:rsid w:val="00CF1CE2"/>
    <w:rsid w:val="00CF1D98"/>
    <w:rsid w:val="00CF2B6B"/>
    <w:rsid w:val="00CF3389"/>
    <w:rsid w:val="00CF3D84"/>
    <w:rsid w:val="00CF4C84"/>
    <w:rsid w:val="00CF558D"/>
    <w:rsid w:val="00CF5810"/>
    <w:rsid w:val="00CF5912"/>
    <w:rsid w:val="00CF5DBF"/>
    <w:rsid w:val="00CF5F58"/>
    <w:rsid w:val="00CF6094"/>
    <w:rsid w:val="00CF6878"/>
    <w:rsid w:val="00CF74A0"/>
    <w:rsid w:val="00CF7561"/>
    <w:rsid w:val="00CF7A3D"/>
    <w:rsid w:val="00CF7B70"/>
    <w:rsid w:val="00CF7BFD"/>
    <w:rsid w:val="00CF7C82"/>
    <w:rsid w:val="00CF7F5B"/>
    <w:rsid w:val="00D005E2"/>
    <w:rsid w:val="00D00DBD"/>
    <w:rsid w:val="00D011F3"/>
    <w:rsid w:val="00D018F9"/>
    <w:rsid w:val="00D01C64"/>
    <w:rsid w:val="00D01F64"/>
    <w:rsid w:val="00D0249C"/>
    <w:rsid w:val="00D025FE"/>
    <w:rsid w:val="00D027D8"/>
    <w:rsid w:val="00D028A3"/>
    <w:rsid w:val="00D02D9B"/>
    <w:rsid w:val="00D02E0A"/>
    <w:rsid w:val="00D03EAC"/>
    <w:rsid w:val="00D04268"/>
    <w:rsid w:val="00D042AC"/>
    <w:rsid w:val="00D0442D"/>
    <w:rsid w:val="00D04B3B"/>
    <w:rsid w:val="00D055B8"/>
    <w:rsid w:val="00D05B1B"/>
    <w:rsid w:val="00D05CB1"/>
    <w:rsid w:val="00D05F05"/>
    <w:rsid w:val="00D061CB"/>
    <w:rsid w:val="00D066D9"/>
    <w:rsid w:val="00D0692B"/>
    <w:rsid w:val="00D06A5B"/>
    <w:rsid w:val="00D06A7F"/>
    <w:rsid w:val="00D06EEA"/>
    <w:rsid w:val="00D072EF"/>
    <w:rsid w:val="00D0765A"/>
    <w:rsid w:val="00D076C1"/>
    <w:rsid w:val="00D079D9"/>
    <w:rsid w:val="00D10526"/>
    <w:rsid w:val="00D10A7F"/>
    <w:rsid w:val="00D1115A"/>
    <w:rsid w:val="00D114BB"/>
    <w:rsid w:val="00D11E89"/>
    <w:rsid w:val="00D11EF3"/>
    <w:rsid w:val="00D12161"/>
    <w:rsid w:val="00D1231C"/>
    <w:rsid w:val="00D12F60"/>
    <w:rsid w:val="00D13013"/>
    <w:rsid w:val="00D13539"/>
    <w:rsid w:val="00D13B57"/>
    <w:rsid w:val="00D141CE"/>
    <w:rsid w:val="00D14F19"/>
    <w:rsid w:val="00D150A2"/>
    <w:rsid w:val="00D15422"/>
    <w:rsid w:val="00D1545F"/>
    <w:rsid w:val="00D15652"/>
    <w:rsid w:val="00D1574A"/>
    <w:rsid w:val="00D15D11"/>
    <w:rsid w:val="00D165D7"/>
    <w:rsid w:val="00D1673D"/>
    <w:rsid w:val="00D1683E"/>
    <w:rsid w:val="00D16948"/>
    <w:rsid w:val="00D169E9"/>
    <w:rsid w:val="00D16A9B"/>
    <w:rsid w:val="00D16DD4"/>
    <w:rsid w:val="00D17736"/>
    <w:rsid w:val="00D20205"/>
    <w:rsid w:val="00D20251"/>
    <w:rsid w:val="00D20753"/>
    <w:rsid w:val="00D21461"/>
    <w:rsid w:val="00D214C1"/>
    <w:rsid w:val="00D21B4D"/>
    <w:rsid w:val="00D223BE"/>
    <w:rsid w:val="00D22765"/>
    <w:rsid w:val="00D22E8D"/>
    <w:rsid w:val="00D235FE"/>
    <w:rsid w:val="00D23735"/>
    <w:rsid w:val="00D237A0"/>
    <w:rsid w:val="00D24054"/>
    <w:rsid w:val="00D24356"/>
    <w:rsid w:val="00D24666"/>
    <w:rsid w:val="00D246B9"/>
    <w:rsid w:val="00D24A51"/>
    <w:rsid w:val="00D2518C"/>
    <w:rsid w:val="00D251F8"/>
    <w:rsid w:val="00D25738"/>
    <w:rsid w:val="00D25940"/>
    <w:rsid w:val="00D25F4B"/>
    <w:rsid w:val="00D26D8B"/>
    <w:rsid w:val="00D303C0"/>
    <w:rsid w:val="00D30669"/>
    <w:rsid w:val="00D30D71"/>
    <w:rsid w:val="00D30E0E"/>
    <w:rsid w:val="00D30E14"/>
    <w:rsid w:val="00D312EA"/>
    <w:rsid w:val="00D31500"/>
    <w:rsid w:val="00D323DB"/>
    <w:rsid w:val="00D325AA"/>
    <w:rsid w:val="00D32723"/>
    <w:rsid w:val="00D32E4B"/>
    <w:rsid w:val="00D32F5A"/>
    <w:rsid w:val="00D33268"/>
    <w:rsid w:val="00D3357F"/>
    <w:rsid w:val="00D3371D"/>
    <w:rsid w:val="00D33814"/>
    <w:rsid w:val="00D33D81"/>
    <w:rsid w:val="00D33E78"/>
    <w:rsid w:val="00D33F81"/>
    <w:rsid w:val="00D33FD3"/>
    <w:rsid w:val="00D347A7"/>
    <w:rsid w:val="00D34894"/>
    <w:rsid w:val="00D34A46"/>
    <w:rsid w:val="00D34AE5"/>
    <w:rsid w:val="00D3557E"/>
    <w:rsid w:val="00D356C9"/>
    <w:rsid w:val="00D35B87"/>
    <w:rsid w:val="00D35D87"/>
    <w:rsid w:val="00D3670B"/>
    <w:rsid w:val="00D36CA2"/>
    <w:rsid w:val="00D36E5A"/>
    <w:rsid w:val="00D37687"/>
    <w:rsid w:val="00D4037B"/>
    <w:rsid w:val="00D405B7"/>
    <w:rsid w:val="00D40AE8"/>
    <w:rsid w:val="00D40FF0"/>
    <w:rsid w:val="00D411EF"/>
    <w:rsid w:val="00D41963"/>
    <w:rsid w:val="00D42784"/>
    <w:rsid w:val="00D427E2"/>
    <w:rsid w:val="00D42E5B"/>
    <w:rsid w:val="00D42F43"/>
    <w:rsid w:val="00D430F0"/>
    <w:rsid w:val="00D43198"/>
    <w:rsid w:val="00D432CF"/>
    <w:rsid w:val="00D4330D"/>
    <w:rsid w:val="00D435F2"/>
    <w:rsid w:val="00D4394B"/>
    <w:rsid w:val="00D44FCB"/>
    <w:rsid w:val="00D45117"/>
    <w:rsid w:val="00D457CD"/>
    <w:rsid w:val="00D45A76"/>
    <w:rsid w:val="00D45B6F"/>
    <w:rsid w:val="00D46266"/>
    <w:rsid w:val="00D462AE"/>
    <w:rsid w:val="00D4648F"/>
    <w:rsid w:val="00D469F8"/>
    <w:rsid w:val="00D46BF8"/>
    <w:rsid w:val="00D46F90"/>
    <w:rsid w:val="00D46F95"/>
    <w:rsid w:val="00D471DD"/>
    <w:rsid w:val="00D47D8C"/>
    <w:rsid w:val="00D500E1"/>
    <w:rsid w:val="00D502E2"/>
    <w:rsid w:val="00D50499"/>
    <w:rsid w:val="00D504F3"/>
    <w:rsid w:val="00D5086F"/>
    <w:rsid w:val="00D5095B"/>
    <w:rsid w:val="00D509A7"/>
    <w:rsid w:val="00D50BBB"/>
    <w:rsid w:val="00D50F79"/>
    <w:rsid w:val="00D512DE"/>
    <w:rsid w:val="00D519E6"/>
    <w:rsid w:val="00D51D23"/>
    <w:rsid w:val="00D51D92"/>
    <w:rsid w:val="00D52FAF"/>
    <w:rsid w:val="00D537F3"/>
    <w:rsid w:val="00D5446D"/>
    <w:rsid w:val="00D54767"/>
    <w:rsid w:val="00D54FB0"/>
    <w:rsid w:val="00D5546E"/>
    <w:rsid w:val="00D55579"/>
    <w:rsid w:val="00D5615C"/>
    <w:rsid w:val="00D56327"/>
    <w:rsid w:val="00D5770F"/>
    <w:rsid w:val="00D57862"/>
    <w:rsid w:val="00D579EE"/>
    <w:rsid w:val="00D57A9F"/>
    <w:rsid w:val="00D601E5"/>
    <w:rsid w:val="00D604EE"/>
    <w:rsid w:val="00D6123E"/>
    <w:rsid w:val="00D61609"/>
    <w:rsid w:val="00D6162B"/>
    <w:rsid w:val="00D61661"/>
    <w:rsid w:val="00D61B6D"/>
    <w:rsid w:val="00D62076"/>
    <w:rsid w:val="00D62591"/>
    <w:rsid w:val="00D62636"/>
    <w:rsid w:val="00D62CEF"/>
    <w:rsid w:val="00D632DB"/>
    <w:rsid w:val="00D63697"/>
    <w:rsid w:val="00D6374E"/>
    <w:rsid w:val="00D639A3"/>
    <w:rsid w:val="00D643B4"/>
    <w:rsid w:val="00D64704"/>
    <w:rsid w:val="00D65409"/>
    <w:rsid w:val="00D6580D"/>
    <w:rsid w:val="00D65A4C"/>
    <w:rsid w:val="00D65BCE"/>
    <w:rsid w:val="00D660A8"/>
    <w:rsid w:val="00D66350"/>
    <w:rsid w:val="00D66432"/>
    <w:rsid w:val="00D66FDF"/>
    <w:rsid w:val="00D67688"/>
    <w:rsid w:val="00D67CEB"/>
    <w:rsid w:val="00D67F5F"/>
    <w:rsid w:val="00D70891"/>
    <w:rsid w:val="00D70A17"/>
    <w:rsid w:val="00D70FCF"/>
    <w:rsid w:val="00D718C7"/>
    <w:rsid w:val="00D71A42"/>
    <w:rsid w:val="00D71B5F"/>
    <w:rsid w:val="00D71D62"/>
    <w:rsid w:val="00D72429"/>
    <w:rsid w:val="00D725BA"/>
    <w:rsid w:val="00D73268"/>
    <w:rsid w:val="00D73AF4"/>
    <w:rsid w:val="00D73E97"/>
    <w:rsid w:val="00D74278"/>
    <w:rsid w:val="00D743E7"/>
    <w:rsid w:val="00D743F7"/>
    <w:rsid w:val="00D7456C"/>
    <w:rsid w:val="00D747E6"/>
    <w:rsid w:val="00D74C7B"/>
    <w:rsid w:val="00D74E77"/>
    <w:rsid w:val="00D75471"/>
    <w:rsid w:val="00D75740"/>
    <w:rsid w:val="00D75787"/>
    <w:rsid w:val="00D758B8"/>
    <w:rsid w:val="00D75C6E"/>
    <w:rsid w:val="00D75D3D"/>
    <w:rsid w:val="00D75F69"/>
    <w:rsid w:val="00D76505"/>
    <w:rsid w:val="00D76D88"/>
    <w:rsid w:val="00D772AD"/>
    <w:rsid w:val="00D773A3"/>
    <w:rsid w:val="00D7743E"/>
    <w:rsid w:val="00D77604"/>
    <w:rsid w:val="00D77BA8"/>
    <w:rsid w:val="00D77DBC"/>
    <w:rsid w:val="00D800A4"/>
    <w:rsid w:val="00D8052F"/>
    <w:rsid w:val="00D80BEB"/>
    <w:rsid w:val="00D815B8"/>
    <w:rsid w:val="00D8162E"/>
    <w:rsid w:val="00D81ACB"/>
    <w:rsid w:val="00D81BF5"/>
    <w:rsid w:val="00D81D29"/>
    <w:rsid w:val="00D8237D"/>
    <w:rsid w:val="00D8274B"/>
    <w:rsid w:val="00D827C6"/>
    <w:rsid w:val="00D8340C"/>
    <w:rsid w:val="00D8481D"/>
    <w:rsid w:val="00D85D87"/>
    <w:rsid w:val="00D85F72"/>
    <w:rsid w:val="00D8610A"/>
    <w:rsid w:val="00D86F88"/>
    <w:rsid w:val="00D872C5"/>
    <w:rsid w:val="00D90350"/>
    <w:rsid w:val="00D903E0"/>
    <w:rsid w:val="00D9075F"/>
    <w:rsid w:val="00D907E5"/>
    <w:rsid w:val="00D90C3E"/>
    <w:rsid w:val="00D9154D"/>
    <w:rsid w:val="00D9161A"/>
    <w:rsid w:val="00D91CA7"/>
    <w:rsid w:val="00D923A2"/>
    <w:rsid w:val="00D92543"/>
    <w:rsid w:val="00D92588"/>
    <w:rsid w:val="00D92923"/>
    <w:rsid w:val="00D92A24"/>
    <w:rsid w:val="00D92A37"/>
    <w:rsid w:val="00D92CA6"/>
    <w:rsid w:val="00D92CDD"/>
    <w:rsid w:val="00D934C0"/>
    <w:rsid w:val="00D93AA2"/>
    <w:rsid w:val="00D93AC5"/>
    <w:rsid w:val="00D93FA5"/>
    <w:rsid w:val="00D94991"/>
    <w:rsid w:val="00D94AD3"/>
    <w:rsid w:val="00D95E85"/>
    <w:rsid w:val="00D96BE7"/>
    <w:rsid w:val="00DA08CC"/>
    <w:rsid w:val="00DA0C23"/>
    <w:rsid w:val="00DA0F31"/>
    <w:rsid w:val="00DA1197"/>
    <w:rsid w:val="00DA1324"/>
    <w:rsid w:val="00DA1715"/>
    <w:rsid w:val="00DA1FDA"/>
    <w:rsid w:val="00DA294E"/>
    <w:rsid w:val="00DA2C94"/>
    <w:rsid w:val="00DA2DEE"/>
    <w:rsid w:val="00DA3AA9"/>
    <w:rsid w:val="00DA403E"/>
    <w:rsid w:val="00DA419E"/>
    <w:rsid w:val="00DA465A"/>
    <w:rsid w:val="00DA4AD2"/>
    <w:rsid w:val="00DA5260"/>
    <w:rsid w:val="00DA5820"/>
    <w:rsid w:val="00DA5859"/>
    <w:rsid w:val="00DA5908"/>
    <w:rsid w:val="00DA5A8F"/>
    <w:rsid w:val="00DA6459"/>
    <w:rsid w:val="00DA6C24"/>
    <w:rsid w:val="00DA6D71"/>
    <w:rsid w:val="00DA7523"/>
    <w:rsid w:val="00DB008F"/>
    <w:rsid w:val="00DB0302"/>
    <w:rsid w:val="00DB0308"/>
    <w:rsid w:val="00DB0718"/>
    <w:rsid w:val="00DB08B3"/>
    <w:rsid w:val="00DB12FC"/>
    <w:rsid w:val="00DB16D3"/>
    <w:rsid w:val="00DB17CC"/>
    <w:rsid w:val="00DB1A87"/>
    <w:rsid w:val="00DB1B1C"/>
    <w:rsid w:val="00DB1BB4"/>
    <w:rsid w:val="00DB1EA0"/>
    <w:rsid w:val="00DB265B"/>
    <w:rsid w:val="00DB2BB7"/>
    <w:rsid w:val="00DB300C"/>
    <w:rsid w:val="00DB34B8"/>
    <w:rsid w:val="00DB36EF"/>
    <w:rsid w:val="00DB3AC3"/>
    <w:rsid w:val="00DB47E6"/>
    <w:rsid w:val="00DB4953"/>
    <w:rsid w:val="00DB4A33"/>
    <w:rsid w:val="00DB4E9F"/>
    <w:rsid w:val="00DB5059"/>
    <w:rsid w:val="00DB50C6"/>
    <w:rsid w:val="00DB57AB"/>
    <w:rsid w:val="00DB5BA8"/>
    <w:rsid w:val="00DB612C"/>
    <w:rsid w:val="00DB632D"/>
    <w:rsid w:val="00DB6932"/>
    <w:rsid w:val="00DB71FD"/>
    <w:rsid w:val="00DB74D9"/>
    <w:rsid w:val="00DB7BCD"/>
    <w:rsid w:val="00DB7BE1"/>
    <w:rsid w:val="00DC0A76"/>
    <w:rsid w:val="00DC1D1D"/>
    <w:rsid w:val="00DC1D23"/>
    <w:rsid w:val="00DC322C"/>
    <w:rsid w:val="00DC33EB"/>
    <w:rsid w:val="00DC3D38"/>
    <w:rsid w:val="00DC3E5D"/>
    <w:rsid w:val="00DC4008"/>
    <w:rsid w:val="00DC48EE"/>
    <w:rsid w:val="00DC5AD2"/>
    <w:rsid w:val="00DC5BA3"/>
    <w:rsid w:val="00DC6677"/>
    <w:rsid w:val="00DC6A88"/>
    <w:rsid w:val="00DC6AEE"/>
    <w:rsid w:val="00DC6B44"/>
    <w:rsid w:val="00DC76FD"/>
    <w:rsid w:val="00DC7876"/>
    <w:rsid w:val="00DC7C9F"/>
    <w:rsid w:val="00DC7F22"/>
    <w:rsid w:val="00DC7F4F"/>
    <w:rsid w:val="00DD01D4"/>
    <w:rsid w:val="00DD04B0"/>
    <w:rsid w:val="00DD0C54"/>
    <w:rsid w:val="00DD0DA3"/>
    <w:rsid w:val="00DD1286"/>
    <w:rsid w:val="00DD1B43"/>
    <w:rsid w:val="00DD2095"/>
    <w:rsid w:val="00DD24DB"/>
    <w:rsid w:val="00DD26B6"/>
    <w:rsid w:val="00DD2B6D"/>
    <w:rsid w:val="00DD2E8E"/>
    <w:rsid w:val="00DD31DA"/>
    <w:rsid w:val="00DD3534"/>
    <w:rsid w:val="00DD36F4"/>
    <w:rsid w:val="00DD3D3B"/>
    <w:rsid w:val="00DD3F3C"/>
    <w:rsid w:val="00DD49EA"/>
    <w:rsid w:val="00DD4BCE"/>
    <w:rsid w:val="00DD4C0A"/>
    <w:rsid w:val="00DD51D9"/>
    <w:rsid w:val="00DD56AD"/>
    <w:rsid w:val="00DD5937"/>
    <w:rsid w:val="00DD5FE9"/>
    <w:rsid w:val="00DD60E1"/>
    <w:rsid w:val="00DD6198"/>
    <w:rsid w:val="00DD6C2C"/>
    <w:rsid w:val="00DD70FD"/>
    <w:rsid w:val="00DD729D"/>
    <w:rsid w:val="00DD7D2F"/>
    <w:rsid w:val="00DE0C68"/>
    <w:rsid w:val="00DE15F5"/>
    <w:rsid w:val="00DE1A3A"/>
    <w:rsid w:val="00DE1B47"/>
    <w:rsid w:val="00DE1C32"/>
    <w:rsid w:val="00DE1CE9"/>
    <w:rsid w:val="00DE2163"/>
    <w:rsid w:val="00DE22FF"/>
    <w:rsid w:val="00DE268C"/>
    <w:rsid w:val="00DE3651"/>
    <w:rsid w:val="00DE3907"/>
    <w:rsid w:val="00DE3AFA"/>
    <w:rsid w:val="00DE3B64"/>
    <w:rsid w:val="00DE3BFE"/>
    <w:rsid w:val="00DE3F6B"/>
    <w:rsid w:val="00DE40DE"/>
    <w:rsid w:val="00DE426C"/>
    <w:rsid w:val="00DE442E"/>
    <w:rsid w:val="00DE488F"/>
    <w:rsid w:val="00DE4B96"/>
    <w:rsid w:val="00DE59F4"/>
    <w:rsid w:val="00DE6207"/>
    <w:rsid w:val="00DE68FD"/>
    <w:rsid w:val="00DE6A13"/>
    <w:rsid w:val="00DE6BBC"/>
    <w:rsid w:val="00DE74FB"/>
    <w:rsid w:val="00DE753B"/>
    <w:rsid w:val="00DE7DF3"/>
    <w:rsid w:val="00DE7EAF"/>
    <w:rsid w:val="00DF008E"/>
    <w:rsid w:val="00DF069E"/>
    <w:rsid w:val="00DF0807"/>
    <w:rsid w:val="00DF0BCE"/>
    <w:rsid w:val="00DF195B"/>
    <w:rsid w:val="00DF2089"/>
    <w:rsid w:val="00DF2122"/>
    <w:rsid w:val="00DF21A1"/>
    <w:rsid w:val="00DF299A"/>
    <w:rsid w:val="00DF2DA7"/>
    <w:rsid w:val="00DF2DBE"/>
    <w:rsid w:val="00DF341B"/>
    <w:rsid w:val="00DF35F5"/>
    <w:rsid w:val="00DF3610"/>
    <w:rsid w:val="00DF439E"/>
    <w:rsid w:val="00DF43A3"/>
    <w:rsid w:val="00DF4C30"/>
    <w:rsid w:val="00DF4C8F"/>
    <w:rsid w:val="00DF4ED7"/>
    <w:rsid w:val="00DF5184"/>
    <w:rsid w:val="00DF5579"/>
    <w:rsid w:val="00DF5CCB"/>
    <w:rsid w:val="00DF5D66"/>
    <w:rsid w:val="00DF5E10"/>
    <w:rsid w:val="00DF5FDD"/>
    <w:rsid w:val="00DF69CA"/>
    <w:rsid w:val="00DF6B86"/>
    <w:rsid w:val="00DF72B3"/>
    <w:rsid w:val="00DF7442"/>
    <w:rsid w:val="00DF766A"/>
    <w:rsid w:val="00E00240"/>
    <w:rsid w:val="00E002DC"/>
    <w:rsid w:val="00E00785"/>
    <w:rsid w:val="00E00BED"/>
    <w:rsid w:val="00E01D14"/>
    <w:rsid w:val="00E01F3A"/>
    <w:rsid w:val="00E02077"/>
    <w:rsid w:val="00E0258A"/>
    <w:rsid w:val="00E027F2"/>
    <w:rsid w:val="00E02C52"/>
    <w:rsid w:val="00E03593"/>
    <w:rsid w:val="00E03739"/>
    <w:rsid w:val="00E04407"/>
    <w:rsid w:val="00E04737"/>
    <w:rsid w:val="00E053E1"/>
    <w:rsid w:val="00E054E7"/>
    <w:rsid w:val="00E05E79"/>
    <w:rsid w:val="00E05EC0"/>
    <w:rsid w:val="00E05F7D"/>
    <w:rsid w:val="00E06211"/>
    <w:rsid w:val="00E06242"/>
    <w:rsid w:val="00E06BAB"/>
    <w:rsid w:val="00E07014"/>
    <w:rsid w:val="00E07BA7"/>
    <w:rsid w:val="00E10012"/>
    <w:rsid w:val="00E10854"/>
    <w:rsid w:val="00E10C20"/>
    <w:rsid w:val="00E10DF8"/>
    <w:rsid w:val="00E10F8A"/>
    <w:rsid w:val="00E11187"/>
    <w:rsid w:val="00E11663"/>
    <w:rsid w:val="00E11D6E"/>
    <w:rsid w:val="00E11E7C"/>
    <w:rsid w:val="00E123A7"/>
    <w:rsid w:val="00E126FB"/>
    <w:rsid w:val="00E13A41"/>
    <w:rsid w:val="00E13B01"/>
    <w:rsid w:val="00E13B9A"/>
    <w:rsid w:val="00E13D37"/>
    <w:rsid w:val="00E13DAD"/>
    <w:rsid w:val="00E13F6E"/>
    <w:rsid w:val="00E14907"/>
    <w:rsid w:val="00E14A1F"/>
    <w:rsid w:val="00E14BE2"/>
    <w:rsid w:val="00E15080"/>
    <w:rsid w:val="00E15791"/>
    <w:rsid w:val="00E162AB"/>
    <w:rsid w:val="00E16DEF"/>
    <w:rsid w:val="00E16E61"/>
    <w:rsid w:val="00E17379"/>
    <w:rsid w:val="00E17488"/>
    <w:rsid w:val="00E177D2"/>
    <w:rsid w:val="00E200A0"/>
    <w:rsid w:val="00E20905"/>
    <w:rsid w:val="00E209B4"/>
    <w:rsid w:val="00E209DE"/>
    <w:rsid w:val="00E20C93"/>
    <w:rsid w:val="00E20FA7"/>
    <w:rsid w:val="00E2142D"/>
    <w:rsid w:val="00E216DF"/>
    <w:rsid w:val="00E21F76"/>
    <w:rsid w:val="00E22430"/>
    <w:rsid w:val="00E229B5"/>
    <w:rsid w:val="00E22A50"/>
    <w:rsid w:val="00E22BFB"/>
    <w:rsid w:val="00E23085"/>
    <w:rsid w:val="00E231C2"/>
    <w:rsid w:val="00E23931"/>
    <w:rsid w:val="00E24623"/>
    <w:rsid w:val="00E24953"/>
    <w:rsid w:val="00E24D60"/>
    <w:rsid w:val="00E25040"/>
    <w:rsid w:val="00E25077"/>
    <w:rsid w:val="00E2558B"/>
    <w:rsid w:val="00E257BD"/>
    <w:rsid w:val="00E26026"/>
    <w:rsid w:val="00E26242"/>
    <w:rsid w:val="00E262D9"/>
    <w:rsid w:val="00E262DB"/>
    <w:rsid w:val="00E26DC0"/>
    <w:rsid w:val="00E270A3"/>
    <w:rsid w:val="00E2724B"/>
    <w:rsid w:val="00E27416"/>
    <w:rsid w:val="00E275EF"/>
    <w:rsid w:val="00E279D7"/>
    <w:rsid w:val="00E27CEE"/>
    <w:rsid w:val="00E30227"/>
    <w:rsid w:val="00E303DF"/>
    <w:rsid w:val="00E30915"/>
    <w:rsid w:val="00E313D8"/>
    <w:rsid w:val="00E31CD6"/>
    <w:rsid w:val="00E32174"/>
    <w:rsid w:val="00E32601"/>
    <w:rsid w:val="00E32D52"/>
    <w:rsid w:val="00E33324"/>
    <w:rsid w:val="00E3345A"/>
    <w:rsid w:val="00E3346F"/>
    <w:rsid w:val="00E33729"/>
    <w:rsid w:val="00E33861"/>
    <w:rsid w:val="00E3393F"/>
    <w:rsid w:val="00E33B8D"/>
    <w:rsid w:val="00E33BE9"/>
    <w:rsid w:val="00E343A9"/>
    <w:rsid w:val="00E346C7"/>
    <w:rsid w:val="00E34E86"/>
    <w:rsid w:val="00E35250"/>
    <w:rsid w:val="00E354DC"/>
    <w:rsid w:val="00E357B4"/>
    <w:rsid w:val="00E3597B"/>
    <w:rsid w:val="00E359BB"/>
    <w:rsid w:val="00E35D70"/>
    <w:rsid w:val="00E35F6F"/>
    <w:rsid w:val="00E3645B"/>
    <w:rsid w:val="00E3650C"/>
    <w:rsid w:val="00E368A8"/>
    <w:rsid w:val="00E36E2E"/>
    <w:rsid w:val="00E3719D"/>
    <w:rsid w:val="00E373FD"/>
    <w:rsid w:val="00E3747E"/>
    <w:rsid w:val="00E377A7"/>
    <w:rsid w:val="00E4023A"/>
    <w:rsid w:val="00E41161"/>
    <w:rsid w:val="00E41266"/>
    <w:rsid w:val="00E41E0E"/>
    <w:rsid w:val="00E42341"/>
    <w:rsid w:val="00E4270E"/>
    <w:rsid w:val="00E42954"/>
    <w:rsid w:val="00E42A52"/>
    <w:rsid w:val="00E42DC8"/>
    <w:rsid w:val="00E43246"/>
    <w:rsid w:val="00E43B5D"/>
    <w:rsid w:val="00E451C8"/>
    <w:rsid w:val="00E454F2"/>
    <w:rsid w:val="00E45768"/>
    <w:rsid w:val="00E45807"/>
    <w:rsid w:val="00E45F49"/>
    <w:rsid w:val="00E465E6"/>
    <w:rsid w:val="00E475DC"/>
    <w:rsid w:val="00E47D88"/>
    <w:rsid w:val="00E503CF"/>
    <w:rsid w:val="00E504E4"/>
    <w:rsid w:val="00E50C87"/>
    <w:rsid w:val="00E50C94"/>
    <w:rsid w:val="00E50E22"/>
    <w:rsid w:val="00E517E8"/>
    <w:rsid w:val="00E51F79"/>
    <w:rsid w:val="00E5295A"/>
    <w:rsid w:val="00E52BB2"/>
    <w:rsid w:val="00E52FC7"/>
    <w:rsid w:val="00E532BA"/>
    <w:rsid w:val="00E53428"/>
    <w:rsid w:val="00E53682"/>
    <w:rsid w:val="00E53C48"/>
    <w:rsid w:val="00E5436B"/>
    <w:rsid w:val="00E543BC"/>
    <w:rsid w:val="00E54B56"/>
    <w:rsid w:val="00E54D43"/>
    <w:rsid w:val="00E552CF"/>
    <w:rsid w:val="00E55A85"/>
    <w:rsid w:val="00E55B9F"/>
    <w:rsid w:val="00E55E3E"/>
    <w:rsid w:val="00E56118"/>
    <w:rsid w:val="00E56708"/>
    <w:rsid w:val="00E56875"/>
    <w:rsid w:val="00E57124"/>
    <w:rsid w:val="00E6021D"/>
    <w:rsid w:val="00E60DAD"/>
    <w:rsid w:val="00E61788"/>
    <w:rsid w:val="00E6224D"/>
    <w:rsid w:val="00E62440"/>
    <w:rsid w:val="00E6302B"/>
    <w:rsid w:val="00E63547"/>
    <w:rsid w:val="00E635F4"/>
    <w:rsid w:val="00E63988"/>
    <w:rsid w:val="00E63F48"/>
    <w:rsid w:val="00E644C8"/>
    <w:rsid w:val="00E647B1"/>
    <w:rsid w:val="00E649FC"/>
    <w:rsid w:val="00E64C50"/>
    <w:rsid w:val="00E65858"/>
    <w:rsid w:val="00E658CE"/>
    <w:rsid w:val="00E65E88"/>
    <w:rsid w:val="00E6685B"/>
    <w:rsid w:val="00E66928"/>
    <w:rsid w:val="00E66A4A"/>
    <w:rsid w:val="00E66A6E"/>
    <w:rsid w:val="00E679AB"/>
    <w:rsid w:val="00E67BDC"/>
    <w:rsid w:val="00E67E37"/>
    <w:rsid w:val="00E70590"/>
    <w:rsid w:val="00E70A40"/>
    <w:rsid w:val="00E70C35"/>
    <w:rsid w:val="00E70EE0"/>
    <w:rsid w:val="00E7193E"/>
    <w:rsid w:val="00E7194A"/>
    <w:rsid w:val="00E719C8"/>
    <w:rsid w:val="00E71B17"/>
    <w:rsid w:val="00E720BA"/>
    <w:rsid w:val="00E72865"/>
    <w:rsid w:val="00E729FF"/>
    <w:rsid w:val="00E72A6C"/>
    <w:rsid w:val="00E72BF3"/>
    <w:rsid w:val="00E73C0B"/>
    <w:rsid w:val="00E7462A"/>
    <w:rsid w:val="00E747B0"/>
    <w:rsid w:val="00E7493F"/>
    <w:rsid w:val="00E74A39"/>
    <w:rsid w:val="00E76A7A"/>
    <w:rsid w:val="00E76F9B"/>
    <w:rsid w:val="00E774CF"/>
    <w:rsid w:val="00E77C6C"/>
    <w:rsid w:val="00E80432"/>
    <w:rsid w:val="00E80DD6"/>
    <w:rsid w:val="00E80F9F"/>
    <w:rsid w:val="00E81315"/>
    <w:rsid w:val="00E8167A"/>
    <w:rsid w:val="00E819B3"/>
    <w:rsid w:val="00E82DC8"/>
    <w:rsid w:val="00E83145"/>
    <w:rsid w:val="00E839C8"/>
    <w:rsid w:val="00E83FE1"/>
    <w:rsid w:val="00E840D9"/>
    <w:rsid w:val="00E849B1"/>
    <w:rsid w:val="00E84CEE"/>
    <w:rsid w:val="00E84EE0"/>
    <w:rsid w:val="00E854BA"/>
    <w:rsid w:val="00E8566B"/>
    <w:rsid w:val="00E858F4"/>
    <w:rsid w:val="00E85B18"/>
    <w:rsid w:val="00E864AD"/>
    <w:rsid w:val="00E866B9"/>
    <w:rsid w:val="00E86AC6"/>
    <w:rsid w:val="00E87572"/>
    <w:rsid w:val="00E877C4"/>
    <w:rsid w:val="00E900A7"/>
    <w:rsid w:val="00E90330"/>
    <w:rsid w:val="00E904D8"/>
    <w:rsid w:val="00E90687"/>
    <w:rsid w:val="00E90711"/>
    <w:rsid w:val="00E907B2"/>
    <w:rsid w:val="00E91545"/>
    <w:rsid w:val="00E91B04"/>
    <w:rsid w:val="00E91F30"/>
    <w:rsid w:val="00E91F74"/>
    <w:rsid w:val="00E921DE"/>
    <w:rsid w:val="00E9295D"/>
    <w:rsid w:val="00E92CB8"/>
    <w:rsid w:val="00E93076"/>
    <w:rsid w:val="00E932F5"/>
    <w:rsid w:val="00E93324"/>
    <w:rsid w:val="00E94003"/>
    <w:rsid w:val="00E94285"/>
    <w:rsid w:val="00E94414"/>
    <w:rsid w:val="00E95799"/>
    <w:rsid w:val="00E95891"/>
    <w:rsid w:val="00E95CE0"/>
    <w:rsid w:val="00E95E99"/>
    <w:rsid w:val="00E961FA"/>
    <w:rsid w:val="00E96435"/>
    <w:rsid w:val="00E96E3E"/>
    <w:rsid w:val="00E97B57"/>
    <w:rsid w:val="00E97E65"/>
    <w:rsid w:val="00EA00F8"/>
    <w:rsid w:val="00EA0D0F"/>
    <w:rsid w:val="00EA0EBB"/>
    <w:rsid w:val="00EA1B79"/>
    <w:rsid w:val="00EA2167"/>
    <w:rsid w:val="00EA23F4"/>
    <w:rsid w:val="00EA2C15"/>
    <w:rsid w:val="00EA305D"/>
    <w:rsid w:val="00EA3663"/>
    <w:rsid w:val="00EA4830"/>
    <w:rsid w:val="00EA4DE9"/>
    <w:rsid w:val="00EA5058"/>
    <w:rsid w:val="00EA512F"/>
    <w:rsid w:val="00EA54B5"/>
    <w:rsid w:val="00EA5622"/>
    <w:rsid w:val="00EA5674"/>
    <w:rsid w:val="00EA5A66"/>
    <w:rsid w:val="00EA5C5B"/>
    <w:rsid w:val="00EA5CAB"/>
    <w:rsid w:val="00EA5CC5"/>
    <w:rsid w:val="00EA624D"/>
    <w:rsid w:val="00EA6B63"/>
    <w:rsid w:val="00EA71FE"/>
    <w:rsid w:val="00EA723B"/>
    <w:rsid w:val="00EA7595"/>
    <w:rsid w:val="00EA7650"/>
    <w:rsid w:val="00EA7CF1"/>
    <w:rsid w:val="00EB00F8"/>
    <w:rsid w:val="00EB0575"/>
    <w:rsid w:val="00EB0664"/>
    <w:rsid w:val="00EB0C42"/>
    <w:rsid w:val="00EB0CA5"/>
    <w:rsid w:val="00EB0CC8"/>
    <w:rsid w:val="00EB0D76"/>
    <w:rsid w:val="00EB0FAE"/>
    <w:rsid w:val="00EB0FEF"/>
    <w:rsid w:val="00EB10F7"/>
    <w:rsid w:val="00EB12DA"/>
    <w:rsid w:val="00EB17E8"/>
    <w:rsid w:val="00EB1F94"/>
    <w:rsid w:val="00EB28FD"/>
    <w:rsid w:val="00EB2B15"/>
    <w:rsid w:val="00EB2F3F"/>
    <w:rsid w:val="00EB37FF"/>
    <w:rsid w:val="00EB3CF8"/>
    <w:rsid w:val="00EB4210"/>
    <w:rsid w:val="00EB433D"/>
    <w:rsid w:val="00EB46A5"/>
    <w:rsid w:val="00EB4766"/>
    <w:rsid w:val="00EB4898"/>
    <w:rsid w:val="00EB4E4D"/>
    <w:rsid w:val="00EB504E"/>
    <w:rsid w:val="00EB52EA"/>
    <w:rsid w:val="00EB53BA"/>
    <w:rsid w:val="00EB53C9"/>
    <w:rsid w:val="00EB54A5"/>
    <w:rsid w:val="00EB5608"/>
    <w:rsid w:val="00EB57C7"/>
    <w:rsid w:val="00EB57D4"/>
    <w:rsid w:val="00EB5876"/>
    <w:rsid w:val="00EB5AB3"/>
    <w:rsid w:val="00EB5CDB"/>
    <w:rsid w:val="00EB6146"/>
    <w:rsid w:val="00EB67FD"/>
    <w:rsid w:val="00EB680D"/>
    <w:rsid w:val="00EB6EEC"/>
    <w:rsid w:val="00EB70E4"/>
    <w:rsid w:val="00EB71C3"/>
    <w:rsid w:val="00EB7718"/>
    <w:rsid w:val="00EB7799"/>
    <w:rsid w:val="00EC0395"/>
    <w:rsid w:val="00EC04D3"/>
    <w:rsid w:val="00EC0817"/>
    <w:rsid w:val="00EC0AE2"/>
    <w:rsid w:val="00EC111C"/>
    <w:rsid w:val="00EC1CE5"/>
    <w:rsid w:val="00EC22EB"/>
    <w:rsid w:val="00EC2A8E"/>
    <w:rsid w:val="00EC2ECB"/>
    <w:rsid w:val="00EC320D"/>
    <w:rsid w:val="00EC33B0"/>
    <w:rsid w:val="00EC3512"/>
    <w:rsid w:val="00EC4CE7"/>
    <w:rsid w:val="00EC4E39"/>
    <w:rsid w:val="00EC53B1"/>
    <w:rsid w:val="00EC55A0"/>
    <w:rsid w:val="00EC5670"/>
    <w:rsid w:val="00EC574F"/>
    <w:rsid w:val="00EC61B2"/>
    <w:rsid w:val="00EC64FC"/>
    <w:rsid w:val="00EC6CF9"/>
    <w:rsid w:val="00EC70E7"/>
    <w:rsid w:val="00EC756A"/>
    <w:rsid w:val="00EC760F"/>
    <w:rsid w:val="00ED069E"/>
    <w:rsid w:val="00ED0977"/>
    <w:rsid w:val="00ED0A4A"/>
    <w:rsid w:val="00ED0A84"/>
    <w:rsid w:val="00ED0CB1"/>
    <w:rsid w:val="00ED0D93"/>
    <w:rsid w:val="00ED1AC9"/>
    <w:rsid w:val="00ED1ED8"/>
    <w:rsid w:val="00ED254C"/>
    <w:rsid w:val="00ED27E4"/>
    <w:rsid w:val="00ED2DA6"/>
    <w:rsid w:val="00ED3844"/>
    <w:rsid w:val="00ED4014"/>
    <w:rsid w:val="00ED45E0"/>
    <w:rsid w:val="00ED4CD5"/>
    <w:rsid w:val="00ED5CB5"/>
    <w:rsid w:val="00ED6704"/>
    <w:rsid w:val="00ED677E"/>
    <w:rsid w:val="00ED712E"/>
    <w:rsid w:val="00ED7396"/>
    <w:rsid w:val="00ED748E"/>
    <w:rsid w:val="00ED7627"/>
    <w:rsid w:val="00ED7E7C"/>
    <w:rsid w:val="00EE0461"/>
    <w:rsid w:val="00EE08DD"/>
    <w:rsid w:val="00EE0A26"/>
    <w:rsid w:val="00EE0F7F"/>
    <w:rsid w:val="00EE15F7"/>
    <w:rsid w:val="00EE1656"/>
    <w:rsid w:val="00EE1835"/>
    <w:rsid w:val="00EE189C"/>
    <w:rsid w:val="00EE189F"/>
    <w:rsid w:val="00EE1904"/>
    <w:rsid w:val="00EE1B27"/>
    <w:rsid w:val="00EE246C"/>
    <w:rsid w:val="00EE285B"/>
    <w:rsid w:val="00EE2DD1"/>
    <w:rsid w:val="00EE3330"/>
    <w:rsid w:val="00EE3AE4"/>
    <w:rsid w:val="00EE3E0F"/>
    <w:rsid w:val="00EE3EA9"/>
    <w:rsid w:val="00EE4366"/>
    <w:rsid w:val="00EE486E"/>
    <w:rsid w:val="00EE48D4"/>
    <w:rsid w:val="00EE529D"/>
    <w:rsid w:val="00EE5C6E"/>
    <w:rsid w:val="00EE5DD2"/>
    <w:rsid w:val="00EE5FCC"/>
    <w:rsid w:val="00EE69BF"/>
    <w:rsid w:val="00EE6DE1"/>
    <w:rsid w:val="00EE732B"/>
    <w:rsid w:val="00EE7347"/>
    <w:rsid w:val="00EE7A6A"/>
    <w:rsid w:val="00EE7B09"/>
    <w:rsid w:val="00EF0D1B"/>
    <w:rsid w:val="00EF0E4B"/>
    <w:rsid w:val="00EF0FC7"/>
    <w:rsid w:val="00EF16F4"/>
    <w:rsid w:val="00EF1FF0"/>
    <w:rsid w:val="00EF2011"/>
    <w:rsid w:val="00EF21CF"/>
    <w:rsid w:val="00EF240D"/>
    <w:rsid w:val="00EF254A"/>
    <w:rsid w:val="00EF289C"/>
    <w:rsid w:val="00EF2AF5"/>
    <w:rsid w:val="00EF34C3"/>
    <w:rsid w:val="00EF3531"/>
    <w:rsid w:val="00EF492B"/>
    <w:rsid w:val="00EF492C"/>
    <w:rsid w:val="00EF5060"/>
    <w:rsid w:val="00EF5122"/>
    <w:rsid w:val="00EF55B1"/>
    <w:rsid w:val="00EF57AB"/>
    <w:rsid w:val="00EF5B76"/>
    <w:rsid w:val="00EF624A"/>
    <w:rsid w:val="00EF6272"/>
    <w:rsid w:val="00EF6291"/>
    <w:rsid w:val="00EF6508"/>
    <w:rsid w:val="00EF65E9"/>
    <w:rsid w:val="00EF6986"/>
    <w:rsid w:val="00EF6C77"/>
    <w:rsid w:val="00EF6E1C"/>
    <w:rsid w:val="00EF7059"/>
    <w:rsid w:val="00EF7A5A"/>
    <w:rsid w:val="00EF7BE6"/>
    <w:rsid w:val="00EF7C89"/>
    <w:rsid w:val="00F0042A"/>
    <w:rsid w:val="00F004AE"/>
    <w:rsid w:val="00F00564"/>
    <w:rsid w:val="00F0061F"/>
    <w:rsid w:val="00F006D0"/>
    <w:rsid w:val="00F007E0"/>
    <w:rsid w:val="00F00C89"/>
    <w:rsid w:val="00F00FB8"/>
    <w:rsid w:val="00F00FD6"/>
    <w:rsid w:val="00F01130"/>
    <w:rsid w:val="00F0183E"/>
    <w:rsid w:val="00F01BF4"/>
    <w:rsid w:val="00F02032"/>
    <w:rsid w:val="00F0266E"/>
    <w:rsid w:val="00F0294E"/>
    <w:rsid w:val="00F03289"/>
    <w:rsid w:val="00F034E9"/>
    <w:rsid w:val="00F03AC2"/>
    <w:rsid w:val="00F03BE5"/>
    <w:rsid w:val="00F03EFC"/>
    <w:rsid w:val="00F03F2B"/>
    <w:rsid w:val="00F042AD"/>
    <w:rsid w:val="00F0483A"/>
    <w:rsid w:val="00F048DB"/>
    <w:rsid w:val="00F04D7B"/>
    <w:rsid w:val="00F05D16"/>
    <w:rsid w:val="00F060CA"/>
    <w:rsid w:val="00F06875"/>
    <w:rsid w:val="00F06907"/>
    <w:rsid w:val="00F0706E"/>
    <w:rsid w:val="00F070B2"/>
    <w:rsid w:val="00F077C2"/>
    <w:rsid w:val="00F07C33"/>
    <w:rsid w:val="00F07E43"/>
    <w:rsid w:val="00F07EBE"/>
    <w:rsid w:val="00F10942"/>
    <w:rsid w:val="00F11463"/>
    <w:rsid w:val="00F117CA"/>
    <w:rsid w:val="00F12036"/>
    <w:rsid w:val="00F12286"/>
    <w:rsid w:val="00F125DB"/>
    <w:rsid w:val="00F1261F"/>
    <w:rsid w:val="00F1271B"/>
    <w:rsid w:val="00F12EBF"/>
    <w:rsid w:val="00F1309C"/>
    <w:rsid w:val="00F13988"/>
    <w:rsid w:val="00F13A02"/>
    <w:rsid w:val="00F13DC9"/>
    <w:rsid w:val="00F13ED6"/>
    <w:rsid w:val="00F143B3"/>
    <w:rsid w:val="00F147C2"/>
    <w:rsid w:val="00F15591"/>
    <w:rsid w:val="00F16212"/>
    <w:rsid w:val="00F16250"/>
    <w:rsid w:val="00F162B4"/>
    <w:rsid w:val="00F16367"/>
    <w:rsid w:val="00F16963"/>
    <w:rsid w:val="00F1732F"/>
    <w:rsid w:val="00F17E8D"/>
    <w:rsid w:val="00F20664"/>
    <w:rsid w:val="00F206EC"/>
    <w:rsid w:val="00F206EE"/>
    <w:rsid w:val="00F21037"/>
    <w:rsid w:val="00F21839"/>
    <w:rsid w:val="00F22A83"/>
    <w:rsid w:val="00F2313F"/>
    <w:rsid w:val="00F23297"/>
    <w:rsid w:val="00F234D6"/>
    <w:rsid w:val="00F23AA4"/>
    <w:rsid w:val="00F23E7B"/>
    <w:rsid w:val="00F245AB"/>
    <w:rsid w:val="00F24E24"/>
    <w:rsid w:val="00F25327"/>
    <w:rsid w:val="00F255AD"/>
    <w:rsid w:val="00F26126"/>
    <w:rsid w:val="00F264D9"/>
    <w:rsid w:val="00F26906"/>
    <w:rsid w:val="00F26D78"/>
    <w:rsid w:val="00F26F1E"/>
    <w:rsid w:val="00F2750E"/>
    <w:rsid w:val="00F279DA"/>
    <w:rsid w:val="00F27A0F"/>
    <w:rsid w:val="00F27E80"/>
    <w:rsid w:val="00F30153"/>
    <w:rsid w:val="00F303F2"/>
    <w:rsid w:val="00F30565"/>
    <w:rsid w:val="00F305B9"/>
    <w:rsid w:val="00F3072E"/>
    <w:rsid w:val="00F31435"/>
    <w:rsid w:val="00F31506"/>
    <w:rsid w:val="00F31B67"/>
    <w:rsid w:val="00F31BD0"/>
    <w:rsid w:val="00F31DE6"/>
    <w:rsid w:val="00F31F32"/>
    <w:rsid w:val="00F3275C"/>
    <w:rsid w:val="00F328FF"/>
    <w:rsid w:val="00F32BF6"/>
    <w:rsid w:val="00F3303B"/>
    <w:rsid w:val="00F332AF"/>
    <w:rsid w:val="00F33453"/>
    <w:rsid w:val="00F33E23"/>
    <w:rsid w:val="00F3532E"/>
    <w:rsid w:val="00F364AE"/>
    <w:rsid w:val="00F36B93"/>
    <w:rsid w:val="00F372AE"/>
    <w:rsid w:val="00F372F0"/>
    <w:rsid w:val="00F37719"/>
    <w:rsid w:val="00F37CCD"/>
    <w:rsid w:val="00F37F7D"/>
    <w:rsid w:val="00F401F2"/>
    <w:rsid w:val="00F4058A"/>
    <w:rsid w:val="00F40916"/>
    <w:rsid w:val="00F40974"/>
    <w:rsid w:val="00F40E3F"/>
    <w:rsid w:val="00F40EA6"/>
    <w:rsid w:val="00F4166F"/>
    <w:rsid w:val="00F41A46"/>
    <w:rsid w:val="00F41AA8"/>
    <w:rsid w:val="00F4449E"/>
    <w:rsid w:val="00F445F5"/>
    <w:rsid w:val="00F447C9"/>
    <w:rsid w:val="00F44A9A"/>
    <w:rsid w:val="00F45722"/>
    <w:rsid w:val="00F457B2"/>
    <w:rsid w:val="00F46484"/>
    <w:rsid w:val="00F46B7D"/>
    <w:rsid w:val="00F46E37"/>
    <w:rsid w:val="00F47A30"/>
    <w:rsid w:val="00F47CAA"/>
    <w:rsid w:val="00F47D38"/>
    <w:rsid w:val="00F47F25"/>
    <w:rsid w:val="00F50087"/>
    <w:rsid w:val="00F50153"/>
    <w:rsid w:val="00F50209"/>
    <w:rsid w:val="00F50661"/>
    <w:rsid w:val="00F506EE"/>
    <w:rsid w:val="00F5092C"/>
    <w:rsid w:val="00F50D8B"/>
    <w:rsid w:val="00F514B8"/>
    <w:rsid w:val="00F51D72"/>
    <w:rsid w:val="00F52317"/>
    <w:rsid w:val="00F52BDE"/>
    <w:rsid w:val="00F52F23"/>
    <w:rsid w:val="00F53534"/>
    <w:rsid w:val="00F538C0"/>
    <w:rsid w:val="00F53CF9"/>
    <w:rsid w:val="00F53D96"/>
    <w:rsid w:val="00F54487"/>
    <w:rsid w:val="00F545B9"/>
    <w:rsid w:val="00F552DF"/>
    <w:rsid w:val="00F5585D"/>
    <w:rsid w:val="00F561B7"/>
    <w:rsid w:val="00F561BF"/>
    <w:rsid w:val="00F56D9E"/>
    <w:rsid w:val="00F56EB8"/>
    <w:rsid w:val="00F57098"/>
    <w:rsid w:val="00F5769E"/>
    <w:rsid w:val="00F57CBE"/>
    <w:rsid w:val="00F600E0"/>
    <w:rsid w:val="00F60555"/>
    <w:rsid w:val="00F6088D"/>
    <w:rsid w:val="00F60C01"/>
    <w:rsid w:val="00F612A4"/>
    <w:rsid w:val="00F61B6B"/>
    <w:rsid w:val="00F620C1"/>
    <w:rsid w:val="00F62204"/>
    <w:rsid w:val="00F624F3"/>
    <w:rsid w:val="00F6298F"/>
    <w:rsid w:val="00F62A1D"/>
    <w:rsid w:val="00F62C69"/>
    <w:rsid w:val="00F62D00"/>
    <w:rsid w:val="00F6320E"/>
    <w:rsid w:val="00F63231"/>
    <w:rsid w:val="00F6352E"/>
    <w:rsid w:val="00F6385F"/>
    <w:rsid w:val="00F63863"/>
    <w:rsid w:val="00F63976"/>
    <w:rsid w:val="00F639FA"/>
    <w:rsid w:val="00F64042"/>
    <w:rsid w:val="00F64185"/>
    <w:rsid w:val="00F649DC"/>
    <w:rsid w:val="00F65255"/>
    <w:rsid w:val="00F6557E"/>
    <w:rsid w:val="00F65CFA"/>
    <w:rsid w:val="00F66495"/>
    <w:rsid w:val="00F6661F"/>
    <w:rsid w:val="00F66774"/>
    <w:rsid w:val="00F67BA9"/>
    <w:rsid w:val="00F7009E"/>
    <w:rsid w:val="00F70AFC"/>
    <w:rsid w:val="00F70B56"/>
    <w:rsid w:val="00F70EF8"/>
    <w:rsid w:val="00F70F3D"/>
    <w:rsid w:val="00F7170F"/>
    <w:rsid w:val="00F71A10"/>
    <w:rsid w:val="00F71D3B"/>
    <w:rsid w:val="00F71E7B"/>
    <w:rsid w:val="00F72623"/>
    <w:rsid w:val="00F7276E"/>
    <w:rsid w:val="00F72911"/>
    <w:rsid w:val="00F72BD5"/>
    <w:rsid w:val="00F73060"/>
    <w:rsid w:val="00F733C0"/>
    <w:rsid w:val="00F733EF"/>
    <w:rsid w:val="00F736C2"/>
    <w:rsid w:val="00F73992"/>
    <w:rsid w:val="00F7404E"/>
    <w:rsid w:val="00F74BFA"/>
    <w:rsid w:val="00F75A57"/>
    <w:rsid w:val="00F75BF3"/>
    <w:rsid w:val="00F765CA"/>
    <w:rsid w:val="00F772A7"/>
    <w:rsid w:val="00F77A51"/>
    <w:rsid w:val="00F77EDB"/>
    <w:rsid w:val="00F80102"/>
    <w:rsid w:val="00F806F8"/>
    <w:rsid w:val="00F80C63"/>
    <w:rsid w:val="00F80F91"/>
    <w:rsid w:val="00F810BB"/>
    <w:rsid w:val="00F81460"/>
    <w:rsid w:val="00F821C9"/>
    <w:rsid w:val="00F82998"/>
    <w:rsid w:val="00F82A59"/>
    <w:rsid w:val="00F82B8C"/>
    <w:rsid w:val="00F82CA6"/>
    <w:rsid w:val="00F83576"/>
    <w:rsid w:val="00F83F79"/>
    <w:rsid w:val="00F851A1"/>
    <w:rsid w:val="00F85AC1"/>
    <w:rsid w:val="00F85DC9"/>
    <w:rsid w:val="00F85E5B"/>
    <w:rsid w:val="00F85F91"/>
    <w:rsid w:val="00F862D8"/>
    <w:rsid w:val="00F869D5"/>
    <w:rsid w:val="00F87581"/>
    <w:rsid w:val="00F87DA8"/>
    <w:rsid w:val="00F87ED7"/>
    <w:rsid w:val="00F87FA0"/>
    <w:rsid w:val="00F90157"/>
    <w:rsid w:val="00F903B0"/>
    <w:rsid w:val="00F909EF"/>
    <w:rsid w:val="00F9108C"/>
    <w:rsid w:val="00F912A6"/>
    <w:rsid w:val="00F916CF"/>
    <w:rsid w:val="00F91E03"/>
    <w:rsid w:val="00F92FB3"/>
    <w:rsid w:val="00F9347C"/>
    <w:rsid w:val="00F934FA"/>
    <w:rsid w:val="00F93ABB"/>
    <w:rsid w:val="00F94617"/>
    <w:rsid w:val="00F9489A"/>
    <w:rsid w:val="00F94FE0"/>
    <w:rsid w:val="00F95092"/>
    <w:rsid w:val="00F952BF"/>
    <w:rsid w:val="00F95662"/>
    <w:rsid w:val="00F97286"/>
    <w:rsid w:val="00F97527"/>
    <w:rsid w:val="00FA092A"/>
    <w:rsid w:val="00FA0BFF"/>
    <w:rsid w:val="00FA0DC3"/>
    <w:rsid w:val="00FA177E"/>
    <w:rsid w:val="00FA1782"/>
    <w:rsid w:val="00FA1784"/>
    <w:rsid w:val="00FA1884"/>
    <w:rsid w:val="00FA1E9B"/>
    <w:rsid w:val="00FA238A"/>
    <w:rsid w:val="00FA241D"/>
    <w:rsid w:val="00FA2B37"/>
    <w:rsid w:val="00FA2B5B"/>
    <w:rsid w:val="00FA3702"/>
    <w:rsid w:val="00FA3CAF"/>
    <w:rsid w:val="00FA4054"/>
    <w:rsid w:val="00FA4196"/>
    <w:rsid w:val="00FA43F4"/>
    <w:rsid w:val="00FA48DB"/>
    <w:rsid w:val="00FA4F00"/>
    <w:rsid w:val="00FA560B"/>
    <w:rsid w:val="00FA5661"/>
    <w:rsid w:val="00FA5A82"/>
    <w:rsid w:val="00FA636B"/>
    <w:rsid w:val="00FA65EE"/>
    <w:rsid w:val="00FA66C0"/>
    <w:rsid w:val="00FA66E9"/>
    <w:rsid w:val="00FA6CFB"/>
    <w:rsid w:val="00FA6D71"/>
    <w:rsid w:val="00FA6E2D"/>
    <w:rsid w:val="00FA702C"/>
    <w:rsid w:val="00FB0113"/>
    <w:rsid w:val="00FB0522"/>
    <w:rsid w:val="00FB05F1"/>
    <w:rsid w:val="00FB0902"/>
    <w:rsid w:val="00FB0A45"/>
    <w:rsid w:val="00FB0E8F"/>
    <w:rsid w:val="00FB12C4"/>
    <w:rsid w:val="00FB198E"/>
    <w:rsid w:val="00FB1AD1"/>
    <w:rsid w:val="00FB2464"/>
    <w:rsid w:val="00FB2718"/>
    <w:rsid w:val="00FB3661"/>
    <w:rsid w:val="00FB4948"/>
    <w:rsid w:val="00FB521C"/>
    <w:rsid w:val="00FB5443"/>
    <w:rsid w:val="00FB57AB"/>
    <w:rsid w:val="00FB5852"/>
    <w:rsid w:val="00FB66D3"/>
    <w:rsid w:val="00FB69BA"/>
    <w:rsid w:val="00FB6E33"/>
    <w:rsid w:val="00FB703D"/>
    <w:rsid w:val="00FB70A0"/>
    <w:rsid w:val="00FB73BE"/>
    <w:rsid w:val="00FB7689"/>
    <w:rsid w:val="00FB7857"/>
    <w:rsid w:val="00FB7B87"/>
    <w:rsid w:val="00FB7EFD"/>
    <w:rsid w:val="00FC0419"/>
    <w:rsid w:val="00FC0574"/>
    <w:rsid w:val="00FC0A01"/>
    <w:rsid w:val="00FC0A4A"/>
    <w:rsid w:val="00FC0B74"/>
    <w:rsid w:val="00FC0C28"/>
    <w:rsid w:val="00FC1185"/>
    <w:rsid w:val="00FC12BF"/>
    <w:rsid w:val="00FC1C2B"/>
    <w:rsid w:val="00FC1D6B"/>
    <w:rsid w:val="00FC22D7"/>
    <w:rsid w:val="00FC28ED"/>
    <w:rsid w:val="00FC2992"/>
    <w:rsid w:val="00FC2EC1"/>
    <w:rsid w:val="00FC2FA4"/>
    <w:rsid w:val="00FC3355"/>
    <w:rsid w:val="00FC3C41"/>
    <w:rsid w:val="00FC4274"/>
    <w:rsid w:val="00FC5484"/>
    <w:rsid w:val="00FC55F0"/>
    <w:rsid w:val="00FC5DED"/>
    <w:rsid w:val="00FC632E"/>
    <w:rsid w:val="00FC6849"/>
    <w:rsid w:val="00FC69B1"/>
    <w:rsid w:val="00FC7022"/>
    <w:rsid w:val="00FC7110"/>
    <w:rsid w:val="00FC71B8"/>
    <w:rsid w:val="00FC71D5"/>
    <w:rsid w:val="00FC73B9"/>
    <w:rsid w:val="00FC745E"/>
    <w:rsid w:val="00FC767F"/>
    <w:rsid w:val="00FC7932"/>
    <w:rsid w:val="00FC7ADE"/>
    <w:rsid w:val="00FC7C59"/>
    <w:rsid w:val="00FD0213"/>
    <w:rsid w:val="00FD0236"/>
    <w:rsid w:val="00FD02E3"/>
    <w:rsid w:val="00FD05FE"/>
    <w:rsid w:val="00FD0807"/>
    <w:rsid w:val="00FD0BA2"/>
    <w:rsid w:val="00FD0E30"/>
    <w:rsid w:val="00FD10D6"/>
    <w:rsid w:val="00FD114E"/>
    <w:rsid w:val="00FD1566"/>
    <w:rsid w:val="00FD16A0"/>
    <w:rsid w:val="00FD1916"/>
    <w:rsid w:val="00FD2222"/>
    <w:rsid w:val="00FD2439"/>
    <w:rsid w:val="00FD2AC8"/>
    <w:rsid w:val="00FD2B03"/>
    <w:rsid w:val="00FD2D67"/>
    <w:rsid w:val="00FD3761"/>
    <w:rsid w:val="00FD39B0"/>
    <w:rsid w:val="00FD4057"/>
    <w:rsid w:val="00FD42C8"/>
    <w:rsid w:val="00FD44C7"/>
    <w:rsid w:val="00FD4645"/>
    <w:rsid w:val="00FD4A6A"/>
    <w:rsid w:val="00FD4D23"/>
    <w:rsid w:val="00FD5B63"/>
    <w:rsid w:val="00FD5D0A"/>
    <w:rsid w:val="00FD5D8D"/>
    <w:rsid w:val="00FD645D"/>
    <w:rsid w:val="00FD6B9D"/>
    <w:rsid w:val="00FD7223"/>
    <w:rsid w:val="00FD7E14"/>
    <w:rsid w:val="00FE00D3"/>
    <w:rsid w:val="00FE070D"/>
    <w:rsid w:val="00FE0772"/>
    <w:rsid w:val="00FE0AB7"/>
    <w:rsid w:val="00FE104C"/>
    <w:rsid w:val="00FE157E"/>
    <w:rsid w:val="00FE1713"/>
    <w:rsid w:val="00FE1C68"/>
    <w:rsid w:val="00FE1D5C"/>
    <w:rsid w:val="00FE2419"/>
    <w:rsid w:val="00FE27CB"/>
    <w:rsid w:val="00FE2D2D"/>
    <w:rsid w:val="00FE41DD"/>
    <w:rsid w:val="00FE4819"/>
    <w:rsid w:val="00FE4941"/>
    <w:rsid w:val="00FE49CD"/>
    <w:rsid w:val="00FE4DE1"/>
    <w:rsid w:val="00FE50DC"/>
    <w:rsid w:val="00FE5329"/>
    <w:rsid w:val="00FE53FA"/>
    <w:rsid w:val="00FE5598"/>
    <w:rsid w:val="00FE55CB"/>
    <w:rsid w:val="00FE572C"/>
    <w:rsid w:val="00FE5755"/>
    <w:rsid w:val="00FE5E7D"/>
    <w:rsid w:val="00FE6A34"/>
    <w:rsid w:val="00FE6B21"/>
    <w:rsid w:val="00FE7D6F"/>
    <w:rsid w:val="00FF0060"/>
    <w:rsid w:val="00FF045F"/>
    <w:rsid w:val="00FF04D4"/>
    <w:rsid w:val="00FF0546"/>
    <w:rsid w:val="00FF0794"/>
    <w:rsid w:val="00FF0C6B"/>
    <w:rsid w:val="00FF0DC4"/>
    <w:rsid w:val="00FF0F0A"/>
    <w:rsid w:val="00FF140F"/>
    <w:rsid w:val="00FF1769"/>
    <w:rsid w:val="00FF1CE7"/>
    <w:rsid w:val="00FF26D1"/>
    <w:rsid w:val="00FF26DA"/>
    <w:rsid w:val="00FF29ED"/>
    <w:rsid w:val="00FF2A25"/>
    <w:rsid w:val="00FF2E60"/>
    <w:rsid w:val="00FF383E"/>
    <w:rsid w:val="00FF3A94"/>
    <w:rsid w:val="00FF3C4D"/>
    <w:rsid w:val="00FF407B"/>
    <w:rsid w:val="00FF46B5"/>
    <w:rsid w:val="00FF4F3E"/>
    <w:rsid w:val="00FF5102"/>
    <w:rsid w:val="00FF552E"/>
    <w:rsid w:val="00FF565B"/>
    <w:rsid w:val="00FF5B3A"/>
    <w:rsid w:val="00FF5CB0"/>
    <w:rsid w:val="00FF5D08"/>
    <w:rsid w:val="00FF640E"/>
    <w:rsid w:val="00FF654E"/>
    <w:rsid w:val="00FF6E4F"/>
    <w:rsid w:val="00FF74E9"/>
    <w:rsid w:val="00FF776C"/>
    <w:rsid w:val="00FF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2F5A40"/>
  <w15:chartTrackingRefBased/>
  <w15:docId w15:val="{44F91F50-61B6-420D-BE4F-EB1310ED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A6A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243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243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ED6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546CE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B7DB1"/>
  </w:style>
  <w:style w:type="paragraph" w:customStyle="1" w:styleId="Default">
    <w:name w:val="Default"/>
    <w:rsid w:val="00731F76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E3E97"/>
    <w:pPr>
      <w:ind w:left="720"/>
    </w:pPr>
  </w:style>
  <w:style w:type="character" w:styleId="CommentReference">
    <w:name w:val="annotation reference"/>
    <w:rsid w:val="00CB117C"/>
    <w:rPr>
      <w:sz w:val="16"/>
      <w:szCs w:val="16"/>
    </w:rPr>
  </w:style>
  <w:style w:type="paragraph" w:styleId="CommentText">
    <w:name w:val="annotation text"/>
    <w:basedOn w:val="Normal"/>
    <w:link w:val="CommentTextChar"/>
    <w:rsid w:val="00CB117C"/>
    <w:rPr>
      <w:sz w:val="20"/>
      <w:szCs w:val="20"/>
    </w:rPr>
  </w:style>
  <w:style w:type="character" w:customStyle="1" w:styleId="CommentTextChar">
    <w:name w:val="Comment Text Char"/>
    <w:link w:val="CommentText"/>
    <w:rsid w:val="00CB117C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B117C"/>
    <w:rPr>
      <w:b/>
      <w:bCs/>
    </w:rPr>
  </w:style>
  <w:style w:type="character" w:customStyle="1" w:styleId="CommentSubjectChar">
    <w:name w:val="Comment Subject Char"/>
    <w:link w:val="CommentSubject"/>
    <w:rsid w:val="00CB117C"/>
    <w:rPr>
      <w:b/>
      <w:bCs/>
      <w:lang w:val="en-US" w:eastAsia="en-US"/>
    </w:rPr>
  </w:style>
  <w:style w:type="character" w:styleId="Strong">
    <w:name w:val="Strong"/>
    <w:basedOn w:val="DefaultParagraphFont"/>
    <w:qFormat/>
    <w:rsid w:val="002628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3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5.jpeg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11.emf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emf"/><Relationship Id="rId22" Type="http://schemas.openxmlformats.org/officeDocument/2006/relationships/image" Target="media/image10.jpe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E9D6E14-4C5D-4443-8E2B-8A27A087E5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A5C855-42BA-41D9-96F1-70B311CF3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24</Pages>
  <Words>2034</Words>
  <Characters>11594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AVEGA</vt:lpstr>
    </vt:vector>
  </TitlesOfParts>
  <Company>iTOTi®</Company>
  <LinksUpToDate>false</LinksUpToDate>
  <CharactersWithSpaces>13601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AVEGA</dc:title>
  <dc:subject/>
  <dc:creator>BP&amp;Co.</dc:creator>
  <cp:keywords/>
  <dc:description/>
  <cp:lastModifiedBy>Noel M. Cainglet</cp:lastModifiedBy>
  <cp:revision>212</cp:revision>
  <cp:lastPrinted>2017-12-13T02:44:00Z</cp:lastPrinted>
  <dcterms:created xsi:type="dcterms:W3CDTF">2017-09-26T07:04:00Z</dcterms:created>
  <dcterms:modified xsi:type="dcterms:W3CDTF">2017-12-16T01:44:00Z</dcterms:modified>
</cp:coreProperties>
</file>