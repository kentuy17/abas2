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938AC" w14:textId="2D56312B" w:rsidR="00347263" w:rsidRPr="008D40AF" w:rsidRDefault="00E97E65" w:rsidP="008D40AF">
      <w:r w:rsidRPr="008D40AF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A30B881" wp14:editId="76C03BF3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5989320" cy="1271270"/>
                <wp:effectExtent l="9525" t="7620" r="11430" b="698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127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E176C" w14:textId="77777777" w:rsidR="00F9043E" w:rsidRDefault="00F904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30B88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9.75pt;width:471.6pt;height:100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">
                <v:textbox>
                  <w:txbxContent>
                    <w:p w14:paraId="6BDE176C" w14:textId="77777777" w:rsidR="00F9043E" w:rsidRDefault="00F9043E"/>
                  </w:txbxContent>
                </v:textbox>
              </v:shape>
            </w:pict>
          </mc:Fallback>
        </mc:AlternateContent>
      </w:r>
    </w:p>
    <w:p w14:paraId="165FFBA0" w14:textId="307473E7" w:rsidR="003A0818" w:rsidRPr="008D40AF" w:rsidRDefault="00E97E65" w:rsidP="008D40AF">
      <w:pPr>
        <w:rPr>
          <w:rFonts w:ascii="Arial" w:hAnsi="Arial"/>
          <w:sz w:val="18"/>
          <w:szCs w:val="18"/>
        </w:rPr>
      </w:pPr>
      <w:r w:rsidRPr="008D40AF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2302BA" wp14:editId="0579E5E0">
                <wp:simplePos x="0" y="0"/>
                <wp:positionH relativeFrom="column">
                  <wp:posOffset>114300</wp:posOffset>
                </wp:positionH>
                <wp:positionV relativeFrom="paragraph">
                  <wp:posOffset>62865</wp:posOffset>
                </wp:positionV>
                <wp:extent cx="5760720" cy="457200"/>
                <wp:effectExtent l="9525" t="7620" r="11430" b="1143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B1F6" w14:textId="77777777" w:rsidR="00F9043E" w:rsidRPr="00E359BB" w:rsidRDefault="00F9043E">
                            <w:r w:rsidRPr="00E359BB">
                              <w:t>PROGRAM TITLE</w:t>
                            </w:r>
                          </w:p>
                          <w:p w14:paraId="62B3DB12" w14:textId="4C6277D0" w:rsidR="00F9043E" w:rsidRPr="00FC71B8" w:rsidRDefault="004702E9" w:rsidP="003A2961">
                            <w:pPr>
                              <w:jc w:val="center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MARKETING AND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302BA" id="Text Box 9" o:spid="_x0000_s1027" type="#_x0000_t202" style="position:absolute;margin-left:9pt;margin-top:4.95pt;width:453.6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">
                <v:textbox>
                  <w:txbxContent>
                    <w:p w14:paraId="192CB1F6" w14:textId="77777777" w:rsidR="00F9043E" w:rsidRPr="00E359BB" w:rsidRDefault="00F9043E">
                      <w:r w:rsidRPr="00E359BB">
                        <w:t>PROGRAM TITLE</w:t>
                      </w:r>
                    </w:p>
                    <w:p w14:paraId="62B3DB12" w14:textId="4C6277D0" w:rsidR="00F9043E" w:rsidRPr="00FC71B8" w:rsidRDefault="004702E9" w:rsidP="003A2961">
                      <w:pPr>
                        <w:jc w:val="center"/>
                        <w:rPr>
                          <w:caps/>
                        </w:rPr>
                      </w:pPr>
                      <w:r>
                        <w:rPr>
                          <w:caps/>
                        </w:rPr>
                        <w:t>MARKETING AND OPERATIONS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B44D421" w14:textId="77777777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1A8B003C" w14:textId="77777777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6194B637" w14:textId="664FB731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211F5391" w14:textId="1B33CBF6" w:rsidR="003A0818" w:rsidRPr="008D40AF" w:rsidRDefault="00175234" w:rsidP="008D40AF">
      <w:pPr>
        <w:rPr>
          <w:rFonts w:ascii="Arial" w:hAnsi="Arial"/>
          <w:sz w:val="18"/>
          <w:szCs w:val="18"/>
        </w:rPr>
      </w:pPr>
      <w:r w:rsidRPr="008D40AF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2C9FEB" wp14:editId="001125DC">
                <wp:simplePos x="0" y="0"/>
                <wp:positionH relativeFrom="column">
                  <wp:posOffset>114300</wp:posOffset>
                </wp:positionH>
                <wp:positionV relativeFrom="paragraph">
                  <wp:posOffset>108585</wp:posOffset>
                </wp:positionV>
                <wp:extent cx="5760720" cy="457200"/>
                <wp:effectExtent l="9525" t="7620" r="11430" b="11430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0E583" w14:textId="77777777" w:rsidR="00F9043E" w:rsidRPr="00E359BB" w:rsidRDefault="00F9043E">
                            <w:r w:rsidRPr="00E359BB">
                              <w:t>PROCESS TITLE</w:t>
                            </w:r>
                          </w:p>
                          <w:p w14:paraId="4801B951" w14:textId="68D56121" w:rsidR="00F9043E" w:rsidRPr="00FC71B8" w:rsidRDefault="004702E9" w:rsidP="00B9648F">
                            <w:pPr>
                              <w:jc w:val="center"/>
                            </w:pPr>
                            <w:r w:rsidRPr="00960BC8">
                              <w:t>Lighterage</w:t>
                            </w:r>
                            <w:r>
                              <w:t xml:space="preserve">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C9FEB" id="Text Box 10" o:spid="_x0000_s1028" type="#_x0000_t202" style="position:absolute;margin-left:9pt;margin-top:8.55pt;width:453.6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">
                <v:textbox>
                  <w:txbxContent>
                    <w:p w14:paraId="6BD0E583" w14:textId="77777777" w:rsidR="00F9043E" w:rsidRPr="00E359BB" w:rsidRDefault="00F9043E">
                      <w:r w:rsidRPr="00E359BB">
                        <w:t>PROCESS TITLE</w:t>
                      </w:r>
                    </w:p>
                    <w:p w14:paraId="4801B951" w14:textId="68D56121" w:rsidR="00F9043E" w:rsidRPr="00FC71B8" w:rsidRDefault="004702E9" w:rsidP="00B9648F">
                      <w:pPr>
                        <w:jc w:val="center"/>
                      </w:pPr>
                      <w:r w:rsidRPr="00960BC8">
                        <w:t>Lighterage</w:t>
                      </w:r>
                      <w:r>
                        <w:t xml:space="preserve"> Operations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49D5B79E" w14:textId="77777777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26F20F5A" w14:textId="77777777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2F43B934" w14:textId="77777777" w:rsidR="003A0818" w:rsidRPr="008D40AF" w:rsidRDefault="003A0818" w:rsidP="008D40AF">
      <w:pPr>
        <w:rPr>
          <w:rFonts w:ascii="Arial" w:hAnsi="Arial"/>
          <w:sz w:val="18"/>
          <w:szCs w:val="18"/>
        </w:rPr>
      </w:pPr>
    </w:p>
    <w:p w14:paraId="5424BAA2" w14:textId="77777777" w:rsidR="005673EC" w:rsidRPr="008D40AF" w:rsidRDefault="005673EC" w:rsidP="008D40AF">
      <w:pPr>
        <w:rPr>
          <w:rFonts w:ascii="Arial" w:hAnsi="Arial"/>
          <w:sz w:val="18"/>
          <w:szCs w:val="18"/>
        </w:rPr>
      </w:pPr>
    </w:p>
    <w:p w14:paraId="2018C247" w14:textId="77777777" w:rsidR="003226EA" w:rsidRPr="008D40AF" w:rsidRDefault="003226EA" w:rsidP="008D40AF">
      <w:pPr>
        <w:rPr>
          <w:rFonts w:ascii="Arial" w:hAnsi="Arial"/>
          <w:sz w:val="18"/>
          <w:szCs w:val="18"/>
        </w:rPr>
      </w:pPr>
    </w:p>
    <w:p w14:paraId="7D0D4C9B" w14:textId="77777777" w:rsidR="00797EA1" w:rsidRPr="008D40AF" w:rsidRDefault="003226EA" w:rsidP="008D40AF">
      <w:pPr>
        <w:numPr>
          <w:ilvl w:val="0"/>
          <w:numId w:val="1"/>
        </w:numPr>
        <w:jc w:val="both"/>
        <w:rPr>
          <w:u w:val="single"/>
        </w:rPr>
      </w:pPr>
      <w:r w:rsidRPr="008D40AF">
        <w:rPr>
          <w:u w:val="single"/>
        </w:rPr>
        <w:t>SCOPE</w:t>
      </w:r>
    </w:p>
    <w:p w14:paraId="136A68F0" w14:textId="77777777" w:rsidR="00797EA1" w:rsidRPr="008D40AF" w:rsidRDefault="00797EA1" w:rsidP="008D40AF">
      <w:pPr>
        <w:ind w:left="576"/>
        <w:jc w:val="both"/>
      </w:pPr>
      <w:bookmarkStart w:id="0" w:name="_GoBack"/>
      <w:bookmarkEnd w:id="0"/>
    </w:p>
    <w:p w14:paraId="04272B50" w14:textId="22402F7C" w:rsidR="007B261E" w:rsidRPr="008D40AF" w:rsidRDefault="003226EA" w:rsidP="008D40AF">
      <w:pPr>
        <w:ind w:left="576"/>
        <w:jc w:val="both"/>
        <w:rPr>
          <w:u w:val="single"/>
        </w:rPr>
      </w:pPr>
      <w:r w:rsidRPr="008D40AF">
        <w:t xml:space="preserve">This </w:t>
      </w:r>
      <w:r w:rsidRPr="008D40AF">
        <w:rPr>
          <w:caps/>
        </w:rPr>
        <w:t>p</w:t>
      </w:r>
      <w:r w:rsidRPr="008D40AF">
        <w:t xml:space="preserve">olicies and </w:t>
      </w:r>
      <w:r w:rsidRPr="008D40AF">
        <w:rPr>
          <w:caps/>
        </w:rPr>
        <w:t>p</w:t>
      </w:r>
      <w:r w:rsidRPr="008D40AF">
        <w:t xml:space="preserve">rocedures </w:t>
      </w:r>
      <w:r w:rsidRPr="008D40AF">
        <w:rPr>
          <w:caps/>
        </w:rPr>
        <w:t>m</w:t>
      </w:r>
      <w:r w:rsidRPr="008D40AF">
        <w:t>anual establishes policies, systems</w:t>
      </w:r>
      <w:r w:rsidR="004E06D7" w:rsidRPr="008D40AF">
        <w:t>,</w:t>
      </w:r>
      <w:r w:rsidR="00BA622E" w:rsidRPr="008D40AF">
        <w:t xml:space="preserve"> procedures and controls on</w:t>
      </w:r>
      <w:r w:rsidR="00D86ED8" w:rsidRPr="008D40AF">
        <w:t xml:space="preserve"> l</w:t>
      </w:r>
      <w:r w:rsidR="004702E9" w:rsidRPr="008D40AF">
        <w:t>ighterage operations</w:t>
      </w:r>
      <w:r w:rsidR="00AA76B0" w:rsidRPr="008D40AF">
        <w:t xml:space="preserve">. </w:t>
      </w:r>
      <w:r w:rsidR="00067C56" w:rsidRPr="008D40AF">
        <w:t>All duties and responsibilities stated in this manual are not exclusive to the personnel’s designated responsibilities in this process title</w:t>
      </w:r>
      <w:r w:rsidR="009B61D8" w:rsidRPr="008D40AF">
        <w:t>.</w:t>
      </w:r>
    </w:p>
    <w:p w14:paraId="6DB544D2" w14:textId="329290CE" w:rsidR="003226EA" w:rsidRPr="008D40AF" w:rsidRDefault="003226EA" w:rsidP="008D40AF">
      <w:pPr>
        <w:tabs>
          <w:tab w:val="left" w:pos="1792"/>
        </w:tabs>
        <w:ind w:left="576"/>
        <w:jc w:val="both"/>
      </w:pPr>
    </w:p>
    <w:p w14:paraId="3968D2A2" w14:textId="77777777" w:rsidR="001C40E7" w:rsidRPr="008D40AF" w:rsidRDefault="003226EA" w:rsidP="008D40AF">
      <w:pPr>
        <w:numPr>
          <w:ilvl w:val="0"/>
          <w:numId w:val="1"/>
        </w:numPr>
        <w:jc w:val="both"/>
        <w:rPr>
          <w:u w:val="single"/>
        </w:rPr>
      </w:pPr>
      <w:r w:rsidRPr="008D40AF">
        <w:rPr>
          <w:u w:val="single"/>
        </w:rPr>
        <w:t>OBJECTIVES</w:t>
      </w:r>
    </w:p>
    <w:p w14:paraId="30246F73" w14:textId="77777777" w:rsidR="001C40E7" w:rsidRPr="008D40AF" w:rsidRDefault="001C40E7" w:rsidP="008D40AF">
      <w:pPr>
        <w:ind w:left="576"/>
        <w:jc w:val="both"/>
      </w:pPr>
    </w:p>
    <w:p w14:paraId="45E843D0" w14:textId="253064AC" w:rsidR="0096448C" w:rsidRPr="008D40AF" w:rsidRDefault="00B3499E" w:rsidP="008D40AF">
      <w:pPr>
        <w:pStyle w:val="ListParagraph"/>
        <w:numPr>
          <w:ilvl w:val="0"/>
          <w:numId w:val="2"/>
        </w:numPr>
        <w:tabs>
          <w:tab w:val="left" w:pos="8460"/>
        </w:tabs>
        <w:jc w:val="both"/>
      </w:pPr>
      <w:r w:rsidRPr="008D40AF">
        <w:t xml:space="preserve">To </w:t>
      </w:r>
      <w:r w:rsidR="0048288D" w:rsidRPr="008D40AF">
        <w:t xml:space="preserve">clearly define the processes and flows and establish controls, proper documentation and </w:t>
      </w:r>
      <w:r w:rsidRPr="008D40AF">
        <w:t>monitoring over lighterage operations.</w:t>
      </w:r>
    </w:p>
    <w:p w14:paraId="4098E058" w14:textId="7BF375A6" w:rsidR="003226EA" w:rsidRPr="008D40AF" w:rsidRDefault="00D32723" w:rsidP="008D40AF">
      <w:pPr>
        <w:pStyle w:val="ListParagraph"/>
        <w:numPr>
          <w:ilvl w:val="0"/>
          <w:numId w:val="2"/>
        </w:numPr>
        <w:jc w:val="both"/>
      </w:pPr>
      <w:r w:rsidRPr="008D40AF">
        <w:t>To clearly define the duties and responsibilities of all personnel involved in this process title.</w:t>
      </w:r>
    </w:p>
    <w:p w14:paraId="2DE86348" w14:textId="77777777" w:rsidR="00937FDD" w:rsidRPr="008D40AF" w:rsidRDefault="00937FDD" w:rsidP="008D40AF">
      <w:pPr>
        <w:ind w:left="576"/>
        <w:jc w:val="both"/>
      </w:pPr>
    </w:p>
    <w:p w14:paraId="06FFF4A2" w14:textId="6EFE53F9" w:rsidR="001F55B3" w:rsidRPr="008D40AF" w:rsidRDefault="003226EA" w:rsidP="008D40AF">
      <w:pPr>
        <w:numPr>
          <w:ilvl w:val="0"/>
          <w:numId w:val="1"/>
        </w:numPr>
        <w:jc w:val="both"/>
      </w:pPr>
      <w:r w:rsidRPr="008D40AF">
        <w:rPr>
          <w:u w:val="single"/>
        </w:rPr>
        <w:t>PERSONNEL INVOLVED</w:t>
      </w:r>
    </w:p>
    <w:p w14:paraId="24589D48" w14:textId="77777777" w:rsidR="00BB69AA" w:rsidRPr="008D40AF" w:rsidRDefault="00BB69AA" w:rsidP="008D40AF">
      <w:pPr>
        <w:ind w:left="576"/>
        <w:jc w:val="both"/>
      </w:pPr>
    </w:p>
    <w:p w14:paraId="31E0EEB4" w14:textId="2FE7E0BD" w:rsidR="00E7212D" w:rsidRPr="008D40AF" w:rsidRDefault="00E7212D" w:rsidP="008D40AF">
      <w:pPr>
        <w:pStyle w:val="ListParagraph"/>
        <w:numPr>
          <w:ilvl w:val="1"/>
          <w:numId w:val="1"/>
        </w:numPr>
        <w:jc w:val="both"/>
      </w:pPr>
      <w:r w:rsidRPr="008D40AF">
        <w:t>Tugboat Master</w:t>
      </w:r>
    </w:p>
    <w:p w14:paraId="6DA590FE" w14:textId="035EE518" w:rsidR="00E7212D" w:rsidRPr="008D40AF" w:rsidRDefault="00E7212D" w:rsidP="008D40AF">
      <w:pPr>
        <w:pStyle w:val="ListParagraph"/>
        <w:ind w:left="936"/>
        <w:jc w:val="both"/>
      </w:pPr>
    </w:p>
    <w:p w14:paraId="6976900D" w14:textId="77777777" w:rsidR="00841F5A" w:rsidRPr="008D40AF" w:rsidRDefault="00841F5A" w:rsidP="008D40AF">
      <w:pPr>
        <w:pStyle w:val="ListParagraph"/>
        <w:numPr>
          <w:ilvl w:val="2"/>
          <w:numId w:val="1"/>
        </w:numPr>
        <w:jc w:val="both"/>
      </w:pPr>
      <w:r w:rsidRPr="008D40AF">
        <w:t>Prepares and issues the following:</w:t>
      </w:r>
    </w:p>
    <w:p w14:paraId="048129FA" w14:textId="77777777" w:rsidR="00841F5A" w:rsidRPr="008D40AF" w:rsidRDefault="00841F5A" w:rsidP="008D40AF">
      <w:pPr>
        <w:pStyle w:val="ListParagraph"/>
        <w:numPr>
          <w:ilvl w:val="0"/>
          <w:numId w:val="5"/>
        </w:numPr>
        <w:jc w:val="both"/>
      </w:pPr>
      <w:r w:rsidRPr="008D40AF">
        <w:t>Trip Ticket (TT)</w:t>
      </w:r>
    </w:p>
    <w:p w14:paraId="6A341AD5" w14:textId="77777777" w:rsidR="00841F5A" w:rsidRPr="008D40AF" w:rsidRDefault="00841F5A" w:rsidP="008D40AF">
      <w:pPr>
        <w:pStyle w:val="ListParagraph"/>
        <w:numPr>
          <w:ilvl w:val="0"/>
          <w:numId w:val="5"/>
        </w:numPr>
        <w:jc w:val="both"/>
      </w:pPr>
      <w:r w:rsidRPr="008D40AF">
        <w:t>Statement of Facts (SOF)</w:t>
      </w:r>
    </w:p>
    <w:p w14:paraId="6A877B52" w14:textId="278D981F" w:rsidR="00E7212D" w:rsidRPr="008D40AF" w:rsidRDefault="00697B87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Delivers tugboat to designated port </w:t>
      </w:r>
      <w:r w:rsidR="00E7212D" w:rsidRPr="008D40AF">
        <w:t>as per instruction from Operations Department.</w:t>
      </w:r>
    </w:p>
    <w:p w14:paraId="3D356D85" w14:textId="1922A3CD" w:rsidR="00385BB7" w:rsidRPr="008D40AF" w:rsidRDefault="00385BB7" w:rsidP="008D40AF">
      <w:pPr>
        <w:pStyle w:val="ListParagraph"/>
        <w:numPr>
          <w:ilvl w:val="2"/>
          <w:numId w:val="1"/>
        </w:numPr>
      </w:pPr>
      <w:r w:rsidRPr="008D40AF">
        <w:t>Notifies relevant parties (e.g., operation</w:t>
      </w:r>
      <w:r w:rsidR="00C67C78" w:rsidRPr="008D40AF">
        <w:t>s department, shipper, consignee</w:t>
      </w:r>
      <w:r w:rsidRPr="008D40AF">
        <w:t>, charterer</w:t>
      </w:r>
      <w:r w:rsidR="00C67C78" w:rsidRPr="008D40AF">
        <w:t xml:space="preserve">, </w:t>
      </w:r>
      <w:r w:rsidR="00C67C78" w:rsidRPr="008D40AF">
        <w:rPr>
          <w:i/>
        </w:rPr>
        <w:t>etc.</w:t>
      </w:r>
      <w:r w:rsidRPr="008D40AF">
        <w:t>) upon arrival and departure to port.</w:t>
      </w:r>
    </w:p>
    <w:p w14:paraId="677F21CC" w14:textId="12EB0528" w:rsidR="00E7212D" w:rsidRPr="008D40AF" w:rsidRDefault="00314687" w:rsidP="008D40AF">
      <w:pPr>
        <w:pStyle w:val="ListParagraph"/>
        <w:numPr>
          <w:ilvl w:val="2"/>
          <w:numId w:val="1"/>
        </w:numPr>
        <w:jc w:val="both"/>
      </w:pPr>
      <w:r w:rsidRPr="008D40AF">
        <w:t>Responsible for maneuvering</w:t>
      </w:r>
      <w:r w:rsidR="006005FB" w:rsidRPr="008D40AF">
        <w:t xml:space="preserve"> tugboats and towing of hatch barges.</w:t>
      </w:r>
    </w:p>
    <w:p w14:paraId="37A32FC6" w14:textId="61251492" w:rsidR="00D43BCE" w:rsidRPr="008D40AF" w:rsidRDefault="00D43BCE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Checks and inspects </w:t>
      </w:r>
      <w:r w:rsidR="009350AF" w:rsidRPr="008D40AF">
        <w:t xml:space="preserve">chartered </w:t>
      </w:r>
      <w:r w:rsidRPr="008D40AF">
        <w:t xml:space="preserve">tugboats upon redelivery by the Charterer to the </w:t>
      </w:r>
      <w:r w:rsidR="009350AF" w:rsidRPr="008D40AF">
        <w:t>Company.</w:t>
      </w:r>
    </w:p>
    <w:p w14:paraId="6CE4F2B3" w14:textId="77777777" w:rsidR="00822AE8" w:rsidRPr="008D40AF" w:rsidRDefault="00822AE8" w:rsidP="008D40AF">
      <w:pPr>
        <w:pStyle w:val="ListParagraph"/>
        <w:ind w:left="936"/>
        <w:jc w:val="both"/>
      </w:pPr>
    </w:p>
    <w:p w14:paraId="5C72E28F" w14:textId="049896FC" w:rsidR="00B23846" w:rsidRPr="008D40AF" w:rsidRDefault="005E30F3" w:rsidP="008D40AF">
      <w:pPr>
        <w:pStyle w:val="ListParagraph"/>
        <w:numPr>
          <w:ilvl w:val="1"/>
          <w:numId w:val="1"/>
        </w:numPr>
        <w:jc w:val="both"/>
      </w:pPr>
      <w:r w:rsidRPr="008D40AF">
        <w:t xml:space="preserve">Barge </w:t>
      </w:r>
      <w:r w:rsidR="008D207E" w:rsidRPr="008D40AF">
        <w:t>Patron</w:t>
      </w:r>
    </w:p>
    <w:p w14:paraId="3B559D36" w14:textId="1DD4F127" w:rsidR="00B23846" w:rsidRPr="008D40AF" w:rsidRDefault="00B23846" w:rsidP="008D40AF">
      <w:pPr>
        <w:pStyle w:val="ListParagraph"/>
        <w:ind w:left="936"/>
        <w:jc w:val="both"/>
      </w:pPr>
    </w:p>
    <w:p w14:paraId="2BABFF4C" w14:textId="77777777" w:rsidR="00675C85" w:rsidRPr="008D40AF" w:rsidRDefault="00675C85" w:rsidP="008D40AF">
      <w:pPr>
        <w:pStyle w:val="ListParagraph"/>
        <w:numPr>
          <w:ilvl w:val="2"/>
          <w:numId w:val="1"/>
        </w:numPr>
        <w:jc w:val="both"/>
      </w:pPr>
      <w:r w:rsidRPr="008D40AF">
        <w:t>Prepares and issues the following:</w:t>
      </w:r>
    </w:p>
    <w:p w14:paraId="006DDCEE" w14:textId="77777777" w:rsidR="00675C85" w:rsidRPr="008D40AF" w:rsidRDefault="00675C85" w:rsidP="008D40AF">
      <w:pPr>
        <w:pStyle w:val="ListParagraph"/>
        <w:numPr>
          <w:ilvl w:val="0"/>
          <w:numId w:val="4"/>
        </w:numPr>
        <w:jc w:val="both"/>
      </w:pPr>
      <w:r w:rsidRPr="008D40AF">
        <w:t>Lighter Receipt (LR)</w:t>
      </w:r>
    </w:p>
    <w:p w14:paraId="11C15388" w14:textId="77777777" w:rsidR="00675C85" w:rsidRPr="008D40AF" w:rsidRDefault="00675C85" w:rsidP="008D40AF">
      <w:pPr>
        <w:pStyle w:val="ListParagraph"/>
        <w:numPr>
          <w:ilvl w:val="0"/>
          <w:numId w:val="4"/>
        </w:numPr>
        <w:jc w:val="both"/>
      </w:pPr>
      <w:r w:rsidRPr="008D40AF">
        <w:t>Statement of Facts (SOF).</w:t>
      </w:r>
    </w:p>
    <w:p w14:paraId="2BFCF91E" w14:textId="31E322EF" w:rsidR="00B82B06" w:rsidRPr="008D40AF" w:rsidRDefault="00131883" w:rsidP="008D40AF">
      <w:pPr>
        <w:pStyle w:val="ListParagraph"/>
        <w:numPr>
          <w:ilvl w:val="2"/>
          <w:numId w:val="1"/>
        </w:numPr>
        <w:jc w:val="both"/>
      </w:pPr>
      <w:r w:rsidRPr="008D40AF">
        <w:t>D</w:t>
      </w:r>
      <w:ins w:id="1" w:author="Noel M. Cainglet" w:date="2017-09-25T16:23:00Z">
        <w:r w:rsidR="00C84530" w:rsidRPr="008D40AF">
          <w:t>eliver</w:t>
        </w:r>
      </w:ins>
      <w:r w:rsidR="00354A46" w:rsidRPr="008D40AF">
        <w:t xml:space="preserve">s </w:t>
      </w:r>
      <w:del w:id="2" w:author="Noel M. Cainglet" w:date="2017-09-25T16:23:00Z">
        <w:r w:rsidR="001271E4" w:rsidRPr="008D40AF" w:rsidDel="00C84530">
          <w:delText xml:space="preserve"> tugs and</w:delText>
        </w:r>
        <w:r w:rsidR="00721855" w:rsidRPr="008D40AF" w:rsidDel="00C84530">
          <w:delText xml:space="preserve"> hatch </w:delText>
        </w:r>
      </w:del>
      <w:r w:rsidR="00721855" w:rsidRPr="008D40AF">
        <w:t>barge to designated port</w:t>
      </w:r>
      <w:r w:rsidR="00001C1C" w:rsidRPr="008D40AF">
        <w:t xml:space="preserve"> as per </w:t>
      </w:r>
      <w:r w:rsidRPr="008D40AF">
        <w:t>instruction</w:t>
      </w:r>
      <w:r w:rsidR="00001C1C" w:rsidRPr="008D40AF">
        <w:t xml:space="preserve"> from Operations Department.</w:t>
      </w:r>
    </w:p>
    <w:p w14:paraId="40CA5E63" w14:textId="7A765A5F" w:rsidR="00273F3C" w:rsidRPr="008D40AF" w:rsidRDefault="00B209FE" w:rsidP="008D40AF">
      <w:pPr>
        <w:pStyle w:val="ListParagraph"/>
        <w:numPr>
          <w:ilvl w:val="2"/>
          <w:numId w:val="1"/>
        </w:numPr>
        <w:jc w:val="both"/>
      </w:pPr>
      <w:r w:rsidRPr="008D40AF">
        <w:lastRenderedPageBreak/>
        <w:t>N</w:t>
      </w:r>
      <w:r w:rsidR="0088106A" w:rsidRPr="008D40AF">
        <w:t>otifies relevant parties (</w:t>
      </w:r>
      <w:r w:rsidR="00A56504" w:rsidRPr="008D40AF">
        <w:t>e.g.,</w:t>
      </w:r>
      <w:r w:rsidR="00CE49AB" w:rsidRPr="008D40AF">
        <w:t xml:space="preserve"> </w:t>
      </w:r>
      <w:r w:rsidR="0088106A" w:rsidRPr="008D40AF">
        <w:t>operation</w:t>
      </w:r>
      <w:r w:rsidR="00E12E3A" w:rsidRPr="008D40AF">
        <w:t>s department, shipper, consignee</w:t>
      </w:r>
      <w:r w:rsidR="0088106A" w:rsidRPr="008D40AF">
        <w:t>, charterer</w:t>
      </w:r>
      <w:r w:rsidR="00E12E3A" w:rsidRPr="008D40AF">
        <w:t xml:space="preserve">, </w:t>
      </w:r>
      <w:r w:rsidR="00E12E3A" w:rsidRPr="008D40AF">
        <w:rPr>
          <w:i/>
        </w:rPr>
        <w:t>etc.</w:t>
      </w:r>
      <w:r w:rsidR="0088106A" w:rsidRPr="008D40AF">
        <w:t xml:space="preserve">) </w:t>
      </w:r>
      <w:del w:id="3" w:author="Noel M. Cainglet" w:date="2017-09-25T08:44:00Z">
        <w:r w:rsidR="001F25AD" w:rsidRPr="008D40AF" w:rsidDel="00D16FD3">
          <w:delText xml:space="preserve"> </w:delText>
        </w:r>
      </w:del>
      <w:r w:rsidRPr="008D40AF">
        <w:t xml:space="preserve">upon arrival and departure to </w:t>
      </w:r>
      <w:r w:rsidR="00A5171C" w:rsidRPr="008D40AF">
        <w:t>port.</w:t>
      </w:r>
    </w:p>
    <w:p w14:paraId="321C6FCC" w14:textId="2ECE5F92" w:rsidR="00BA3AD9" w:rsidRPr="008D40AF" w:rsidRDefault="00EA27D2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Ensures completeness and protection of cargoes loaded on </w:t>
      </w:r>
      <w:r w:rsidR="007D016B" w:rsidRPr="008D40AF">
        <w:t>barges</w:t>
      </w:r>
      <w:r w:rsidRPr="008D40AF">
        <w:t>.</w:t>
      </w:r>
    </w:p>
    <w:p w14:paraId="6E273EC8" w14:textId="6F4C3698" w:rsidR="00AF1C8A" w:rsidRPr="008D40AF" w:rsidRDefault="0005051A" w:rsidP="008D40AF">
      <w:pPr>
        <w:pStyle w:val="ListParagraph"/>
        <w:numPr>
          <w:ilvl w:val="2"/>
          <w:numId w:val="1"/>
        </w:numPr>
        <w:jc w:val="both"/>
      </w:pPr>
      <w:r w:rsidRPr="008D40AF">
        <w:t>Obtain</w:t>
      </w:r>
      <w:r w:rsidR="00985295" w:rsidRPr="008D40AF">
        <w:t xml:space="preserve">s </w:t>
      </w:r>
      <w:r w:rsidRPr="008D40AF">
        <w:t>batch weight</w:t>
      </w:r>
      <w:r w:rsidR="00F96E35" w:rsidRPr="008D40AF">
        <w:t xml:space="preserve"> and supporting documents from </w:t>
      </w:r>
      <w:r w:rsidR="00D670A9" w:rsidRPr="008D40AF">
        <w:t>shipper/consignee/charterer.</w:t>
      </w:r>
    </w:p>
    <w:p w14:paraId="59D7572F" w14:textId="47B9FC28" w:rsidR="003F2E1B" w:rsidRPr="008D40AF" w:rsidRDefault="003F2E1B" w:rsidP="008D40AF">
      <w:pPr>
        <w:pStyle w:val="ListParagraph"/>
        <w:numPr>
          <w:ilvl w:val="2"/>
          <w:numId w:val="1"/>
        </w:numPr>
        <w:jc w:val="both"/>
      </w:pPr>
      <w:r w:rsidRPr="008D40AF">
        <w:t>R</w:t>
      </w:r>
      <w:r w:rsidR="00E23C12" w:rsidRPr="008D40AF">
        <w:t xml:space="preserve">econciles cargo outturn </w:t>
      </w:r>
      <w:r w:rsidR="00852C9F" w:rsidRPr="008D40AF">
        <w:t>with shipper/consignee.</w:t>
      </w:r>
    </w:p>
    <w:p w14:paraId="728809F2" w14:textId="77777777" w:rsidR="00FD79F8" w:rsidRPr="008D40AF" w:rsidRDefault="008D64CF" w:rsidP="008D40AF">
      <w:pPr>
        <w:pStyle w:val="ListParagraph"/>
        <w:numPr>
          <w:ilvl w:val="2"/>
          <w:numId w:val="1"/>
        </w:numPr>
        <w:jc w:val="both"/>
      </w:pPr>
      <w:r w:rsidRPr="008D40AF">
        <w:t>Forward</w:t>
      </w:r>
      <w:r w:rsidR="00985295" w:rsidRPr="008D40AF">
        <w:t>s</w:t>
      </w:r>
      <w:r w:rsidRPr="008D40AF">
        <w:t xml:space="preserve"> duly accomplished documents to Operations Staff.</w:t>
      </w:r>
    </w:p>
    <w:p w14:paraId="2E2C08C8" w14:textId="39B08758" w:rsidR="00814F25" w:rsidRPr="008D40AF" w:rsidRDefault="00A53E43" w:rsidP="008D40AF">
      <w:pPr>
        <w:pStyle w:val="ListParagraph"/>
        <w:numPr>
          <w:ilvl w:val="2"/>
          <w:numId w:val="1"/>
        </w:numPr>
        <w:jc w:val="both"/>
      </w:pPr>
      <w:ins w:id="4" w:author="Noel M. Cainglet" w:date="2017-09-25T08:45:00Z">
        <w:r w:rsidRPr="008D40AF">
          <w:t>Check</w:t>
        </w:r>
      </w:ins>
      <w:r w:rsidR="0008020C" w:rsidRPr="008D40AF">
        <w:t xml:space="preserve">s </w:t>
      </w:r>
      <w:ins w:id="5" w:author="Noel M. Cainglet" w:date="2017-09-25T08:45:00Z">
        <w:r w:rsidRPr="008D40AF">
          <w:t>and inspect</w:t>
        </w:r>
      </w:ins>
      <w:r w:rsidR="0008020C" w:rsidRPr="008D40AF">
        <w:t>s</w:t>
      </w:r>
      <w:r w:rsidR="009350AF" w:rsidRPr="008D40AF">
        <w:t xml:space="preserve"> chartered </w:t>
      </w:r>
      <w:ins w:id="6" w:author="Noel M. Cainglet" w:date="2017-09-25T08:45:00Z">
        <w:r w:rsidRPr="008D40AF">
          <w:t>barge</w:t>
        </w:r>
      </w:ins>
      <w:r w:rsidR="0008020C" w:rsidRPr="008D40AF">
        <w:t>s</w:t>
      </w:r>
      <w:ins w:id="7" w:author="Noel M. Cainglet" w:date="2017-09-25T08:45:00Z">
        <w:r w:rsidRPr="008D40AF">
          <w:t xml:space="preserve"> upon redelivery</w:t>
        </w:r>
      </w:ins>
      <w:r w:rsidR="0008020C" w:rsidRPr="008D40AF">
        <w:t xml:space="preserve"> </w:t>
      </w:r>
      <w:ins w:id="8" w:author="Noel M. Cainglet" w:date="2017-09-25T08:45:00Z">
        <w:r w:rsidR="0066494D" w:rsidRPr="008D40AF">
          <w:t>by the</w:t>
        </w:r>
        <w:r w:rsidRPr="008D40AF">
          <w:t xml:space="preserve"> Charterer to the Company.</w:t>
        </w:r>
      </w:ins>
    </w:p>
    <w:p w14:paraId="444520B9" w14:textId="77777777" w:rsidR="001229F4" w:rsidRPr="008D40AF" w:rsidRDefault="001229F4" w:rsidP="008D40AF">
      <w:pPr>
        <w:pStyle w:val="ListParagraph"/>
        <w:ind w:left="1350"/>
        <w:jc w:val="both"/>
      </w:pPr>
    </w:p>
    <w:p w14:paraId="653657A6" w14:textId="5718CC3E" w:rsidR="00011FF6" w:rsidRPr="008D40AF" w:rsidDel="00BF3773" w:rsidRDefault="00011FF6" w:rsidP="008D40AF">
      <w:pPr>
        <w:pStyle w:val="ListParagraph"/>
        <w:numPr>
          <w:ilvl w:val="0"/>
          <w:numId w:val="1"/>
        </w:numPr>
        <w:jc w:val="both"/>
        <w:rPr>
          <w:del w:id="9" w:author="Noel M. Cainglet" w:date="2017-09-25T08:46:00Z"/>
        </w:rPr>
      </w:pPr>
    </w:p>
    <w:p w14:paraId="7064AFB1" w14:textId="77777777" w:rsidR="00C842AF" w:rsidRPr="008D40AF" w:rsidRDefault="00CA530E" w:rsidP="008D40AF">
      <w:pPr>
        <w:pStyle w:val="ListParagraph"/>
        <w:numPr>
          <w:ilvl w:val="1"/>
          <w:numId w:val="1"/>
        </w:numPr>
      </w:pPr>
      <w:r w:rsidRPr="008D40AF">
        <w:t>Operations Staff</w:t>
      </w:r>
    </w:p>
    <w:p w14:paraId="0B80A7E1" w14:textId="77777777" w:rsidR="00C842AF" w:rsidRPr="008D40AF" w:rsidRDefault="00C842AF" w:rsidP="008D40AF">
      <w:pPr>
        <w:pStyle w:val="ListParagraph"/>
        <w:ind w:left="936"/>
      </w:pPr>
    </w:p>
    <w:p w14:paraId="075A13E5" w14:textId="77777777" w:rsidR="00C842AF" w:rsidRPr="008D40AF" w:rsidRDefault="00C842AF" w:rsidP="008D40AF">
      <w:pPr>
        <w:pStyle w:val="ListParagraph"/>
        <w:ind w:left="936"/>
      </w:pPr>
      <w:r w:rsidRPr="008D40AF">
        <w:t>Prepares Out-turn Summary upon r</w:t>
      </w:r>
      <w:r w:rsidR="00CA530E" w:rsidRPr="008D40AF">
        <w:t>ece</w:t>
      </w:r>
      <w:r w:rsidRPr="008D40AF">
        <w:t>ipt of duly accomplished documents such as:</w:t>
      </w:r>
    </w:p>
    <w:p w14:paraId="3C893CC5" w14:textId="5FCD710C" w:rsidR="00CA530E" w:rsidRPr="008D40AF" w:rsidRDefault="00C842AF" w:rsidP="008D40AF">
      <w:pPr>
        <w:pStyle w:val="ListParagraph"/>
        <w:numPr>
          <w:ilvl w:val="0"/>
          <w:numId w:val="7"/>
        </w:numPr>
        <w:jc w:val="both"/>
      </w:pPr>
      <w:r w:rsidRPr="008D40AF">
        <w:t>Lighter Receipt</w:t>
      </w:r>
    </w:p>
    <w:p w14:paraId="6776CD1F" w14:textId="7F095D97" w:rsidR="00C842AF" w:rsidRPr="008D40AF" w:rsidRDefault="00C842AF" w:rsidP="008D40AF">
      <w:pPr>
        <w:pStyle w:val="ListParagraph"/>
        <w:numPr>
          <w:ilvl w:val="0"/>
          <w:numId w:val="7"/>
        </w:numPr>
        <w:jc w:val="both"/>
      </w:pPr>
      <w:r w:rsidRPr="008D40AF">
        <w:t>Trip Ticket</w:t>
      </w:r>
    </w:p>
    <w:p w14:paraId="25586EDB" w14:textId="0D200220" w:rsidR="00C842AF" w:rsidRPr="008D40AF" w:rsidRDefault="001A0CF1" w:rsidP="008D40AF">
      <w:pPr>
        <w:pStyle w:val="ListParagraph"/>
        <w:numPr>
          <w:ilvl w:val="0"/>
          <w:numId w:val="7"/>
        </w:numPr>
        <w:jc w:val="both"/>
      </w:pPr>
      <w:r w:rsidRPr="008D40AF">
        <w:t>Statement of Facts</w:t>
      </w:r>
    </w:p>
    <w:p w14:paraId="279ED8C4" w14:textId="07106F9B" w:rsidR="001A0CF1" w:rsidRPr="008D40AF" w:rsidRDefault="001A0CF1" w:rsidP="008D40AF">
      <w:pPr>
        <w:pStyle w:val="ListParagraph"/>
        <w:numPr>
          <w:ilvl w:val="0"/>
          <w:numId w:val="7"/>
        </w:numPr>
        <w:jc w:val="both"/>
      </w:pPr>
      <w:r w:rsidRPr="008D40AF">
        <w:t>Shipper’s/Consignee’s/Charterer’s documents</w:t>
      </w:r>
    </w:p>
    <w:p w14:paraId="00A9CBD2" w14:textId="31A5F78E" w:rsidR="000F1EC2" w:rsidRPr="008D40AF" w:rsidRDefault="000F1EC2" w:rsidP="008D40AF">
      <w:pPr>
        <w:jc w:val="both"/>
      </w:pPr>
      <w:del w:id="10" w:author="Noel M. Cainglet" w:date="2017-09-25T08:46:00Z">
        <w:r w:rsidRPr="008D40AF" w:rsidDel="00BF3773">
          <w:br w:type="page"/>
        </w:r>
      </w:del>
    </w:p>
    <w:p w14:paraId="1C4D146E" w14:textId="77777777" w:rsidR="006F1D86" w:rsidRPr="008D40AF" w:rsidRDefault="0093114F" w:rsidP="008D40AF">
      <w:pPr>
        <w:pStyle w:val="ListParagraph"/>
        <w:numPr>
          <w:ilvl w:val="1"/>
          <w:numId w:val="1"/>
        </w:numPr>
        <w:jc w:val="both"/>
      </w:pPr>
      <w:r w:rsidRPr="008D40AF">
        <w:t>Operations Supervisor</w:t>
      </w:r>
    </w:p>
    <w:p w14:paraId="0139759C" w14:textId="77777777" w:rsidR="006F1D86" w:rsidRPr="008D40AF" w:rsidRDefault="006F1D86" w:rsidP="008D40AF">
      <w:pPr>
        <w:pStyle w:val="ListParagraph"/>
        <w:ind w:left="936"/>
        <w:jc w:val="both"/>
      </w:pPr>
    </w:p>
    <w:p w14:paraId="5664A7EE" w14:textId="314EF2ED" w:rsidR="0093114F" w:rsidRPr="008D40AF" w:rsidRDefault="007A7648" w:rsidP="008D40AF">
      <w:pPr>
        <w:pStyle w:val="ListParagraph"/>
        <w:ind w:left="936"/>
        <w:jc w:val="both"/>
      </w:pPr>
      <w:r w:rsidRPr="008D40AF">
        <w:t xml:space="preserve">Reviews and checks </w:t>
      </w:r>
      <w:r w:rsidR="0093114F" w:rsidRPr="008D40AF">
        <w:t>Out-turn Summary</w:t>
      </w:r>
    </w:p>
    <w:p w14:paraId="0A05F861" w14:textId="77777777" w:rsidR="004836E1" w:rsidRPr="008D40AF" w:rsidRDefault="004836E1" w:rsidP="008D40AF">
      <w:pPr>
        <w:pStyle w:val="ListParagraph"/>
        <w:ind w:left="936"/>
        <w:jc w:val="both"/>
      </w:pPr>
    </w:p>
    <w:p w14:paraId="74230FC3" w14:textId="1D0CAAED" w:rsidR="0093114F" w:rsidRPr="008D40AF" w:rsidRDefault="0093114F" w:rsidP="008D40AF">
      <w:pPr>
        <w:pStyle w:val="ListParagraph"/>
        <w:numPr>
          <w:ilvl w:val="1"/>
          <w:numId w:val="1"/>
        </w:numPr>
        <w:jc w:val="both"/>
      </w:pPr>
      <w:r w:rsidRPr="008D40AF">
        <w:t>Operations Manager</w:t>
      </w:r>
    </w:p>
    <w:p w14:paraId="51BA8E05" w14:textId="5F968A4E" w:rsidR="0093114F" w:rsidRPr="008D40AF" w:rsidRDefault="0093114F" w:rsidP="008D40AF">
      <w:pPr>
        <w:pStyle w:val="ListParagraph"/>
        <w:ind w:left="936"/>
        <w:jc w:val="both"/>
      </w:pPr>
    </w:p>
    <w:p w14:paraId="44B68587" w14:textId="77777777" w:rsidR="00B87E01" w:rsidRPr="008D40AF" w:rsidRDefault="00EB3493">
      <w:pPr>
        <w:pStyle w:val="ListParagraph"/>
        <w:numPr>
          <w:ilvl w:val="2"/>
          <w:numId w:val="1"/>
        </w:numPr>
        <w:jc w:val="both"/>
        <w:pPrChange w:id="11" w:author="Noel M. Cainglet" w:date="2017-09-25T08:44:00Z">
          <w:pPr>
            <w:pStyle w:val="ListParagraph"/>
            <w:ind w:left="936"/>
            <w:jc w:val="both"/>
          </w:pPr>
        </w:pPrChange>
      </w:pPr>
      <w:ins w:id="12" w:author="Noel M. Cainglet" w:date="2017-09-25T08:44:00Z">
        <w:r w:rsidRPr="008D40AF">
          <w:t>Receives Service Order from Marketing Departmen</w:t>
        </w:r>
      </w:ins>
      <w:r w:rsidR="00B87E01" w:rsidRPr="008D40AF">
        <w:t>t.</w:t>
      </w:r>
    </w:p>
    <w:p w14:paraId="0F6132AD" w14:textId="62B6808B" w:rsidR="00EB3493" w:rsidRPr="008D40AF" w:rsidRDefault="00241A1C" w:rsidP="008D40AF">
      <w:pPr>
        <w:pStyle w:val="ListParagraph"/>
        <w:numPr>
          <w:ilvl w:val="2"/>
          <w:numId w:val="1"/>
        </w:numPr>
        <w:jc w:val="both"/>
        <w:rPr>
          <w:ins w:id="13" w:author="Noel M. Cainglet" w:date="2017-09-25T08:44:00Z"/>
        </w:rPr>
      </w:pPr>
      <w:r w:rsidRPr="008D40AF">
        <w:t>N</w:t>
      </w:r>
      <w:ins w:id="14" w:author="Noel M. Cainglet" w:date="2017-09-25T08:44:00Z">
        <w:r w:rsidR="00EB3493" w:rsidRPr="008D40AF">
          <w:t>otif</w:t>
        </w:r>
      </w:ins>
      <w:r w:rsidRPr="008D40AF">
        <w:t>ies</w:t>
      </w:r>
      <w:ins w:id="15" w:author="Noel M. Cainglet" w:date="2017-09-25T08:44:00Z">
        <w:r w:rsidR="00EB3493" w:rsidRPr="008D40AF">
          <w:t xml:space="preserve"> and instruct</w:t>
        </w:r>
      </w:ins>
      <w:r w:rsidRPr="008D40AF">
        <w:t xml:space="preserve">s </w:t>
      </w:r>
      <w:ins w:id="16" w:author="Noel M. Cainglet" w:date="2017-09-25T08:44:00Z">
        <w:r w:rsidR="00EB3493" w:rsidRPr="008D40AF">
          <w:t>Tugboat Master and/or Barge Patron</w:t>
        </w:r>
      </w:ins>
      <w:r w:rsidRPr="008D40AF">
        <w:t xml:space="preserve"> of Voyage Charter and Time Charter.</w:t>
      </w:r>
    </w:p>
    <w:p w14:paraId="0F73C624" w14:textId="58855D82" w:rsidR="00ED6586" w:rsidRPr="008D40AF" w:rsidRDefault="0093114F">
      <w:pPr>
        <w:pStyle w:val="ListParagraph"/>
        <w:numPr>
          <w:ilvl w:val="2"/>
          <w:numId w:val="1"/>
        </w:numPr>
        <w:jc w:val="both"/>
        <w:pPrChange w:id="17" w:author="Noel M. Cainglet" w:date="2017-09-25T08:44:00Z">
          <w:pPr>
            <w:pStyle w:val="ListParagraph"/>
            <w:ind w:left="936"/>
            <w:jc w:val="both"/>
          </w:pPr>
        </w:pPrChange>
      </w:pPr>
      <w:r w:rsidRPr="008D40AF">
        <w:t>Approves Out-turn Summary.</w:t>
      </w:r>
    </w:p>
    <w:p w14:paraId="19858DF7" w14:textId="2BC986F8" w:rsidR="00ED6586" w:rsidRPr="008D40AF" w:rsidRDefault="00ED6586" w:rsidP="008D40AF">
      <w:pPr>
        <w:jc w:val="both"/>
      </w:pPr>
    </w:p>
    <w:p w14:paraId="317FF44D" w14:textId="4E8C7E12" w:rsidR="001C4624" w:rsidRPr="008D40AF" w:rsidRDefault="001C4624" w:rsidP="008D40AF">
      <w:pPr>
        <w:pStyle w:val="ListParagraph"/>
        <w:numPr>
          <w:ilvl w:val="0"/>
          <w:numId w:val="1"/>
        </w:numPr>
        <w:jc w:val="both"/>
      </w:pPr>
      <w:r w:rsidRPr="008D40AF">
        <w:rPr>
          <w:u w:val="single"/>
        </w:rPr>
        <w:t>KEY TERMS</w:t>
      </w:r>
    </w:p>
    <w:p w14:paraId="7ECD5F43" w14:textId="42B567BD" w:rsidR="001C4624" w:rsidRPr="008D40AF" w:rsidRDefault="001C4624" w:rsidP="008D40AF">
      <w:pPr>
        <w:pStyle w:val="ListParagraph"/>
        <w:ind w:left="576"/>
        <w:jc w:val="both"/>
      </w:pPr>
    </w:p>
    <w:p w14:paraId="44598644" w14:textId="3C354F0B" w:rsidR="001C4624" w:rsidRPr="008D40AF" w:rsidRDefault="001C4624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i/>
        </w:rPr>
        <w:t xml:space="preserve">Tugboat </w:t>
      </w:r>
      <w:r w:rsidRPr="008D40AF">
        <w:t xml:space="preserve">– </w:t>
      </w:r>
      <w:r w:rsidR="004D7228" w:rsidRPr="008D40AF">
        <w:t>a boat used for towing barges.</w:t>
      </w:r>
    </w:p>
    <w:p w14:paraId="026DBA69" w14:textId="54BF3C62" w:rsidR="001C4624" w:rsidRPr="008D40AF" w:rsidRDefault="001C4624" w:rsidP="008D40AF">
      <w:pPr>
        <w:pStyle w:val="ListParagraph"/>
        <w:ind w:left="936"/>
        <w:jc w:val="both"/>
      </w:pPr>
    </w:p>
    <w:p w14:paraId="34983C14" w14:textId="5B47ABEB" w:rsidR="001C4624" w:rsidRPr="008D40AF" w:rsidRDefault="001C4624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i/>
        </w:rPr>
        <w:t>Barge</w:t>
      </w:r>
      <w:r w:rsidRPr="008D40AF">
        <w:t xml:space="preserve"> – </w:t>
      </w:r>
      <w:r w:rsidR="007B4DE8" w:rsidRPr="008D40AF">
        <w:t>a</w:t>
      </w:r>
      <w:r w:rsidR="002D3909" w:rsidRPr="008D40AF">
        <w:t xml:space="preserve"> non-self </w:t>
      </w:r>
      <w:r w:rsidR="007B4DE8" w:rsidRPr="008D40AF">
        <w:t xml:space="preserve">propelled </w:t>
      </w:r>
      <w:r w:rsidR="007F5BC9" w:rsidRPr="008D40AF">
        <w:t>boat used for carrying cargoes.</w:t>
      </w:r>
    </w:p>
    <w:p w14:paraId="1E438D83" w14:textId="77777777" w:rsidR="001C4624" w:rsidRPr="008D40AF" w:rsidRDefault="001C4624" w:rsidP="008D40AF">
      <w:pPr>
        <w:pStyle w:val="ListParagraph"/>
      </w:pPr>
    </w:p>
    <w:p w14:paraId="67480B2E" w14:textId="237A46C2" w:rsidR="001C4624" w:rsidRPr="008D40AF" w:rsidRDefault="00F7717B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i/>
        </w:rPr>
        <w:t xml:space="preserve">Charterer </w:t>
      </w:r>
      <w:r w:rsidR="008B5639" w:rsidRPr="008D40AF">
        <w:t xml:space="preserve">– pertains to entity </w:t>
      </w:r>
      <w:r w:rsidR="00B924D0" w:rsidRPr="008D40AF">
        <w:t>who hires tugboats and/or barges from the Company</w:t>
      </w:r>
      <w:r w:rsidR="004C490E" w:rsidRPr="008D40AF">
        <w:t xml:space="preserve"> for a specific period of time</w:t>
      </w:r>
      <w:r w:rsidR="00B924D0" w:rsidRPr="008D40AF">
        <w:t>.</w:t>
      </w:r>
    </w:p>
    <w:p w14:paraId="45D375EA" w14:textId="77777777" w:rsidR="00F7717B" w:rsidRPr="008D40AF" w:rsidRDefault="00F7717B" w:rsidP="008D40AF">
      <w:pPr>
        <w:pStyle w:val="ListParagraph"/>
      </w:pPr>
    </w:p>
    <w:p w14:paraId="2D3D2847" w14:textId="5CED212F" w:rsidR="001B22E7" w:rsidRPr="008D40AF" w:rsidRDefault="00CE17F0" w:rsidP="008D40AF">
      <w:pPr>
        <w:tabs>
          <w:tab w:val="left" w:pos="1239"/>
        </w:tabs>
        <w:jc w:val="both"/>
      </w:pPr>
      <w:r w:rsidRPr="008D40AF">
        <w:tab/>
      </w:r>
      <w:r w:rsidR="001B22E7" w:rsidRPr="008D40AF">
        <w:br w:type="page"/>
      </w:r>
    </w:p>
    <w:p w14:paraId="16F72BCD" w14:textId="70D92DDE" w:rsidR="00046C98" w:rsidRPr="008D40AF" w:rsidRDefault="003226EA" w:rsidP="008D40AF">
      <w:pPr>
        <w:pStyle w:val="ListParagraph"/>
        <w:numPr>
          <w:ilvl w:val="0"/>
          <w:numId w:val="1"/>
        </w:numPr>
        <w:jc w:val="both"/>
      </w:pPr>
      <w:r w:rsidRPr="008D40AF">
        <w:rPr>
          <w:u w:val="single"/>
        </w:rPr>
        <w:lastRenderedPageBreak/>
        <w:t>POLICIE</w:t>
      </w:r>
      <w:r w:rsidR="00046C98" w:rsidRPr="008D40AF">
        <w:rPr>
          <w:u w:val="single"/>
        </w:rPr>
        <w:t>S</w:t>
      </w:r>
    </w:p>
    <w:p w14:paraId="44D2F8BC" w14:textId="0C7B562F" w:rsidR="007C0F84" w:rsidRPr="008D40AF" w:rsidRDefault="007C0F84" w:rsidP="008D40AF">
      <w:pPr>
        <w:pStyle w:val="ListParagraph"/>
        <w:tabs>
          <w:tab w:val="left" w:pos="4065"/>
        </w:tabs>
        <w:ind w:left="576"/>
        <w:jc w:val="both"/>
      </w:pPr>
    </w:p>
    <w:p w14:paraId="3BABD3ED" w14:textId="0D032BB2" w:rsidR="00B02BB0" w:rsidRPr="008D40AF" w:rsidRDefault="00A90A79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b/>
        </w:rPr>
        <w:t>G</w:t>
      </w:r>
      <w:r w:rsidR="007C0F84" w:rsidRPr="008D40AF">
        <w:rPr>
          <w:b/>
        </w:rPr>
        <w:t>eneral</w:t>
      </w:r>
    </w:p>
    <w:p w14:paraId="1B825758" w14:textId="77777777" w:rsidR="007A4572" w:rsidRPr="008D40AF" w:rsidRDefault="007A4572" w:rsidP="008D40AF">
      <w:pPr>
        <w:pStyle w:val="ListParagraph"/>
        <w:ind w:left="1350"/>
        <w:jc w:val="both"/>
      </w:pPr>
    </w:p>
    <w:p w14:paraId="2454CB22" w14:textId="706F1E50" w:rsidR="00400530" w:rsidRPr="00A24A0A" w:rsidRDefault="006D7F78" w:rsidP="008D40AF">
      <w:pPr>
        <w:pStyle w:val="ListParagraph"/>
        <w:numPr>
          <w:ilvl w:val="2"/>
          <w:numId w:val="1"/>
        </w:numPr>
        <w:jc w:val="both"/>
      </w:pPr>
      <w:del w:id="18" w:author="jeserio lonon" w:date="2017-09-23T17:39:00Z">
        <w:r w:rsidRPr="008D40AF" w:rsidDel="0044372A">
          <w:delText>A</w:delText>
        </w:r>
        <w:r w:rsidR="007F7C5E" w:rsidRPr="008D40AF" w:rsidDel="0044372A">
          <w:delText xml:space="preserve">s a </w:delText>
        </w:r>
        <w:r w:rsidRPr="008D40AF" w:rsidDel="0044372A">
          <w:delText>Company Policy, l</w:delText>
        </w:r>
      </w:del>
      <w:ins w:id="19" w:author="jeserio lonon" w:date="2017-09-23T17:39:00Z">
        <w:r w:rsidR="0044372A" w:rsidRPr="008D40AF">
          <w:t>L</w:t>
        </w:r>
      </w:ins>
      <w:r w:rsidRPr="008D40AF">
        <w:t>ighterage operations shall mean</w:t>
      </w:r>
      <w:r w:rsidR="007F7C5E" w:rsidRPr="008D40AF">
        <w:t xml:space="preserve"> the use of tugboats (or simply tugs) </w:t>
      </w:r>
      <w:r w:rsidR="005A7640" w:rsidRPr="008D40AF">
        <w:t xml:space="preserve">and/or barges primarily to transfer </w:t>
      </w:r>
      <w:r w:rsidR="00743169" w:rsidRPr="008D40AF">
        <w:t xml:space="preserve">or </w:t>
      </w:r>
      <w:r w:rsidR="00CF38F4" w:rsidRPr="008D40AF">
        <w:t xml:space="preserve">carry </w:t>
      </w:r>
      <w:r w:rsidR="00743169" w:rsidRPr="008D40AF">
        <w:t>cargo</w:t>
      </w:r>
      <w:r w:rsidR="00CF38F4" w:rsidRPr="008D40AF">
        <w:t>es</w:t>
      </w:r>
      <w:r w:rsidR="00DE1D8A" w:rsidRPr="008D40AF">
        <w:t xml:space="preserve"> </w:t>
      </w:r>
      <w:r w:rsidR="00857174" w:rsidRPr="008D40AF">
        <w:t>from large-ocean-</w:t>
      </w:r>
      <w:r w:rsidR="005A7640" w:rsidRPr="008D40AF">
        <w:t>vessels</w:t>
      </w:r>
      <w:r w:rsidR="00251263" w:rsidRPr="008D40AF">
        <w:t xml:space="preserve"> </w:t>
      </w:r>
      <w:r w:rsidR="00381749" w:rsidRPr="008D40AF">
        <w:t xml:space="preserve">to port terminals or </w:t>
      </w:r>
      <w:r w:rsidR="00743169" w:rsidRPr="008D40AF">
        <w:t xml:space="preserve">facilities which cannot </w:t>
      </w:r>
      <w:r w:rsidR="00EF24E2" w:rsidRPr="008D40AF">
        <w:t>accommodate or</w:t>
      </w:r>
      <w:r w:rsidR="00865762" w:rsidRPr="008D40AF">
        <w:t xml:space="preserve"> accept such large-ocean-vessels</w:t>
      </w:r>
      <w:r w:rsidR="00461AAF" w:rsidRPr="008D40AF">
        <w:t>.</w:t>
      </w:r>
      <w:r w:rsidR="00395109" w:rsidRPr="008D40AF">
        <w:t xml:space="preserve"> </w:t>
      </w:r>
      <w:r w:rsidR="00395109" w:rsidRPr="00A24A0A">
        <w:t>This also includ</w:t>
      </w:r>
      <w:r w:rsidR="00031BD1" w:rsidRPr="00A24A0A">
        <w:t xml:space="preserve">e transfer of cargoes from port to </w:t>
      </w:r>
      <w:r w:rsidR="00395109" w:rsidRPr="00A24A0A">
        <w:t>port terminal</w:t>
      </w:r>
      <w:r w:rsidR="00031BD1" w:rsidRPr="00A24A0A">
        <w:t xml:space="preserve">s </w:t>
      </w:r>
      <w:r w:rsidR="00395109" w:rsidRPr="00A24A0A">
        <w:t>through the</w:t>
      </w:r>
      <w:r w:rsidR="004C6B07" w:rsidRPr="00A24A0A">
        <w:t xml:space="preserve"> use of tugs and/or barges within the authority granted to it by the relevant regulatory bodies.</w:t>
      </w:r>
    </w:p>
    <w:p w14:paraId="626EAC36" w14:textId="6AD5BA31" w:rsidR="006226A3" w:rsidRPr="008D40AF" w:rsidRDefault="00DC09A2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Tugs </w:t>
      </w:r>
      <w:r w:rsidR="00784977" w:rsidRPr="008D40AF">
        <w:t xml:space="preserve">and/or barges may be used either </w:t>
      </w:r>
      <w:r w:rsidR="00AB4256" w:rsidRPr="008D40AF">
        <w:t xml:space="preserve">as a </w:t>
      </w:r>
      <w:r w:rsidR="00AE4259" w:rsidRPr="008D40AF">
        <w:t>voyage charter or time charter.</w:t>
      </w:r>
      <w:r w:rsidR="00AB4256" w:rsidRPr="008D40AF">
        <w:t xml:space="preserve"> </w:t>
      </w:r>
      <w:r w:rsidR="00EF7FDE" w:rsidRPr="008D40AF">
        <w:t>The salient features of these two services follow:</w:t>
      </w:r>
    </w:p>
    <w:p w14:paraId="75AEF5C4" w14:textId="7A1FC81B" w:rsidR="006D7F78" w:rsidRPr="008D40AF" w:rsidRDefault="006D7F78" w:rsidP="008D40AF">
      <w:pPr>
        <w:pStyle w:val="ListParagraph"/>
        <w:ind w:left="1350"/>
        <w:jc w:val="both"/>
      </w:pP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2209"/>
        <w:gridCol w:w="2489"/>
        <w:gridCol w:w="3379"/>
      </w:tblGrid>
      <w:tr w:rsidR="003C2FC0" w:rsidRPr="008D40AF" w14:paraId="7B20205D" w14:textId="77777777" w:rsidTr="0061589C">
        <w:trPr>
          <w:tblHeader/>
        </w:trPr>
        <w:tc>
          <w:tcPr>
            <w:tcW w:w="0" w:type="auto"/>
          </w:tcPr>
          <w:p w14:paraId="21E85AC4" w14:textId="77777777" w:rsidR="006D7F78" w:rsidRPr="008D40AF" w:rsidRDefault="006D7F78" w:rsidP="008D40AF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14:paraId="69EEC414" w14:textId="1B9B5ABD" w:rsidR="006D7F78" w:rsidRPr="008D40AF" w:rsidRDefault="006D7F78" w:rsidP="008D40AF">
            <w:pPr>
              <w:jc w:val="center"/>
              <w:rPr>
                <w:b/>
              </w:rPr>
            </w:pPr>
            <w:r w:rsidRPr="008D40AF">
              <w:rPr>
                <w:b/>
              </w:rPr>
              <w:t>Voyage</w:t>
            </w:r>
            <w:r w:rsidR="004E556E" w:rsidRPr="008D40AF">
              <w:rPr>
                <w:b/>
              </w:rPr>
              <w:t xml:space="preserve"> Charter</w:t>
            </w:r>
          </w:p>
        </w:tc>
        <w:tc>
          <w:tcPr>
            <w:tcW w:w="0" w:type="auto"/>
          </w:tcPr>
          <w:p w14:paraId="07E519EC" w14:textId="5AAA63C8" w:rsidR="006D7F78" w:rsidRPr="008D40AF" w:rsidRDefault="006D7F78" w:rsidP="008D40AF">
            <w:pPr>
              <w:jc w:val="center"/>
              <w:rPr>
                <w:b/>
              </w:rPr>
            </w:pPr>
            <w:r w:rsidRPr="008D40AF">
              <w:rPr>
                <w:b/>
              </w:rPr>
              <w:t>Time</w:t>
            </w:r>
            <w:r w:rsidR="004E556E" w:rsidRPr="008D40AF">
              <w:rPr>
                <w:b/>
              </w:rPr>
              <w:t xml:space="preserve"> Charter</w:t>
            </w:r>
          </w:p>
        </w:tc>
      </w:tr>
      <w:tr w:rsidR="003C2FC0" w:rsidRPr="008D40AF" w14:paraId="256C563F" w14:textId="77777777" w:rsidTr="0061589C">
        <w:tc>
          <w:tcPr>
            <w:tcW w:w="0" w:type="auto"/>
          </w:tcPr>
          <w:p w14:paraId="400B2F5D" w14:textId="09790C41" w:rsidR="00EB330C" w:rsidRPr="008D40AF" w:rsidRDefault="00D71BA9" w:rsidP="008D40AF">
            <w:r w:rsidRPr="008D40AF">
              <w:t>In General</w:t>
            </w:r>
          </w:p>
          <w:p w14:paraId="03D7D5B6" w14:textId="77777777" w:rsidR="00D71BA9" w:rsidRPr="008D40AF" w:rsidRDefault="00D71BA9" w:rsidP="008D40AF"/>
        </w:tc>
        <w:tc>
          <w:tcPr>
            <w:tcW w:w="0" w:type="auto"/>
          </w:tcPr>
          <w:p w14:paraId="005952B6" w14:textId="1D6B7FB0" w:rsidR="00B30843" w:rsidRPr="008D40AF" w:rsidRDefault="009C3680" w:rsidP="008D40AF">
            <w:r w:rsidRPr="008D40AF">
              <w:t xml:space="preserve">A contract to deliver a specific </w:t>
            </w:r>
            <w:r w:rsidR="00F16CCF" w:rsidRPr="008D40AF">
              <w:t>c</w:t>
            </w:r>
            <w:r w:rsidR="00596AC2" w:rsidRPr="008D40AF">
              <w:t xml:space="preserve">argo and estimated </w:t>
            </w:r>
            <w:r w:rsidR="00F16CCF" w:rsidRPr="008D40AF">
              <w:t xml:space="preserve">volume to a certain </w:t>
            </w:r>
            <w:r w:rsidRPr="008D40AF">
              <w:t>destination.</w:t>
            </w:r>
          </w:p>
          <w:p w14:paraId="0824D1D7" w14:textId="7BBC42BD" w:rsidR="00502989" w:rsidRPr="008D40AF" w:rsidRDefault="00502989" w:rsidP="008D40AF"/>
        </w:tc>
        <w:tc>
          <w:tcPr>
            <w:tcW w:w="0" w:type="auto"/>
          </w:tcPr>
          <w:p w14:paraId="2A45E04D" w14:textId="3F2FB19F" w:rsidR="00D71BA9" w:rsidRPr="008D40AF" w:rsidRDefault="00AD1B48" w:rsidP="008D40AF">
            <w:r w:rsidRPr="008D40AF">
              <w:t>A contract to hire</w:t>
            </w:r>
            <w:r w:rsidR="002C4504" w:rsidRPr="008D40AF">
              <w:t xml:space="preserve"> a </w:t>
            </w:r>
            <w:r w:rsidR="007C5DC1" w:rsidRPr="008D40AF">
              <w:t xml:space="preserve">particular </w:t>
            </w:r>
            <w:r w:rsidR="00923A42" w:rsidRPr="008D40AF">
              <w:t xml:space="preserve">tugboat and/or barges to a </w:t>
            </w:r>
            <w:commentRangeStart w:id="20"/>
            <w:commentRangeStart w:id="21"/>
            <w:r w:rsidR="00923A42" w:rsidRPr="008D40AF">
              <w:t>Charterer</w:t>
            </w:r>
            <w:commentRangeEnd w:id="20"/>
            <w:r w:rsidR="0044372A" w:rsidRPr="008D40AF">
              <w:rPr>
                <w:rStyle w:val="CommentReference"/>
              </w:rPr>
              <w:commentReference w:id="20"/>
            </w:r>
            <w:commentRangeEnd w:id="21"/>
            <w:r w:rsidR="00EE505D" w:rsidRPr="008D40AF">
              <w:rPr>
                <w:rStyle w:val="CommentReference"/>
              </w:rPr>
              <w:commentReference w:id="21"/>
            </w:r>
            <w:r w:rsidR="00923A42" w:rsidRPr="008D40AF">
              <w:t xml:space="preserve"> </w:t>
            </w:r>
            <w:r w:rsidR="000025FE" w:rsidRPr="00A24A0A">
              <w:t xml:space="preserve">for a </w:t>
            </w:r>
            <w:r w:rsidR="00F16469" w:rsidRPr="00A24A0A">
              <w:t>period of time.</w:t>
            </w:r>
          </w:p>
          <w:p w14:paraId="0792CA6C" w14:textId="50D5846B" w:rsidR="00F16469" w:rsidRPr="008D40AF" w:rsidRDefault="00F16469" w:rsidP="008D40AF">
            <w:pPr>
              <w:ind w:firstLine="720"/>
            </w:pPr>
          </w:p>
        </w:tc>
      </w:tr>
      <w:tr w:rsidR="003C2FC0" w:rsidRPr="008D40AF" w14:paraId="050A3BEC" w14:textId="77777777" w:rsidTr="0061589C">
        <w:trPr>
          <w:trHeight w:val="773"/>
        </w:trPr>
        <w:tc>
          <w:tcPr>
            <w:tcW w:w="0" w:type="auto"/>
          </w:tcPr>
          <w:p w14:paraId="1A868161" w14:textId="6478B7ED" w:rsidR="006D7F78" w:rsidRPr="008D40AF" w:rsidRDefault="001E6E39" w:rsidP="008D40AF">
            <w:del w:id="22" w:author="jeserio lonon" w:date="2017-09-23T17:41:00Z">
              <w:r w:rsidRPr="008D40AF" w:rsidDel="008F52A5">
                <w:delText>Responsibility</w:delText>
              </w:r>
            </w:del>
            <w:ins w:id="23" w:author="jeserio lonon" w:date="2017-09-23T17:41:00Z">
              <w:r w:rsidR="008F52A5" w:rsidRPr="008D40AF">
                <w:t>Who shoulders the cost</w:t>
              </w:r>
            </w:ins>
          </w:p>
        </w:tc>
        <w:tc>
          <w:tcPr>
            <w:tcW w:w="0" w:type="auto"/>
          </w:tcPr>
          <w:p w14:paraId="419760D6" w14:textId="378698CC" w:rsidR="009B436C" w:rsidRPr="008D40AF" w:rsidRDefault="00A328F6" w:rsidP="008D40AF">
            <w:r w:rsidRPr="008D40AF">
              <w:t>All c</w:t>
            </w:r>
            <w:r w:rsidR="00816A76" w:rsidRPr="008D40AF">
              <w:t>osts associated wit</w:t>
            </w:r>
            <w:r w:rsidR="00590622" w:rsidRPr="008D40AF">
              <w:t xml:space="preserve">h the vessel and operations are paid </w:t>
            </w:r>
            <w:r w:rsidR="00816A76" w:rsidRPr="008D40AF">
              <w:t>by the Company such as crewing,</w:t>
            </w:r>
            <w:r w:rsidR="00590622" w:rsidRPr="008D40AF">
              <w:t xml:space="preserve"> </w:t>
            </w:r>
            <w:r w:rsidR="00816A76" w:rsidRPr="008D40AF">
              <w:t xml:space="preserve">maintenance, </w:t>
            </w:r>
            <w:r w:rsidR="00B94891" w:rsidRPr="008D40AF">
              <w:t xml:space="preserve">insurance, fuel, </w:t>
            </w:r>
            <w:r w:rsidR="00816A76" w:rsidRPr="008D40AF">
              <w:t>port charges</w:t>
            </w:r>
            <w:r w:rsidR="00B94891" w:rsidRPr="008D40AF">
              <w:t xml:space="preserve">, </w:t>
            </w:r>
            <w:r w:rsidR="00B94891" w:rsidRPr="008D40AF">
              <w:rPr>
                <w:i/>
              </w:rPr>
              <w:t>etc.</w:t>
            </w:r>
          </w:p>
        </w:tc>
        <w:tc>
          <w:tcPr>
            <w:tcW w:w="0" w:type="auto"/>
          </w:tcPr>
          <w:p w14:paraId="1017F09E" w14:textId="3C00E86A" w:rsidR="00361D7E" w:rsidRPr="008D40AF" w:rsidRDefault="0027585F" w:rsidP="008D40AF">
            <w:r w:rsidRPr="008D40AF">
              <w:t>All costs associated with the vessel remains the responsibility of the Company.</w:t>
            </w:r>
            <w:r w:rsidR="00DA7E32" w:rsidRPr="008D40AF">
              <w:t xml:space="preserve"> </w:t>
            </w:r>
            <w:r w:rsidR="00A328F6" w:rsidRPr="008D40AF">
              <w:t>However,</w:t>
            </w:r>
            <w:r w:rsidRPr="008D40AF">
              <w:t xml:space="preserve"> fuel, port char</w:t>
            </w:r>
            <w:r w:rsidR="00941AA6" w:rsidRPr="008D40AF">
              <w:t xml:space="preserve">ges and other operational costs as stated in the time charter contract shall </w:t>
            </w:r>
            <w:r w:rsidR="001D7897" w:rsidRPr="008D40AF">
              <w:t xml:space="preserve">be </w:t>
            </w:r>
            <w:r w:rsidRPr="008D40AF">
              <w:t>shouldered by the Charterer.</w:t>
            </w:r>
          </w:p>
          <w:p w14:paraId="09E10600" w14:textId="77777777" w:rsidR="00361D7E" w:rsidRPr="008D40AF" w:rsidDel="00F000F0" w:rsidRDefault="00361D7E" w:rsidP="008D40AF">
            <w:pPr>
              <w:rPr>
                <w:del w:id="24" w:author="Noel M. Cainglet" w:date="2017-09-25T08:46:00Z"/>
              </w:rPr>
            </w:pPr>
          </w:p>
          <w:p w14:paraId="33E2209F" w14:textId="2FEB684F" w:rsidR="0027585F" w:rsidRPr="008D40AF" w:rsidRDefault="0027585F" w:rsidP="008D40AF"/>
        </w:tc>
      </w:tr>
      <w:tr w:rsidR="003C2FC0" w:rsidRPr="008D40AF" w14:paraId="46669A9E" w14:textId="77777777" w:rsidTr="0061589C">
        <w:tc>
          <w:tcPr>
            <w:tcW w:w="0" w:type="auto"/>
          </w:tcPr>
          <w:p w14:paraId="74A97D23" w14:textId="77777777" w:rsidR="006D7F78" w:rsidRPr="008D40AF" w:rsidRDefault="006D7F78" w:rsidP="008D40AF">
            <w:r w:rsidRPr="008D40AF">
              <w:t>Duration</w:t>
            </w:r>
          </w:p>
        </w:tc>
        <w:tc>
          <w:tcPr>
            <w:tcW w:w="0" w:type="auto"/>
          </w:tcPr>
          <w:p w14:paraId="308DC13B" w14:textId="632C09E9" w:rsidR="001F3FDD" w:rsidRPr="008D40AF" w:rsidRDefault="00BF61DF" w:rsidP="008D40AF">
            <w:r w:rsidRPr="008D40AF">
              <w:t>Contract ends upon completion of the transaction or operations.</w:t>
            </w:r>
          </w:p>
          <w:p w14:paraId="0FC0C2EC" w14:textId="77777777" w:rsidR="00A11197" w:rsidRPr="008D40AF" w:rsidDel="009B6736" w:rsidRDefault="00A11197" w:rsidP="008D40AF">
            <w:pPr>
              <w:rPr>
                <w:del w:id="25" w:author="jeserio lonon" w:date="2017-09-23T17:41:00Z"/>
              </w:rPr>
            </w:pPr>
          </w:p>
          <w:p w14:paraId="304C0897" w14:textId="77777777" w:rsidR="00EB268F" w:rsidRPr="008D40AF" w:rsidDel="009B6736" w:rsidRDefault="00EB268F" w:rsidP="008D40AF">
            <w:pPr>
              <w:rPr>
                <w:del w:id="26" w:author="jeserio lonon" w:date="2017-09-23T17:41:00Z"/>
              </w:rPr>
            </w:pPr>
          </w:p>
          <w:p w14:paraId="15F8A4EE" w14:textId="77777777" w:rsidR="00EB268F" w:rsidRPr="008D40AF" w:rsidDel="009B6736" w:rsidRDefault="00EB268F" w:rsidP="008D40AF">
            <w:pPr>
              <w:rPr>
                <w:del w:id="27" w:author="jeserio lonon" w:date="2017-09-23T17:41:00Z"/>
              </w:rPr>
            </w:pPr>
          </w:p>
          <w:p w14:paraId="218FA08C" w14:textId="52976B35" w:rsidR="00EB268F" w:rsidRPr="008D40AF" w:rsidRDefault="00EB268F" w:rsidP="008D40AF"/>
        </w:tc>
        <w:tc>
          <w:tcPr>
            <w:tcW w:w="0" w:type="auto"/>
          </w:tcPr>
          <w:p w14:paraId="1AFAC786" w14:textId="77777777" w:rsidR="003C2FC0" w:rsidRPr="008D40AF" w:rsidRDefault="00DD4D30" w:rsidP="008D40AF">
            <w:r w:rsidRPr="008D40AF">
              <w:t>Dep</w:t>
            </w:r>
            <w:r w:rsidR="003C2FC0" w:rsidRPr="008D40AF">
              <w:t>ends on the time charter period (i.e., no. of days tugs and/or barges are hired per contract).</w:t>
            </w:r>
          </w:p>
          <w:p w14:paraId="260FC789" w14:textId="28E2AC5A" w:rsidR="00084192" w:rsidRPr="008D40AF" w:rsidRDefault="00F33D96" w:rsidP="008D40AF">
            <w:commentRangeStart w:id="28"/>
            <w:del w:id="29" w:author="Noel M. Cainglet" w:date="2017-09-25T06:43:00Z">
              <w:r w:rsidRPr="008D40AF" w:rsidDel="00D56E94">
                <w:delText xml:space="preserve">Limited. </w:delText>
              </w:r>
              <w:commentRangeEnd w:id="28"/>
              <w:r w:rsidR="009B6736" w:rsidRPr="008D40AF" w:rsidDel="00D56E94">
                <w:rPr>
                  <w:rStyle w:val="CommentReference"/>
                </w:rPr>
                <w:commentReference w:id="28"/>
              </w:r>
              <w:r w:rsidRPr="008D40AF" w:rsidDel="00D56E94">
                <w:delText>Within a specifi</w:delText>
              </w:r>
            </w:del>
          </w:p>
        </w:tc>
      </w:tr>
      <w:tr w:rsidR="003C2FC0" w:rsidRPr="008D40AF" w14:paraId="78C31289" w14:textId="77777777" w:rsidTr="0061589C">
        <w:tc>
          <w:tcPr>
            <w:tcW w:w="0" w:type="auto"/>
          </w:tcPr>
          <w:p w14:paraId="69467168" w14:textId="4D5A90FA" w:rsidR="006D7F78" w:rsidRPr="008D40AF" w:rsidRDefault="005904AA" w:rsidP="008D40AF">
            <w:r w:rsidRPr="008D40AF">
              <w:t>Payment</w:t>
            </w:r>
          </w:p>
        </w:tc>
        <w:tc>
          <w:tcPr>
            <w:tcW w:w="0" w:type="auto"/>
          </w:tcPr>
          <w:p w14:paraId="1ED8E820" w14:textId="77777777" w:rsidR="006D7F78" w:rsidRPr="008D40AF" w:rsidRDefault="00472884" w:rsidP="008D40AF">
            <w:r w:rsidRPr="008D40AF">
              <w:t>Based on quantity or weight of cargo loaded.</w:t>
            </w:r>
          </w:p>
          <w:p w14:paraId="2771FD22" w14:textId="4FB64744" w:rsidR="000A23BA" w:rsidRPr="008D40AF" w:rsidRDefault="000A23BA" w:rsidP="008D40AF"/>
        </w:tc>
        <w:tc>
          <w:tcPr>
            <w:tcW w:w="0" w:type="auto"/>
          </w:tcPr>
          <w:p w14:paraId="3B7E68CC" w14:textId="099A13E1" w:rsidR="0063744F" w:rsidRPr="008D40AF" w:rsidRDefault="006513A5" w:rsidP="008D40AF">
            <w:r w:rsidRPr="008D40AF">
              <w:t xml:space="preserve">Based on daily hiring rate per </w:t>
            </w:r>
            <w:r w:rsidR="0063744F" w:rsidRPr="008D40AF">
              <w:t>deadweight tonnage</w:t>
            </w:r>
            <w:r w:rsidR="00605FC2" w:rsidRPr="008D40AF">
              <w:t xml:space="preserve"> of </w:t>
            </w:r>
            <w:r w:rsidRPr="008D40AF">
              <w:t xml:space="preserve">barge </w:t>
            </w:r>
            <w:r w:rsidR="0063744F" w:rsidRPr="008D40AF">
              <w:t xml:space="preserve">or </w:t>
            </w:r>
            <w:r w:rsidR="000D233A" w:rsidRPr="008D40AF">
              <w:t>horsepower</w:t>
            </w:r>
            <w:r w:rsidRPr="008D40AF">
              <w:t xml:space="preserve"> </w:t>
            </w:r>
            <w:r w:rsidR="0063744F" w:rsidRPr="008D40AF">
              <w:t>of the tugboat.</w:t>
            </w:r>
          </w:p>
          <w:p w14:paraId="5B08B98C" w14:textId="44458EA7" w:rsidR="0063744F" w:rsidRPr="008D40AF" w:rsidRDefault="0063744F" w:rsidP="008D40AF"/>
        </w:tc>
      </w:tr>
      <w:tr w:rsidR="003C2FC0" w:rsidRPr="008D40AF" w14:paraId="5BA20CE5" w14:textId="77777777" w:rsidTr="0061589C">
        <w:tc>
          <w:tcPr>
            <w:tcW w:w="0" w:type="auto"/>
          </w:tcPr>
          <w:p w14:paraId="6EAB1A70" w14:textId="77777777" w:rsidR="006D7F78" w:rsidRPr="008D40AF" w:rsidRDefault="006D7F78" w:rsidP="008D40AF">
            <w:r w:rsidRPr="008D40AF">
              <w:t>Vessel used</w:t>
            </w:r>
          </w:p>
        </w:tc>
        <w:tc>
          <w:tcPr>
            <w:tcW w:w="0" w:type="auto"/>
          </w:tcPr>
          <w:p w14:paraId="35222084" w14:textId="77777777" w:rsidR="006D7F78" w:rsidRPr="008D40AF" w:rsidRDefault="006D7F78" w:rsidP="008D40AF">
            <w:r w:rsidRPr="008D40AF">
              <w:t xml:space="preserve">Tugboat </w:t>
            </w:r>
            <w:r w:rsidRPr="008D40AF">
              <w:rPr>
                <w:i/>
              </w:rPr>
              <w:t>and</w:t>
            </w:r>
            <w:r w:rsidRPr="008D40AF">
              <w:t xml:space="preserve"> barges</w:t>
            </w:r>
          </w:p>
          <w:p w14:paraId="79463C18" w14:textId="77777777" w:rsidR="006D7F78" w:rsidRPr="008D40AF" w:rsidRDefault="006D7F78" w:rsidP="008D40AF"/>
        </w:tc>
        <w:tc>
          <w:tcPr>
            <w:tcW w:w="0" w:type="auto"/>
          </w:tcPr>
          <w:p w14:paraId="167C6440" w14:textId="77C6CC64" w:rsidR="006D7F78" w:rsidRPr="008D40AF" w:rsidRDefault="006D7F78" w:rsidP="008D40AF">
            <w:r w:rsidRPr="008D40AF">
              <w:t>Either tugboat, barge</w:t>
            </w:r>
            <w:r w:rsidR="00C312AB" w:rsidRPr="008D40AF">
              <w:t>s</w:t>
            </w:r>
            <w:r w:rsidRPr="008D40AF">
              <w:t xml:space="preserve"> or both</w:t>
            </w:r>
          </w:p>
          <w:p w14:paraId="3D1EA4B8" w14:textId="77777777" w:rsidR="006D7F78" w:rsidRPr="008D40AF" w:rsidRDefault="006D7F78" w:rsidP="008D40AF"/>
        </w:tc>
      </w:tr>
      <w:tr w:rsidR="003C2FC0" w:rsidRPr="008D40AF" w14:paraId="75607C99" w14:textId="77777777" w:rsidTr="0061589C">
        <w:tc>
          <w:tcPr>
            <w:tcW w:w="0" w:type="auto"/>
          </w:tcPr>
          <w:p w14:paraId="1A72D598" w14:textId="73800124" w:rsidR="00E03C76" w:rsidRPr="008D40AF" w:rsidRDefault="00E03C76" w:rsidP="008D40AF">
            <w:r w:rsidRPr="008D40AF">
              <w:t>Documentation</w:t>
            </w:r>
          </w:p>
        </w:tc>
        <w:tc>
          <w:tcPr>
            <w:tcW w:w="0" w:type="auto"/>
          </w:tcPr>
          <w:p w14:paraId="2A131080" w14:textId="77777777" w:rsidR="00E03C76" w:rsidRPr="008D40AF" w:rsidRDefault="00DA7E32" w:rsidP="008D40AF">
            <w:pPr>
              <w:pStyle w:val="ListParagraph"/>
              <w:numPr>
                <w:ilvl w:val="0"/>
                <w:numId w:val="3"/>
              </w:numPr>
            </w:pPr>
            <w:r w:rsidRPr="008D40AF">
              <w:t>Lighter Receipt</w:t>
            </w:r>
          </w:p>
          <w:p w14:paraId="3ACD4E72" w14:textId="77777777" w:rsidR="00DA7E32" w:rsidRPr="008D40AF" w:rsidRDefault="00DA7E32" w:rsidP="008D40AF">
            <w:pPr>
              <w:pStyle w:val="ListParagraph"/>
              <w:numPr>
                <w:ilvl w:val="0"/>
                <w:numId w:val="3"/>
              </w:numPr>
            </w:pPr>
            <w:r w:rsidRPr="008D40AF">
              <w:t>Statement of Facts</w:t>
            </w:r>
          </w:p>
          <w:p w14:paraId="4278DF24" w14:textId="66FAB3B7" w:rsidR="00B21EDE" w:rsidRPr="008D40AF" w:rsidRDefault="00B21EDE" w:rsidP="008D40AF"/>
        </w:tc>
        <w:tc>
          <w:tcPr>
            <w:tcW w:w="0" w:type="auto"/>
          </w:tcPr>
          <w:p w14:paraId="546656E7" w14:textId="77777777" w:rsidR="00DA7E32" w:rsidRPr="008D40AF" w:rsidRDefault="00DA7E32" w:rsidP="008D40AF">
            <w:pPr>
              <w:pStyle w:val="ListParagraph"/>
              <w:numPr>
                <w:ilvl w:val="0"/>
                <w:numId w:val="3"/>
              </w:numPr>
            </w:pPr>
            <w:r w:rsidRPr="008D40AF">
              <w:t>Statement of Facts</w:t>
            </w:r>
          </w:p>
          <w:p w14:paraId="32154763" w14:textId="77E2D730" w:rsidR="00DA7E32" w:rsidRPr="008D40AF" w:rsidRDefault="00DA7E32" w:rsidP="008D40AF"/>
        </w:tc>
      </w:tr>
    </w:tbl>
    <w:p w14:paraId="601D3C12" w14:textId="3FBD4AFF" w:rsidR="001E633A" w:rsidRPr="008D40AF" w:rsidRDefault="001E633A" w:rsidP="008D40AF">
      <w:pPr>
        <w:pStyle w:val="ListParagraph"/>
        <w:ind w:left="936"/>
        <w:jc w:val="both"/>
      </w:pPr>
    </w:p>
    <w:p w14:paraId="5BF2F6F8" w14:textId="7A82D604" w:rsidR="001E633A" w:rsidRPr="008D40AF" w:rsidRDefault="001E633A" w:rsidP="008D40AF">
      <w:pPr>
        <w:pStyle w:val="ListParagraph"/>
        <w:ind w:left="936"/>
        <w:jc w:val="both"/>
      </w:pPr>
    </w:p>
    <w:p w14:paraId="52D772C3" w14:textId="70A0B3C3" w:rsidR="00CA74F5" w:rsidRPr="008D40AF" w:rsidRDefault="00CA74F5" w:rsidP="008D40AF">
      <w:pPr>
        <w:pStyle w:val="ListParagraph"/>
        <w:numPr>
          <w:ilvl w:val="1"/>
          <w:numId w:val="1"/>
        </w:numPr>
        <w:jc w:val="both"/>
        <w:rPr>
          <w:i/>
        </w:rPr>
      </w:pPr>
      <w:r w:rsidRPr="008D40AF">
        <w:rPr>
          <w:b/>
        </w:rPr>
        <w:t>Voyage Charter</w:t>
      </w:r>
    </w:p>
    <w:p w14:paraId="2AD680A4" w14:textId="77777777" w:rsidR="00B22170" w:rsidRPr="008D40AF" w:rsidRDefault="00B22170" w:rsidP="008D40AF">
      <w:pPr>
        <w:pStyle w:val="ListParagraph"/>
        <w:ind w:left="1350"/>
        <w:jc w:val="both"/>
      </w:pPr>
    </w:p>
    <w:p w14:paraId="3052D2D3" w14:textId="0E854400" w:rsidR="00894A1E" w:rsidRPr="008D40AF" w:rsidRDefault="00331A22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The Tugboat </w:t>
      </w:r>
      <w:r w:rsidR="00DD2B4E" w:rsidRPr="008D40AF">
        <w:t xml:space="preserve">Master and/or </w:t>
      </w:r>
      <w:r w:rsidRPr="008D40AF">
        <w:t xml:space="preserve">Barge Patron </w:t>
      </w:r>
      <w:r w:rsidR="00894A1E" w:rsidRPr="008D40AF">
        <w:t>shall have the authority to stop or resume the operations anytime as necessary and shall document the reason in the Statement of Facts.</w:t>
      </w:r>
    </w:p>
    <w:p w14:paraId="48E54277" w14:textId="008145BE" w:rsidR="00894A1E" w:rsidRPr="008D40AF" w:rsidRDefault="00894A1E" w:rsidP="008D40AF">
      <w:pPr>
        <w:pStyle w:val="ListParagraph"/>
        <w:numPr>
          <w:ilvl w:val="2"/>
          <w:numId w:val="1"/>
        </w:numPr>
        <w:jc w:val="both"/>
      </w:pPr>
      <w:r w:rsidRPr="008D40AF">
        <w:t>Loading or unloading of cargoes shall be perform</w:t>
      </w:r>
      <w:ins w:id="30" w:author="jeserio lonon" w:date="2017-09-23T17:48:00Z">
        <w:r w:rsidR="009B6736" w:rsidRPr="008D40AF">
          <w:t>ed</w:t>
        </w:r>
      </w:ins>
      <w:r w:rsidRPr="008D40AF">
        <w:t xml:space="preserve"> on time and within the date needed by the consignee</w:t>
      </w:r>
      <w:ins w:id="31" w:author="jeserio lonon" w:date="2017-09-23T17:48:00Z">
        <w:r w:rsidR="006E725F" w:rsidRPr="008D40AF">
          <w:t xml:space="preserve">. Delays should be </w:t>
        </w:r>
      </w:ins>
      <w:del w:id="32" w:author="jeserio lonon" w:date="2017-09-23T17:48:00Z">
        <w:r w:rsidRPr="008D40AF" w:rsidDel="006E725F">
          <w:delText xml:space="preserve"> to </w:delText>
        </w:r>
      </w:del>
      <w:r w:rsidRPr="008D40AF">
        <w:t>avoid</w:t>
      </w:r>
      <w:ins w:id="33" w:author="jeserio lonon" w:date="2017-09-23T17:48:00Z">
        <w:r w:rsidR="006E725F" w:rsidRPr="008D40AF">
          <w:t>ed</w:t>
        </w:r>
      </w:ins>
      <w:del w:id="34" w:author="jeserio lonon" w:date="2017-09-23T17:48:00Z">
        <w:r w:rsidRPr="008D40AF" w:rsidDel="006E725F">
          <w:delText xml:space="preserve"> delays</w:delText>
        </w:r>
      </w:del>
      <w:r w:rsidRPr="008D40AF">
        <w:t>.</w:t>
      </w:r>
    </w:p>
    <w:p w14:paraId="14B23DC7" w14:textId="40C0F0D4" w:rsidR="00AE72FB" w:rsidRPr="008D40AF" w:rsidRDefault="00C12377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Only good cargoes shall be accepted for delivery to </w:t>
      </w:r>
      <w:ins w:id="35" w:author="jeserio lonon" w:date="2017-09-23T17:51:00Z">
        <w:r w:rsidR="00891BC7" w:rsidRPr="008D40AF">
          <w:t xml:space="preserve">the </w:t>
        </w:r>
      </w:ins>
      <w:r w:rsidRPr="008D40AF">
        <w:t>consignee</w:t>
      </w:r>
      <w:ins w:id="36" w:author="jeserio lonon" w:date="2017-09-23T17:51:00Z">
        <w:r w:rsidR="00891BC7" w:rsidRPr="008D40AF">
          <w:t>s</w:t>
        </w:r>
      </w:ins>
      <w:r w:rsidRPr="008D40AF">
        <w:t>. Damaged, infested or wet cargoes shall be properly identified, segregated and return</w:t>
      </w:r>
      <w:ins w:id="37" w:author="jeserio lonon" w:date="2017-09-23T17:48:00Z">
        <w:r w:rsidR="006E725F" w:rsidRPr="008D40AF">
          <w:t>ed</w:t>
        </w:r>
      </w:ins>
      <w:r w:rsidRPr="008D40AF">
        <w:t xml:space="preserve"> to the shipper. A report </w:t>
      </w:r>
      <w:del w:id="38" w:author="jeserio lonon" w:date="2017-09-23T17:51:00Z">
        <w:r w:rsidRPr="008D40AF" w:rsidDel="003D43E7">
          <w:delText xml:space="preserve">(e.g., report </w:delText>
        </w:r>
      </w:del>
      <w:r w:rsidRPr="008D40AF">
        <w:t>on damaged cargoes</w:t>
      </w:r>
      <w:ins w:id="39" w:author="jeserio lonon" w:date="2017-09-23T17:51:00Z">
        <w:r w:rsidR="003D43E7" w:rsidRPr="008D40AF">
          <w:t xml:space="preserve"> </w:t>
        </w:r>
      </w:ins>
      <w:del w:id="40" w:author="jeserio lonon" w:date="2017-09-23T17:51:00Z">
        <w:r w:rsidRPr="008D40AF" w:rsidDel="003D43E7">
          <w:delText xml:space="preserve">) </w:delText>
        </w:r>
      </w:del>
      <w:r w:rsidRPr="008D40AF">
        <w:t>shall be</w:t>
      </w:r>
      <w:ins w:id="41" w:author="jeserio lonon" w:date="2017-09-23T17:51:00Z">
        <w:r w:rsidR="003D43E7" w:rsidRPr="008D40AF">
          <w:t xml:space="preserve"> prepared </w:t>
        </w:r>
      </w:ins>
      <w:del w:id="42" w:author="jeserio lonon" w:date="2017-09-23T17:51:00Z">
        <w:r w:rsidRPr="008D40AF" w:rsidDel="003D43E7">
          <w:delText xml:space="preserve"> made </w:delText>
        </w:r>
      </w:del>
      <w:r w:rsidRPr="008D40AF">
        <w:t>in writing</w:t>
      </w:r>
      <w:ins w:id="43" w:author="jeserio lonon" w:date="2017-09-23T17:51:00Z">
        <w:r w:rsidR="003D43E7" w:rsidRPr="008D40AF">
          <w:t xml:space="preserve"> indicating the </w:t>
        </w:r>
      </w:ins>
      <w:del w:id="44" w:author="jeserio lonon" w:date="2017-09-23T17:51:00Z">
        <w:r w:rsidRPr="008D40AF" w:rsidDel="003D43E7">
          <w:delText xml:space="preserve"> as to the </w:delText>
        </w:r>
      </w:del>
      <w:r w:rsidRPr="008D40AF">
        <w:t xml:space="preserve">type and quantity of </w:t>
      </w:r>
      <w:ins w:id="45" w:author="jeserio lonon" w:date="2017-09-23T17:52:00Z">
        <w:r w:rsidR="003D43E7" w:rsidRPr="008D40AF">
          <w:t>cargoes returned</w:t>
        </w:r>
      </w:ins>
      <w:del w:id="46" w:author="jeserio lonon" w:date="2017-09-23T17:52:00Z">
        <w:r w:rsidRPr="008D40AF" w:rsidDel="003D43E7">
          <w:delText>the returned cargos and remarks thereof</w:delText>
        </w:r>
      </w:del>
      <w:r w:rsidRPr="008D40AF">
        <w:t>.</w:t>
      </w:r>
      <w:del w:id="47" w:author="Noel M. Cainglet" w:date="2017-09-25T07:00:00Z">
        <w:r w:rsidRPr="008D40AF" w:rsidDel="00C17070">
          <w:delText xml:space="preserve"> </w:delText>
        </w:r>
        <w:commentRangeStart w:id="48"/>
        <w:r w:rsidRPr="008D40AF" w:rsidDel="00C17070">
          <w:delText>Any replacement must be fully accounted and duly documented against returned cargo, if any.</w:delText>
        </w:r>
        <w:commentRangeEnd w:id="48"/>
        <w:r w:rsidR="003D43E7" w:rsidRPr="008D40AF" w:rsidDel="00C17070">
          <w:rPr>
            <w:rStyle w:val="CommentReference"/>
          </w:rPr>
          <w:commentReference w:id="48"/>
        </w:r>
      </w:del>
      <w:ins w:id="49" w:author="Noel M. Cainglet" w:date="2017-09-25T08:06:00Z">
        <w:r w:rsidR="0069303A" w:rsidRPr="008D40AF">
          <w:rPr>
            <w:rPrChange w:id="50" w:author="Noel M. Cainglet" w:date="2017-09-25T08:06:00Z">
              <w:rPr>
                <w:highlight w:val="yellow"/>
              </w:rPr>
            </w:rPrChange>
          </w:rPr>
          <w:t xml:space="preserve"> </w:t>
        </w:r>
      </w:ins>
      <w:ins w:id="51" w:author="Noel M. Cainglet" w:date="2017-09-25T06:59:00Z">
        <w:r w:rsidR="006D0905" w:rsidRPr="008D40AF">
          <w:rPr>
            <w:rPrChange w:id="52" w:author="Noel M. Cainglet" w:date="2017-09-25T08:06:00Z">
              <w:rPr>
                <w:highlight w:val="yellow"/>
              </w:rPr>
            </w:rPrChange>
          </w:rPr>
          <w:t>Any r</w:t>
        </w:r>
      </w:ins>
      <w:ins w:id="53" w:author="Noel M. Cainglet" w:date="2017-09-25T06:57:00Z">
        <w:r w:rsidR="0057501C" w:rsidRPr="008D40AF">
          <w:rPr>
            <w:rPrChange w:id="54" w:author="Noel M. Cainglet" w:date="2017-09-25T08:06:00Z">
              <w:rPr>
                <w:highlight w:val="yellow"/>
              </w:rPr>
            </w:rPrChange>
          </w:rPr>
          <w:t xml:space="preserve">eplacements made by the shipper </w:t>
        </w:r>
        <w:r w:rsidR="00AE72FB" w:rsidRPr="008D40AF">
          <w:rPr>
            <w:rPrChange w:id="55" w:author="Noel M. Cainglet" w:date="2017-09-25T08:06:00Z">
              <w:rPr>
                <w:highlight w:val="yellow"/>
              </w:rPr>
            </w:rPrChange>
          </w:rPr>
          <w:t>against re</w:t>
        </w:r>
        <w:r w:rsidR="0057501C" w:rsidRPr="008D40AF">
          <w:rPr>
            <w:rPrChange w:id="56" w:author="Noel M. Cainglet" w:date="2017-09-25T08:06:00Z">
              <w:rPr>
                <w:highlight w:val="yellow"/>
              </w:rPr>
            </w:rPrChange>
          </w:rPr>
          <w:t xml:space="preserve">turned or damaged cargoes shall be properly </w:t>
        </w:r>
        <w:r w:rsidR="00AE72FB" w:rsidRPr="008D40AF">
          <w:rPr>
            <w:rPrChange w:id="57" w:author="Noel M. Cainglet" w:date="2017-09-25T08:06:00Z">
              <w:rPr>
                <w:highlight w:val="yellow"/>
              </w:rPr>
            </w:rPrChange>
          </w:rPr>
          <w:t>accounted and documented.</w:t>
        </w:r>
      </w:ins>
    </w:p>
    <w:p w14:paraId="64BBDC23" w14:textId="0C7DA394" w:rsidR="00004F15" w:rsidRPr="008D40AF" w:rsidRDefault="00004F15" w:rsidP="008D40AF">
      <w:pPr>
        <w:pStyle w:val="ListParagraph"/>
        <w:numPr>
          <w:ilvl w:val="2"/>
          <w:numId w:val="1"/>
        </w:numPr>
        <w:jc w:val="both"/>
      </w:pPr>
      <w:r w:rsidRPr="008D40AF">
        <w:t>Cargoes to be loaded onboard should be within the safe working loads or capacity of the cargo-handling equipment</w:t>
      </w:r>
      <w:ins w:id="58" w:author="jeserio lonon" w:date="2017-09-23T17:52:00Z">
        <w:r w:rsidR="00977494" w:rsidRPr="008D40AF">
          <w:t xml:space="preserve">. Moreover, </w:t>
        </w:r>
      </w:ins>
      <w:del w:id="59" w:author="jeserio lonon" w:date="2017-09-23T17:52:00Z">
        <w:r w:rsidRPr="008D40AF" w:rsidDel="00977494">
          <w:delText xml:space="preserve"> </w:delText>
        </w:r>
      </w:del>
      <w:del w:id="60" w:author="jeserio lonon" w:date="2017-09-23T17:53:00Z">
        <w:r w:rsidRPr="008D40AF" w:rsidDel="00977494">
          <w:delText xml:space="preserve">as well as with </w:delText>
        </w:r>
      </w:del>
      <w:r w:rsidRPr="008D40AF">
        <w:t>the total volume to be loaded</w:t>
      </w:r>
      <w:ins w:id="61" w:author="jeserio lonon" w:date="2017-09-23T17:53:00Z">
        <w:r w:rsidR="00F908A7" w:rsidRPr="008D40AF">
          <w:t xml:space="preserve"> should be </w:t>
        </w:r>
      </w:ins>
      <w:del w:id="62" w:author="jeserio lonon" w:date="2017-09-23T17:53:00Z">
        <w:r w:rsidRPr="008D40AF" w:rsidDel="00F908A7">
          <w:delText xml:space="preserve"> are </w:delText>
        </w:r>
      </w:del>
      <w:r w:rsidRPr="008D40AF">
        <w:t>within the maximum load capacity of the</w:t>
      </w:r>
      <w:r w:rsidR="003F1856" w:rsidRPr="008D40AF">
        <w:t xml:space="preserve"> barge</w:t>
      </w:r>
      <w:r w:rsidRPr="008D40AF">
        <w:t>.</w:t>
      </w:r>
    </w:p>
    <w:p w14:paraId="4FC59AD2" w14:textId="0EF0DD56" w:rsidR="00004F15" w:rsidRPr="008D40AF" w:rsidRDefault="00A05C27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The </w:t>
      </w:r>
      <w:r w:rsidR="00EA5D2A" w:rsidRPr="008D40AF">
        <w:t xml:space="preserve">Barge Patron </w:t>
      </w:r>
      <w:r w:rsidRPr="008D40AF">
        <w:t xml:space="preserve">must ensure that the </w:t>
      </w:r>
      <w:r w:rsidR="002F433E" w:rsidRPr="008D40AF">
        <w:t xml:space="preserve">barge </w:t>
      </w:r>
      <w:r w:rsidRPr="008D40AF">
        <w:t>and it</w:t>
      </w:r>
      <w:r w:rsidR="00502C34" w:rsidRPr="008D40AF">
        <w:t xml:space="preserve">s cargo-handling components (i.e., </w:t>
      </w:r>
      <w:r w:rsidRPr="008D40AF">
        <w:t xml:space="preserve">stowage, hatch cover, crane, </w:t>
      </w:r>
      <w:r w:rsidRPr="008D40AF">
        <w:rPr>
          <w:i/>
        </w:rPr>
        <w:t>etc</w:t>
      </w:r>
      <w:r w:rsidRPr="008D40AF">
        <w:t xml:space="preserve">.), is in good working condition and that the </w:t>
      </w:r>
      <w:r w:rsidR="00457321" w:rsidRPr="008D40AF">
        <w:t xml:space="preserve">barge </w:t>
      </w:r>
      <w:r w:rsidRPr="008D40AF">
        <w:t>is free from insects, pests and other elements</w:t>
      </w:r>
      <w:ins w:id="63" w:author="jeserio lonon" w:date="2017-09-23T17:53:00Z">
        <w:r w:rsidR="005F5F22" w:rsidRPr="008D40AF">
          <w:t>/</w:t>
        </w:r>
      </w:ins>
      <w:del w:id="64" w:author="jeserio lonon" w:date="2017-09-23T17:53:00Z">
        <w:r w:rsidRPr="008D40AF" w:rsidDel="005F5F22">
          <w:delText xml:space="preserve"> or </w:delText>
        </w:r>
      </w:del>
      <w:r w:rsidR="006B47BC" w:rsidRPr="008D40AF">
        <w:t xml:space="preserve">factors that could affect the </w:t>
      </w:r>
      <w:r w:rsidRPr="008D40AF">
        <w:t>cargo</w:t>
      </w:r>
      <w:ins w:id="65" w:author="jeserio lonon" w:date="2017-09-23T17:53:00Z">
        <w:r w:rsidR="005F5F22" w:rsidRPr="008D40AF">
          <w:t xml:space="preserve"> onboard.</w:t>
        </w:r>
      </w:ins>
      <w:r w:rsidR="006B47BC" w:rsidRPr="008D40AF">
        <w:t xml:space="preserve"> </w:t>
      </w:r>
      <w:r w:rsidR="00B206FA" w:rsidRPr="00DB3DAB">
        <w:t xml:space="preserve">Raising or carrying animals and plants </w:t>
      </w:r>
      <w:r w:rsidR="006B47BC" w:rsidRPr="00DB3DAB">
        <w:t>of any kind inside the vessel is strictly prohibited</w:t>
      </w:r>
      <w:r w:rsidR="00E968F7" w:rsidRPr="00DB3DAB">
        <w:t>.</w:t>
      </w:r>
    </w:p>
    <w:p w14:paraId="7CEA48CC" w14:textId="5881AE00" w:rsidR="00A05C27" w:rsidRPr="008D40AF" w:rsidRDefault="00A05C27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The </w:t>
      </w:r>
      <w:r w:rsidR="00EA5D2A" w:rsidRPr="008D40AF">
        <w:t xml:space="preserve">Barge Patron </w:t>
      </w:r>
      <w:r w:rsidRPr="008D40AF">
        <w:t xml:space="preserve">must also ensure that </w:t>
      </w:r>
      <w:ins w:id="66" w:author="jeserio lonon" w:date="2017-09-23T17:54:00Z">
        <w:r w:rsidR="00D16DA2" w:rsidRPr="008D40AF">
          <w:t xml:space="preserve">the loaded </w:t>
        </w:r>
      </w:ins>
      <w:del w:id="67" w:author="jeserio lonon" w:date="2017-09-23T17:54:00Z">
        <w:r w:rsidRPr="008D40AF" w:rsidDel="00D16DA2">
          <w:delText xml:space="preserve">all </w:delText>
        </w:r>
      </w:del>
      <w:r w:rsidRPr="008D40AF">
        <w:t xml:space="preserve">cargoes are </w:t>
      </w:r>
      <w:del w:id="68" w:author="jeserio lonon" w:date="2017-09-23T17:54:00Z">
        <w:r w:rsidRPr="008D40AF" w:rsidDel="00D16DA2">
          <w:delText xml:space="preserve">fully loaded </w:delText>
        </w:r>
      </w:del>
      <w:r w:rsidRPr="008D40AF">
        <w:t>intact in accordance with the shipper’s decl</w:t>
      </w:r>
      <w:r w:rsidR="007212E4" w:rsidRPr="008D40AF">
        <w:t xml:space="preserve">ared quantity, weight or volume. </w:t>
      </w:r>
      <w:r w:rsidR="007212E4" w:rsidRPr="00DB3DAB">
        <w:t>Loading</w:t>
      </w:r>
      <w:r w:rsidR="00991581" w:rsidRPr="00DB3DAB">
        <w:t xml:space="preserve"> or unloading of cargoes and sealing or u</w:t>
      </w:r>
      <w:r w:rsidR="00CE146F" w:rsidRPr="00DB3DAB">
        <w:t xml:space="preserve">nsealing of hatch cover must be properly </w:t>
      </w:r>
      <w:r w:rsidR="00991581" w:rsidRPr="00DB3DAB">
        <w:t>conducted in the presence of the shipper’s</w:t>
      </w:r>
      <w:r w:rsidR="00357C41" w:rsidRPr="00DB3DAB">
        <w:t xml:space="preserve">/consignee’s </w:t>
      </w:r>
      <w:r w:rsidR="00991581" w:rsidRPr="00DB3DAB">
        <w:t>representative</w:t>
      </w:r>
      <w:r w:rsidR="009C23D7" w:rsidRPr="00DB3DAB">
        <w:t xml:space="preserve"> </w:t>
      </w:r>
      <w:r w:rsidR="003A57B6" w:rsidRPr="00DB3DAB">
        <w:t>and the</w:t>
      </w:r>
      <w:r w:rsidR="009C23D7" w:rsidRPr="00DB3DAB">
        <w:t xml:space="preserve"> Barge Patron</w:t>
      </w:r>
      <w:r w:rsidR="00186ADB" w:rsidRPr="00DB3DAB">
        <w:t xml:space="preserve">, if </w:t>
      </w:r>
      <w:r w:rsidR="00991581" w:rsidRPr="00DB3DAB">
        <w:t>required.</w:t>
      </w:r>
    </w:p>
    <w:p w14:paraId="5464356F" w14:textId="582ABCBA" w:rsidR="000A7923" w:rsidRPr="008D40AF" w:rsidRDefault="00915AAE" w:rsidP="008D40AF">
      <w:pPr>
        <w:pStyle w:val="ListParagraph"/>
        <w:numPr>
          <w:ilvl w:val="2"/>
          <w:numId w:val="1"/>
        </w:numPr>
        <w:jc w:val="both"/>
      </w:pPr>
      <w:ins w:id="69" w:author="Noel M. Cainglet" w:date="2017-09-25T06:51:00Z">
        <w:r w:rsidRPr="008D40AF">
          <w:rPr>
            <w:rPrChange w:id="70" w:author="Noel M. Cainglet" w:date="2017-09-25T08:05:00Z">
              <w:rPr>
                <w:highlight w:val="yellow"/>
              </w:rPr>
            </w:rPrChange>
          </w:rPr>
          <w:t>The Barge Patron shall ensure that the total batch weight of the cargoes are objectively and reliably estimated by the shipper’s surveyo</w:t>
        </w:r>
        <w:r w:rsidR="00BA4CCE" w:rsidRPr="008D40AF">
          <w:rPr>
            <w:rPrChange w:id="71" w:author="Noel M. Cainglet" w:date="2017-09-25T08:05:00Z">
              <w:rPr>
                <w:highlight w:val="yellow"/>
              </w:rPr>
            </w:rPrChange>
          </w:rPr>
          <w:t xml:space="preserve">r </w:t>
        </w:r>
      </w:ins>
      <w:ins w:id="72" w:author="Noel M. Cainglet" w:date="2017-09-25T06:52:00Z">
        <w:r w:rsidR="00BA4CCE" w:rsidRPr="008D40AF">
          <w:rPr>
            <w:rPrChange w:id="73" w:author="Noel M. Cainglet" w:date="2017-09-25T08:05:00Z">
              <w:rPr>
                <w:highlight w:val="yellow"/>
              </w:rPr>
            </w:rPrChange>
          </w:rPr>
          <w:t>and that no material variance exist on weights declared from the port of loading up to the port of discharge. Moreover,</w:t>
        </w:r>
      </w:ins>
      <w:ins w:id="74" w:author="Noel M. Cainglet" w:date="2017-09-25T06:53:00Z">
        <w:r w:rsidR="00BA4CCE" w:rsidRPr="008D40AF">
          <w:rPr>
            <w:rPrChange w:id="75" w:author="Noel M. Cainglet" w:date="2017-09-25T08:05:00Z">
              <w:rPr>
                <w:highlight w:val="yellow"/>
              </w:rPr>
            </w:rPrChange>
          </w:rPr>
          <w:t xml:space="preserve"> basis and support of the estimated batch weight shall be obtained</w:t>
        </w:r>
      </w:ins>
      <w:r w:rsidR="00E34261" w:rsidRPr="008D40AF">
        <w:t>.</w:t>
      </w:r>
    </w:p>
    <w:p w14:paraId="1FB38B62" w14:textId="5BF9439A" w:rsidR="00D36D84" w:rsidRPr="008D40AF" w:rsidRDefault="00645D6D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Only authorized personnel shall be allowed to operate inside the </w:t>
      </w:r>
      <w:r w:rsidR="00427332" w:rsidRPr="008D40AF">
        <w:t>tugboats and barges</w:t>
      </w:r>
      <w:r w:rsidRPr="008D40AF">
        <w:t>.</w:t>
      </w:r>
    </w:p>
    <w:p w14:paraId="103F941E" w14:textId="73918FF7" w:rsidR="00645D6D" w:rsidRPr="008D40AF" w:rsidRDefault="00645D6D" w:rsidP="008D40AF">
      <w:pPr>
        <w:pStyle w:val="ListParagraph"/>
        <w:numPr>
          <w:ilvl w:val="2"/>
          <w:numId w:val="1"/>
        </w:numPr>
        <w:jc w:val="both"/>
      </w:pPr>
      <w:r w:rsidRPr="008D40AF">
        <w:t>All personnel involved must exercise the necessary diligence required when loading cargo onboard so as not to damage, contaminate, diminish or deteriorate the quality of the cargo being loaded.</w:t>
      </w:r>
    </w:p>
    <w:p w14:paraId="324CF1D7" w14:textId="68EAB2AB" w:rsidR="00705CB5" w:rsidRPr="008D40AF" w:rsidDel="00A96B89" w:rsidRDefault="00705CB5" w:rsidP="008D40AF">
      <w:pPr>
        <w:pStyle w:val="ListParagraph"/>
        <w:ind w:left="1350"/>
        <w:jc w:val="both"/>
        <w:rPr>
          <w:del w:id="76" w:author="jeserio lonon" w:date="2017-09-23T17:55:00Z"/>
        </w:rPr>
      </w:pPr>
    </w:p>
    <w:p w14:paraId="41F3C7A2" w14:textId="6E7EF905" w:rsidR="00645D6D" w:rsidRPr="008D40AF" w:rsidRDefault="00645D6D" w:rsidP="008D40AF">
      <w:pPr>
        <w:pStyle w:val="ListParagraph"/>
        <w:numPr>
          <w:ilvl w:val="2"/>
          <w:numId w:val="1"/>
        </w:numPr>
        <w:jc w:val="both"/>
      </w:pPr>
      <w:r w:rsidRPr="008D40AF">
        <w:t>All personnel involved</w:t>
      </w:r>
      <w:r w:rsidR="002D639A" w:rsidRPr="008D40AF">
        <w:t xml:space="preserve"> in </w:t>
      </w:r>
      <w:r w:rsidRPr="008D40AF">
        <w:t xml:space="preserve">operations must be physically fit and shall observed proper hygiene. Smoking </w:t>
      </w:r>
      <w:r w:rsidR="00554735" w:rsidRPr="008D40AF">
        <w:t xml:space="preserve">and/or drinking inside the tugboat or barge </w:t>
      </w:r>
      <w:r w:rsidRPr="008D40AF">
        <w:t xml:space="preserve">and during operations is strictly prohibited. The </w:t>
      </w:r>
      <w:r w:rsidR="009F0E44" w:rsidRPr="008D40AF">
        <w:t xml:space="preserve">Tugboat Master and/or Barge Patron </w:t>
      </w:r>
      <w:r w:rsidRPr="008D40AF">
        <w:t>shall p</w:t>
      </w:r>
      <w:r w:rsidR="0064079E" w:rsidRPr="008D40AF">
        <w:t>roperly report, in writing</w:t>
      </w:r>
      <w:r w:rsidRPr="008D40AF">
        <w:t>, to the Human Resource Department</w:t>
      </w:r>
      <w:ins w:id="77" w:author="jeserio lonon" w:date="2017-09-23T17:57:00Z">
        <w:r w:rsidR="00A96B89" w:rsidRPr="008D40AF">
          <w:t xml:space="preserve">. </w:t>
        </w:r>
      </w:ins>
      <w:del w:id="78" w:author="jeserio lonon" w:date="2017-09-23T17:57:00Z">
        <w:r w:rsidRPr="008D40AF" w:rsidDel="00A96B89">
          <w:delText>, p</w:delText>
        </w:r>
      </w:del>
      <w:ins w:id="79" w:author="jeserio lonon" w:date="2017-09-23T17:57:00Z">
        <w:r w:rsidR="00A96B89" w:rsidRPr="008D40AF">
          <w:t>P</w:t>
        </w:r>
      </w:ins>
      <w:r w:rsidRPr="008D40AF">
        <w:t>ersonnel found to be under the influence of intoxicating liquor, drugs, or gambling during operations, shall be subject for disciplinary action. A copy of such report shall be furnished to the Operations Department.</w:t>
      </w:r>
    </w:p>
    <w:p w14:paraId="18242630" w14:textId="76031EC4" w:rsidR="003F2039" w:rsidRPr="008D40AF" w:rsidRDefault="003F2039" w:rsidP="008D40AF">
      <w:pPr>
        <w:pStyle w:val="ListParagraph"/>
        <w:ind w:left="1350"/>
        <w:jc w:val="both"/>
      </w:pPr>
      <w:r w:rsidRPr="008D40AF">
        <w:br w:type="page"/>
      </w:r>
    </w:p>
    <w:p w14:paraId="7F942307" w14:textId="7B842343" w:rsidR="004423F2" w:rsidRPr="008D40AF" w:rsidDel="00A96B89" w:rsidRDefault="004423F2" w:rsidP="008D40AF">
      <w:pPr>
        <w:pStyle w:val="ListParagraph"/>
        <w:ind w:left="936"/>
        <w:jc w:val="both"/>
        <w:rPr>
          <w:del w:id="80" w:author="jeserio lonon" w:date="2017-09-23T17:57:00Z"/>
        </w:rPr>
      </w:pPr>
    </w:p>
    <w:p w14:paraId="754DF2BC" w14:textId="282A2533" w:rsidR="004B285C" w:rsidRPr="008D40AF" w:rsidRDefault="008B7896" w:rsidP="008D40AF">
      <w:pPr>
        <w:pStyle w:val="ListParagraph"/>
        <w:numPr>
          <w:ilvl w:val="1"/>
          <w:numId w:val="1"/>
        </w:numPr>
      </w:pPr>
      <w:r w:rsidRPr="008D40AF">
        <w:rPr>
          <w:b/>
        </w:rPr>
        <w:t>T</w:t>
      </w:r>
      <w:r w:rsidR="00675856" w:rsidRPr="008D40AF">
        <w:rPr>
          <w:b/>
        </w:rPr>
        <w:t>ime Charter</w:t>
      </w:r>
    </w:p>
    <w:p w14:paraId="2E3BAF72" w14:textId="77777777" w:rsidR="00551EE4" w:rsidRPr="008D40AF" w:rsidRDefault="00551EE4" w:rsidP="008D40AF">
      <w:pPr>
        <w:pStyle w:val="ListParagraph"/>
        <w:ind w:left="1350"/>
        <w:jc w:val="both"/>
      </w:pPr>
    </w:p>
    <w:p w14:paraId="706BB583" w14:textId="712E7E61" w:rsidR="00CD4D97" w:rsidRPr="008D40AF" w:rsidRDefault="001753E2" w:rsidP="008D40AF">
      <w:pPr>
        <w:pStyle w:val="ListParagraph"/>
        <w:numPr>
          <w:ilvl w:val="2"/>
          <w:numId w:val="1"/>
        </w:numPr>
        <w:jc w:val="both"/>
      </w:pPr>
      <w:r w:rsidRPr="008D40AF">
        <w:t>The</w:t>
      </w:r>
      <w:r w:rsidR="0050477C" w:rsidRPr="008D40AF">
        <w:t xml:space="preserve"> Tugboat </w:t>
      </w:r>
      <w:r w:rsidRPr="008D40AF">
        <w:t xml:space="preserve">Master and/or </w:t>
      </w:r>
      <w:r w:rsidR="00AD0D0D" w:rsidRPr="008D40AF">
        <w:t xml:space="preserve">Barge Patron shall properly document and </w:t>
      </w:r>
      <w:r w:rsidRPr="008D40AF">
        <w:t>follow all</w:t>
      </w:r>
      <w:r w:rsidR="0035413E" w:rsidRPr="008D40AF">
        <w:t xml:space="preserve"> the </w:t>
      </w:r>
      <w:r w:rsidRPr="008D40AF">
        <w:t>instructions and directions of the Charterer</w:t>
      </w:r>
      <w:ins w:id="81" w:author="Noel M. Cainglet" w:date="2017-09-25T07:07:00Z">
        <w:r w:rsidR="004F1D44" w:rsidRPr="008D40AF">
          <w:t xml:space="preserve"> unless otherwise he</w:t>
        </w:r>
        <w:r w:rsidR="00672A1B" w:rsidRPr="008D40AF">
          <w:t>/she has reason to believe that the</w:t>
        </w:r>
        <w:r w:rsidR="00A15155" w:rsidRPr="008D40AF">
          <w:t xml:space="preserve"> such instruction or direction are outside of the contract or authority granted by the relevant regulatory bodies</w:t>
        </w:r>
      </w:ins>
      <w:r w:rsidR="00263B3B" w:rsidRPr="008D40AF">
        <w:t>, or otherwise will compromise the safety of the vessel and/or crews,</w:t>
      </w:r>
      <w:r w:rsidR="005626A4" w:rsidRPr="008D40AF">
        <w:t xml:space="preserve"> or </w:t>
      </w:r>
      <w:r w:rsidR="005626A4" w:rsidRPr="00865ABB">
        <w:t xml:space="preserve">that </w:t>
      </w:r>
      <w:r w:rsidR="005626A4" w:rsidRPr="00004ABB">
        <w:t>the operations involves illegal activities including prohibited and dangerous cargoes</w:t>
      </w:r>
      <w:r w:rsidR="005626A4" w:rsidRPr="00865ABB">
        <w:t>.</w:t>
      </w:r>
      <w:r w:rsidR="00523407" w:rsidRPr="008D40AF">
        <w:t xml:space="preserve"> </w:t>
      </w:r>
      <w:del w:id="82" w:author="Noel M. Cainglet" w:date="2017-09-25T08:04:00Z">
        <w:r w:rsidR="00B973BF" w:rsidRPr="008D40AF" w:rsidDel="00271BFC">
          <w:delText xml:space="preserve"> </w:delText>
        </w:r>
      </w:del>
      <w:ins w:id="83" w:author="Noel M. Cainglet" w:date="2017-09-25T07:09:00Z">
        <w:r w:rsidR="00E962C8" w:rsidRPr="008D40AF">
          <w:t>In such case</w:t>
        </w:r>
      </w:ins>
      <w:ins w:id="84" w:author="Noel M. Cainglet" w:date="2017-09-25T07:10:00Z">
        <w:r w:rsidR="00143264" w:rsidRPr="008D40AF">
          <w:rPr>
            <w:rPrChange w:id="85" w:author="Noel M. Cainglet" w:date="2017-09-25T08:05:00Z">
              <w:rPr>
                <w:highlight w:val="green"/>
              </w:rPr>
            </w:rPrChange>
          </w:rPr>
          <w:t xml:space="preserve">, it </w:t>
        </w:r>
      </w:ins>
      <w:del w:id="86" w:author="Noel M. Cainglet" w:date="2017-09-25T07:09:00Z">
        <w:r w:rsidR="00B973BF" w:rsidRPr="008D40AF" w:rsidDel="00E962C8">
          <w:delText>which</w:delText>
        </w:r>
      </w:del>
      <w:del w:id="87" w:author="Noel M. Cainglet" w:date="2017-09-25T08:05:00Z">
        <w:r w:rsidR="00B973BF" w:rsidRPr="008D40AF" w:rsidDel="00143264">
          <w:delText xml:space="preserve"> </w:delText>
        </w:r>
      </w:del>
      <w:r w:rsidR="00B973BF" w:rsidRPr="008D40AF">
        <w:t>shall</w:t>
      </w:r>
      <w:ins w:id="88" w:author="Noel M. Cainglet" w:date="2017-09-25T07:10:00Z">
        <w:r w:rsidR="00981B8F" w:rsidRPr="008D40AF">
          <w:t xml:space="preserve"> </w:t>
        </w:r>
      </w:ins>
      <w:del w:id="89" w:author="Noel M. Cainglet" w:date="2017-09-25T07:10:00Z">
        <w:r w:rsidR="00B973BF" w:rsidRPr="008D40AF" w:rsidDel="00981B8F">
          <w:delText xml:space="preserve"> also </w:delText>
        </w:r>
      </w:del>
      <w:r w:rsidR="00B973BF" w:rsidRPr="008D40AF">
        <w:t>be properly communicated to the Operations Department</w:t>
      </w:r>
      <w:r w:rsidR="00C81A5C" w:rsidRPr="008D40AF">
        <w:t>.</w:t>
      </w:r>
      <w:del w:id="90" w:author="Noel M. Cainglet" w:date="2017-09-25T07:07:00Z">
        <w:r w:rsidR="00B973BF" w:rsidRPr="008D40AF" w:rsidDel="004F1D44">
          <w:delText>.</w:delText>
        </w:r>
      </w:del>
    </w:p>
    <w:p w14:paraId="5EFAAE23" w14:textId="1348F1AA" w:rsidR="00044A94" w:rsidRPr="008D40AF" w:rsidRDefault="00F87C94" w:rsidP="008D40AF">
      <w:pPr>
        <w:pStyle w:val="ListParagraph"/>
        <w:numPr>
          <w:ilvl w:val="2"/>
          <w:numId w:val="1"/>
        </w:numPr>
        <w:jc w:val="both"/>
      </w:pPr>
      <w:r w:rsidRPr="008D40AF">
        <w:t>T</w:t>
      </w:r>
      <w:r w:rsidR="003C7137" w:rsidRPr="008D40AF">
        <w:t>he Tugboat Master and/or Barge Patron shall strictly observe</w:t>
      </w:r>
      <w:del w:id="91" w:author="jeserio lonon" w:date="2017-09-23T17:59:00Z">
        <w:r w:rsidR="003C7137" w:rsidRPr="008D40AF" w:rsidDel="00A96B89">
          <w:delText>d</w:delText>
        </w:r>
      </w:del>
      <w:r w:rsidR="003C7137" w:rsidRPr="008D40AF">
        <w:t xml:space="preserve"> the specific period and time agreed upon</w:t>
      </w:r>
      <w:r w:rsidRPr="008D40AF">
        <w:t>.</w:t>
      </w:r>
      <w:r w:rsidR="00F42056" w:rsidRPr="008D40AF">
        <w:t xml:space="preserve"> Tugboats and/or barges shall be delivered to the Charterer on time</w:t>
      </w:r>
      <w:r w:rsidR="00C22E02" w:rsidRPr="008D40AF">
        <w:t xml:space="preserve"> </w:t>
      </w:r>
      <w:r w:rsidR="00F42056" w:rsidRPr="008D40AF">
        <w:t>bef</w:t>
      </w:r>
      <w:r w:rsidR="00C22E02" w:rsidRPr="008D40AF">
        <w:t xml:space="preserve">ore commencement of operations unless it is </w:t>
      </w:r>
      <w:r w:rsidR="00E4224B" w:rsidRPr="008D40AF">
        <w:t xml:space="preserve">impossible to do so due to </w:t>
      </w:r>
      <w:r w:rsidR="00C22E02" w:rsidRPr="008D40AF">
        <w:t>inevitable events</w:t>
      </w:r>
      <w:r w:rsidR="001F6834" w:rsidRPr="008D40AF">
        <w:t xml:space="preserve"> </w:t>
      </w:r>
      <w:ins w:id="92" w:author="jeserio lonon" w:date="2017-09-23T17:59:00Z">
        <w:r w:rsidR="0048213D" w:rsidRPr="008D40AF">
          <w:t xml:space="preserve">beyond the </w:t>
        </w:r>
      </w:ins>
      <w:del w:id="93" w:author="jeserio lonon" w:date="2017-09-23T17:59:00Z">
        <w:r w:rsidR="001F6834" w:rsidRPr="008D40AF" w:rsidDel="0048213D">
          <w:delText xml:space="preserve">which cannot be controlled by </w:delText>
        </w:r>
        <w:r w:rsidR="00C22E02" w:rsidRPr="008D40AF" w:rsidDel="0048213D">
          <w:delText xml:space="preserve">the </w:delText>
        </w:r>
      </w:del>
      <w:r w:rsidR="00C22E02" w:rsidRPr="008D40AF">
        <w:t>Company</w:t>
      </w:r>
      <w:ins w:id="94" w:author="jeserio lonon" w:date="2017-09-23T17:59:00Z">
        <w:r w:rsidR="0048213D" w:rsidRPr="008D40AF">
          <w:t>’s control</w:t>
        </w:r>
      </w:ins>
      <w:r w:rsidR="00941024" w:rsidRPr="008D40AF">
        <w:t>.</w:t>
      </w:r>
      <w:r w:rsidR="00BE3F50" w:rsidRPr="008D40AF">
        <w:t xml:space="preserve"> In such case, the Tugboat Master and/or Barge Patron shall properly notify, in writing, the Operations Department</w:t>
      </w:r>
      <w:r w:rsidR="00693A1E" w:rsidRPr="008D40AF">
        <w:t>.</w:t>
      </w:r>
    </w:p>
    <w:p w14:paraId="7DB31BAE" w14:textId="3F9DF222" w:rsidR="00032732" w:rsidRPr="008D40AF" w:rsidRDefault="00032732" w:rsidP="008D40AF">
      <w:pPr>
        <w:pStyle w:val="ListParagraph"/>
        <w:numPr>
          <w:ilvl w:val="2"/>
          <w:numId w:val="1"/>
        </w:numPr>
        <w:jc w:val="both"/>
      </w:pPr>
      <w:r w:rsidRPr="008D40AF">
        <w:t>The Tugboat Master and/or Barge Patron shall regularly report to the Operations Department the daily trips</w:t>
      </w:r>
      <w:r w:rsidR="007802E7" w:rsidRPr="008D40AF">
        <w:t xml:space="preserve"> and activi</w:t>
      </w:r>
      <w:r w:rsidR="00F0480A" w:rsidRPr="008D40AF">
        <w:t>ties of the tugboats and barges which shall also be properly documented in the Statement of Facts.</w:t>
      </w:r>
    </w:p>
    <w:p w14:paraId="62F46D06" w14:textId="1DAD9DFC" w:rsidR="0048710A" w:rsidRPr="008D40AF" w:rsidRDefault="001922D3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Prior to redelivery or return </w:t>
      </w:r>
      <w:r w:rsidR="002C297D" w:rsidRPr="008D40AF">
        <w:t xml:space="preserve">of the tugboat and/or barges by the Charterer to the Company </w:t>
      </w:r>
      <w:r w:rsidRPr="008D40AF">
        <w:t>at the end of the charter period, the Tugboat Master and/or Barge Patron shall ensure that the tugbo</w:t>
      </w:r>
      <w:r w:rsidR="002C297D" w:rsidRPr="008D40AF">
        <w:t>ats and/</w:t>
      </w:r>
      <w:r w:rsidR="002A0A5C" w:rsidRPr="008D40AF">
        <w:t xml:space="preserve">or barges </w:t>
      </w:r>
      <w:r w:rsidR="00B67856" w:rsidRPr="008D40AF">
        <w:t>are fr</w:t>
      </w:r>
      <w:r w:rsidR="00866099" w:rsidRPr="008D40AF">
        <w:t>ee from wast</w:t>
      </w:r>
      <w:r w:rsidR="002E5BDF" w:rsidRPr="008D40AF">
        <w:t>e and other rem</w:t>
      </w:r>
      <w:r w:rsidR="00EA45D6" w:rsidRPr="008D40AF">
        <w:t>ains of cargoes loaded onboard.</w:t>
      </w:r>
      <w:r w:rsidR="00A13607" w:rsidRPr="008D40AF">
        <w:t xml:space="preserve"> The Charterer shall not be freed from his obligation until the Company h</w:t>
      </w:r>
      <w:r w:rsidR="00F34774" w:rsidRPr="008D40AF">
        <w:t>as satisfactorily checked and inspected</w:t>
      </w:r>
      <w:r w:rsidR="00554673" w:rsidRPr="008D40AF">
        <w:t xml:space="preserve"> the tugboats and/or barges returned by the Charterer.</w:t>
      </w:r>
    </w:p>
    <w:p w14:paraId="2892A078" w14:textId="5E0A2C61" w:rsidR="00A67529" w:rsidRPr="008D40AF" w:rsidRDefault="00A67529" w:rsidP="008D40AF">
      <w:pPr>
        <w:pStyle w:val="ListParagraph"/>
        <w:numPr>
          <w:ilvl w:val="2"/>
          <w:numId w:val="1"/>
        </w:numPr>
        <w:jc w:val="both"/>
      </w:pPr>
      <w:r w:rsidRPr="008D40AF">
        <w:t>Prior to delivery and redelivery of the tugboat, a tank sounding on fuel, lube oil and other</w:t>
      </w:r>
      <w:r w:rsidR="0038026F" w:rsidRPr="008D40AF">
        <w:t xml:space="preserve"> fuel supply</w:t>
      </w:r>
      <w:r w:rsidR="00F907D6" w:rsidRPr="008D40AF">
        <w:t xml:space="preserve"> including fresh water</w:t>
      </w:r>
      <w:r w:rsidR="00382FDE" w:rsidRPr="008D40AF">
        <w:t xml:space="preserve"> </w:t>
      </w:r>
      <w:r w:rsidR="00F33625" w:rsidRPr="008D40AF">
        <w:t>shall be conducted and documented through a Tank Soundi</w:t>
      </w:r>
      <w:r w:rsidR="00CC7B70" w:rsidRPr="008D40AF">
        <w:t xml:space="preserve">ng Report Form </w:t>
      </w:r>
      <w:r w:rsidR="003E3B1B" w:rsidRPr="008D40AF">
        <w:t xml:space="preserve">which must be </w:t>
      </w:r>
      <w:r w:rsidR="003A4023" w:rsidRPr="008D40AF">
        <w:t xml:space="preserve">properly </w:t>
      </w:r>
      <w:r w:rsidR="00CE1D19" w:rsidRPr="008D40AF">
        <w:t xml:space="preserve">reconciled and </w:t>
      </w:r>
      <w:r w:rsidR="003E3B1B" w:rsidRPr="008D40AF">
        <w:t xml:space="preserve">acknowledged by the </w:t>
      </w:r>
      <w:r w:rsidR="006E27EB" w:rsidRPr="008D40AF">
        <w:t>Charterer</w:t>
      </w:r>
      <w:r w:rsidR="00A61893" w:rsidRPr="008D40AF">
        <w:t xml:space="preserve"> and the Company</w:t>
      </w:r>
      <w:r w:rsidR="006E27EB" w:rsidRPr="008D40AF">
        <w:t xml:space="preserve">. </w:t>
      </w:r>
      <w:r w:rsidR="000F621F" w:rsidRPr="008D40AF">
        <w:t xml:space="preserve">Refer to process title for </w:t>
      </w:r>
      <w:r w:rsidR="000F621F" w:rsidRPr="008D40AF">
        <w:rPr>
          <w:i/>
        </w:rPr>
        <w:t>Vessel Repairs and Mai</w:t>
      </w:r>
      <w:r w:rsidR="006E27EB" w:rsidRPr="008D40AF">
        <w:rPr>
          <w:i/>
        </w:rPr>
        <w:t>ntenance</w:t>
      </w:r>
      <w:r w:rsidR="006E27EB" w:rsidRPr="008D40AF">
        <w:t xml:space="preserve"> for the tank sounding report form.</w:t>
      </w:r>
    </w:p>
    <w:p w14:paraId="204E44D9" w14:textId="77777777" w:rsidR="00A24E40" w:rsidRPr="008D40AF" w:rsidRDefault="00A24E40" w:rsidP="008D40AF">
      <w:pPr>
        <w:pStyle w:val="ListParagraph"/>
        <w:ind w:left="936"/>
        <w:jc w:val="both"/>
      </w:pPr>
    </w:p>
    <w:p w14:paraId="439218E6" w14:textId="43A8082B" w:rsidR="00DB3409" w:rsidRPr="008D40AF" w:rsidRDefault="00DB3409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b/>
        </w:rPr>
        <w:t>Towing Services</w:t>
      </w:r>
    </w:p>
    <w:p w14:paraId="19F3061A" w14:textId="4BEB852F" w:rsidR="00DB3409" w:rsidRPr="008D40AF" w:rsidRDefault="00DB3409" w:rsidP="008D40AF">
      <w:pPr>
        <w:pStyle w:val="ListParagraph"/>
        <w:ind w:left="936"/>
        <w:jc w:val="both"/>
      </w:pPr>
    </w:p>
    <w:p w14:paraId="10316CD4" w14:textId="5A0A03A9" w:rsidR="009A0F7C" w:rsidRPr="008D40AF" w:rsidRDefault="009A0F7C" w:rsidP="008D40AF">
      <w:pPr>
        <w:pStyle w:val="ListParagraph"/>
        <w:numPr>
          <w:ilvl w:val="2"/>
          <w:numId w:val="1"/>
        </w:numPr>
        <w:jc w:val="both"/>
      </w:pPr>
      <w:r w:rsidRPr="008D40AF">
        <w:t>Towing services shall mean the use of tugboats solely for towing purposes.</w:t>
      </w:r>
    </w:p>
    <w:p w14:paraId="49836634" w14:textId="3CB0C729" w:rsidR="00E90D59" w:rsidRPr="008D40AF" w:rsidRDefault="00E90D59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Daily trips and activities of the tugboats shall be properly documented through a Trip Ticket and Statement of Facts, respectively. </w:t>
      </w:r>
    </w:p>
    <w:p w14:paraId="64D54D67" w14:textId="3B3E58C5" w:rsidR="001E69D7" w:rsidRPr="008D40AF" w:rsidRDefault="001E69D7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For tugboats used as time charter, refer to policies on </w:t>
      </w:r>
      <w:r w:rsidR="006B3AD0" w:rsidRPr="008D40AF">
        <w:t>Time Charter</w:t>
      </w:r>
      <w:r w:rsidRPr="008D40AF">
        <w:t>.</w:t>
      </w:r>
    </w:p>
    <w:p w14:paraId="256143A1" w14:textId="5979F973" w:rsidR="00DB3409" w:rsidRPr="008D40AF" w:rsidRDefault="000627F5" w:rsidP="008D40AF">
      <w:pPr>
        <w:pStyle w:val="ListParagraph"/>
        <w:numPr>
          <w:ilvl w:val="2"/>
          <w:numId w:val="1"/>
        </w:numPr>
        <w:jc w:val="both"/>
      </w:pPr>
      <w:r w:rsidRPr="008D40AF">
        <w:t>For tugboats used as voyage charter, refer to policies on Voyage Charter</w:t>
      </w:r>
      <w:r w:rsidR="000C6DFB" w:rsidRPr="008D40AF">
        <w:t>, if applicable.</w:t>
      </w:r>
    </w:p>
    <w:p w14:paraId="22A862A6" w14:textId="42F00191" w:rsidR="0055665B" w:rsidRPr="008D40AF" w:rsidRDefault="0055665B" w:rsidP="008D40AF">
      <w:pPr>
        <w:pStyle w:val="ListParagraph"/>
        <w:ind w:left="936"/>
        <w:jc w:val="both"/>
      </w:pPr>
      <w:r w:rsidRPr="008D40AF">
        <w:br w:type="page"/>
      </w:r>
    </w:p>
    <w:p w14:paraId="2B770D67" w14:textId="22EABED9" w:rsidR="00164E8C" w:rsidRPr="008D40AF" w:rsidRDefault="002051D1" w:rsidP="008D40AF">
      <w:pPr>
        <w:pStyle w:val="ListParagraph"/>
        <w:numPr>
          <w:ilvl w:val="1"/>
          <w:numId w:val="1"/>
        </w:numPr>
        <w:jc w:val="both"/>
      </w:pPr>
      <w:r w:rsidRPr="008D40AF">
        <w:rPr>
          <w:b/>
        </w:rPr>
        <w:lastRenderedPageBreak/>
        <w:t xml:space="preserve">Monitoring and </w:t>
      </w:r>
      <w:r w:rsidR="00164E8C" w:rsidRPr="008D40AF">
        <w:rPr>
          <w:b/>
        </w:rPr>
        <w:t>Documentation</w:t>
      </w:r>
    </w:p>
    <w:p w14:paraId="3F31A8B2" w14:textId="149B3882" w:rsidR="00164E8C" w:rsidRPr="008D40AF" w:rsidRDefault="00164E8C" w:rsidP="008D40AF">
      <w:pPr>
        <w:pStyle w:val="ListParagraph"/>
        <w:ind w:left="936"/>
        <w:jc w:val="both"/>
      </w:pPr>
    </w:p>
    <w:p w14:paraId="23122441" w14:textId="494780E5" w:rsidR="00AD7726" w:rsidRPr="008D40AF" w:rsidRDefault="0086626D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All forms shall be duly filled-out as to details, signed by the signatories and </w:t>
      </w:r>
      <w:ins w:id="95" w:author="jeserio lonon" w:date="2017-09-23T18:01:00Z">
        <w:r w:rsidR="000B431C" w:rsidRPr="008D40AF">
          <w:t xml:space="preserve">any </w:t>
        </w:r>
      </w:ins>
      <w:r w:rsidRPr="008D40AF">
        <w:t>alterations thereof shall be duly countersigned</w:t>
      </w:r>
      <w:del w:id="96" w:author="jeserio lonon" w:date="2017-09-23T18:01:00Z">
        <w:r w:rsidRPr="008D40AF" w:rsidDel="00BA23FC">
          <w:delText>, if any</w:delText>
        </w:r>
      </w:del>
      <w:r w:rsidRPr="008D40AF">
        <w:t>.</w:t>
      </w:r>
      <w:r w:rsidR="00996BF4" w:rsidRPr="008D40AF">
        <w:t xml:space="preserve"> Moreover, voyage and time charter shall be properly supported by </w:t>
      </w:r>
      <w:ins w:id="97" w:author="jeserio lonon" w:date="2017-09-23T18:01:00Z">
        <w:r w:rsidR="00113388" w:rsidRPr="008D40AF">
          <w:t xml:space="preserve">duly signed </w:t>
        </w:r>
      </w:ins>
      <w:r w:rsidR="00996BF4" w:rsidRPr="008D40AF">
        <w:t>contrac</w:t>
      </w:r>
      <w:r w:rsidR="009865CA" w:rsidRPr="008D40AF">
        <w:t>ts/agreements</w:t>
      </w:r>
      <w:ins w:id="98" w:author="jeserio lonon" w:date="2017-09-23T18:01:00Z">
        <w:r w:rsidR="00113388" w:rsidRPr="008D40AF">
          <w:t>.</w:t>
        </w:r>
      </w:ins>
      <w:del w:id="99" w:author="jeserio lonon" w:date="2017-09-23T18:01:00Z">
        <w:r w:rsidR="009865CA" w:rsidRPr="008D40AF" w:rsidDel="00113388">
          <w:delText xml:space="preserve"> duly signed by the signatories.</w:delText>
        </w:r>
      </w:del>
    </w:p>
    <w:p w14:paraId="38DAF735" w14:textId="3427970B" w:rsidR="00EF6CB6" w:rsidRPr="008D40AF" w:rsidRDefault="00EF6CB6" w:rsidP="008D40AF">
      <w:pPr>
        <w:pStyle w:val="ListParagraph"/>
        <w:numPr>
          <w:ilvl w:val="2"/>
          <w:numId w:val="1"/>
        </w:numPr>
        <w:jc w:val="both"/>
      </w:pPr>
      <w:r w:rsidRPr="008D40AF">
        <w:t>The Barge P</w:t>
      </w:r>
      <w:r w:rsidR="004E6981" w:rsidRPr="008D40AF">
        <w:t xml:space="preserve">atron shall ensure that cargoes loaded </w:t>
      </w:r>
      <w:r w:rsidRPr="008D40AF">
        <w:t>onboard are properly reconciled and acknowledged by the shipper/consignee.</w:t>
      </w:r>
      <w:r w:rsidR="00B32397" w:rsidRPr="008D40AF">
        <w:t xml:space="preserve"> </w:t>
      </w:r>
      <w:r w:rsidR="00892AA2" w:rsidRPr="008D40AF">
        <w:t xml:space="preserve">A reconciliation/outturn report from the shipper/consignee must be obtained by the Barge Patron which shall be forwarded to the </w:t>
      </w:r>
      <w:r w:rsidR="00887C95" w:rsidRPr="008D40AF">
        <w:t>Operations Department.</w:t>
      </w:r>
    </w:p>
    <w:p w14:paraId="57A25500" w14:textId="0F6DFAFF" w:rsidR="000E17E5" w:rsidRPr="008D40AF" w:rsidRDefault="00215FF0" w:rsidP="008D40AF">
      <w:pPr>
        <w:pStyle w:val="ListParagraph"/>
        <w:numPr>
          <w:ilvl w:val="2"/>
          <w:numId w:val="1"/>
        </w:numPr>
        <w:jc w:val="both"/>
      </w:pPr>
      <w:r w:rsidRPr="008D40AF">
        <w:t xml:space="preserve">An Out-turn Summary </w:t>
      </w:r>
      <w:r w:rsidR="000E17E5" w:rsidRPr="008D40AF">
        <w:t>shall be prepared by the Operations Department upon completion of the operations or end of transaction and receipt of duly accomplished documents.</w:t>
      </w:r>
      <w:r w:rsidR="001E4BBF" w:rsidRPr="008D40AF">
        <w:t xml:space="preserve"> This summary shall be reviewed and checked by the Operations Supervisor and approved by the Operations Manager which shall then be forwarded to the Finance Department for </w:t>
      </w:r>
      <w:del w:id="100" w:author="jeserio lonon" w:date="2017-09-23T18:02:00Z">
        <w:r w:rsidR="001E4BBF" w:rsidRPr="008D40AF" w:rsidDel="00686761">
          <w:delText>processing of billing</w:delText>
        </w:r>
        <w:r w:rsidR="002B0634" w:rsidRPr="008D40AF" w:rsidDel="00686761">
          <w:delText xml:space="preserve"> statements</w:delText>
        </w:r>
      </w:del>
      <w:ins w:id="101" w:author="jeserio lonon" w:date="2017-09-23T18:02:00Z">
        <w:r w:rsidR="00686761" w:rsidRPr="008D40AF">
          <w:t>billing</w:t>
        </w:r>
      </w:ins>
      <w:r w:rsidR="001E4BBF" w:rsidRPr="008D40AF">
        <w:t>.</w:t>
      </w:r>
    </w:p>
    <w:p w14:paraId="066CA828" w14:textId="0E375A81" w:rsidR="00C90FC7" w:rsidRPr="008D40AF" w:rsidDel="000B431C" w:rsidRDefault="00C90FC7" w:rsidP="008D40AF">
      <w:pPr>
        <w:pStyle w:val="ListParagraph"/>
        <w:ind w:left="1350"/>
        <w:jc w:val="both"/>
        <w:rPr>
          <w:del w:id="102" w:author="jeserio lonon" w:date="2017-09-23T18:01:00Z"/>
        </w:rPr>
      </w:pPr>
    </w:p>
    <w:p w14:paraId="342443F8" w14:textId="19905359" w:rsidR="00C90FC7" w:rsidRPr="008D40AF" w:rsidDel="000B431C" w:rsidRDefault="00C90FC7" w:rsidP="008D40AF">
      <w:pPr>
        <w:pStyle w:val="ListParagraph"/>
        <w:ind w:left="1350"/>
        <w:jc w:val="both"/>
        <w:rPr>
          <w:del w:id="103" w:author="jeserio lonon" w:date="2017-09-23T18:00:00Z"/>
        </w:rPr>
      </w:pPr>
    </w:p>
    <w:p w14:paraId="4679E2E7" w14:textId="34802A74" w:rsidR="00F92F93" w:rsidRPr="008D40AF" w:rsidRDefault="001D1E67" w:rsidP="008D40AF">
      <w:pPr>
        <w:pStyle w:val="ListParagraph"/>
        <w:numPr>
          <w:ilvl w:val="2"/>
          <w:numId w:val="1"/>
        </w:numPr>
        <w:jc w:val="both"/>
      </w:pPr>
      <w:r w:rsidRPr="008D40AF">
        <w:t>T</w:t>
      </w:r>
      <w:r w:rsidR="00B632F9" w:rsidRPr="008D40AF">
        <w:t xml:space="preserve">he </w:t>
      </w:r>
      <w:r w:rsidR="004971D8" w:rsidRPr="008D40AF">
        <w:t xml:space="preserve">Operations Department </w:t>
      </w:r>
      <w:r w:rsidR="00B632F9" w:rsidRPr="008D40AF">
        <w:t xml:space="preserve">shall monitor and document </w:t>
      </w:r>
      <w:r w:rsidRPr="008D40AF">
        <w:t>the</w:t>
      </w:r>
      <w:r w:rsidR="00B632F9" w:rsidRPr="008D40AF">
        <w:t xml:space="preserve"> movements, locations, status and </w:t>
      </w:r>
      <w:r w:rsidR="0011664A" w:rsidRPr="008D40AF">
        <w:t xml:space="preserve">transaction history </w:t>
      </w:r>
      <w:r w:rsidR="00B632F9" w:rsidRPr="008D40AF">
        <w:t>of each tugboats and barges</w:t>
      </w:r>
      <w:r w:rsidRPr="008D40AF">
        <w:t>.</w:t>
      </w:r>
      <w:r w:rsidR="009C2F9B" w:rsidRPr="008D40AF">
        <w:t xml:space="preserve"> Proper assignment,</w:t>
      </w:r>
      <w:r w:rsidR="00DF297A" w:rsidRPr="008D40AF">
        <w:t xml:space="preserve"> dispatching and monitoring of </w:t>
      </w:r>
      <w:r w:rsidR="009C2F9B" w:rsidRPr="008D40AF">
        <w:t xml:space="preserve">tugboats and barges shall </w:t>
      </w:r>
      <w:r w:rsidR="00DF297A" w:rsidRPr="008D40AF">
        <w:t xml:space="preserve">also </w:t>
      </w:r>
      <w:r w:rsidR="009C2F9B" w:rsidRPr="008D40AF">
        <w:t>be prepared and maintained by the Operations Department.</w:t>
      </w:r>
    </w:p>
    <w:p w14:paraId="10AE6E71" w14:textId="0286768E" w:rsidR="00C90FC7" w:rsidRPr="008D40AF" w:rsidDel="00F000F0" w:rsidRDefault="00C90FC7">
      <w:pPr>
        <w:pStyle w:val="ListParagraph"/>
        <w:tabs>
          <w:tab w:val="left" w:pos="3570"/>
        </w:tabs>
        <w:ind w:left="1350"/>
        <w:jc w:val="both"/>
        <w:rPr>
          <w:del w:id="104" w:author="Noel M. Cainglet" w:date="2017-09-25T08:47:00Z"/>
        </w:rPr>
        <w:pPrChange w:id="105" w:author="Noel M. Cainglet" w:date="2017-09-25T08:47:00Z">
          <w:pPr>
            <w:pStyle w:val="ListParagraph"/>
            <w:ind w:left="1350"/>
            <w:jc w:val="both"/>
          </w:pPr>
        </w:pPrChange>
      </w:pPr>
    </w:p>
    <w:p w14:paraId="375A0328" w14:textId="77777777" w:rsidR="00F000F0" w:rsidRPr="008D40AF" w:rsidRDefault="00F000F0">
      <w:pPr>
        <w:ind w:left="990"/>
        <w:jc w:val="both"/>
        <w:rPr>
          <w:ins w:id="106" w:author="Noel M. Cainglet" w:date="2017-09-25T08:47:00Z"/>
        </w:rPr>
        <w:pPrChange w:id="107" w:author="Noel M. Cainglet" w:date="2017-09-25T08:47:00Z">
          <w:pPr>
            <w:pStyle w:val="ListParagraph"/>
            <w:ind w:left="1350"/>
            <w:jc w:val="both"/>
          </w:pPr>
        </w:pPrChange>
      </w:pPr>
    </w:p>
    <w:p w14:paraId="468C2CFA" w14:textId="7A5E8D7B" w:rsidR="00857CF4" w:rsidRPr="008D40AF" w:rsidRDefault="00857CF4" w:rsidP="008D40AF">
      <w:pPr>
        <w:pStyle w:val="ListParagraph"/>
        <w:tabs>
          <w:tab w:val="left" w:pos="3570"/>
        </w:tabs>
        <w:ind w:left="1350"/>
        <w:jc w:val="both"/>
      </w:pPr>
      <w:r w:rsidRPr="008D40AF">
        <w:br w:type="page"/>
      </w:r>
    </w:p>
    <w:p w14:paraId="18669695" w14:textId="77777777" w:rsidR="00A96B89" w:rsidRPr="008D40AF" w:rsidDel="00F000F0" w:rsidRDefault="00A96B89" w:rsidP="008D40AF">
      <w:pPr>
        <w:pStyle w:val="ListParagraph"/>
        <w:ind w:left="1350"/>
        <w:jc w:val="both"/>
        <w:rPr>
          <w:ins w:id="108" w:author="jeserio lonon" w:date="2017-09-23T17:57:00Z"/>
          <w:del w:id="109" w:author="Noel M. Cainglet" w:date="2017-09-25T08:47:00Z"/>
        </w:rPr>
      </w:pPr>
    </w:p>
    <w:p w14:paraId="144E4BCB" w14:textId="030992FE" w:rsidR="00A96B89" w:rsidRPr="008D40AF" w:rsidDel="00F000F0" w:rsidRDefault="00A96B89" w:rsidP="008D40AF">
      <w:pPr>
        <w:pStyle w:val="ListParagraph"/>
        <w:ind w:left="1350"/>
        <w:jc w:val="both"/>
        <w:rPr>
          <w:ins w:id="110" w:author="jeserio lonon" w:date="2017-09-23T17:57:00Z"/>
          <w:del w:id="111" w:author="Noel M. Cainglet" w:date="2017-09-25T08:47:00Z"/>
        </w:rPr>
      </w:pPr>
    </w:p>
    <w:p w14:paraId="5B445E04" w14:textId="3C467F76" w:rsidR="00A96B89" w:rsidRPr="008D40AF" w:rsidDel="00F000F0" w:rsidRDefault="00A96B89" w:rsidP="008D40AF">
      <w:pPr>
        <w:pStyle w:val="ListParagraph"/>
        <w:ind w:left="1350"/>
        <w:jc w:val="both"/>
        <w:rPr>
          <w:ins w:id="112" w:author="jeserio lonon" w:date="2017-09-23T17:57:00Z"/>
          <w:del w:id="113" w:author="Noel M. Cainglet" w:date="2017-09-25T08:47:00Z"/>
        </w:rPr>
      </w:pPr>
    </w:p>
    <w:p w14:paraId="4415C3D5" w14:textId="03CB438C" w:rsidR="000B431C" w:rsidRPr="008D40AF" w:rsidDel="00EB2856" w:rsidRDefault="000B431C" w:rsidP="008D40AF">
      <w:pPr>
        <w:pStyle w:val="ListParagraph"/>
        <w:ind w:left="1350"/>
        <w:jc w:val="both"/>
        <w:rPr>
          <w:ins w:id="114" w:author="jeserio lonon" w:date="2017-09-23T18:01:00Z"/>
          <w:del w:id="115" w:author="Noel M. Cainglet" w:date="2017-09-25T08:28:00Z"/>
        </w:rPr>
      </w:pPr>
    </w:p>
    <w:p w14:paraId="5F37583C" w14:textId="5BDF1EAF" w:rsidR="000B431C" w:rsidRPr="008D40AF" w:rsidDel="00EB2856" w:rsidRDefault="000B431C" w:rsidP="008D40AF">
      <w:pPr>
        <w:pStyle w:val="ListParagraph"/>
        <w:ind w:left="1350"/>
        <w:jc w:val="both"/>
        <w:rPr>
          <w:ins w:id="116" w:author="jeserio lonon" w:date="2017-09-23T18:01:00Z"/>
          <w:del w:id="117" w:author="Noel M. Cainglet" w:date="2017-09-25T08:28:00Z"/>
        </w:rPr>
      </w:pPr>
    </w:p>
    <w:p w14:paraId="476C669A" w14:textId="370534D0" w:rsidR="000B431C" w:rsidRPr="008D40AF" w:rsidDel="00EB2856" w:rsidRDefault="000B431C" w:rsidP="008D40AF">
      <w:pPr>
        <w:pStyle w:val="ListParagraph"/>
        <w:ind w:left="1350"/>
        <w:jc w:val="both"/>
        <w:rPr>
          <w:del w:id="118" w:author="Noel M. Cainglet" w:date="2017-09-25T08:28:00Z"/>
        </w:rPr>
      </w:pPr>
    </w:p>
    <w:p w14:paraId="5915DC6E" w14:textId="01121507" w:rsidR="00D60CE7" w:rsidRPr="008D40AF" w:rsidDel="00EB2856" w:rsidRDefault="00D60CE7" w:rsidP="008D40AF">
      <w:pPr>
        <w:pStyle w:val="ListParagraph"/>
        <w:ind w:left="1350"/>
        <w:jc w:val="both"/>
        <w:rPr>
          <w:del w:id="119" w:author="Noel M. Cainglet" w:date="2017-09-25T08:28:00Z"/>
        </w:rPr>
      </w:pPr>
    </w:p>
    <w:p w14:paraId="28789743" w14:textId="36D60B1F" w:rsidR="00957C77" w:rsidRPr="008D40AF" w:rsidRDefault="003226EA" w:rsidP="008D40AF">
      <w:pPr>
        <w:pStyle w:val="ListParagraph"/>
        <w:numPr>
          <w:ilvl w:val="0"/>
          <w:numId w:val="1"/>
        </w:numPr>
        <w:tabs>
          <w:tab w:val="left" w:pos="4388"/>
        </w:tabs>
        <w:jc w:val="both"/>
      </w:pPr>
      <w:r w:rsidRPr="008D40AF">
        <w:rPr>
          <w:u w:val="single"/>
        </w:rPr>
        <w:t>PROCEDURES</w:t>
      </w:r>
    </w:p>
    <w:p w14:paraId="4D2CAC5D" w14:textId="1DFD268E" w:rsidR="00132F13" w:rsidRPr="008D40AF" w:rsidRDefault="00132F13" w:rsidP="008D40AF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FE6762" w:rsidRPr="008D40AF" w14:paraId="707F3BD5" w14:textId="77777777" w:rsidTr="00F9043E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27F5AD18" w14:textId="77777777" w:rsidR="001E43B7" w:rsidRPr="008D40AF" w:rsidRDefault="001E43B7" w:rsidP="008D40AF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52071D98" w14:textId="06488260" w:rsidR="001E43B7" w:rsidRPr="008D40AF" w:rsidRDefault="0045192F" w:rsidP="008D40AF">
            <w:pPr>
              <w:tabs>
                <w:tab w:val="left" w:pos="3735"/>
                <w:tab w:val="center" w:pos="4590"/>
              </w:tabs>
              <w:jc w:val="center"/>
            </w:pPr>
            <w:r w:rsidRPr="008D40AF">
              <w:t xml:space="preserve">Voyage </w:t>
            </w:r>
            <w:r w:rsidR="008E46BD" w:rsidRPr="008D40AF">
              <w:t>Charter</w:t>
            </w:r>
            <w:r w:rsidR="007C1E05" w:rsidRPr="008D40AF">
              <w:t xml:space="preserve"> (</w:t>
            </w:r>
            <w:r w:rsidR="007C1E05" w:rsidRPr="008D40AF">
              <w:rPr>
                <w:i/>
              </w:rPr>
              <w:t>Loading</w:t>
            </w:r>
            <w:r w:rsidR="00077AEC" w:rsidRPr="008D40AF">
              <w:rPr>
                <w:i/>
              </w:rPr>
              <w:t xml:space="preserve"> and Unloading </w:t>
            </w:r>
            <w:r w:rsidR="007C1E05" w:rsidRPr="008D40AF">
              <w:rPr>
                <w:i/>
              </w:rPr>
              <w:t>of Barge</w:t>
            </w:r>
            <w:r w:rsidR="007C1E05" w:rsidRPr="008D40AF">
              <w:t>)</w:t>
            </w:r>
          </w:p>
          <w:p w14:paraId="4ED8DC10" w14:textId="72661A2D" w:rsidR="00FE6762" w:rsidRPr="008D40AF" w:rsidRDefault="00FE6762" w:rsidP="008D40AF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  <w:r w:rsidRPr="008D40AF">
              <w:rPr>
                <w:sz w:val="16"/>
                <w:szCs w:val="16"/>
              </w:rPr>
              <w:tab/>
            </w:r>
          </w:p>
        </w:tc>
      </w:tr>
      <w:tr w:rsidR="00FE6762" w:rsidRPr="008D40AF" w14:paraId="403CC29B" w14:textId="77777777" w:rsidTr="00F9043E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5C275B67" w14:textId="77777777" w:rsidR="00FE6762" w:rsidRPr="008D40AF" w:rsidRDefault="00FE6762" w:rsidP="008D40AF">
            <w:pPr>
              <w:jc w:val="center"/>
            </w:pPr>
            <w:r w:rsidRPr="008D40AF">
              <w:t>Step No.</w:t>
            </w:r>
          </w:p>
        </w:tc>
        <w:tc>
          <w:tcPr>
            <w:tcW w:w="5427" w:type="dxa"/>
            <w:vAlign w:val="bottom"/>
          </w:tcPr>
          <w:p w14:paraId="6CEA7687" w14:textId="77777777" w:rsidR="00FE6762" w:rsidRPr="008D40AF" w:rsidRDefault="00FE6762" w:rsidP="008D40AF">
            <w:pPr>
              <w:jc w:val="center"/>
            </w:pPr>
            <w:r w:rsidRPr="008D40AF">
              <w:t>Activity</w:t>
            </w:r>
          </w:p>
        </w:tc>
        <w:tc>
          <w:tcPr>
            <w:tcW w:w="1620" w:type="dxa"/>
            <w:vAlign w:val="bottom"/>
          </w:tcPr>
          <w:p w14:paraId="79D1F966" w14:textId="77777777" w:rsidR="00FE6762" w:rsidRPr="008D40AF" w:rsidRDefault="00FE6762" w:rsidP="008D40AF">
            <w:pPr>
              <w:jc w:val="center"/>
            </w:pPr>
            <w:r w:rsidRPr="008D40AF">
              <w:t>Personnel</w:t>
            </w:r>
          </w:p>
          <w:p w14:paraId="0759AEAD" w14:textId="77777777" w:rsidR="00FE6762" w:rsidRPr="008D40AF" w:rsidRDefault="00FE6762" w:rsidP="008D40AF">
            <w:pPr>
              <w:jc w:val="center"/>
            </w:pPr>
            <w:r w:rsidRPr="008D40AF">
              <w:t>Involved</w:t>
            </w:r>
          </w:p>
        </w:tc>
        <w:tc>
          <w:tcPr>
            <w:tcW w:w="1674" w:type="dxa"/>
            <w:vAlign w:val="bottom"/>
          </w:tcPr>
          <w:p w14:paraId="168ED6A0" w14:textId="77777777" w:rsidR="00FE6762" w:rsidRPr="008D40AF" w:rsidRDefault="00FE6762" w:rsidP="008D40AF">
            <w:pPr>
              <w:jc w:val="center"/>
            </w:pPr>
            <w:r w:rsidRPr="008D40AF">
              <w:t>Business</w:t>
            </w:r>
          </w:p>
          <w:p w14:paraId="00CC7F50" w14:textId="77777777" w:rsidR="00FE6762" w:rsidRPr="008D40AF" w:rsidRDefault="00FE6762" w:rsidP="008D40AF">
            <w:pPr>
              <w:jc w:val="center"/>
            </w:pPr>
            <w:r w:rsidRPr="008D40AF">
              <w:t>Forms</w:t>
            </w:r>
          </w:p>
        </w:tc>
      </w:tr>
      <w:tr w:rsidR="00FE6762" w:rsidRPr="008D40AF" w14:paraId="0A24E546" w14:textId="77777777" w:rsidTr="00D810B7">
        <w:trPr>
          <w:trHeight w:val="215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76028408" w14:textId="77777777" w:rsidR="00FE6762" w:rsidRPr="008D40AF" w:rsidRDefault="00FE6762" w:rsidP="008D40AF">
            <w:pPr>
              <w:jc w:val="center"/>
            </w:pPr>
            <w:r w:rsidRPr="008D40AF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58CDED7A" w14:textId="77777777" w:rsidR="00D810B7" w:rsidRPr="008D40AF" w:rsidRDefault="00181A57" w:rsidP="008D40AF">
            <w:r w:rsidRPr="008D40AF">
              <w:t>Receives “Service Order” from Marketing Department.</w:t>
            </w:r>
          </w:p>
          <w:p w14:paraId="07B82BB0" w14:textId="1528C9AF" w:rsidR="00181A57" w:rsidRPr="008D40AF" w:rsidRDefault="00181A57" w:rsidP="008D40AF"/>
        </w:tc>
        <w:tc>
          <w:tcPr>
            <w:tcW w:w="1620" w:type="dxa"/>
            <w:tcBorders>
              <w:bottom w:val="single" w:sz="4" w:space="0" w:color="auto"/>
            </w:tcBorders>
          </w:tcPr>
          <w:p w14:paraId="3F70B03E" w14:textId="3A8988C9" w:rsidR="00DA1414" w:rsidRPr="008D40AF" w:rsidRDefault="00AC25A4" w:rsidP="008D40AF">
            <w:r w:rsidRPr="008D40AF">
              <w:t>Operations 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612601EE" w14:textId="4959A876" w:rsidR="00FE6762" w:rsidRPr="008D40AF" w:rsidRDefault="001C2F02" w:rsidP="008D40AF">
            <w:r w:rsidRPr="008D40AF">
              <w:t>Duly approved Service Order</w:t>
            </w:r>
          </w:p>
        </w:tc>
      </w:tr>
      <w:tr w:rsidR="00FE6762" w:rsidRPr="008D40AF" w14:paraId="198888DA" w14:textId="77777777" w:rsidTr="00F9043E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447C71CA" w14:textId="6701BAC5" w:rsidR="00FE6762" w:rsidRPr="008D40AF" w:rsidRDefault="00FE6762" w:rsidP="008D40AF">
            <w:pPr>
              <w:jc w:val="center"/>
            </w:pPr>
            <w:r w:rsidRPr="008D40AF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1B965FE8" w14:textId="77777777" w:rsidR="00FC3C7F" w:rsidRPr="008D40AF" w:rsidRDefault="00181A57" w:rsidP="008D40AF">
            <w:pPr>
              <w:tabs>
                <w:tab w:val="left" w:pos="1196"/>
              </w:tabs>
            </w:pPr>
            <w:r w:rsidRPr="008D40AF">
              <w:t>Notifies and instructs Operations Department, Tugboat Master and Barge Patron of Voyage Charter.</w:t>
            </w:r>
          </w:p>
          <w:p w14:paraId="562D64DA" w14:textId="3392A37A" w:rsidR="00181A57" w:rsidRPr="008D40AF" w:rsidRDefault="00181A57" w:rsidP="008D40AF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0379CF35" w14:textId="469C3F27" w:rsidR="000B5369" w:rsidRPr="008D40AF" w:rsidRDefault="000B5063" w:rsidP="008D40AF">
            <w:r w:rsidRPr="008D40AF">
              <w:t>Operations 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730ECAD7" w14:textId="5F9F9290" w:rsidR="00FE6762" w:rsidRPr="008D40AF" w:rsidRDefault="00FE6762" w:rsidP="008D40AF"/>
        </w:tc>
      </w:tr>
      <w:tr w:rsidR="00FE6762" w:rsidRPr="008D40AF" w14:paraId="0D285444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D8A8" w14:textId="77777777" w:rsidR="00FE6762" w:rsidRPr="008D40AF" w:rsidRDefault="00FE6762" w:rsidP="008D40AF">
            <w:pPr>
              <w:jc w:val="center"/>
            </w:pPr>
            <w:r w:rsidRPr="008D40AF"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07D1" w14:textId="45BDA7E7" w:rsidR="00FC3C7F" w:rsidRPr="008D40AF" w:rsidRDefault="00181A57" w:rsidP="008D40AF">
            <w:r w:rsidRPr="008D40AF">
              <w:t>Sends tugboat</w:t>
            </w:r>
            <w:r w:rsidR="005F6F8D" w:rsidRPr="008D40AF">
              <w:t xml:space="preserve"> and hatch barge </w:t>
            </w:r>
            <w:r w:rsidRPr="008D40AF">
              <w:t>to designated port and notifies Shipper upon arrival.</w:t>
            </w:r>
          </w:p>
          <w:p w14:paraId="17DF230F" w14:textId="4D6E6EFC" w:rsidR="008D69BF" w:rsidRPr="008D40AF" w:rsidRDefault="008D69BF" w:rsidP="008D40AF"/>
          <w:p w14:paraId="7626DD61" w14:textId="77777777" w:rsidR="00181A57" w:rsidRPr="008D40AF" w:rsidRDefault="003A5E6C" w:rsidP="008D40AF">
            <w:r w:rsidRPr="008D40AF">
              <w:t>The T</w:t>
            </w:r>
            <w:r w:rsidR="00B909B4" w:rsidRPr="008D40AF">
              <w:t xml:space="preserve">ugboat Master shall then update the </w:t>
            </w:r>
            <w:r w:rsidRPr="008D40AF">
              <w:t>logbook.</w:t>
            </w:r>
          </w:p>
          <w:p w14:paraId="4D9ACBAE" w14:textId="168E8F94" w:rsidR="00B909B4" w:rsidRPr="008D40AF" w:rsidRDefault="00B909B4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4ADA0" w14:textId="50DBAACC" w:rsidR="00B81937" w:rsidRPr="008D40AF" w:rsidRDefault="00B81937" w:rsidP="008D40AF">
            <w:r w:rsidRPr="008D40AF">
              <w:t>Tugboat Master and 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EEBC9" w14:textId="6E4BF9CD" w:rsidR="00C909ED" w:rsidRPr="008D40AF" w:rsidRDefault="00F05306" w:rsidP="008D40AF">
            <w:r w:rsidRPr="008D40AF">
              <w:t>Duly filled-out Trip Ticket</w:t>
            </w:r>
          </w:p>
        </w:tc>
      </w:tr>
      <w:tr w:rsidR="003334DF" w:rsidRPr="008D40AF" w14:paraId="60DC6012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B9921" w14:textId="51D4903D" w:rsidR="003334DF" w:rsidRPr="008D40AF" w:rsidRDefault="00CE7F42" w:rsidP="008D40AF">
            <w:pPr>
              <w:jc w:val="center"/>
            </w:pPr>
            <w:r w:rsidRPr="008D40AF"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6C30D" w14:textId="21782CDA" w:rsidR="00FC3C7F" w:rsidRPr="008D40AF" w:rsidRDefault="00746BA8" w:rsidP="008D40AF">
            <w:r w:rsidRPr="008D40AF">
              <w:t>Check</w:t>
            </w:r>
            <w:r w:rsidR="00A74CA2" w:rsidRPr="008D40AF">
              <w:t>s</w:t>
            </w:r>
            <w:r w:rsidRPr="008D40AF">
              <w:t xml:space="preserve"> and inspects hatch barge upon arrival.</w:t>
            </w:r>
          </w:p>
          <w:p w14:paraId="1F2E494D" w14:textId="49A9419B" w:rsidR="00746BA8" w:rsidRPr="008D40AF" w:rsidRDefault="00746BA8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DF4C" w14:textId="4872C8FC" w:rsidR="003334DF" w:rsidRPr="008D40AF" w:rsidRDefault="00EA0E62" w:rsidP="008D40AF">
            <w:r w:rsidRPr="008D40AF">
              <w:t>Shipper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35A9" w14:textId="3E3AB166" w:rsidR="003334DF" w:rsidRPr="008D40AF" w:rsidRDefault="003334DF" w:rsidP="008D40AF"/>
        </w:tc>
      </w:tr>
      <w:tr w:rsidR="00FA6D45" w:rsidRPr="008D40AF" w14:paraId="7E1FE199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EAFB" w14:textId="33BDBFB9" w:rsidR="00FA6D45" w:rsidRPr="008D40AF" w:rsidRDefault="00CE7F42" w:rsidP="008D40AF">
            <w:pPr>
              <w:jc w:val="center"/>
            </w:pPr>
            <w:r w:rsidRPr="008D40AF"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B8CDE" w14:textId="77777777" w:rsidR="00C3349C" w:rsidRPr="008D40AF" w:rsidRDefault="00343EA4" w:rsidP="008D40AF">
            <w:r w:rsidRPr="008D40AF">
              <w:t>Load hatch barge.</w:t>
            </w:r>
          </w:p>
          <w:p w14:paraId="44E321FD" w14:textId="77777777" w:rsidR="00C3349C" w:rsidRPr="008D40AF" w:rsidRDefault="00C3349C" w:rsidP="008D40AF"/>
          <w:p w14:paraId="67FBAAAE" w14:textId="71AAEA15" w:rsidR="00746100" w:rsidRPr="008D40AF" w:rsidRDefault="00993031" w:rsidP="008D40AF">
            <w:r w:rsidRPr="008D40AF">
              <w:t xml:space="preserve">The </w:t>
            </w:r>
            <w:r w:rsidR="00976CD3" w:rsidRPr="008D40AF">
              <w:t xml:space="preserve">Barge Patron shall then prepare an update from time to time </w:t>
            </w:r>
            <w:r w:rsidR="00EE2F84" w:rsidRPr="008D40AF">
              <w:t xml:space="preserve">the </w:t>
            </w:r>
            <w:r w:rsidR="00976CD3" w:rsidRPr="008D40AF">
              <w:t>activities conducted during loading opera</w:t>
            </w:r>
            <w:r w:rsidR="00D358D2" w:rsidRPr="008D40AF">
              <w:t xml:space="preserve">tions in </w:t>
            </w:r>
            <w:r w:rsidR="00976CD3" w:rsidRPr="008D40AF">
              <w:t>the Statement of Facts (SOF).</w:t>
            </w:r>
          </w:p>
          <w:p w14:paraId="79B1824F" w14:textId="2732EEB0" w:rsidR="00976CD3" w:rsidRPr="008D40AF" w:rsidRDefault="00976CD3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96EE8" w14:textId="77777777" w:rsidR="00993031" w:rsidRPr="008D40AF" w:rsidRDefault="00EA0E62" w:rsidP="008D40AF">
            <w:r w:rsidRPr="008D40AF">
              <w:t>Shipper/</w:t>
            </w:r>
          </w:p>
          <w:p w14:paraId="29E11CD1" w14:textId="0BF62656" w:rsidR="00EA0E62" w:rsidRPr="008D40AF" w:rsidRDefault="00EA0E62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B4B2D" w14:textId="3D9A1237" w:rsidR="009078DE" w:rsidRPr="008D40AF" w:rsidRDefault="009078DE" w:rsidP="008D40AF"/>
        </w:tc>
      </w:tr>
      <w:tr w:rsidR="00FE6762" w:rsidRPr="008D40AF" w14:paraId="5C9C8F7D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56ACD" w14:textId="54FC3D5B" w:rsidR="00FE6762" w:rsidRPr="008D40AF" w:rsidRDefault="00CE7F42" w:rsidP="008D40AF">
            <w:pPr>
              <w:jc w:val="center"/>
            </w:pPr>
            <w:r w:rsidRPr="008D40AF"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E814" w14:textId="451F80E4" w:rsidR="00E527E7" w:rsidRPr="008D40AF" w:rsidRDefault="00D00220" w:rsidP="008D40AF">
            <w:r w:rsidRPr="008D40AF">
              <w:t xml:space="preserve">Upon </w:t>
            </w:r>
            <w:r w:rsidR="00DE23B4" w:rsidRPr="008D40AF">
              <w:t>completion of loading of cargoes</w:t>
            </w:r>
            <w:r w:rsidRPr="008D40AF">
              <w:t>, obtain batch weight and shippers document.</w:t>
            </w:r>
          </w:p>
          <w:p w14:paraId="389FC92A" w14:textId="4FA1E19B" w:rsidR="00D00220" w:rsidRPr="008D40AF" w:rsidRDefault="00D00220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502B" w14:textId="49F2019D" w:rsidR="00AA3B20" w:rsidRPr="008D40AF" w:rsidRDefault="00D00220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DA24" w14:textId="184920B1" w:rsidR="0075709B" w:rsidRPr="008D40AF" w:rsidRDefault="0075709B" w:rsidP="008D40AF"/>
        </w:tc>
      </w:tr>
      <w:tr w:rsidR="00744D3B" w:rsidRPr="008D40AF" w14:paraId="346177AC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D90D" w14:textId="2D1614D2" w:rsidR="00744D3B" w:rsidRPr="008D40AF" w:rsidRDefault="00744D3B" w:rsidP="008D40AF">
            <w:pPr>
              <w:jc w:val="center"/>
            </w:pPr>
            <w:r w:rsidRPr="008D40AF"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E215" w14:textId="5F0CC6F2" w:rsidR="00744D3B" w:rsidRPr="008D40AF" w:rsidRDefault="005247CB" w:rsidP="008D40AF">
            <w:r w:rsidRPr="008D40AF">
              <w:t>Seal hatch cover.</w:t>
            </w:r>
          </w:p>
          <w:p w14:paraId="083911E7" w14:textId="519305F2" w:rsidR="005247CB" w:rsidRPr="008D40AF" w:rsidRDefault="005247CB" w:rsidP="008D40AF"/>
          <w:p w14:paraId="1057F2E1" w14:textId="56A5A760" w:rsidR="005247CB" w:rsidRPr="008D40AF" w:rsidRDefault="005247CB" w:rsidP="008D40AF">
            <w:r w:rsidRPr="008D40AF">
              <w:t>Sealing must be done in the presence of the shipper’s representative, if required.</w:t>
            </w:r>
          </w:p>
          <w:p w14:paraId="59CEA322" w14:textId="0FD26D40" w:rsidR="005247CB" w:rsidRPr="008D40AF" w:rsidRDefault="005247C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4044" w14:textId="24450218" w:rsidR="00744D3B" w:rsidRPr="008D40AF" w:rsidRDefault="00777D5E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66A4" w14:textId="77777777" w:rsidR="00744D3B" w:rsidRPr="008D40AF" w:rsidRDefault="00744D3B" w:rsidP="008D40AF"/>
        </w:tc>
      </w:tr>
      <w:tr w:rsidR="00744D3B" w:rsidRPr="008D40AF" w14:paraId="05BBF16D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ED6F" w14:textId="432995AE" w:rsidR="00744D3B" w:rsidRPr="008D40AF" w:rsidRDefault="00744D3B" w:rsidP="008D40AF">
            <w:pPr>
              <w:jc w:val="center"/>
            </w:pPr>
            <w:r w:rsidRPr="008D40AF">
              <w:t>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E7029" w14:textId="77777777" w:rsidR="00744D3B" w:rsidRPr="008D40AF" w:rsidRDefault="00744D3B" w:rsidP="008D40AF">
            <w:r w:rsidRPr="008D40AF">
              <w:t>Prepare Lighter Receipt (LR).</w:t>
            </w:r>
          </w:p>
          <w:p w14:paraId="25F1A56D" w14:textId="02F9A6BE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01DE" w14:textId="77857F66" w:rsidR="00744D3B" w:rsidRPr="008D40AF" w:rsidRDefault="00744D3B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3DBD3" w14:textId="77777777" w:rsidR="00744D3B" w:rsidRPr="008D40AF" w:rsidRDefault="00744D3B" w:rsidP="008D40AF">
            <w:r w:rsidRPr="008D40AF">
              <w:t>Duly filled-out LR</w:t>
            </w:r>
          </w:p>
          <w:p w14:paraId="11A86F21" w14:textId="1A5DDE3F" w:rsidR="00744D3B" w:rsidRPr="008D40AF" w:rsidRDefault="00744D3B" w:rsidP="008D40AF"/>
        </w:tc>
      </w:tr>
      <w:tr w:rsidR="00744D3B" w:rsidRPr="008D40AF" w14:paraId="392DCE0B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98B10" w14:textId="1467D6DE" w:rsidR="00744D3B" w:rsidRPr="008D40AF" w:rsidRDefault="00744D3B" w:rsidP="008D40AF">
            <w:pPr>
              <w:jc w:val="center"/>
            </w:pPr>
            <w:r w:rsidRPr="008D40AF">
              <w:t>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5256" w14:textId="77777777" w:rsidR="00744D3B" w:rsidRPr="008D40AF" w:rsidRDefault="00744D3B" w:rsidP="008D40AF">
            <w:pPr>
              <w:tabs>
                <w:tab w:val="left" w:pos="3181"/>
              </w:tabs>
            </w:pPr>
            <w:r w:rsidRPr="008D40AF">
              <w:t>Acknowledge LR and SOF.</w:t>
            </w:r>
          </w:p>
          <w:p w14:paraId="52C89B96" w14:textId="02F41DD6" w:rsidR="00744D3B" w:rsidRPr="008D40AF" w:rsidRDefault="00744D3B" w:rsidP="008D40AF">
            <w:pPr>
              <w:tabs>
                <w:tab w:val="left" w:pos="3181"/>
              </w:tabs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9ADD" w14:textId="65D1AF21" w:rsidR="00744D3B" w:rsidRPr="008D40AF" w:rsidRDefault="00744D3B" w:rsidP="008D40AF">
            <w:r w:rsidRPr="008D40AF">
              <w:t>Shipper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B112B" w14:textId="77777777" w:rsidR="009025CE" w:rsidRPr="008D40AF" w:rsidRDefault="00744D3B" w:rsidP="008D40AF">
            <w:r w:rsidRPr="008D40AF">
              <w:t>Duly filled-out and acknowledged LR</w:t>
            </w:r>
          </w:p>
          <w:p w14:paraId="7312F429" w14:textId="627866C2" w:rsidR="009025CE" w:rsidRPr="008D40AF" w:rsidRDefault="009025CE" w:rsidP="008D40AF"/>
        </w:tc>
      </w:tr>
      <w:tr w:rsidR="00744D3B" w:rsidRPr="008D40AF" w14:paraId="56F7D7E5" w14:textId="77777777" w:rsidTr="00863D44">
        <w:trPr>
          <w:trHeight w:val="683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38C0" w14:textId="6EAAB021" w:rsidR="00744D3B" w:rsidRPr="008D40AF" w:rsidRDefault="00744D3B" w:rsidP="008D40AF">
            <w:pPr>
              <w:jc w:val="center"/>
            </w:pPr>
            <w:r w:rsidRPr="008D40AF">
              <w:lastRenderedPageBreak/>
              <w:t>10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782DA" w14:textId="77777777" w:rsidR="00744D3B" w:rsidRPr="008D40AF" w:rsidRDefault="00744D3B" w:rsidP="008D40AF">
            <w:r w:rsidRPr="008D40AF">
              <w:t>Deliver cargoes to destination.</w:t>
            </w:r>
          </w:p>
          <w:p w14:paraId="1B652EE4" w14:textId="77777777" w:rsidR="00744D3B" w:rsidRPr="008D40AF" w:rsidRDefault="00744D3B" w:rsidP="008D40AF"/>
          <w:p w14:paraId="08EC8929" w14:textId="77777777" w:rsidR="00744D3B" w:rsidRPr="008D40AF" w:rsidRDefault="00744D3B" w:rsidP="008D40AF">
            <w:r w:rsidRPr="008D40AF">
              <w:t>The Tugboat Master shall be responsible for maneuvering the tugboat by towing the barge to the port of discharge.</w:t>
            </w:r>
          </w:p>
          <w:p w14:paraId="55641316" w14:textId="25A3687F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1E36" w14:textId="48C3371F" w:rsidR="00744D3B" w:rsidRPr="008D40AF" w:rsidRDefault="00744D3B" w:rsidP="008D40AF">
            <w:r w:rsidRPr="008D40AF">
              <w:t>Tugboat Master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CFB0B" w14:textId="4C45BB9D" w:rsidR="00744D3B" w:rsidRPr="008D40AF" w:rsidRDefault="00744D3B" w:rsidP="008D40AF"/>
        </w:tc>
      </w:tr>
      <w:tr w:rsidR="00744D3B" w:rsidRPr="008D40AF" w14:paraId="1BED8AF2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FD31" w14:textId="2533D125" w:rsidR="00744D3B" w:rsidRPr="008D40AF" w:rsidRDefault="00744D3B" w:rsidP="008D40AF">
            <w:pPr>
              <w:jc w:val="center"/>
            </w:pPr>
            <w:r w:rsidRPr="008D40AF">
              <w:t>11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1E63" w14:textId="315A38D8" w:rsidR="00744D3B" w:rsidRPr="008D40AF" w:rsidRDefault="00863D44" w:rsidP="008D40AF">
            <w:r w:rsidRPr="008D40AF">
              <w:t>Update Tugboat’s Logbook</w:t>
            </w:r>
            <w:r w:rsidR="00744D3B" w:rsidRPr="008D40AF">
              <w:t>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90C9" w14:textId="553F3AA0" w:rsidR="00744D3B" w:rsidRPr="008D40AF" w:rsidRDefault="00744D3B" w:rsidP="008D40AF">
            <w:r w:rsidRPr="008D40AF">
              <w:t>Tugboat Master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F5568" w14:textId="77777777" w:rsidR="00744D3B" w:rsidRPr="008D40AF" w:rsidRDefault="00744D3B" w:rsidP="008D40AF">
            <w:r w:rsidRPr="008D40AF">
              <w:t>Duly filled-out Trip Ticket</w:t>
            </w:r>
          </w:p>
          <w:p w14:paraId="643D3A2C" w14:textId="09B4F31D" w:rsidR="00744D3B" w:rsidRPr="008D40AF" w:rsidRDefault="00744D3B" w:rsidP="008D40AF"/>
        </w:tc>
      </w:tr>
      <w:tr w:rsidR="00744D3B" w:rsidRPr="008D40AF" w14:paraId="4E96DD00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2529D" w14:textId="4FEB50EE" w:rsidR="00744D3B" w:rsidRPr="008D40AF" w:rsidRDefault="00744D3B" w:rsidP="008D40AF">
            <w:pPr>
              <w:jc w:val="center"/>
            </w:pPr>
            <w:r w:rsidRPr="008D40AF">
              <w:t>12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07CE0" w14:textId="2A159240" w:rsidR="00744D3B" w:rsidRPr="008D40AF" w:rsidRDefault="00744D3B" w:rsidP="008D40AF">
            <w:r w:rsidRPr="008D40AF">
              <w:t>Notify Consignee upon arrival.</w:t>
            </w:r>
          </w:p>
          <w:p w14:paraId="28C85CDA" w14:textId="4227A1A1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EEEF0" w14:textId="09104453" w:rsidR="00744D3B" w:rsidRPr="008D40AF" w:rsidRDefault="00744D3B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3B90" w14:textId="3E74CCC2" w:rsidR="00744D3B" w:rsidRPr="008D40AF" w:rsidRDefault="00744D3B" w:rsidP="008D40AF"/>
        </w:tc>
      </w:tr>
      <w:tr w:rsidR="00744D3B" w:rsidRPr="008D40AF" w14:paraId="1024D04D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331A" w14:textId="118CA829" w:rsidR="00744D3B" w:rsidRPr="008D40AF" w:rsidRDefault="00744D3B" w:rsidP="008D40AF">
            <w:pPr>
              <w:jc w:val="center"/>
            </w:pPr>
            <w:r w:rsidRPr="008D40AF">
              <w:t>13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CE4C" w14:textId="59697737" w:rsidR="00744D3B" w:rsidRPr="008D40AF" w:rsidRDefault="0009782F" w:rsidP="008D40AF">
            <w:r w:rsidRPr="008D40AF">
              <w:t>Unseal hatch cover and c</w:t>
            </w:r>
            <w:r w:rsidR="00744D3B" w:rsidRPr="008D40AF">
              <w:t>hecks and inspect cargoes loaded onboard and.</w:t>
            </w:r>
          </w:p>
          <w:p w14:paraId="3E0F68A0" w14:textId="548B0A6F" w:rsidR="0009782F" w:rsidRPr="008D40AF" w:rsidRDefault="0009782F" w:rsidP="008D40AF"/>
          <w:p w14:paraId="751C2FC5" w14:textId="4C56B186" w:rsidR="0009782F" w:rsidRPr="008D40AF" w:rsidRDefault="0009782F" w:rsidP="008D40AF">
            <w:r w:rsidRPr="008D40AF">
              <w:t>Unsealing must be done in the presence of the consignee’s represent</w:t>
            </w:r>
            <w:r w:rsidR="00E56B49" w:rsidRPr="008D40AF">
              <w:t>ative, if required.</w:t>
            </w:r>
          </w:p>
          <w:p w14:paraId="521A27B6" w14:textId="6E951D7A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64F5" w14:textId="0B86991C" w:rsidR="00744D3B" w:rsidRPr="008D40AF" w:rsidRDefault="00744D3B" w:rsidP="008D40AF">
            <w:r w:rsidRPr="008D40AF">
              <w:t>Consignee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DDCD" w14:textId="77777777" w:rsidR="00744D3B" w:rsidRPr="008D40AF" w:rsidRDefault="00744D3B" w:rsidP="008D40AF"/>
        </w:tc>
      </w:tr>
      <w:tr w:rsidR="00744D3B" w:rsidRPr="008D40AF" w14:paraId="19C145CA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FFB07" w14:textId="5C1BDD5F" w:rsidR="00744D3B" w:rsidRPr="008D40AF" w:rsidRDefault="00744D3B" w:rsidP="008D40AF">
            <w:pPr>
              <w:jc w:val="center"/>
            </w:pPr>
            <w:r w:rsidRPr="008D40AF">
              <w:t>14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3301C" w14:textId="4BE3E139" w:rsidR="00744D3B" w:rsidRPr="008D40AF" w:rsidRDefault="00744D3B" w:rsidP="008D40AF">
            <w:r w:rsidRPr="008D40AF">
              <w:t>Unload cargoes.</w:t>
            </w:r>
          </w:p>
          <w:p w14:paraId="221F5C5C" w14:textId="77777777" w:rsidR="00744D3B" w:rsidRPr="008D40AF" w:rsidRDefault="00744D3B" w:rsidP="008D40AF"/>
          <w:p w14:paraId="3B464749" w14:textId="77777777" w:rsidR="00F52FDD" w:rsidRPr="008D40AF" w:rsidRDefault="00744D3B" w:rsidP="008D40AF">
            <w:r w:rsidRPr="008D40AF">
              <w:t>The Barge Patron shall update from time to time the activities conducted during unloading operations in the Statement of Facts (SOF).</w:t>
            </w:r>
          </w:p>
          <w:p w14:paraId="558E3AD8" w14:textId="7E05B038" w:rsidR="00F52FDD" w:rsidRPr="008D40AF" w:rsidRDefault="00F52FDD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461AF" w14:textId="2710D005" w:rsidR="00744D3B" w:rsidRPr="008D40AF" w:rsidRDefault="00744D3B" w:rsidP="008D40AF">
            <w:r w:rsidRPr="008D40AF">
              <w:t>Consignee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46206" w14:textId="11AF84DB" w:rsidR="00744D3B" w:rsidRPr="008D40AF" w:rsidRDefault="00744D3B" w:rsidP="008D40AF">
            <w:r w:rsidRPr="008D40AF">
              <w:t>Duly filled-out SOF</w:t>
            </w:r>
          </w:p>
        </w:tc>
      </w:tr>
      <w:tr w:rsidR="00744D3B" w:rsidRPr="008D40AF" w14:paraId="2E230534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F32D8" w14:textId="3408735C" w:rsidR="00744D3B" w:rsidRPr="008D40AF" w:rsidRDefault="00744D3B" w:rsidP="008D40AF">
            <w:pPr>
              <w:jc w:val="center"/>
            </w:pPr>
            <w:r w:rsidRPr="008D40AF">
              <w:t>15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6289A" w14:textId="77777777" w:rsidR="00744D3B" w:rsidRPr="008D40AF" w:rsidRDefault="00744D3B" w:rsidP="008D40AF">
            <w:r w:rsidRPr="008D40AF">
              <w:t>Upon completion of unloading of cargoes, obtain batch weight and consignee’s documents.</w:t>
            </w:r>
          </w:p>
          <w:p w14:paraId="204E787D" w14:textId="2A7BFE43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11C29" w14:textId="2168287F" w:rsidR="00744D3B" w:rsidRPr="008D40AF" w:rsidRDefault="00744D3B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5F68" w14:textId="4D0BDF14" w:rsidR="00744D3B" w:rsidRPr="008D40AF" w:rsidRDefault="00744D3B" w:rsidP="008D40AF"/>
        </w:tc>
      </w:tr>
      <w:tr w:rsidR="00744D3B" w:rsidRPr="008D40AF" w14:paraId="2EA6FE5F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6F70" w14:textId="433E4ED6" w:rsidR="00744D3B" w:rsidRPr="008D40AF" w:rsidRDefault="00744D3B" w:rsidP="008D40AF">
            <w:pPr>
              <w:jc w:val="center"/>
            </w:pPr>
            <w:r w:rsidRPr="008D40AF">
              <w:t>16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9ED6" w14:textId="77777777" w:rsidR="00744D3B" w:rsidRPr="008D40AF" w:rsidRDefault="00744D3B" w:rsidP="008D40AF">
            <w:r w:rsidRPr="008D40AF">
              <w:t>Update LR.</w:t>
            </w:r>
          </w:p>
          <w:p w14:paraId="503EE378" w14:textId="7A81C691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94CE3" w14:textId="44B01175" w:rsidR="00744D3B" w:rsidRPr="008D40AF" w:rsidRDefault="00744D3B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17A50" w14:textId="77777777" w:rsidR="00744D3B" w:rsidRPr="008D40AF" w:rsidRDefault="00744D3B" w:rsidP="008D40AF">
            <w:r w:rsidRPr="008D40AF">
              <w:t>Duly filled-out LR</w:t>
            </w:r>
          </w:p>
          <w:p w14:paraId="54F74F38" w14:textId="11A9BF6D" w:rsidR="00744D3B" w:rsidRPr="008D40AF" w:rsidRDefault="00744D3B" w:rsidP="008D40AF"/>
        </w:tc>
      </w:tr>
      <w:tr w:rsidR="00744D3B" w:rsidRPr="008D40AF" w14:paraId="4A47C120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52FC" w14:textId="771309CE" w:rsidR="00744D3B" w:rsidRPr="008D40AF" w:rsidRDefault="00744D3B" w:rsidP="008D40AF">
            <w:pPr>
              <w:jc w:val="center"/>
            </w:pPr>
            <w:r w:rsidRPr="008D40AF">
              <w:t>17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16A88" w14:textId="255FDA32" w:rsidR="00744D3B" w:rsidRPr="008D40AF" w:rsidRDefault="00744D3B" w:rsidP="008D40AF">
            <w:r w:rsidRPr="008D40AF">
              <w:t>Acknowledge LR</w:t>
            </w:r>
            <w:r w:rsidR="007737FE" w:rsidRPr="008D40AF">
              <w:t xml:space="preserve"> and SOF.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CD34" w14:textId="6395E86E" w:rsidR="00744D3B" w:rsidRPr="008D40AF" w:rsidRDefault="00744D3B" w:rsidP="008D40AF">
            <w:r w:rsidRPr="008D40AF">
              <w:t>Consignee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EA90" w14:textId="77777777" w:rsidR="00744D3B" w:rsidRPr="008D40AF" w:rsidRDefault="00744D3B" w:rsidP="008D40AF">
            <w:r w:rsidRPr="008D40AF">
              <w:t>Duly filled-out and acknowledge LR</w:t>
            </w:r>
          </w:p>
          <w:p w14:paraId="159D3004" w14:textId="5B182C1B" w:rsidR="00744D3B" w:rsidRPr="008D40AF" w:rsidRDefault="00744D3B" w:rsidP="008D40AF"/>
        </w:tc>
      </w:tr>
      <w:tr w:rsidR="00744D3B" w:rsidRPr="008D40AF" w14:paraId="7EA7482C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8C0E4" w14:textId="1D69519B" w:rsidR="00744D3B" w:rsidRPr="008D40AF" w:rsidRDefault="00744D3B" w:rsidP="008D40AF">
            <w:pPr>
              <w:jc w:val="center"/>
            </w:pPr>
            <w:r w:rsidRPr="008D40AF">
              <w:t>18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3E43B" w14:textId="77777777" w:rsidR="00744D3B" w:rsidRPr="008D40AF" w:rsidRDefault="00744D3B" w:rsidP="008D40AF">
            <w:r w:rsidRPr="008D40AF">
              <w:t>Return tugboat and hatch barge to original port.</w:t>
            </w:r>
          </w:p>
          <w:p w14:paraId="599CC39E" w14:textId="2A46FF10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AA37A" w14:textId="77777777" w:rsidR="00744D3B" w:rsidRPr="008D40AF" w:rsidRDefault="00744D3B" w:rsidP="008D40AF">
            <w:r w:rsidRPr="008D40AF">
              <w:t>Tugboat Master and Barge Patron</w:t>
            </w:r>
          </w:p>
          <w:p w14:paraId="6E09679A" w14:textId="54ECB7CE" w:rsidR="00E0050F" w:rsidRPr="008D40AF" w:rsidRDefault="00E0050F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86BAA" w14:textId="52C50614" w:rsidR="00E0050F" w:rsidRPr="008D40AF" w:rsidRDefault="00E0050F" w:rsidP="008D40AF"/>
        </w:tc>
      </w:tr>
      <w:tr w:rsidR="00744D3B" w:rsidRPr="008D40AF" w14:paraId="05FF151E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0D274" w14:textId="7E03078A" w:rsidR="00744D3B" w:rsidRPr="008D40AF" w:rsidRDefault="00744D3B" w:rsidP="008D40AF">
            <w:pPr>
              <w:jc w:val="center"/>
            </w:pPr>
            <w:r w:rsidRPr="008D40AF">
              <w:lastRenderedPageBreak/>
              <w:t>19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9641" w14:textId="77777777" w:rsidR="00744D3B" w:rsidRPr="008D40AF" w:rsidRDefault="00744D3B" w:rsidP="008D40AF">
            <w:r w:rsidRPr="008D40AF">
              <w:t>Forward duly accomplished documents to Operations Staff, as follows:</w:t>
            </w:r>
          </w:p>
          <w:p w14:paraId="61AE032B" w14:textId="0370DAB8" w:rsidR="00744D3B" w:rsidRPr="008D40AF" w:rsidRDefault="00744D3B" w:rsidP="008D40AF">
            <w:pPr>
              <w:pStyle w:val="ListParagraph"/>
              <w:numPr>
                <w:ilvl w:val="0"/>
                <w:numId w:val="6"/>
              </w:numPr>
            </w:pPr>
            <w:r w:rsidRPr="008D40AF">
              <w:t>Lighter Receipt</w:t>
            </w:r>
          </w:p>
          <w:p w14:paraId="6BBC745E" w14:textId="42209B6B" w:rsidR="00744D3B" w:rsidRPr="008D40AF" w:rsidRDefault="00744D3B" w:rsidP="008D40AF">
            <w:pPr>
              <w:pStyle w:val="ListParagraph"/>
              <w:numPr>
                <w:ilvl w:val="0"/>
                <w:numId w:val="6"/>
              </w:numPr>
            </w:pPr>
            <w:r w:rsidRPr="008D40AF">
              <w:t>Trip Ticket</w:t>
            </w:r>
          </w:p>
          <w:p w14:paraId="37C91BA2" w14:textId="2453528A" w:rsidR="00744D3B" w:rsidRPr="008D40AF" w:rsidRDefault="00744D3B" w:rsidP="008D40AF">
            <w:pPr>
              <w:pStyle w:val="ListParagraph"/>
              <w:numPr>
                <w:ilvl w:val="0"/>
                <w:numId w:val="6"/>
              </w:numPr>
            </w:pPr>
            <w:r w:rsidRPr="008D40AF">
              <w:t>Statement of Facts</w:t>
            </w:r>
          </w:p>
          <w:p w14:paraId="3D667B7D" w14:textId="78A6CC44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C51F7" w14:textId="54951C6D" w:rsidR="00744D3B" w:rsidRPr="008D40AF" w:rsidRDefault="00744D3B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12541" w14:textId="28803089" w:rsidR="00744D3B" w:rsidRPr="008D40AF" w:rsidRDefault="00744D3B" w:rsidP="008D40AF">
            <w:r w:rsidRPr="008D40AF">
              <w:t>Duly accomplished documents</w:t>
            </w:r>
          </w:p>
        </w:tc>
      </w:tr>
      <w:tr w:rsidR="00744D3B" w:rsidRPr="008D40AF" w14:paraId="0F8AFF52" w14:textId="77777777" w:rsidTr="00F9043E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C415" w14:textId="1EFCB9D2" w:rsidR="00744D3B" w:rsidRPr="008D40AF" w:rsidRDefault="00744D3B" w:rsidP="008D40AF">
            <w:pPr>
              <w:jc w:val="center"/>
            </w:pPr>
            <w:r w:rsidRPr="008D40AF">
              <w:t>20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6174A" w14:textId="77777777" w:rsidR="00744D3B" w:rsidRPr="008D40AF" w:rsidRDefault="00744D3B" w:rsidP="008D40AF">
            <w:r w:rsidRPr="008D40AF">
              <w:t xml:space="preserve">To Outturn Summary Preparation. Refer to process title on </w:t>
            </w:r>
            <w:r w:rsidRPr="008D40AF">
              <w:rPr>
                <w:i/>
              </w:rPr>
              <w:t>Cargo Operations</w:t>
            </w:r>
            <w:r w:rsidRPr="008D40AF">
              <w:t>.</w:t>
            </w:r>
          </w:p>
          <w:p w14:paraId="03D73C77" w14:textId="39D5BA3A" w:rsidR="00744D3B" w:rsidRPr="008D40AF" w:rsidRDefault="00744D3B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39ED" w14:textId="77777777" w:rsidR="00744D3B" w:rsidRPr="008D40AF" w:rsidRDefault="00744D3B" w:rsidP="008D40AF">
            <w:r w:rsidRPr="008D40AF">
              <w:t>Operations Staff</w:t>
            </w:r>
          </w:p>
          <w:p w14:paraId="733744D2" w14:textId="66EE5A4D" w:rsidR="00744D3B" w:rsidRPr="008D40AF" w:rsidRDefault="00744D3B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810D8" w14:textId="77777777" w:rsidR="00744D3B" w:rsidRPr="008D40AF" w:rsidRDefault="00744D3B" w:rsidP="008D40AF"/>
        </w:tc>
      </w:tr>
    </w:tbl>
    <w:p w14:paraId="508DF526" w14:textId="7D82AF84" w:rsidR="00353309" w:rsidRPr="008D40AF" w:rsidRDefault="00353309" w:rsidP="008D40AF">
      <w:pPr>
        <w:rPr>
          <w:u w:val="single"/>
        </w:rPr>
      </w:pPr>
    </w:p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7B2FC5" w:rsidRPr="008D40AF" w14:paraId="2C169866" w14:textId="77777777" w:rsidTr="005661BF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65F6539B" w14:textId="77777777" w:rsidR="007B2FC5" w:rsidRPr="008D40AF" w:rsidRDefault="007B2FC5" w:rsidP="008D40AF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35F25CF1" w14:textId="1CECCEA6" w:rsidR="007B2FC5" w:rsidRPr="008D40AF" w:rsidRDefault="007B2FC5" w:rsidP="008D40AF">
            <w:pPr>
              <w:tabs>
                <w:tab w:val="left" w:pos="3735"/>
                <w:tab w:val="center" w:pos="4590"/>
              </w:tabs>
              <w:jc w:val="center"/>
            </w:pPr>
            <w:r w:rsidRPr="008D40AF">
              <w:t>Time Charter</w:t>
            </w:r>
          </w:p>
          <w:p w14:paraId="2DE45827" w14:textId="77777777" w:rsidR="007B2FC5" w:rsidRPr="008D40AF" w:rsidRDefault="007B2FC5" w:rsidP="008D40AF">
            <w:pPr>
              <w:tabs>
                <w:tab w:val="left" w:pos="3735"/>
              </w:tabs>
              <w:rPr>
                <w:sz w:val="16"/>
                <w:szCs w:val="16"/>
              </w:rPr>
            </w:pPr>
            <w:r w:rsidRPr="008D40AF">
              <w:rPr>
                <w:sz w:val="16"/>
                <w:szCs w:val="16"/>
              </w:rPr>
              <w:t xml:space="preserve"> </w:t>
            </w:r>
            <w:r w:rsidRPr="008D40AF">
              <w:rPr>
                <w:sz w:val="16"/>
                <w:szCs w:val="16"/>
              </w:rPr>
              <w:tab/>
            </w:r>
          </w:p>
        </w:tc>
      </w:tr>
      <w:tr w:rsidR="007B2FC5" w:rsidRPr="008D40AF" w14:paraId="6F20AF60" w14:textId="77777777" w:rsidTr="005661BF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79E15EC9" w14:textId="77777777" w:rsidR="007B2FC5" w:rsidRPr="008D40AF" w:rsidRDefault="007B2FC5" w:rsidP="008D40AF">
            <w:pPr>
              <w:jc w:val="center"/>
            </w:pPr>
            <w:r w:rsidRPr="008D40AF">
              <w:t>Step No.</w:t>
            </w:r>
          </w:p>
        </w:tc>
        <w:tc>
          <w:tcPr>
            <w:tcW w:w="5427" w:type="dxa"/>
            <w:vAlign w:val="bottom"/>
          </w:tcPr>
          <w:p w14:paraId="55FE4E23" w14:textId="77777777" w:rsidR="007B2FC5" w:rsidRPr="008D40AF" w:rsidRDefault="007B2FC5" w:rsidP="008D40AF">
            <w:pPr>
              <w:jc w:val="center"/>
            </w:pPr>
            <w:r w:rsidRPr="008D40AF">
              <w:t>Activity</w:t>
            </w:r>
          </w:p>
        </w:tc>
        <w:tc>
          <w:tcPr>
            <w:tcW w:w="1620" w:type="dxa"/>
            <w:vAlign w:val="bottom"/>
          </w:tcPr>
          <w:p w14:paraId="18087E24" w14:textId="77777777" w:rsidR="007B2FC5" w:rsidRPr="008D40AF" w:rsidRDefault="007B2FC5" w:rsidP="008D40AF">
            <w:pPr>
              <w:jc w:val="center"/>
            </w:pPr>
            <w:r w:rsidRPr="008D40AF">
              <w:t>Personnel</w:t>
            </w:r>
          </w:p>
          <w:p w14:paraId="18DBF45C" w14:textId="77777777" w:rsidR="007B2FC5" w:rsidRPr="008D40AF" w:rsidRDefault="007B2FC5" w:rsidP="008D40AF">
            <w:pPr>
              <w:jc w:val="center"/>
            </w:pPr>
            <w:r w:rsidRPr="008D40AF">
              <w:t>Involved</w:t>
            </w:r>
          </w:p>
        </w:tc>
        <w:tc>
          <w:tcPr>
            <w:tcW w:w="1674" w:type="dxa"/>
            <w:vAlign w:val="bottom"/>
          </w:tcPr>
          <w:p w14:paraId="493A39A0" w14:textId="77777777" w:rsidR="007B2FC5" w:rsidRPr="008D40AF" w:rsidRDefault="007B2FC5" w:rsidP="008D40AF">
            <w:pPr>
              <w:jc w:val="center"/>
            </w:pPr>
            <w:r w:rsidRPr="008D40AF">
              <w:t>Business</w:t>
            </w:r>
          </w:p>
          <w:p w14:paraId="59C17E8C" w14:textId="77777777" w:rsidR="007B2FC5" w:rsidRPr="008D40AF" w:rsidRDefault="007B2FC5" w:rsidP="008D40AF">
            <w:pPr>
              <w:jc w:val="center"/>
            </w:pPr>
            <w:r w:rsidRPr="008D40AF">
              <w:t>Forms</w:t>
            </w:r>
          </w:p>
        </w:tc>
      </w:tr>
      <w:tr w:rsidR="007B2FC5" w:rsidRPr="008D40AF" w14:paraId="22E320D3" w14:textId="77777777" w:rsidTr="005661BF">
        <w:trPr>
          <w:trHeight w:val="215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53F4F301" w14:textId="77777777" w:rsidR="007B2FC5" w:rsidRPr="008D40AF" w:rsidRDefault="007B2FC5" w:rsidP="008D40AF">
            <w:pPr>
              <w:jc w:val="center"/>
            </w:pPr>
            <w:r w:rsidRPr="008D40AF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786F09B9" w14:textId="77777777" w:rsidR="00425A4A" w:rsidRPr="008D40AF" w:rsidRDefault="000410CC" w:rsidP="008D40AF">
            <w:r w:rsidRPr="008D40AF">
              <w:t>Receives “Service Order” from Marketing Department.</w:t>
            </w:r>
          </w:p>
          <w:p w14:paraId="771B5463" w14:textId="07558F81" w:rsidR="000410CC" w:rsidRPr="008D40AF" w:rsidRDefault="000410CC" w:rsidP="008D40AF"/>
        </w:tc>
        <w:tc>
          <w:tcPr>
            <w:tcW w:w="1620" w:type="dxa"/>
            <w:tcBorders>
              <w:bottom w:val="single" w:sz="4" w:space="0" w:color="auto"/>
            </w:tcBorders>
          </w:tcPr>
          <w:p w14:paraId="7205A59B" w14:textId="28527C92" w:rsidR="007B2FC5" w:rsidRPr="008D40AF" w:rsidRDefault="008E0107" w:rsidP="008D40AF">
            <w:r w:rsidRPr="008D40AF">
              <w:t>Operations 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5DAF231E" w14:textId="782D8658" w:rsidR="007B2FC5" w:rsidRPr="008D40AF" w:rsidRDefault="009C409A" w:rsidP="008D40AF">
            <w:r w:rsidRPr="008D40AF">
              <w:t>Duly approved Service Order</w:t>
            </w:r>
          </w:p>
        </w:tc>
      </w:tr>
      <w:tr w:rsidR="007B2FC5" w:rsidRPr="008D40AF" w14:paraId="7F340D91" w14:textId="77777777" w:rsidTr="005661BF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7E6EF9D8" w14:textId="77777777" w:rsidR="007B2FC5" w:rsidRPr="008D40AF" w:rsidRDefault="007B2FC5" w:rsidP="008D40AF">
            <w:pPr>
              <w:jc w:val="center"/>
            </w:pPr>
            <w:r w:rsidRPr="008D40AF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645967EE" w14:textId="77777777" w:rsidR="00425A4A" w:rsidRPr="008D40AF" w:rsidRDefault="000410CC" w:rsidP="008D40AF">
            <w:pPr>
              <w:tabs>
                <w:tab w:val="left" w:pos="1196"/>
              </w:tabs>
            </w:pPr>
            <w:r w:rsidRPr="008D40AF">
              <w:t>Notifies and instructs Operations Department, Tugboat Master and/or Barge Patron of Time Charter.</w:t>
            </w:r>
          </w:p>
          <w:p w14:paraId="2DA6A099" w14:textId="50298829" w:rsidR="000410CC" w:rsidRPr="008D40AF" w:rsidRDefault="000410CC" w:rsidP="008D40AF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C6BE300" w14:textId="7CB1F60F" w:rsidR="007B2FC5" w:rsidRPr="008D40AF" w:rsidRDefault="008E0107" w:rsidP="008D40AF">
            <w:r w:rsidRPr="008D40AF">
              <w:t>Operations 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01F06A8B" w14:textId="77777777" w:rsidR="007B2FC5" w:rsidRPr="008D40AF" w:rsidRDefault="007B2FC5" w:rsidP="008D40AF"/>
        </w:tc>
      </w:tr>
      <w:tr w:rsidR="007B2FC5" w:rsidRPr="008D40AF" w14:paraId="07C95680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960ED" w14:textId="77777777" w:rsidR="007B2FC5" w:rsidRPr="008D40AF" w:rsidRDefault="007B2FC5" w:rsidP="008D40AF">
            <w:pPr>
              <w:jc w:val="center"/>
            </w:pPr>
            <w:r w:rsidRPr="008D40AF"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F06D2" w14:textId="3743925C" w:rsidR="009D1266" w:rsidRPr="008D40AF" w:rsidRDefault="00253F9A" w:rsidP="008D40AF">
            <w:r w:rsidRPr="008D40AF">
              <w:t xml:space="preserve">Delivers tugboat and/or hatch barge </w:t>
            </w:r>
            <w:r w:rsidR="00BE2299" w:rsidRPr="008D40AF">
              <w:t xml:space="preserve">to designated port and notifies Charterer </w:t>
            </w:r>
            <w:r w:rsidRPr="008D40AF">
              <w:t>upon arrival.</w:t>
            </w:r>
          </w:p>
          <w:p w14:paraId="7FFB575C" w14:textId="425903AE" w:rsidR="00253F9A" w:rsidRPr="008D40AF" w:rsidRDefault="00253F9A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F4C70" w14:textId="77777777" w:rsidR="007B2FC5" w:rsidRPr="008D40AF" w:rsidRDefault="008E0107" w:rsidP="008D40AF">
            <w:r w:rsidRPr="008D40AF">
              <w:t>Tugboat Master/Barge Patron</w:t>
            </w:r>
          </w:p>
          <w:p w14:paraId="68536A04" w14:textId="68D263E6" w:rsidR="008E0107" w:rsidRPr="008D40AF" w:rsidRDefault="008E0107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168F" w14:textId="77777777" w:rsidR="007B2FC5" w:rsidRPr="008D40AF" w:rsidRDefault="007B2FC5" w:rsidP="008D40AF"/>
        </w:tc>
      </w:tr>
      <w:tr w:rsidR="00D8780E" w:rsidRPr="008D40AF" w14:paraId="5EBA7B41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C5932" w14:textId="08172359" w:rsidR="00D8780E" w:rsidRPr="008D40AF" w:rsidRDefault="00C82886" w:rsidP="008D40AF">
            <w:pPr>
              <w:jc w:val="center"/>
            </w:pPr>
            <w:r w:rsidRPr="008D40AF"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9791" w14:textId="77777777" w:rsidR="00C82886" w:rsidRPr="008D40AF" w:rsidRDefault="00253F9A" w:rsidP="008D40AF">
            <w:r w:rsidRPr="008D40AF">
              <w:t>Checks and inspects tugboat and/or hatch barge delivered.</w:t>
            </w:r>
          </w:p>
          <w:p w14:paraId="29469DB8" w14:textId="70BE3412" w:rsidR="00253F9A" w:rsidRPr="008D40AF" w:rsidRDefault="00253F9A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6B6C" w14:textId="409BA59C" w:rsidR="00D8780E" w:rsidRPr="008D40AF" w:rsidRDefault="00D95397" w:rsidP="008D40AF">
            <w:r w:rsidRPr="008D40AF">
              <w:t>Charterer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EBDF7" w14:textId="77777777" w:rsidR="00D8780E" w:rsidRPr="008D40AF" w:rsidRDefault="00D8780E" w:rsidP="008D40AF"/>
        </w:tc>
      </w:tr>
      <w:tr w:rsidR="00D8780E" w:rsidRPr="008D40AF" w14:paraId="5FC84B4B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543D" w14:textId="69E84303" w:rsidR="00D8780E" w:rsidRPr="008D40AF" w:rsidRDefault="00C82886" w:rsidP="008D40AF">
            <w:pPr>
              <w:jc w:val="center"/>
            </w:pPr>
            <w:r w:rsidRPr="008D40AF"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2C62" w14:textId="6D7830F7" w:rsidR="009A53B3" w:rsidRPr="008D40AF" w:rsidRDefault="00253F9A" w:rsidP="008D40AF">
            <w:r w:rsidRPr="008D40AF">
              <w:t>Commence operations.</w:t>
            </w:r>
          </w:p>
          <w:p w14:paraId="41D43A29" w14:textId="77777777" w:rsidR="00253F9A" w:rsidRPr="008D40AF" w:rsidRDefault="00253F9A" w:rsidP="008D40AF"/>
          <w:p w14:paraId="36A56A22" w14:textId="00534C11" w:rsidR="00253F9A" w:rsidRPr="008D40AF" w:rsidRDefault="00253F9A" w:rsidP="008D40AF">
            <w:r w:rsidRPr="008D40AF">
              <w:t>The Tugboat Master and/or</w:t>
            </w:r>
            <w:r w:rsidR="00833211" w:rsidRPr="008D40AF">
              <w:t xml:space="preserve"> Barge Patron shall follow the </w:t>
            </w:r>
            <w:r w:rsidRPr="008D40AF">
              <w:t xml:space="preserve">operational instructions of the </w:t>
            </w:r>
            <w:r w:rsidR="00053C29" w:rsidRPr="008D40AF">
              <w:t>Charterer and shall communicate</w:t>
            </w:r>
            <w:r w:rsidR="00541311" w:rsidRPr="008D40AF">
              <w:t xml:space="preserve"> its </w:t>
            </w:r>
            <w:r w:rsidRPr="008D40AF">
              <w:t>daily activities to the Operations Department.</w:t>
            </w:r>
          </w:p>
          <w:p w14:paraId="21078A05" w14:textId="1BB2D516" w:rsidR="00253F9A" w:rsidRPr="008D40AF" w:rsidRDefault="00253F9A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11747" w14:textId="77777777" w:rsidR="002751BD" w:rsidRPr="008D40AF" w:rsidRDefault="0040673E" w:rsidP="008D40AF">
            <w:r w:rsidRPr="008D40AF">
              <w:t>Charterer/</w:t>
            </w:r>
          </w:p>
          <w:p w14:paraId="048B654B" w14:textId="77777777" w:rsidR="0040673E" w:rsidRPr="008D40AF" w:rsidRDefault="0040673E" w:rsidP="008D40AF">
            <w:r w:rsidRPr="008D40AF">
              <w:t>Tugboat Master/</w:t>
            </w:r>
          </w:p>
          <w:p w14:paraId="39469DD6" w14:textId="1EBDE000" w:rsidR="0040673E" w:rsidRPr="008D40AF" w:rsidRDefault="0040673E" w:rsidP="008D40AF">
            <w:r w:rsidRPr="008D40AF">
              <w:t>Barge Patron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E12C" w14:textId="77777777" w:rsidR="00D8780E" w:rsidRPr="008D40AF" w:rsidRDefault="00D8780E" w:rsidP="008D40AF"/>
        </w:tc>
      </w:tr>
      <w:tr w:rsidR="00D8780E" w:rsidRPr="008D40AF" w14:paraId="6A4792DD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D752F" w14:textId="16B02AB0" w:rsidR="00D8780E" w:rsidRPr="008D40AF" w:rsidRDefault="00C82886" w:rsidP="008D40AF">
            <w:pPr>
              <w:jc w:val="center"/>
            </w:pPr>
            <w:r w:rsidRPr="008D40AF"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D4487" w14:textId="77777777" w:rsidR="0095471B" w:rsidRPr="008D40AF" w:rsidRDefault="00C754FF" w:rsidP="008D40AF">
            <w:r w:rsidRPr="008D40AF">
              <w:t>Upon completion of the time charter period, obtain Charterer’s documents.</w:t>
            </w:r>
          </w:p>
          <w:p w14:paraId="138545FF" w14:textId="455F7FF9" w:rsidR="00C754FF" w:rsidRPr="008D40AF" w:rsidRDefault="00C754FF" w:rsidP="008D40AF">
            <w:pPr>
              <w:jc w:val="center"/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776A" w14:textId="77777777" w:rsidR="00430A16" w:rsidRPr="008D40AF" w:rsidRDefault="00430A16" w:rsidP="008D40AF">
            <w:r w:rsidRPr="008D40AF">
              <w:t>Tugboat Master/Barge Patron</w:t>
            </w:r>
          </w:p>
          <w:p w14:paraId="7ADB0AC5" w14:textId="7C8DE2DA" w:rsidR="00D8780E" w:rsidRPr="008D40AF" w:rsidRDefault="00D8780E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1E2E" w14:textId="77777777" w:rsidR="00D8780E" w:rsidRPr="008D40AF" w:rsidRDefault="00D8780E" w:rsidP="008D40AF"/>
        </w:tc>
      </w:tr>
      <w:tr w:rsidR="0095471B" w:rsidRPr="008D40AF" w14:paraId="29AA90FA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68A4" w14:textId="229FECF7" w:rsidR="0095471B" w:rsidRPr="008D40AF" w:rsidRDefault="0095471B" w:rsidP="008D40AF">
            <w:pPr>
              <w:jc w:val="center"/>
            </w:pPr>
            <w:r w:rsidRPr="008D40AF">
              <w:lastRenderedPageBreak/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332FC" w14:textId="77777777" w:rsidR="0095471B" w:rsidRPr="008D40AF" w:rsidRDefault="0071752C" w:rsidP="008D40AF">
            <w:r w:rsidRPr="008D40AF">
              <w:t>Redeliver/return hired tugboats and/or barges.</w:t>
            </w:r>
          </w:p>
          <w:p w14:paraId="24913053" w14:textId="5E6D23CC" w:rsidR="0071752C" w:rsidRPr="008D40AF" w:rsidRDefault="0071752C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A456" w14:textId="2BE5E546" w:rsidR="0095471B" w:rsidRPr="008D40AF" w:rsidRDefault="00430A16" w:rsidP="008D40AF">
            <w:r w:rsidRPr="008D40AF">
              <w:t>Charterer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C52" w14:textId="77777777" w:rsidR="0095471B" w:rsidRPr="008D40AF" w:rsidRDefault="0095471B" w:rsidP="008D40AF"/>
        </w:tc>
      </w:tr>
      <w:tr w:rsidR="007A1689" w:rsidRPr="008D40AF" w14:paraId="5979393A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E2C81" w14:textId="27E9BD08" w:rsidR="007A1689" w:rsidRPr="008D40AF" w:rsidRDefault="0095471B" w:rsidP="008D40AF">
            <w:pPr>
              <w:jc w:val="center"/>
            </w:pPr>
            <w:r w:rsidRPr="008D40AF">
              <w:t>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7B29" w14:textId="77777777" w:rsidR="00D52033" w:rsidRPr="008D40AF" w:rsidRDefault="006C63A7" w:rsidP="008D40AF">
            <w:r w:rsidRPr="008D40AF">
              <w:t>Checks and inspects tugboats and/or barges returned.</w:t>
            </w:r>
          </w:p>
          <w:p w14:paraId="5BEE2DB3" w14:textId="1B4FD26E" w:rsidR="006C63A7" w:rsidRPr="008D40AF" w:rsidRDefault="006C63A7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CBA10" w14:textId="77777777" w:rsidR="00E34D31" w:rsidRPr="008D40AF" w:rsidRDefault="00E34D31" w:rsidP="008D40AF">
            <w:r w:rsidRPr="008D40AF">
              <w:t>Tugboat Master/Barge Patron</w:t>
            </w:r>
          </w:p>
          <w:p w14:paraId="5B5C07E3" w14:textId="14AC9668" w:rsidR="007A1689" w:rsidRPr="008D40AF" w:rsidRDefault="007A1689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83D3" w14:textId="77777777" w:rsidR="007A1689" w:rsidRPr="008D40AF" w:rsidRDefault="007A1689" w:rsidP="008D40AF"/>
        </w:tc>
      </w:tr>
      <w:tr w:rsidR="007A1689" w:rsidRPr="008D40AF" w14:paraId="25F3678B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3E6A" w14:textId="43A6B2B9" w:rsidR="007A1689" w:rsidRPr="008D40AF" w:rsidRDefault="0095471B" w:rsidP="008D40AF">
            <w:pPr>
              <w:jc w:val="center"/>
            </w:pPr>
            <w:r w:rsidRPr="008D40AF">
              <w:t>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6BAD3" w14:textId="109E73FB" w:rsidR="00D504E1" w:rsidRPr="008D40AF" w:rsidRDefault="00CB7CA0" w:rsidP="008D40AF">
            <w:r w:rsidRPr="008D40AF">
              <w:t xml:space="preserve">Issues </w:t>
            </w:r>
            <w:r w:rsidR="00B553AE" w:rsidRPr="008D40AF">
              <w:t>SOF.</w:t>
            </w:r>
          </w:p>
          <w:p w14:paraId="6A8821E7" w14:textId="23D155D6" w:rsidR="006C63A7" w:rsidRPr="008D40AF" w:rsidRDefault="006C63A7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5AAA8" w14:textId="77777777" w:rsidR="006027A2" w:rsidRPr="008D40AF" w:rsidRDefault="006027A2" w:rsidP="008D40AF">
            <w:r w:rsidRPr="008D40AF">
              <w:t>Tugboat Master/Barge Patron</w:t>
            </w:r>
          </w:p>
          <w:p w14:paraId="03897A02" w14:textId="3C12CC21" w:rsidR="007A1689" w:rsidRPr="008D40AF" w:rsidRDefault="007A1689" w:rsidP="008D40AF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A3F18" w14:textId="6C3F9F0A" w:rsidR="007A1689" w:rsidRPr="008D40AF" w:rsidRDefault="00882401" w:rsidP="008D40AF">
            <w:r w:rsidRPr="008D40AF">
              <w:t>Duly filled-out SOF</w:t>
            </w:r>
          </w:p>
        </w:tc>
      </w:tr>
      <w:tr w:rsidR="00801DDC" w:rsidRPr="008D40AF" w14:paraId="6AE93A33" w14:textId="77777777" w:rsidTr="005661BF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0A0D" w14:textId="15DB6C07" w:rsidR="00801DDC" w:rsidRPr="008D40AF" w:rsidRDefault="00801DDC" w:rsidP="008D40AF">
            <w:pPr>
              <w:jc w:val="center"/>
            </w:pPr>
            <w:r w:rsidRPr="008D40AF">
              <w:t>10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0103A" w14:textId="64C397C5" w:rsidR="00801DDC" w:rsidRPr="008D40AF" w:rsidRDefault="000766C7" w:rsidP="008D40AF">
            <w:r w:rsidRPr="008D40AF">
              <w:t>Acknowledge SOF.</w:t>
            </w:r>
          </w:p>
          <w:p w14:paraId="30F45324" w14:textId="406E5282" w:rsidR="00801DDC" w:rsidRPr="008D40AF" w:rsidRDefault="00801DDC" w:rsidP="008D40AF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64B52" w14:textId="59073BD8" w:rsidR="00801DDC" w:rsidRPr="008D40AF" w:rsidRDefault="00B83223" w:rsidP="008D40AF">
            <w:r w:rsidRPr="008D40AF">
              <w:t>Charterer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C7E9" w14:textId="77777777" w:rsidR="00801DDC" w:rsidRPr="008D40AF" w:rsidRDefault="00063D4E" w:rsidP="008D40AF">
            <w:r w:rsidRPr="008D40AF">
              <w:t>Duly filled-out and acknowledged SOF</w:t>
            </w:r>
          </w:p>
          <w:p w14:paraId="602447F4" w14:textId="52443728" w:rsidR="00063D4E" w:rsidRPr="008D40AF" w:rsidRDefault="00063D4E" w:rsidP="008D40AF"/>
        </w:tc>
      </w:tr>
      <w:tr w:rsidR="003C3918" w:rsidRPr="008D40AF" w14:paraId="299FB20A" w14:textId="77777777" w:rsidTr="005661BF">
        <w:trPr>
          <w:trHeight w:val="77"/>
          <w:jc w:val="center"/>
          <w:ins w:id="120" w:author="Noel M. Cainglet" w:date="2017-09-25T08:31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97A2" w14:textId="33486414" w:rsidR="003C3918" w:rsidRPr="008D40AF" w:rsidRDefault="00030683" w:rsidP="008D40AF">
            <w:pPr>
              <w:jc w:val="center"/>
              <w:rPr>
                <w:ins w:id="121" w:author="Noel M. Cainglet" w:date="2017-09-25T08:31:00Z"/>
              </w:rPr>
            </w:pPr>
            <w:ins w:id="122" w:author="Noel M. Cainglet" w:date="2017-09-25T08:33:00Z">
              <w:r w:rsidRPr="008D40AF">
                <w:t>10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93DA" w14:textId="77777777" w:rsidR="003C3918" w:rsidRPr="008D40AF" w:rsidRDefault="006C63A7" w:rsidP="008D40AF">
            <w:r w:rsidRPr="008D40AF">
              <w:t>Forward duly accomplished documents to Operations Staff.</w:t>
            </w:r>
          </w:p>
          <w:p w14:paraId="11A1E584" w14:textId="2DDE2357" w:rsidR="006C63A7" w:rsidRPr="008D40AF" w:rsidDel="00AB4367" w:rsidRDefault="006C63A7" w:rsidP="008D40AF">
            <w:pPr>
              <w:rPr>
                <w:ins w:id="123" w:author="Noel M. Cainglet" w:date="2017-09-25T08:31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5661" w14:textId="77777777" w:rsidR="007A5854" w:rsidRPr="008D40AF" w:rsidRDefault="007A5854" w:rsidP="008D40AF">
            <w:r w:rsidRPr="008D40AF">
              <w:t>Tugboat Master/Barge Patron</w:t>
            </w:r>
          </w:p>
          <w:p w14:paraId="0AEEAD42" w14:textId="6B51D232" w:rsidR="00DE7F6A" w:rsidRPr="008D40AF" w:rsidDel="00AB4367" w:rsidRDefault="00DE7F6A" w:rsidP="008D40AF">
            <w:pPr>
              <w:rPr>
                <w:ins w:id="124" w:author="Noel M. Cainglet" w:date="2017-09-25T08:31:00Z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96837" w14:textId="55518205" w:rsidR="003C3918" w:rsidRPr="008D40AF" w:rsidDel="00AB4367" w:rsidRDefault="00DE58AA" w:rsidP="008D40AF">
            <w:pPr>
              <w:rPr>
                <w:ins w:id="125" w:author="Noel M. Cainglet" w:date="2017-09-25T08:31:00Z"/>
              </w:rPr>
            </w:pPr>
            <w:r w:rsidRPr="008D40AF">
              <w:t>Duly filled-out documents</w:t>
            </w:r>
          </w:p>
        </w:tc>
      </w:tr>
      <w:tr w:rsidR="003C3918" w:rsidRPr="008D40AF" w14:paraId="66CEDE86" w14:textId="77777777" w:rsidTr="005661BF">
        <w:trPr>
          <w:trHeight w:val="77"/>
          <w:jc w:val="center"/>
          <w:ins w:id="126" w:author="Noel M. Cainglet" w:date="2017-09-25T08:31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FBFA" w14:textId="277E6D17" w:rsidR="003C3918" w:rsidRPr="008D40AF" w:rsidRDefault="00030683" w:rsidP="008D40AF">
            <w:pPr>
              <w:jc w:val="center"/>
              <w:rPr>
                <w:ins w:id="127" w:author="Noel M. Cainglet" w:date="2017-09-25T08:31:00Z"/>
              </w:rPr>
            </w:pPr>
            <w:ins w:id="128" w:author="Noel M. Cainglet" w:date="2017-09-25T08:33:00Z">
              <w:r w:rsidRPr="008D40AF">
                <w:t>11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10C4B" w14:textId="77777777" w:rsidR="00A969D2" w:rsidRPr="008D40AF" w:rsidRDefault="00A969D2" w:rsidP="008D40AF">
            <w:r w:rsidRPr="008D40AF">
              <w:t xml:space="preserve">To Outturn Summary Preparation. Refer to process title on </w:t>
            </w:r>
            <w:r w:rsidRPr="008D40AF">
              <w:rPr>
                <w:i/>
              </w:rPr>
              <w:t>Cargo Operations</w:t>
            </w:r>
            <w:r w:rsidRPr="008D40AF">
              <w:t>.</w:t>
            </w:r>
          </w:p>
          <w:p w14:paraId="7238A30F" w14:textId="245BFF19" w:rsidR="003C3918" w:rsidRPr="008D40AF" w:rsidDel="00AB4367" w:rsidRDefault="003C3918" w:rsidP="008D40AF">
            <w:pPr>
              <w:rPr>
                <w:ins w:id="129" w:author="Noel M. Cainglet" w:date="2017-09-25T08:31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47B00" w14:textId="1948D97B" w:rsidR="003C3918" w:rsidRPr="008D40AF" w:rsidDel="00AB4367" w:rsidRDefault="005031D2" w:rsidP="008D40AF">
            <w:pPr>
              <w:rPr>
                <w:ins w:id="130" w:author="Noel M. Cainglet" w:date="2017-09-25T08:31:00Z"/>
              </w:rPr>
            </w:pPr>
            <w:r w:rsidRPr="008D40AF">
              <w:t>Operations Staff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F6EEA" w14:textId="77777777" w:rsidR="003C3918" w:rsidRPr="008D40AF" w:rsidDel="00AB4367" w:rsidRDefault="003C3918" w:rsidP="008D40AF">
            <w:pPr>
              <w:rPr>
                <w:ins w:id="131" w:author="Noel M. Cainglet" w:date="2017-09-25T08:31:00Z"/>
              </w:rPr>
            </w:pPr>
          </w:p>
        </w:tc>
      </w:tr>
    </w:tbl>
    <w:p w14:paraId="5BDBEF85" w14:textId="77777777" w:rsidR="007B2FC5" w:rsidRPr="008D40AF" w:rsidRDefault="007B2FC5" w:rsidP="008D40AF">
      <w:pPr>
        <w:rPr>
          <w:u w:val="single"/>
        </w:rPr>
      </w:pPr>
    </w:p>
    <w:p w14:paraId="1082F4FA" w14:textId="136210CC" w:rsidR="007B2FC5" w:rsidRPr="008D40AF" w:rsidRDefault="007B2FC5" w:rsidP="008D40AF">
      <w:pPr>
        <w:rPr>
          <w:u w:val="single"/>
        </w:rPr>
      </w:pPr>
      <w:r w:rsidRPr="008D40AF">
        <w:rPr>
          <w:u w:val="single"/>
        </w:rPr>
        <w:br w:type="page"/>
      </w:r>
    </w:p>
    <w:p w14:paraId="6B1A771E" w14:textId="0087A1CE" w:rsidR="003F3C42" w:rsidRPr="008D40AF" w:rsidRDefault="003226EA">
      <w:pPr>
        <w:pStyle w:val="ListParagraph"/>
        <w:numPr>
          <w:ilvl w:val="0"/>
          <w:numId w:val="1"/>
        </w:numPr>
        <w:rPr>
          <w:ins w:id="132" w:author="Noel M. Cainglet" w:date="2017-09-25T08:37:00Z"/>
        </w:rPr>
        <w:pPrChange w:id="133" w:author="Noel M. Cainglet" w:date="2017-09-25T08:37:00Z">
          <w:pPr/>
        </w:pPrChange>
      </w:pPr>
      <w:r w:rsidRPr="008D40AF">
        <w:rPr>
          <w:u w:val="single"/>
        </w:rPr>
        <w:lastRenderedPageBreak/>
        <w:t>FLOWCHART</w:t>
      </w:r>
      <w:ins w:id="134" w:author="Noel M. Cainglet" w:date="2017-09-25T08:37:00Z">
        <w:r w:rsidR="003F3C42" w:rsidRPr="008D40AF">
          <w:rPr>
            <w:u w:val="single"/>
          </w:rPr>
          <w:t>S</w:t>
        </w:r>
      </w:ins>
      <w:del w:id="135" w:author="Noel M. Cainglet" w:date="2017-09-25T08:37:00Z">
        <w:r w:rsidRPr="008D40AF" w:rsidDel="003F3C42">
          <w:rPr>
            <w:u w:val="single"/>
          </w:rPr>
          <w:delText>S</w:delText>
        </w:r>
      </w:del>
    </w:p>
    <w:p w14:paraId="05403705" w14:textId="1A5F1CD3" w:rsidR="003F3C42" w:rsidRPr="008D40AF" w:rsidRDefault="003F3C42" w:rsidP="008D40AF"/>
    <w:p w14:paraId="4DE17D74" w14:textId="37258248" w:rsidR="00062AE1" w:rsidRPr="008D40AF" w:rsidRDefault="007832C5" w:rsidP="008D40AF">
      <w:pPr>
        <w:pStyle w:val="ListParagraph"/>
        <w:numPr>
          <w:ilvl w:val="1"/>
          <w:numId w:val="1"/>
        </w:numPr>
      </w:pPr>
      <w:r w:rsidRPr="008D40AF">
        <w:t>Voyage Charter (</w:t>
      </w:r>
      <w:r w:rsidRPr="008D40AF">
        <w:rPr>
          <w:i/>
        </w:rPr>
        <w:t>Loading of Barge</w:t>
      </w:r>
      <w:r w:rsidRPr="008D40AF">
        <w:t>)</w:t>
      </w:r>
    </w:p>
    <w:p w14:paraId="3503C7BE" w14:textId="7A5736E5" w:rsidR="007832C5" w:rsidRPr="008D40AF" w:rsidRDefault="007832C5" w:rsidP="008D40AF"/>
    <w:p w14:paraId="7EE1E799" w14:textId="7577774F" w:rsidR="0029752C" w:rsidRPr="008D40AF" w:rsidRDefault="0029752C" w:rsidP="008D40AF">
      <w:pPr>
        <w:jc w:val="center"/>
      </w:pPr>
      <w:r w:rsidRPr="008D40AF">
        <w:object w:dxaOrig="10680" w:dyaOrig="13711" w14:anchorId="40E116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536.25pt" o:ole="">
            <v:imagedata r:id="rId10" o:title=""/>
          </v:shape>
          <o:OLEObject Type="Embed" ProgID="Visio.Drawing.15" ShapeID="_x0000_i1025" DrawAspect="Content" ObjectID="_1574922625" r:id="rId11"/>
        </w:object>
      </w:r>
    </w:p>
    <w:p w14:paraId="1C4E935B" w14:textId="55FCB743" w:rsidR="00A4426B" w:rsidRPr="008D40AF" w:rsidRDefault="0029752C" w:rsidP="008D40AF">
      <w:pPr>
        <w:pStyle w:val="ListParagraph"/>
        <w:numPr>
          <w:ilvl w:val="1"/>
          <w:numId w:val="1"/>
        </w:numPr>
      </w:pPr>
      <w:r w:rsidRPr="008D40AF">
        <w:lastRenderedPageBreak/>
        <w:t>Voyage Charter (</w:t>
      </w:r>
      <w:r w:rsidRPr="008D40AF">
        <w:rPr>
          <w:i/>
        </w:rPr>
        <w:t>Unloading of Barge</w:t>
      </w:r>
      <w:r w:rsidRPr="008D40AF">
        <w:t>)</w:t>
      </w:r>
    </w:p>
    <w:p w14:paraId="5B0F5AAF" w14:textId="451004DE" w:rsidR="0029752C" w:rsidRPr="008D40AF" w:rsidRDefault="0029752C" w:rsidP="008D40AF"/>
    <w:p w14:paraId="12979650" w14:textId="0F6CAB01" w:rsidR="0029752C" w:rsidRPr="008D40AF" w:rsidRDefault="0029752C" w:rsidP="008D40AF">
      <w:pPr>
        <w:jc w:val="center"/>
      </w:pPr>
      <w:r w:rsidRPr="008D40AF">
        <w:object w:dxaOrig="13305" w:dyaOrig="13440" w14:anchorId="66137E34">
          <v:shape id="_x0000_i1026" type="#_x0000_t75" style="width:471pt;height:475.5pt" o:ole="">
            <v:imagedata r:id="rId12" o:title=""/>
          </v:shape>
          <o:OLEObject Type="Embed" ProgID="Visio.Drawing.15" ShapeID="_x0000_i1026" DrawAspect="Content" ObjectID="_1574922626" r:id="rId13"/>
        </w:object>
      </w:r>
    </w:p>
    <w:p w14:paraId="5D858E30" w14:textId="2D30E4B1" w:rsidR="000E2EA1" w:rsidRPr="008D40AF" w:rsidRDefault="000E2EA1">
      <w:pPr>
        <w:jc w:val="center"/>
        <w:rPr>
          <w:ins w:id="136" w:author="Noel M. Cainglet" w:date="2017-09-25T08:37:00Z"/>
        </w:rPr>
        <w:pPrChange w:id="137" w:author="Noel M. Cainglet" w:date="2017-09-25T08:37:00Z">
          <w:pPr>
            <w:pStyle w:val="ListParagraph"/>
            <w:ind w:left="576"/>
          </w:pPr>
        </w:pPrChange>
      </w:pPr>
    </w:p>
    <w:p w14:paraId="4D376395" w14:textId="4A0611E6" w:rsidR="003F3C42" w:rsidRPr="008D40AF" w:rsidRDefault="003F3C42">
      <w:pPr>
        <w:rPr>
          <w:ins w:id="138" w:author="Noel M. Cainglet" w:date="2017-09-25T08:37:00Z"/>
          <w:u w:val="single"/>
          <w:rPrChange w:id="139" w:author="Noel M. Cainglet" w:date="2017-09-25T08:37:00Z">
            <w:rPr>
              <w:ins w:id="140" w:author="Noel M. Cainglet" w:date="2017-09-25T08:37:00Z"/>
            </w:rPr>
          </w:rPrChange>
        </w:rPr>
        <w:pPrChange w:id="141" w:author="Noel M. Cainglet" w:date="2017-09-25T08:37:00Z">
          <w:pPr>
            <w:pStyle w:val="ListParagraph"/>
            <w:ind w:left="576"/>
          </w:pPr>
        </w:pPrChange>
      </w:pPr>
    </w:p>
    <w:p w14:paraId="77AFFBD9" w14:textId="1B209B2C" w:rsidR="003F3C42" w:rsidRPr="008D40AF" w:rsidRDefault="003F3C42" w:rsidP="008D40AF">
      <w:pPr>
        <w:rPr>
          <w:ins w:id="142" w:author="Noel M. Cainglet" w:date="2017-09-25T08:37:00Z"/>
          <w:u w:val="single"/>
        </w:rPr>
      </w:pPr>
      <w:ins w:id="143" w:author="Noel M. Cainglet" w:date="2017-09-25T08:37:00Z">
        <w:r w:rsidRPr="008D40AF">
          <w:rPr>
            <w:u w:val="single"/>
          </w:rPr>
          <w:br w:type="page"/>
        </w:r>
      </w:ins>
    </w:p>
    <w:p w14:paraId="420C9B68" w14:textId="4507C58B" w:rsidR="003F3C42" w:rsidRPr="008D40AF" w:rsidRDefault="00E87555">
      <w:pPr>
        <w:pStyle w:val="ListParagraph"/>
        <w:numPr>
          <w:ilvl w:val="1"/>
          <w:numId w:val="1"/>
        </w:numPr>
        <w:rPr>
          <w:u w:val="single"/>
        </w:rPr>
        <w:pPrChange w:id="144" w:author="Noel M. Cainglet" w:date="2017-09-25T08:36:00Z">
          <w:pPr>
            <w:pStyle w:val="ListParagraph"/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  <w:r w:rsidRPr="008D40AF">
        <w:lastRenderedPageBreak/>
        <w:t>Time Charter</w:t>
      </w:r>
    </w:p>
    <w:p w14:paraId="5632384A" w14:textId="580C6BF8" w:rsidR="00E87555" w:rsidRPr="008D40AF" w:rsidRDefault="00E87555" w:rsidP="008D40AF"/>
    <w:p w14:paraId="6F96E328" w14:textId="7CFA438C" w:rsidR="00E87555" w:rsidRPr="008D40AF" w:rsidRDefault="007C1E05" w:rsidP="008D40AF">
      <w:pPr>
        <w:rPr>
          <w:ins w:id="145" w:author="Noel M. Cainglet" w:date="2017-09-25T08:36:00Z"/>
        </w:rPr>
      </w:pPr>
      <w:r w:rsidRPr="008D40AF">
        <w:object w:dxaOrig="13606" w:dyaOrig="13996" w14:anchorId="4EA6BB3E">
          <v:shape id="_x0000_i1027" type="#_x0000_t75" style="width:471.75pt;height:485.25pt" o:ole="">
            <v:imagedata r:id="rId14" o:title=""/>
          </v:shape>
          <o:OLEObject Type="Embed" ProgID="Visio.Drawing.15" ShapeID="_x0000_i1027" DrawAspect="Content" ObjectID="_1574922627" r:id="rId15"/>
        </w:object>
      </w:r>
    </w:p>
    <w:p w14:paraId="15110A9E" w14:textId="37D0E569" w:rsidR="001C3261" w:rsidRPr="008D40AF" w:rsidRDefault="001C3261">
      <w:pPr>
        <w:pPrChange w:id="146" w:author="Noel M. Cainglet" w:date="2017-09-25T08:36:00Z">
          <w:pPr>
            <w:pStyle w:val="ListParagraph"/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</w:p>
    <w:p w14:paraId="45C3C6FB" w14:textId="5C1D5DF3" w:rsidR="005C3016" w:rsidRPr="008D40AF" w:rsidRDefault="005C3016" w:rsidP="008D40AF"/>
    <w:p w14:paraId="6DAA2923" w14:textId="58DC9FC0" w:rsidR="00696C6D" w:rsidRPr="008D40AF" w:rsidRDefault="00EA3D75" w:rsidP="008D40AF">
      <w:del w:id="147" w:author="Noel M. Cainglet" w:date="2017-09-25T08:24:00Z">
        <w:r w:rsidRPr="008D40AF" w:rsidDel="005121AF">
          <w:object w:dxaOrig="11716" w:dyaOrig="12721" w14:anchorId="4ED6CB91">
            <v:shape id="_x0000_i1028" type="#_x0000_t75" style="width:471pt;height:514.5pt" o:ole="">
              <v:imagedata r:id="rId16" o:title=""/>
            </v:shape>
            <o:OLEObject Type="Embed" ProgID="Visio.Drawing.15" ShapeID="_x0000_i1028" DrawAspect="Content" ObjectID="_1574922628" r:id="rId17"/>
          </w:object>
        </w:r>
      </w:del>
    </w:p>
    <w:p w14:paraId="368ED3D2" w14:textId="1740E5F1" w:rsidR="00A21809" w:rsidRPr="008D40AF" w:rsidDel="003F3C42" w:rsidRDefault="00A21809" w:rsidP="008D40AF">
      <w:pPr>
        <w:jc w:val="center"/>
        <w:rPr>
          <w:del w:id="148" w:author="Noel M. Cainglet" w:date="2017-09-25T08:38:00Z"/>
        </w:rPr>
      </w:pPr>
    </w:p>
    <w:p w14:paraId="16542898" w14:textId="77F47C8E" w:rsidR="00696C6D" w:rsidRPr="008D40AF" w:rsidRDefault="00696C6D" w:rsidP="008D40AF">
      <w:del w:id="149" w:author="Noel M. Cainglet" w:date="2017-09-25T08:38:00Z">
        <w:r w:rsidRPr="008D40AF" w:rsidDel="003F3C42">
          <w:br w:type="page"/>
        </w:r>
      </w:del>
    </w:p>
    <w:p w14:paraId="795B55BC" w14:textId="38F1BEBC" w:rsidR="005C3016" w:rsidRPr="008D40AF" w:rsidDel="003F3C42" w:rsidRDefault="00696C6D" w:rsidP="008D40AF">
      <w:pPr>
        <w:rPr>
          <w:del w:id="150" w:author="Noel M. Cainglet" w:date="2017-09-25T08:38:00Z"/>
        </w:rPr>
      </w:pPr>
      <w:del w:id="151" w:author="Noel M. Cainglet" w:date="2017-09-25T08:24:00Z">
        <w:r w:rsidRPr="008D40AF" w:rsidDel="005121AF">
          <w:object w:dxaOrig="13021" w:dyaOrig="12826" w14:anchorId="35532D2B">
            <v:shape id="_x0000_i1029" type="#_x0000_t75" style="width:469.5pt;height:465.75pt" o:ole="">
              <v:imagedata r:id="rId18" o:title=""/>
            </v:shape>
            <o:OLEObject Type="Embed" ProgID="Visio.Drawing.15" ShapeID="_x0000_i1029" DrawAspect="Content" ObjectID="_1574922629" r:id="rId19"/>
          </w:object>
        </w:r>
      </w:del>
    </w:p>
    <w:p w14:paraId="4F6F9B4E" w14:textId="61720625" w:rsidR="00091316" w:rsidRPr="008D40AF" w:rsidRDefault="005B5C98">
      <w:pPr>
        <w:pPrChange w:id="152" w:author="Noel M. Cainglet" w:date="2017-09-25T08:38:00Z">
          <w:pPr>
            <w:pStyle w:val="ListParagraph"/>
            <w:numPr>
              <w:numId w:val="1"/>
            </w:numPr>
            <w:tabs>
              <w:tab w:val="num" w:pos="576"/>
              <w:tab w:val="left" w:pos="7395"/>
            </w:tabs>
            <w:ind w:left="576" w:hanging="576"/>
          </w:pPr>
        </w:pPrChange>
      </w:pPr>
      <w:del w:id="153" w:author="Noel M. Cainglet" w:date="2017-09-25T08:38:00Z">
        <w:r w:rsidRPr="008D40AF" w:rsidDel="003F3C42">
          <w:br w:type="page"/>
        </w:r>
      </w:del>
    </w:p>
    <w:p w14:paraId="68C65288" w14:textId="609A10FC" w:rsidR="00091316" w:rsidRPr="008D40AF" w:rsidRDefault="0095471B" w:rsidP="008D40AF">
      <w:pPr>
        <w:tabs>
          <w:tab w:val="left" w:pos="7395"/>
        </w:tabs>
      </w:pPr>
      <w:del w:id="154" w:author="Noel M. Cainglet" w:date="2017-09-25T08:24:00Z">
        <w:r w:rsidRPr="008D40AF" w:rsidDel="005121AF">
          <w:object w:dxaOrig="10876" w:dyaOrig="11925" w14:anchorId="7EE59352">
            <v:shape id="_x0000_i1030" type="#_x0000_t75" style="width:471.75pt;height:516pt" o:ole="">
              <v:imagedata r:id="rId20" o:title=""/>
            </v:shape>
            <o:OLEObject Type="Embed" ProgID="Visio.Drawing.15" ShapeID="_x0000_i1030" DrawAspect="Content" ObjectID="_1574922630" r:id="rId21"/>
          </w:object>
        </w:r>
      </w:del>
    </w:p>
    <w:p w14:paraId="43C59BC1" w14:textId="1CE9F89B" w:rsidR="002C0980" w:rsidRPr="008D40AF" w:rsidRDefault="00E02C52" w:rsidP="008D40AF">
      <w:pPr>
        <w:pStyle w:val="ListParagraph"/>
        <w:numPr>
          <w:ilvl w:val="0"/>
          <w:numId w:val="1"/>
        </w:numPr>
        <w:tabs>
          <w:tab w:val="left" w:pos="7395"/>
        </w:tabs>
      </w:pPr>
      <w:r w:rsidRPr="008D40AF">
        <w:rPr>
          <w:u w:val="single"/>
        </w:rPr>
        <w:lastRenderedPageBreak/>
        <w:t xml:space="preserve">BUSINESS </w:t>
      </w:r>
      <w:r w:rsidR="003226EA" w:rsidRPr="008D40AF">
        <w:rPr>
          <w:u w:val="single"/>
        </w:rPr>
        <w:t>FORMS</w:t>
      </w:r>
    </w:p>
    <w:p w14:paraId="0640A0C1" w14:textId="4393B17B" w:rsidR="002C0980" w:rsidRPr="008D40AF" w:rsidRDefault="002C0980" w:rsidP="008D40AF"/>
    <w:p w14:paraId="26832DE5" w14:textId="0618FD0C" w:rsidR="0058097C" w:rsidRPr="008D40AF" w:rsidRDefault="008F47AD" w:rsidP="008D40AF">
      <w:pPr>
        <w:pStyle w:val="ListParagraph"/>
        <w:numPr>
          <w:ilvl w:val="1"/>
          <w:numId w:val="1"/>
        </w:numPr>
      </w:pPr>
      <w:r w:rsidRPr="008D40AF">
        <w:t>Lighter Receipt</w:t>
      </w:r>
    </w:p>
    <w:p w14:paraId="07B07A39" w14:textId="1E9FB77D" w:rsidR="0058097C" w:rsidRPr="008D40AF" w:rsidRDefault="0058097C" w:rsidP="008D40AF">
      <w:pPr>
        <w:pStyle w:val="ListParagraph"/>
        <w:ind w:left="936"/>
      </w:pPr>
    </w:p>
    <w:p w14:paraId="63EE7B0D" w14:textId="51F9DB80" w:rsidR="0058097C" w:rsidRPr="008D40AF" w:rsidRDefault="006E5CDF" w:rsidP="008D40AF">
      <w:pPr>
        <w:jc w:val="center"/>
      </w:pPr>
      <w:r w:rsidRPr="008D40AF">
        <w:rPr>
          <w:noProof/>
          <w:lang w:val="en-PH" w:eastAsia="en-PH"/>
        </w:rPr>
        <w:drawing>
          <wp:inline distT="0" distB="0" distL="0" distR="0" wp14:anchorId="3A1A5421" wp14:editId="371C3002">
            <wp:extent cx="5989320" cy="435586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35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104" w14:textId="7F7DFA7F" w:rsidR="00521991" w:rsidRPr="008D40AF" w:rsidRDefault="00D3546B" w:rsidP="008D40AF">
      <w:pPr>
        <w:pStyle w:val="ListParagraph"/>
        <w:tabs>
          <w:tab w:val="left" w:pos="6229"/>
        </w:tabs>
        <w:ind w:left="936"/>
      </w:pPr>
      <w:r w:rsidRPr="008D40AF">
        <w:tab/>
      </w:r>
    </w:p>
    <w:p w14:paraId="4B39DE22" w14:textId="569CCB64" w:rsidR="00615DCF" w:rsidRPr="008D40AF" w:rsidRDefault="00615DCF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  <w:r w:rsidRPr="008D40AF">
        <w:t>No. of copies</w:t>
      </w:r>
      <w:r w:rsidRPr="008D40AF">
        <w:tab/>
      </w:r>
      <w:r w:rsidRPr="008D40AF">
        <w:tab/>
        <w:t>-</w:t>
      </w:r>
      <w:r w:rsidRPr="008D40AF">
        <w:tab/>
      </w:r>
      <w:r w:rsidR="00A60AA7" w:rsidRPr="008D40AF">
        <w:t>3</w:t>
      </w:r>
    </w:p>
    <w:p w14:paraId="190DF927" w14:textId="6CAC2BC3" w:rsidR="00900ED9" w:rsidRPr="008D40AF" w:rsidRDefault="00900ED9" w:rsidP="008D40AF">
      <w:pPr>
        <w:tabs>
          <w:tab w:val="left" w:pos="3240"/>
          <w:tab w:val="left" w:pos="3960"/>
          <w:tab w:val="left" w:pos="4320"/>
          <w:tab w:val="center" w:pos="5436"/>
        </w:tabs>
        <w:ind w:left="4320" w:hanging="2880"/>
        <w:jc w:val="both"/>
      </w:pPr>
      <w:r w:rsidRPr="008D40AF">
        <w:t>Explanation</w:t>
      </w:r>
      <w:r w:rsidRPr="008D40AF">
        <w:tab/>
      </w:r>
      <w:r w:rsidRPr="008D40AF">
        <w:tab/>
        <w:t>-</w:t>
      </w:r>
      <w:r w:rsidRPr="008D40AF">
        <w:tab/>
        <w:t>This is to document the total quantity or volume loaded and unloaded onboard.</w:t>
      </w:r>
    </w:p>
    <w:p w14:paraId="060B895C" w14:textId="371815AF" w:rsidR="00615DCF" w:rsidRPr="008D40AF" w:rsidRDefault="00615DCF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Prepared by</w:t>
      </w:r>
      <w:r w:rsidRPr="008D40AF">
        <w:tab/>
        <w:t>-</w:t>
      </w:r>
      <w:r w:rsidRPr="008D40AF">
        <w:tab/>
        <w:t>Barge Patron</w:t>
      </w:r>
    </w:p>
    <w:p w14:paraId="03A13B15" w14:textId="77777777" w:rsidR="00615DCF" w:rsidRPr="008D40AF" w:rsidRDefault="00615DCF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Acknowledged by</w:t>
      </w:r>
      <w:r w:rsidRPr="008D40AF">
        <w:tab/>
        <w:t>-</w:t>
      </w:r>
      <w:r w:rsidRPr="008D40AF">
        <w:tab/>
        <w:t>Charterer/Shipper/Consignee</w:t>
      </w:r>
    </w:p>
    <w:p w14:paraId="5B6451FE" w14:textId="5EE78168" w:rsidR="00615DCF" w:rsidRPr="008D40AF" w:rsidRDefault="00615DCF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  <w:t xml:space="preserve">Distribution                </w:t>
      </w:r>
      <w:r w:rsidRPr="008D40AF">
        <w:tab/>
        <w:t>-</w:t>
      </w:r>
      <w:r w:rsidRPr="008D40AF">
        <w:tab/>
        <w:t xml:space="preserve">Copy 1 – </w:t>
      </w:r>
      <w:r w:rsidR="00B26284" w:rsidRPr="008D40AF">
        <w:t>Barge</w:t>
      </w:r>
      <w:r w:rsidR="00BE6A2F" w:rsidRPr="008D40AF">
        <w:t xml:space="preserve"> Copy</w:t>
      </w:r>
    </w:p>
    <w:p w14:paraId="32AA7469" w14:textId="33F552E4" w:rsidR="00615DCF" w:rsidRPr="008D40AF" w:rsidRDefault="00615DCF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2 – Charterer/Shipper/Consignee</w:t>
      </w:r>
    </w:p>
    <w:p w14:paraId="6579BE2E" w14:textId="6A238FD5" w:rsidR="00296338" w:rsidRPr="008D40AF" w:rsidRDefault="00296338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3 – Operations Department</w:t>
      </w:r>
    </w:p>
    <w:p w14:paraId="2C8B7125" w14:textId="77777777" w:rsidR="00615DCF" w:rsidRPr="008D40AF" w:rsidRDefault="00615DCF" w:rsidP="008D40AF">
      <w:pPr>
        <w:pStyle w:val="ListParagraph"/>
        <w:ind w:left="936"/>
      </w:pPr>
    </w:p>
    <w:p w14:paraId="2984C396" w14:textId="77777777" w:rsidR="00EA3D75" w:rsidRPr="008D40AF" w:rsidRDefault="00EA3D75" w:rsidP="008D40AF">
      <w:r w:rsidRPr="008D40AF">
        <w:br w:type="page"/>
      </w:r>
    </w:p>
    <w:p w14:paraId="4623EB48" w14:textId="3753175E" w:rsidR="00521991" w:rsidRPr="008D40AF" w:rsidRDefault="00140AF0" w:rsidP="008D40AF">
      <w:pPr>
        <w:pStyle w:val="ListParagraph"/>
        <w:numPr>
          <w:ilvl w:val="1"/>
          <w:numId w:val="1"/>
        </w:numPr>
      </w:pPr>
      <w:r w:rsidRPr="008D40AF">
        <w:lastRenderedPageBreak/>
        <w:t>Trip Ticket</w:t>
      </w:r>
    </w:p>
    <w:p w14:paraId="33F350BE" w14:textId="52DA0FA5" w:rsidR="00140AF0" w:rsidRPr="008D40AF" w:rsidRDefault="00140AF0" w:rsidP="008D40AF">
      <w:pPr>
        <w:pStyle w:val="ListParagraph"/>
        <w:ind w:left="936"/>
      </w:pPr>
    </w:p>
    <w:p w14:paraId="0801DDF1" w14:textId="5B2E8D7F" w:rsidR="003C3019" w:rsidRPr="008D40AF" w:rsidRDefault="004A7ED1" w:rsidP="008D40AF">
      <w:pPr>
        <w:jc w:val="center"/>
      </w:pPr>
      <w:r w:rsidRPr="008D40AF">
        <w:rPr>
          <w:noProof/>
          <w:lang w:val="en-PH" w:eastAsia="en-PH"/>
        </w:rPr>
        <w:drawing>
          <wp:inline distT="0" distB="0" distL="0" distR="0" wp14:anchorId="2BEEAEF3" wp14:editId="6B3C279B">
            <wp:extent cx="5989320" cy="498847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9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92B0" w14:textId="6831E145" w:rsidR="00B53E35" w:rsidRPr="008D40AF" w:rsidRDefault="00B53E35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</w:p>
    <w:p w14:paraId="5C9BFAF1" w14:textId="77777777" w:rsidR="008D5263" w:rsidRPr="008D40AF" w:rsidRDefault="008D5263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</w:p>
    <w:p w14:paraId="4A0FF1F4" w14:textId="66E981F5" w:rsidR="003C3019" w:rsidRPr="008D40AF" w:rsidRDefault="003C3019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  <w:r w:rsidRPr="008D40AF">
        <w:t>No. of copies</w:t>
      </w:r>
      <w:r w:rsidRPr="008D40AF">
        <w:tab/>
      </w:r>
      <w:r w:rsidRPr="008D40AF">
        <w:tab/>
        <w:t>-</w:t>
      </w:r>
      <w:r w:rsidRPr="008D40AF">
        <w:tab/>
      </w:r>
      <w:r w:rsidR="00472B07" w:rsidRPr="008D40AF">
        <w:t>3</w:t>
      </w:r>
    </w:p>
    <w:p w14:paraId="1F365744" w14:textId="33C21D55" w:rsidR="00FA68B6" w:rsidRPr="008D40AF" w:rsidRDefault="00FA68B6" w:rsidP="008D40AF">
      <w:pPr>
        <w:tabs>
          <w:tab w:val="left" w:pos="3240"/>
          <w:tab w:val="left" w:pos="3960"/>
          <w:tab w:val="left" w:pos="4320"/>
          <w:tab w:val="center" w:pos="5436"/>
        </w:tabs>
        <w:ind w:left="4320" w:hanging="2880"/>
        <w:jc w:val="both"/>
      </w:pPr>
      <w:r w:rsidRPr="008D40AF">
        <w:t>Explanation</w:t>
      </w:r>
      <w:r w:rsidRPr="008D40AF">
        <w:tab/>
      </w:r>
      <w:r w:rsidRPr="008D40AF">
        <w:tab/>
        <w:t>-</w:t>
      </w:r>
      <w:r w:rsidRPr="008D40AF">
        <w:tab/>
        <w:t xml:space="preserve">This is to document the trips and </w:t>
      </w:r>
      <w:r w:rsidR="0048206E" w:rsidRPr="008D40AF">
        <w:t>destinations of tugboats particularly for towing services.</w:t>
      </w:r>
    </w:p>
    <w:p w14:paraId="0B658530" w14:textId="155CB7AD" w:rsidR="003C3019" w:rsidRPr="008D40AF" w:rsidRDefault="003C3019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Prepared by</w:t>
      </w:r>
      <w:r w:rsidRPr="008D40AF">
        <w:tab/>
        <w:t>-</w:t>
      </w:r>
      <w:r w:rsidRPr="008D40AF">
        <w:tab/>
      </w:r>
      <w:r w:rsidR="00E147AD" w:rsidRPr="008D40AF">
        <w:t>Tugboat Master</w:t>
      </w:r>
    </w:p>
    <w:p w14:paraId="50B33BC2" w14:textId="2C4C4D41" w:rsidR="003C3019" w:rsidRPr="008D40AF" w:rsidRDefault="003C3019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Acknowledged by</w:t>
      </w:r>
      <w:r w:rsidRPr="008D40AF">
        <w:tab/>
        <w:t>-</w:t>
      </w:r>
      <w:r w:rsidRPr="008D40AF">
        <w:tab/>
      </w:r>
      <w:r w:rsidR="00E147AD" w:rsidRPr="008D40AF">
        <w:t>Charterer/Shipper/Consignee</w:t>
      </w:r>
    </w:p>
    <w:p w14:paraId="07085999" w14:textId="525C44C9" w:rsidR="003C3019" w:rsidRPr="008D40AF" w:rsidRDefault="003C3019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  <w:t xml:space="preserve">Distribution                </w:t>
      </w:r>
      <w:r w:rsidRPr="008D40AF">
        <w:tab/>
        <w:t>-</w:t>
      </w:r>
      <w:r w:rsidRPr="008D40AF">
        <w:tab/>
      </w:r>
      <w:r w:rsidR="0034400A" w:rsidRPr="008D40AF">
        <w:t>Copy 1 – Tugboat</w:t>
      </w:r>
    </w:p>
    <w:p w14:paraId="6661E712" w14:textId="7DA47FDE" w:rsidR="003C3019" w:rsidRPr="008D40AF" w:rsidRDefault="003C3019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</w:r>
      <w:r w:rsidR="0034400A" w:rsidRPr="008D40AF">
        <w:t>Copy 2 – Charterer/Shipper/Consignee</w:t>
      </w:r>
    </w:p>
    <w:p w14:paraId="54EA88FC" w14:textId="0E5357AF" w:rsidR="003C3019" w:rsidRPr="008D40AF" w:rsidRDefault="003C3019" w:rsidP="008D40AF">
      <w:pPr>
        <w:pStyle w:val="ListParagraph"/>
        <w:ind w:left="936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</w:r>
      <w:r w:rsidR="0034400A" w:rsidRPr="008D40AF">
        <w:t>Copy 3 – Operations Department</w:t>
      </w:r>
    </w:p>
    <w:p w14:paraId="12970343" w14:textId="010B9B20" w:rsidR="00140AF0" w:rsidRPr="008D40AF" w:rsidRDefault="003C3019" w:rsidP="008D40AF">
      <w:pPr>
        <w:pStyle w:val="ListParagraph"/>
        <w:ind w:left="936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</w:r>
    </w:p>
    <w:p w14:paraId="0B20E57B" w14:textId="77777777" w:rsidR="00521991" w:rsidRPr="008D40AF" w:rsidRDefault="00521991" w:rsidP="008D40AF">
      <w:pPr>
        <w:pStyle w:val="ListParagraph"/>
        <w:ind w:left="936"/>
      </w:pPr>
    </w:p>
    <w:p w14:paraId="68EAC65B" w14:textId="2E380276" w:rsidR="00521991" w:rsidRPr="008D40AF" w:rsidRDefault="00521991" w:rsidP="008D40AF">
      <w:pPr>
        <w:pStyle w:val="ListParagraph"/>
        <w:ind w:left="936"/>
      </w:pPr>
    </w:p>
    <w:p w14:paraId="6794DCB0" w14:textId="2A85B9D6" w:rsidR="00F04224" w:rsidRPr="008D40AF" w:rsidRDefault="00F04224" w:rsidP="008D40AF">
      <w:pPr>
        <w:pStyle w:val="ListParagraph"/>
        <w:numPr>
          <w:ilvl w:val="1"/>
          <w:numId w:val="1"/>
        </w:numPr>
      </w:pPr>
      <w:r w:rsidRPr="008D40AF">
        <w:lastRenderedPageBreak/>
        <w:t>Statement of Facts</w:t>
      </w:r>
      <w:r w:rsidR="007950ED" w:rsidRPr="008D40AF">
        <w:t xml:space="preserve"> (Tugs and Barges)</w:t>
      </w:r>
    </w:p>
    <w:p w14:paraId="54E348FE" w14:textId="1C576762" w:rsidR="00F04224" w:rsidRPr="008D40AF" w:rsidRDefault="00F04224" w:rsidP="008D40AF"/>
    <w:p w14:paraId="6025E395" w14:textId="32D0ECDC" w:rsidR="005D5AF6" w:rsidRPr="008D40AF" w:rsidRDefault="004A7F88" w:rsidP="008D40AF">
      <w:pPr>
        <w:jc w:val="center"/>
      </w:pPr>
      <w:r w:rsidRPr="008D40AF">
        <w:rPr>
          <w:noProof/>
          <w:lang w:val="en-PH" w:eastAsia="en-PH"/>
        </w:rPr>
        <w:drawing>
          <wp:inline distT="0" distB="0" distL="0" distR="0" wp14:anchorId="3CED2998" wp14:editId="1EA3FA01">
            <wp:extent cx="4882958" cy="548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958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BA37" w14:textId="77777777" w:rsidR="00EC0CD3" w:rsidRPr="008D40AF" w:rsidRDefault="00EC0CD3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</w:p>
    <w:p w14:paraId="2E74182F" w14:textId="6C2981A6" w:rsidR="00F04224" w:rsidRPr="008D40AF" w:rsidRDefault="00F04224" w:rsidP="008D40AF">
      <w:pPr>
        <w:tabs>
          <w:tab w:val="left" w:pos="3240"/>
          <w:tab w:val="left" w:pos="3960"/>
          <w:tab w:val="left" w:pos="4320"/>
          <w:tab w:val="center" w:pos="5436"/>
        </w:tabs>
        <w:ind w:left="5040" w:hanging="3600"/>
        <w:jc w:val="both"/>
      </w:pPr>
      <w:r w:rsidRPr="008D40AF">
        <w:t>N</w:t>
      </w:r>
      <w:r w:rsidR="00ED25E2" w:rsidRPr="008D40AF">
        <w:t>o. of copies</w:t>
      </w:r>
      <w:r w:rsidR="00ED25E2" w:rsidRPr="008D40AF">
        <w:tab/>
      </w:r>
      <w:r w:rsidR="00ED25E2" w:rsidRPr="008D40AF">
        <w:tab/>
        <w:t>-</w:t>
      </w:r>
      <w:r w:rsidR="00ED25E2" w:rsidRPr="008D40AF">
        <w:tab/>
        <w:t>3</w:t>
      </w:r>
    </w:p>
    <w:p w14:paraId="36D089BC" w14:textId="73B10809" w:rsidR="00F04224" w:rsidRPr="008D40AF" w:rsidRDefault="00F04224" w:rsidP="008D40AF">
      <w:pPr>
        <w:tabs>
          <w:tab w:val="left" w:pos="3240"/>
          <w:tab w:val="left" w:pos="3960"/>
        </w:tabs>
        <w:ind w:left="4320" w:hanging="2880"/>
        <w:jc w:val="both"/>
      </w:pPr>
      <w:r w:rsidRPr="008D40AF">
        <w:t>Explanation</w:t>
      </w:r>
      <w:r w:rsidRPr="008D40AF">
        <w:tab/>
      </w:r>
      <w:r w:rsidRPr="008D40AF">
        <w:tab/>
        <w:t xml:space="preserve">- </w:t>
      </w:r>
      <w:r w:rsidRPr="008D40AF">
        <w:tab/>
      </w:r>
      <w:r w:rsidR="00393DC8" w:rsidRPr="008D40AF">
        <w:t xml:space="preserve">This is to document the </w:t>
      </w:r>
      <w:r w:rsidR="00190CAB" w:rsidRPr="008D40AF">
        <w:t>activities of the tugboat and/or barges</w:t>
      </w:r>
      <w:r w:rsidR="00393DC8" w:rsidRPr="008D40AF">
        <w:t xml:space="preserve"> during operations</w:t>
      </w:r>
      <w:r w:rsidR="00190CAB" w:rsidRPr="008D40AF">
        <w:t>.</w:t>
      </w:r>
    </w:p>
    <w:p w14:paraId="7940AFC9" w14:textId="77777777" w:rsidR="00F04224" w:rsidRPr="008D40AF" w:rsidRDefault="00F04224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Prepared by</w:t>
      </w:r>
      <w:r w:rsidRPr="008D40AF">
        <w:tab/>
        <w:t>-</w:t>
      </w:r>
      <w:r w:rsidRPr="008D40AF">
        <w:tab/>
        <w:t>Barge Patron</w:t>
      </w:r>
    </w:p>
    <w:p w14:paraId="41A49E97" w14:textId="77777777" w:rsidR="00F04224" w:rsidRPr="008D40AF" w:rsidRDefault="00F04224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Acknowledged by</w:t>
      </w:r>
      <w:r w:rsidRPr="008D40AF">
        <w:tab/>
        <w:t>-</w:t>
      </w:r>
      <w:r w:rsidRPr="008D40AF">
        <w:tab/>
        <w:t>Shipper/Consignee/Surveyor’s Representatives</w:t>
      </w:r>
    </w:p>
    <w:p w14:paraId="6364E856" w14:textId="34738D84" w:rsidR="00F04224" w:rsidRPr="008D40AF" w:rsidRDefault="00F04224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  <w:t xml:space="preserve">Distribution                </w:t>
      </w:r>
      <w:r w:rsidRPr="008D40AF">
        <w:tab/>
        <w:t>-</w:t>
      </w:r>
      <w:r w:rsidRPr="008D40AF">
        <w:tab/>
        <w:t xml:space="preserve">Copy 1 – </w:t>
      </w:r>
      <w:r w:rsidR="00173326" w:rsidRPr="008D40AF">
        <w:t>Tugboat/</w:t>
      </w:r>
      <w:r w:rsidRPr="008D40AF">
        <w:t>Barge</w:t>
      </w:r>
    </w:p>
    <w:p w14:paraId="5008CE94" w14:textId="2368342A" w:rsidR="00901074" w:rsidRPr="008D40AF" w:rsidRDefault="00901074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2 – Charterer/Shipper/Consignee</w:t>
      </w:r>
    </w:p>
    <w:p w14:paraId="6FA5EF2B" w14:textId="026F40B6" w:rsidR="00ED25E2" w:rsidRPr="008D40AF" w:rsidRDefault="00ED25E2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3 – Operations Department</w:t>
      </w:r>
    </w:p>
    <w:p w14:paraId="415D20F8" w14:textId="77777777" w:rsidR="00B837CA" w:rsidRPr="008D40AF" w:rsidRDefault="00B837CA" w:rsidP="008D40AF">
      <w:pPr>
        <w:pStyle w:val="ListParagraph"/>
        <w:ind w:left="936"/>
      </w:pPr>
    </w:p>
    <w:p w14:paraId="140C88CA" w14:textId="4BC6469D" w:rsidR="00776349" w:rsidRDefault="00147938" w:rsidP="008D40AF">
      <w:pPr>
        <w:pStyle w:val="ListParagraph"/>
        <w:numPr>
          <w:ilvl w:val="1"/>
          <w:numId w:val="1"/>
        </w:numPr>
      </w:pPr>
      <w:r w:rsidRPr="008D40AF">
        <w:lastRenderedPageBreak/>
        <w:t>Out-turn Summary (</w:t>
      </w:r>
      <w:r w:rsidR="00777C53" w:rsidRPr="008D40AF">
        <w:t>Tugs and Barges</w:t>
      </w:r>
      <w:r w:rsidRPr="008D40AF">
        <w:t>)</w:t>
      </w:r>
    </w:p>
    <w:p w14:paraId="108FCB22" w14:textId="77777777" w:rsidR="00C47F5A" w:rsidRPr="008D40AF" w:rsidRDefault="00C47F5A" w:rsidP="00C47F5A">
      <w:pPr>
        <w:pStyle w:val="ListParagraph"/>
        <w:ind w:left="936"/>
      </w:pPr>
    </w:p>
    <w:p w14:paraId="7FC7E334" w14:textId="624AB568" w:rsidR="00D064DD" w:rsidRPr="008D40AF" w:rsidRDefault="00D064DD" w:rsidP="00D064DD">
      <w:pPr>
        <w:jc w:val="center"/>
      </w:pPr>
      <w:r w:rsidRPr="00D064DD">
        <w:rPr>
          <w:noProof/>
          <w:lang w:val="en-PH" w:eastAsia="en-PH"/>
        </w:rPr>
        <w:drawing>
          <wp:inline distT="0" distB="0" distL="0" distR="0" wp14:anchorId="2BB5C37D" wp14:editId="1C887454">
            <wp:extent cx="4405685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BCCF" w14:textId="77777777" w:rsidR="00AF1C36" w:rsidRPr="008D40AF" w:rsidRDefault="00AF1C36" w:rsidP="008D40AF">
      <w:pPr>
        <w:tabs>
          <w:tab w:val="left" w:pos="3240"/>
          <w:tab w:val="left" w:pos="3960"/>
          <w:tab w:val="left" w:pos="4320"/>
        </w:tabs>
        <w:ind w:left="5040" w:hanging="3600"/>
        <w:jc w:val="both"/>
      </w:pPr>
    </w:p>
    <w:p w14:paraId="248C188B" w14:textId="04C79599" w:rsidR="002D0014" w:rsidRPr="008D40AF" w:rsidRDefault="002D0014" w:rsidP="008D40AF">
      <w:pPr>
        <w:tabs>
          <w:tab w:val="left" w:pos="3240"/>
          <w:tab w:val="left" w:pos="3960"/>
          <w:tab w:val="left" w:pos="4320"/>
        </w:tabs>
        <w:ind w:left="5040" w:hanging="3600"/>
        <w:jc w:val="both"/>
      </w:pPr>
      <w:r w:rsidRPr="008D40AF">
        <w:t>No. of copies</w:t>
      </w:r>
      <w:r w:rsidRPr="008D40AF">
        <w:tab/>
      </w:r>
      <w:r w:rsidRPr="008D40AF">
        <w:tab/>
        <w:t>-</w:t>
      </w:r>
      <w:r w:rsidRPr="008D40AF">
        <w:tab/>
      </w:r>
      <w:r w:rsidR="00D51EED" w:rsidRPr="008D40AF">
        <w:t>3</w:t>
      </w:r>
    </w:p>
    <w:p w14:paraId="7B12BC09" w14:textId="1B7D5A0A" w:rsidR="00980F69" w:rsidRPr="008D40AF" w:rsidRDefault="00980F69" w:rsidP="008D40AF">
      <w:pPr>
        <w:tabs>
          <w:tab w:val="left" w:pos="3240"/>
          <w:tab w:val="left" w:pos="3960"/>
        </w:tabs>
        <w:ind w:left="4320" w:hanging="2880"/>
        <w:jc w:val="both"/>
      </w:pPr>
      <w:r w:rsidRPr="008D40AF">
        <w:t>Explanation</w:t>
      </w:r>
      <w:r w:rsidRPr="008D40AF">
        <w:tab/>
      </w:r>
      <w:r w:rsidRPr="008D40AF">
        <w:tab/>
      </w:r>
      <w:r w:rsidR="00494A74" w:rsidRPr="008D40AF">
        <w:t xml:space="preserve">- </w:t>
      </w:r>
      <w:r w:rsidR="00494A74" w:rsidRPr="008D40AF">
        <w:tab/>
      </w:r>
      <w:r w:rsidRPr="008D40AF">
        <w:t>This summarizes the detai</w:t>
      </w:r>
      <w:r w:rsidR="00494A74" w:rsidRPr="008D40AF">
        <w:t xml:space="preserve">ls and supporting </w:t>
      </w:r>
      <w:r w:rsidR="004633D2" w:rsidRPr="008D40AF">
        <w:t xml:space="preserve">documentations of </w:t>
      </w:r>
      <w:r w:rsidR="00C13AEB" w:rsidRPr="008D40AF">
        <w:t xml:space="preserve">voyage charter and time charter and </w:t>
      </w:r>
      <w:r w:rsidRPr="008D40AF">
        <w:t>serves as a basis for SOA preparation.</w:t>
      </w:r>
    </w:p>
    <w:p w14:paraId="2D964E6F" w14:textId="2B0DEB25" w:rsidR="002D0014" w:rsidRPr="008D40AF" w:rsidRDefault="006B55AF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 xml:space="preserve">Prepared </w:t>
      </w:r>
      <w:r w:rsidR="002D0014" w:rsidRPr="008D40AF">
        <w:t>by</w:t>
      </w:r>
      <w:r w:rsidR="002D0014" w:rsidRPr="008D40AF">
        <w:tab/>
        <w:t>-</w:t>
      </w:r>
      <w:r w:rsidR="002D0014" w:rsidRPr="008D40AF">
        <w:tab/>
      </w:r>
      <w:r w:rsidR="00862235" w:rsidRPr="008D40AF">
        <w:t>Operations Staff</w:t>
      </w:r>
    </w:p>
    <w:p w14:paraId="0CAA4A46" w14:textId="3CFC8FF1" w:rsidR="00424578" w:rsidRPr="008D40AF" w:rsidRDefault="00424578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Checked and verified by</w:t>
      </w:r>
      <w:r w:rsidRPr="008D40AF">
        <w:tab/>
        <w:t>-</w:t>
      </w:r>
      <w:r w:rsidRPr="008D40AF">
        <w:tab/>
        <w:t>Operations Supervisor</w:t>
      </w:r>
    </w:p>
    <w:p w14:paraId="688F650C" w14:textId="349C0E6D" w:rsidR="006B55AF" w:rsidRPr="008D40AF" w:rsidRDefault="006B55AF" w:rsidP="008D40AF">
      <w:pPr>
        <w:tabs>
          <w:tab w:val="left" w:pos="900"/>
          <w:tab w:val="left" w:pos="2160"/>
          <w:tab w:val="left" w:pos="3960"/>
        </w:tabs>
        <w:ind w:left="360" w:firstLine="1080"/>
        <w:jc w:val="both"/>
      </w:pPr>
      <w:r w:rsidRPr="008D40AF">
        <w:t>Noted by</w:t>
      </w:r>
      <w:r w:rsidRPr="008D40AF">
        <w:tab/>
        <w:t>-</w:t>
      </w:r>
      <w:r w:rsidRPr="008D40AF">
        <w:tab/>
      </w:r>
      <w:r w:rsidR="00424578" w:rsidRPr="008D40AF">
        <w:t>Operations Manager</w:t>
      </w:r>
    </w:p>
    <w:p w14:paraId="0E534F67" w14:textId="44E87377" w:rsidR="002D0014" w:rsidRPr="008D40AF" w:rsidRDefault="002D0014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  <w:t xml:space="preserve">Distribution                </w:t>
      </w:r>
      <w:r w:rsidRPr="008D40AF">
        <w:tab/>
        <w:t>-</w:t>
      </w:r>
      <w:r w:rsidRPr="008D40AF">
        <w:tab/>
      </w:r>
      <w:r w:rsidR="00B1215E" w:rsidRPr="008D40AF">
        <w:t xml:space="preserve">Copy 1 – </w:t>
      </w:r>
      <w:r w:rsidR="00C005F2" w:rsidRPr="008D40AF">
        <w:t>Operations Department</w:t>
      </w:r>
    </w:p>
    <w:p w14:paraId="24A2867B" w14:textId="38881B77" w:rsidR="00B1215E" w:rsidRPr="008D40AF" w:rsidRDefault="00B1215E" w:rsidP="008D40AF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2 – Finance Department</w:t>
      </w:r>
    </w:p>
    <w:p w14:paraId="4495D2DB" w14:textId="3B217045" w:rsidR="00AA721F" w:rsidRPr="008D40AF" w:rsidRDefault="00B1215E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  <w:pPrChange w:id="155" w:author="Noel M. Cainglet" w:date="2017-09-25T08:40:00Z">
          <w:pPr>
            <w:pStyle w:val="ListParagraph"/>
            <w:ind w:left="576"/>
          </w:pPr>
        </w:pPrChange>
      </w:pPr>
      <w:r w:rsidRPr="008D40AF">
        <w:tab/>
      </w:r>
      <w:r w:rsidRPr="008D40AF">
        <w:tab/>
      </w:r>
      <w:r w:rsidRPr="008D40AF">
        <w:tab/>
      </w:r>
      <w:r w:rsidRPr="008D40AF">
        <w:tab/>
      </w:r>
      <w:r w:rsidRPr="008D40AF">
        <w:tab/>
        <w:t>Copy 3 – Accounting Department</w:t>
      </w:r>
      <w:del w:id="156" w:author="Noel M. Cainglet" w:date="2017-09-25T08:40:00Z">
        <w:r w:rsidR="00AA721F" w:rsidRPr="008D40AF" w:rsidDel="003F3C42">
          <w:rPr>
            <w:u w:val="single"/>
            <w:rPrChange w:id="157" w:author="Noel M. Cainglet" w:date="2017-09-25T08:40:00Z">
              <w:rPr/>
            </w:rPrChange>
          </w:rPr>
          <w:br w:type="page"/>
        </w:r>
      </w:del>
    </w:p>
    <w:p w14:paraId="75341C43" w14:textId="62305718" w:rsidR="004D50E5" w:rsidRPr="008D40AF" w:rsidRDefault="004D50E5" w:rsidP="008D40AF">
      <w:pPr>
        <w:pStyle w:val="ListParagraph"/>
        <w:ind w:left="576"/>
      </w:pPr>
    </w:p>
    <w:p w14:paraId="738A187F" w14:textId="6F69319F" w:rsidR="00A91AF7" w:rsidRDefault="00A91AF7" w:rsidP="008D40AF">
      <w:pPr>
        <w:pStyle w:val="ListParagraph"/>
        <w:ind w:left="576"/>
      </w:pPr>
      <w:r>
        <w:br w:type="page"/>
      </w:r>
    </w:p>
    <w:p w14:paraId="65A6385E" w14:textId="3658514F" w:rsidR="0002306F" w:rsidRPr="008D40AF" w:rsidRDefault="003226EA" w:rsidP="008D40AF">
      <w:pPr>
        <w:pStyle w:val="ListParagraph"/>
        <w:numPr>
          <w:ilvl w:val="0"/>
          <w:numId w:val="1"/>
        </w:numPr>
      </w:pPr>
      <w:r w:rsidRPr="008D40AF">
        <w:rPr>
          <w:u w:val="single"/>
        </w:rPr>
        <w:lastRenderedPageBreak/>
        <w:t>EFFECTIVITY</w:t>
      </w:r>
    </w:p>
    <w:p w14:paraId="34CD6835" w14:textId="06F0B373" w:rsidR="0002306F" w:rsidRPr="008D40AF" w:rsidRDefault="008B1CF7" w:rsidP="008D40AF">
      <w:pPr>
        <w:tabs>
          <w:tab w:val="left" w:pos="2655"/>
        </w:tabs>
        <w:ind w:left="576"/>
        <w:jc w:val="both"/>
      </w:pPr>
      <w:r w:rsidRPr="008D40AF">
        <w:tab/>
      </w:r>
    </w:p>
    <w:p w14:paraId="61B78014" w14:textId="7484BED2" w:rsidR="00E213E5" w:rsidRPr="00E213E5" w:rsidRDefault="00A17F35" w:rsidP="008D40AF">
      <w:pPr>
        <w:ind w:left="576"/>
        <w:jc w:val="both"/>
      </w:pPr>
      <w:r w:rsidRPr="008D40AF">
        <w:t>This Policies and Procedures Manual shall take effect upon approval and shall supersede any memorandum/SOP inconsistent with this Policies and Procedures Manual. Any changes to the manual shall comply with the policies and procedures indicated in the process</w:t>
      </w:r>
      <w:ins w:id="158" w:author="JGL" w:date="2017-08-25T17:25:00Z">
        <w:r w:rsidRPr="008D40AF">
          <w:t xml:space="preserve"> title</w:t>
        </w:r>
      </w:ins>
      <w:r w:rsidRPr="008D40AF">
        <w:t xml:space="preserve"> </w:t>
      </w:r>
      <w:del w:id="159" w:author="JGL" w:date="2017-08-25T17:25:00Z">
        <w:r w:rsidRPr="008D40AF" w:rsidDel="005C2740">
          <w:delText>of</w:delText>
        </w:r>
      </w:del>
      <w:r w:rsidRPr="008D40AF">
        <w:t xml:space="preserve"> </w:t>
      </w:r>
      <w:ins w:id="160" w:author="JGL" w:date="2017-08-25T17:25:00Z">
        <w:r w:rsidRPr="008D40AF">
          <w:rPr>
            <w:i/>
            <w:rPrChange w:id="161" w:author="JGL" w:date="2017-08-25T17:25:00Z">
              <w:rPr/>
            </w:rPrChange>
          </w:rPr>
          <w:t>“</w:t>
        </w:r>
      </w:ins>
      <w:r w:rsidRPr="008D40AF">
        <w:rPr>
          <w:i/>
          <w:rPrChange w:id="162" w:author="JGL" w:date="2017-08-25T17:25:00Z">
            <w:rPr/>
          </w:rPrChange>
        </w:rPr>
        <w:t>Amendment of Manual</w:t>
      </w:r>
      <w:ins w:id="163" w:author="JGL" w:date="2017-08-25T17:25:00Z">
        <w:r w:rsidRPr="008D40AF">
          <w:rPr>
            <w:i/>
            <w:rPrChange w:id="164" w:author="JGL" w:date="2017-08-25T17:25:00Z">
              <w:rPr/>
            </w:rPrChange>
          </w:rPr>
          <w:t>”</w:t>
        </w:r>
      </w:ins>
      <w:r w:rsidRPr="008D40AF">
        <w:t>.</w:t>
      </w:r>
    </w:p>
    <w:sectPr w:rsidR="00E213E5" w:rsidRPr="00E213E5" w:rsidSect="00C90C99">
      <w:headerReference w:type="default" r:id="rId26"/>
      <w:footerReference w:type="even" r:id="rId27"/>
      <w:footerReference w:type="default" r:id="rId28"/>
      <w:pgSz w:w="12240" w:h="15840"/>
      <w:pgMar w:top="1440" w:right="1008" w:bottom="1440" w:left="1800" w:header="720" w:footer="720" w:gutter="792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0" w:author="jeserio lonon" w:date="2017-09-23T17:40:00Z" w:initials="jl">
    <w:p w14:paraId="2DB159B9" w14:textId="1C88EEEA" w:rsidR="0044372A" w:rsidRDefault="0044372A">
      <w:pPr>
        <w:pStyle w:val="CommentText"/>
      </w:pPr>
      <w:r>
        <w:rPr>
          <w:rStyle w:val="CommentReference"/>
        </w:rPr>
        <w:annotationRef/>
      </w:r>
      <w:r>
        <w:t>Is this a right term?</w:t>
      </w:r>
    </w:p>
  </w:comment>
  <w:comment w:id="21" w:author="Noel M. Cainglet" w:date="2017-09-25T06:40:00Z" w:initials="NMC">
    <w:p w14:paraId="3B01A8E6" w14:textId="42F3C37B" w:rsidR="00EE505D" w:rsidRDefault="00EE505D">
      <w:pPr>
        <w:pStyle w:val="CommentText"/>
      </w:pPr>
      <w:r>
        <w:rPr>
          <w:rStyle w:val="CommentReference"/>
        </w:rPr>
        <w:annotationRef/>
      </w:r>
      <w:r>
        <w:t>As what I have understood sir, AVEGA is called the “Ship Owner” and the client is called the “Charterer”.</w:t>
      </w:r>
    </w:p>
  </w:comment>
  <w:comment w:id="28" w:author="jeserio lonon" w:date="2017-09-23T17:42:00Z" w:initials="jl">
    <w:p w14:paraId="62551030" w14:textId="48C74A5D" w:rsidR="009B6736" w:rsidRDefault="009B6736">
      <w:pPr>
        <w:pStyle w:val="CommentText"/>
      </w:pPr>
      <w:r>
        <w:rPr>
          <w:rStyle w:val="CommentReference"/>
        </w:rPr>
        <w:annotationRef/>
      </w:r>
      <w:r>
        <w:t>What do we mean by limited?</w:t>
      </w:r>
    </w:p>
  </w:comment>
  <w:comment w:id="48" w:author="jeserio lonon" w:date="2017-09-23T17:52:00Z" w:initials="jl">
    <w:p w14:paraId="59714BBD" w14:textId="0D9052D4" w:rsidR="003D43E7" w:rsidRDefault="003D43E7">
      <w:pPr>
        <w:pStyle w:val="CommentText"/>
      </w:pPr>
      <w:r>
        <w:rPr>
          <w:rStyle w:val="CommentReference"/>
        </w:rPr>
        <w:annotationRef/>
      </w:r>
      <w:r>
        <w:t>Please restate… it’s quite confusing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B159B9" w15:done="0"/>
  <w15:commentEx w15:paraId="3B01A8E6" w15:paraIdParent="2DB159B9" w15:done="0"/>
  <w15:commentEx w15:paraId="62551030" w15:done="0"/>
  <w15:commentEx w15:paraId="59714BB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C298A" w14:textId="77777777" w:rsidR="003F1EF9" w:rsidRDefault="003F1EF9">
      <w:r>
        <w:separator/>
      </w:r>
    </w:p>
  </w:endnote>
  <w:endnote w:type="continuationSeparator" w:id="0">
    <w:p w14:paraId="40ACCD44" w14:textId="77777777" w:rsidR="003F1EF9" w:rsidRDefault="003F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156D5" w14:textId="77777777" w:rsidR="00F9043E" w:rsidRDefault="00F9043E" w:rsidP="0042700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CF236" w14:textId="77777777" w:rsidR="00F9043E" w:rsidRDefault="00F904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486AA" w14:textId="3FC262BE" w:rsidR="00F9043E" w:rsidRPr="00984497" w:rsidRDefault="00F9043E" w:rsidP="00AF7FB4">
    <w:pPr>
      <w:pStyle w:val="Footer"/>
      <w:tabs>
        <w:tab w:val="clear" w:pos="8640"/>
        <w:tab w:val="right" w:pos="9000"/>
      </w:tabs>
      <w:rPr>
        <w:i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BFD869" wp14:editId="40E9E4AE">
              <wp:simplePos x="0" y="0"/>
              <wp:positionH relativeFrom="column">
                <wp:posOffset>0</wp:posOffset>
              </wp:positionH>
              <wp:positionV relativeFrom="paragraph">
                <wp:posOffset>-45720</wp:posOffset>
              </wp:positionV>
              <wp:extent cx="5989320" cy="0"/>
              <wp:effectExtent l="9525" t="9525" r="11430" b="9525"/>
              <wp:wrapNone/>
              <wp:docPr id="2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B4E835" id="Line 1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pt" to="471.6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LoEwIAACk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"/>
          </w:pict>
        </mc:Fallback>
      </mc:AlternateContent>
    </w:r>
    <w:r w:rsidRPr="00E359BB">
      <w:t xml:space="preserve">Revision Number: 00         </w:t>
    </w:r>
    <w:r w:rsidRPr="00E359BB">
      <w:tab/>
    </w:r>
    <w:r w:rsidRPr="00A908A6">
      <w:t xml:space="preserve">               </w:t>
    </w:r>
    <w:r>
      <w:t xml:space="preserve">                                                      </w:t>
    </w:r>
    <w:r w:rsidR="00484B14">
      <w:t xml:space="preserve">        </w:t>
    </w:r>
    <w:r w:rsidR="00484B14">
      <w:rPr>
        <w:i/>
      </w:rPr>
      <w:t>Lighterage Operations</w:t>
    </w:r>
  </w:p>
  <w:p w14:paraId="0A6EEDAB" w14:textId="260E4761" w:rsidR="00F9043E" w:rsidRPr="00001477" w:rsidRDefault="00F9043E" w:rsidP="000E383F">
    <w:pPr>
      <w:pStyle w:val="Footer"/>
      <w:framePr w:wrap="around" w:vAnchor="text" w:hAnchor="page" w:x="5941" w:y="461"/>
      <w:jc w:val="center"/>
      <w:rPr>
        <w:rStyle w:val="PageNumber"/>
        <w:sz w:val="22"/>
        <w:szCs w:val="22"/>
      </w:rPr>
    </w:pPr>
    <w:r w:rsidRPr="00001477">
      <w:rPr>
        <w:rStyle w:val="PageNumber"/>
        <w:sz w:val="22"/>
        <w:szCs w:val="22"/>
      </w:rPr>
      <w:t xml:space="preserve">Page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PAGE </w:instrText>
    </w:r>
    <w:r w:rsidRPr="00001477">
      <w:rPr>
        <w:rStyle w:val="PageNumber"/>
        <w:sz w:val="22"/>
        <w:szCs w:val="22"/>
      </w:rPr>
      <w:fldChar w:fldCharType="separate"/>
    </w:r>
    <w:r w:rsidR="00DC6AA9">
      <w:rPr>
        <w:rStyle w:val="PageNumber"/>
        <w:noProof/>
        <w:sz w:val="22"/>
        <w:szCs w:val="22"/>
      </w:rPr>
      <w:t>1</w:t>
    </w:r>
    <w:r w:rsidRPr="00001477">
      <w:rPr>
        <w:rStyle w:val="PageNumber"/>
        <w:sz w:val="22"/>
        <w:szCs w:val="22"/>
      </w:rPr>
      <w:fldChar w:fldCharType="end"/>
    </w:r>
    <w:r w:rsidRPr="00001477">
      <w:rPr>
        <w:rStyle w:val="PageNumber"/>
        <w:sz w:val="22"/>
        <w:szCs w:val="22"/>
      </w:rPr>
      <w:t xml:space="preserve"> of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NUMPAGES </w:instrText>
    </w:r>
    <w:r w:rsidRPr="00001477">
      <w:rPr>
        <w:rStyle w:val="PageNumber"/>
        <w:sz w:val="22"/>
        <w:szCs w:val="22"/>
      </w:rPr>
      <w:fldChar w:fldCharType="separate"/>
    </w:r>
    <w:r w:rsidR="00DC6AA9">
      <w:rPr>
        <w:rStyle w:val="PageNumber"/>
        <w:noProof/>
        <w:sz w:val="22"/>
        <w:szCs w:val="22"/>
      </w:rPr>
      <w:t>18</w:t>
    </w:r>
    <w:r w:rsidRPr="00001477">
      <w:rPr>
        <w:rStyle w:val="PageNumber"/>
        <w:sz w:val="22"/>
        <w:szCs w:val="22"/>
      </w:rPr>
      <w:fldChar w:fldCharType="end"/>
    </w:r>
  </w:p>
  <w:p w14:paraId="5CA07EA7" w14:textId="77777777" w:rsidR="00F9043E" w:rsidRDefault="00F9043E" w:rsidP="00AF7FB4">
    <w:pPr>
      <w:pStyle w:val="Footer"/>
      <w:tabs>
        <w:tab w:val="clear" w:pos="8640"/>
        <w:tab w:val="right" w:pos="9000"/>
      </w:tabs>
    </w:pPr>
    <w:r w:rsidRPr="00E359BB">
      <w:t>Effective Date:</w:t>
    </w:r>
    <w:r>
      <w:tab/>
      <w:t xml:space="preserve">                                                                                                 For Internal Use Only</w:t>
    </w:r>
  </w:p>
  <w:p w14:paraId="1427BC17" w14:textId="77777777" w:rsidR="00F9043E" w:rsidRPr="00E359BB" w:rsidRDefault="00F9043E" w:rsidP="00AF7FB4">
    <w:pPr>
      <w:pStyle w:val="Footer"/>
      <w:tabs>
        <w:tab w:val="clear" w:pos="8640"/>
        <w:tab w:val="right" w:pos="90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97A0A7" w14:textId="77777777" w:rsidR="003F1EF9" w:rsidRDefault="003F1EF9">
      <w:r>
        <w:separator/>
      </w:r>
    </w:p>
  </w:footnote>
  <w:footnote w:type="continuationSeparator" w:id="0">
    <w:p w14:paraId="41D2D8FC" w14:textId="77777777" w:rsidR="003F1EF9" w:rsidRDefault="003F1E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3E9F7" w14:textId="53FC45AF" w:rsidR="00F9043E" w:rsidRDefault="00F9043E" w:rsidP="00343C03">
    <w:pPr>
      <w:pStyle w:val="Header"/>
      <w:rPr>
        <w:rFonts w:ascii="Arial" w:hAnsi="Arial" w:cs="Arial"/>
      </w:rPr>
    </w:pPr>
    <w:r>
      <w:rPr>
        <w:rFonts w:ascii="Arial" w:hAnsi="Arial" w:cs="Arial"/>
        <w:noProof/>
        <w:lang w:val="en-PH" w:eastAsia="en-PH"/>
      </w:rPr>
      <w:drawing>
        <wp:inline distT="0" distB="0" distL="0" distR="0" wp14:anchorId="40094689" wp14:editId="3D2BCA4A">
          <wp:extent cx="581660" cy="439420"/>
          <wp:effectExtent l="0" t="0" r="0" b="0"/>
          <wp:docPr id="9" name="Picture 9" descr="avega_navigation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vega_navigation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66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</w:rPr>
      <w:t xml:space="preserve"> </w:t>
    </w:r>
  </w:p>
  <w:p w14:paraId="0CA36A4C" w14:textId="7AFC3CD9" w:rsidR="00F9043E" w:rsidRPr="00B15E69" w:rsidRDefault="00F9043E" w:rsidP="00343C03">
    <w:pPr>
      <w:pStyle w:val="Header"/>
      <w:rPr>
        <w:rFonts w:ascii="Arial" w:hAnsi="Arial" w:cs="Arial"/>
      </w:rPr>
    </w:pPr>
    <w:r w:rsidRPr="00B15E69">
      <w:rPr>
        <w:b/>
      </w:rPr>
      <w:t>AVEGA BROS</w:t>
    </w:r>
    <w:r w:rsidR="00DC6AA9">
      <w:rPr>
        <w:b/>
      </w:rPr>
      <w:t>.</w:t>
    </w:r>
    <w:r w:rsidRPr="00B15E69">
      <w:rPr>
        <w:b/>
      </w:rPr>
      <w:t xml:space="preserve"> INTEGRATED SHIPPING CORP.</w:t>
    </w:r>
  </w:p>
  <w:p w14:paraId="7431969C" w14:textId="7A840B22" w:rsidR="00F9043E" w:rsidRPr="00E359BB" w:rsidRDefault="00F9043E" w:rsidP="00C85B97">
    <w:pPr>
      <w:pStyle w:val="Header"/>
      <w:tabs>
        <w:tab w:val="clear" w:pos="8640"/>
        <w:tab w:val="right" w:pos="9000"/>
      </w:tabs>
      <w:rPr>
        <w:sz w:val="20"/>
        <w:szCs w:val="20"/>
      </w:rPr>
    </w:pPr>
    <w:r>
      <w:rPr>
        <w:rFonts w:ascii="Arial" w:hAnsi="Arial" w:cs="Arial"/>
        <w:noProof/>
        <w:sz w:val="14"/>
        <w:szCs w:val="14"/>
        <w:lang w:val="en-PH" w:eastAsia="en-PH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E3D71A" wp14:editId="7C8B1C19">
              <wp:simplePos x="0" y="0"/>
              <wp:positionH relativeFrom="column">
                <wp:posOffset>0</wp:posOffset>
              </wp:positionH>
              <wp:positionV relativeFrom="paragraph">
                <wp:posOffset>199390</wp:posOffset>
              </wp:positionV>
              <wp:extent cx="5989320" cy="0"/>
              <wp:effectExtent l="9525" t="6350" r="11430" b="12700"/>
              <wp:wrapNone/>
              <wp:docPr id="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E65673" id="Line 1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7pt" to="471.6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y2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"/>
          </w:pict>
        </mc:Fallback>
      </mc:AlternateContent>
    </w:r>
    <w:r w:rsidRPr="00E359BB">
      <w:t xml:space="preserve">Policies and </w:t>
    </w:r>
    <w:r w:rsidRPr="00D54767">
      <w:t>Procedures Manual</w:t>
    </w:r>
    <w:r w:rsidRPr="00D54767">
      <w:tab/>
    </w:r>
    <w:r>
      <w:t xml:space="preserve">                                              </w:t>
    </w:r>
    <w:r w:rsidR="00556478">
      <w:t xml:space="preserve">                     </w:t>
    </w:r>
    <w:r w:rsidR="00556478">
      <w:rPr>
        <w:sz w:val="22"/>
      </w:rPr>
      <w:t>Marketing and Operations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D9A"/>
    <w:multiLevelType w:val="hybridMultilevel"/>
    <w:tmpl w:val="80A4B30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D4A56"/>
    <w:multiLevelType w:val="hybridMultilevel"/>
    <w:tmpl w:val="F9A6F3B4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385E8F"/>
    <w:multiLevelType w:val="hybridMultilevel"/>
    <w:tmpl w:val="A7D8A928"/>
    <w:lvl w:ilvl="0" w:tplc="3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56F7793A"/>
    <w:multiLevelType w:val="multilevel"/>
    <w:tmpl w:val="F7260160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5C91777B"/>
    <w:multiLevelType w:val="hybridMultilevel"/>
    <w:tmpl w:val="04E04826"/>
    <w:lvl w:ilvl="0" w:tplc="34090001">
      <w:start w:val="1"/>
      <w:numFmt w:val="bullet"/>
      <w:lvlText w:val=""/>
      <w:lvlJc w:val="left"/>
      <w:pPr>
        <w:ind w:left="1711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5" w15:restartNumberingAfterBreak="0">
    <w:nsid w:val="67DE0EDA"/>
    <w:multiLevelType w:val="hybridMultilevel"/>
    <w:tmpl w:val="FED494C2"/>
    <w:lvl w:ilvl="0" w:tplc="34090005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6D701E0C"/>
    <w:multiLevelType w:val="hybridMultilevel"/>
    <w:tmpl w:val="EE9C663C"/>
    <w:lvl w:ilvl="0" w:tplc="3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oel M. Cainglet">
    <w15:presenceInfo w15:providerId="None" w15:userId="Noel M. Cainglet"/>
  </w15:person>
  <w15:person w15:author="jeserio lonon">
    <w15:presenceInfo w15:providerId="Windows Live" w15:userId="a4581865da2689ae"/>
  </w15:person>
  <w15:person w15:author="JGL">
    <w15:presenceInfo w15:providerId="None" w15:userId="JG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263"/>
    <w:rsid w:val="000003FD"/>
    <w:rsid w:val="000005E5"/>
    <w:rsid w:val="00000CC3"/>
    <w:rsid w:val="00000E12"/>
    <w:rsid w:val="00001016"/>
    <w:rsid w:val="00001477"/>
    <w:rsid w:val="000014A2"/>
    <w:rsid w:val="00001821"/>
    <w:rsid w:val="000018E4"/>
    <w:rsid w:val="00001A35"/>
    <w:rsid w:val="00001C1C"/>
    <w:rsid w:val="00001F5A"/>
    <w:rsid w:val="000025FE"/>
    <w:rsid w:val="00002676"/>
    <w:rsid w:val="000027FB"/>
    <w:rsid w:val="00002A26"/>
    <w:rsid w:val="00002B74"/>
    <w:rsid w:val="000031BE"/>
    <w:rsid w:val="00003379"/>
    <w:rsid w:val="0000365D"/>
    <w:rsid w:val="00003AF9"/>
    <w:rsid w:val="00003CC8"/>
    <w:rsid w:val="0000449C"/>
    <w:rsid w:val="00004729"/>
    <w:rsid w:val="0000482A"/>
    <w:rsid w:val="00004ABB"/>
    <w:rsid w:val="00004AF9"/>
    <w:rsid w:val="00004AFB"/>
    <w:rsid w:val="00004CAD"/>
    <w:rsid w:val="00004CD9"/>
    <w:rsid w:val="00004F15"/>
    <w:rsid w:val="00004F49"/>
    <w:rsid w:val="000053CD"/>
    <w:rsid w:val="00005623"/>
    <w:rsid w:val="0000594C"/>
    <w:rsid w:val="000061C2"/>
    <w:rsid w:val="000064BC"/>
    <w:rsid w:val="00006CC8"/>
    <w:rsid w:val="0000739A"/>
    <w:rsid w:val="000074F8"/>
    <w:rsid w:val="00007949"/>
    <w:rsid w:val="00007A0F"/>
    <w:rsid w:val="00007A58"/>
    <w:rsid w:val="0001023D"/>
    <w:rsid w:val="00010929"/>
    <w:rsid w:val="00010A9D"/>
    <w:rsid w:val="00010BE5"/>
    <w:rsid w:val="0001120D"/>
    <w:rsid w:val="00011567"/>
    <w:rsid w:val="00011FF6"/>
    <w:rsid w:val="000126C7"/>
    <w:rsid w:val="00013282"/>
    <w:rsid w:val="00013639"/>
    <w:rsid w:val="00013735"/>
    <w:rsid w:val="000137B4"/>
    <w:rsid w:val="000137C2"/>
    <w:rsid w:val="00013BE1"/>
    <w:rsid w:val="00014086"/>
    <w:rsid w:val="000148E1"/>
    <w:rsid w:val="00014928"/>
    <w:rsid w:val="00014A65"/>
    <w:rsid w:val="00014C3C"/>
    <w:rsid w:val="00014F03"/>
    <w:rsid w:val="00015E8C"/>
    <w:rsid w:val="00015F4F"/>
    <w:rsid w:val="00015F68"/>
    <w:rsid w:val="0001632C"/>
    <w:rsid w:val="000166A4"/>
    <w:rsid w:val="000168AC"/>
    <w:rsid w:val="000173F1"/>
    <w:rsid w:val="0001794A"/>
    <w:rsid w:val="00017A28"/>
    <w:rsid w:val="00020156"/>
    <w:rsid w:val="00020517"/>
    <w:rsid w:val="00020945"/>
    <w:rsid w:val="00021016"/>
    <w:rsid w:val="00021137"/>
    <w:rsid w:val="00021A84"/>
    <w:rsid w:val="00021D78"/>
    <w:rsid w:val="00022231"/>
    <w:rsid w:val="000224FE"/>
    <w:rsid w:val="0002261E"/>
    <w:rsid w:val="00022715"/>
    <w:rsid w:val="000227A5"/>
    <w:rsid w:val="0002286C"/>
    <w:rsid w:val="000228C0"/>
    <w:rsid w:val="00022D57"/>
    <w:rsid w:val="0002306F"/>
    <w:rsid w:val="00023427"/>
    <w:rsid w:val="00023697"/>
    <w:rsid w:val="00023720"/>
    <w:rsid w:val="00023887"/>
    <w:rsid w:val="00023E3D"/>
    <w:rsid w:val="00023EC5"/>
    <w:rsid w:val="00024361"/>
    <w:rsid w:val="000249C0"/>
    <w:rsid w:val="00024BE1"/>
    <w:rsid w:val="00024BFB"/>
    <w:rsid w:val="000254B1"/>
    <w:rsid w:val="000256E0"/>
    <w:rsid w:val="000256F8"/>
    <w:rsid w:val="0002595D"/>
    <w:rsid w:val="00025977"/>
    <w:rsid w:val="00025A3E"/>
    <w:rsid w:val="00026451"/>
    <w:rsid w:val="000266B8"/>
    <w:rsid w:val="00026717"/>
    <w:rsid w:val="000267B4"/>
    <w:rsid w:val="00026879"/>
    <w:rsid w:val="00026AFD"/>
    <w:rsid w:val="00026D5C"/>
    <w:rsid w:val="00026ED7"/>
    <w:rsid w:val="00026F71"/>
    <w:rsid w:val="000276E6"/>
    <w:rsid w:val="00030683"/>
    <w:rsid w:val="0003093A"/>
    <w:rsid w:val="000314D1"/>
    <w:rsid w:val="00031687"/>
    <w:rsid w:val="00031BD1"/>
    <w:rsid w:val="00031D35"/>
    <w:rsid w:val="00031D50"/>
    <w:rsid w:val="00031F00"/>
    <w:rsid w:val="00032230"/>
    <w:rsid w:val="00032732"/>
    <w:rsid w:val="00032908"/>
    <w:rsid w:val="00032F06"/>
    <w:rsid w:val="00032FE5"/>
    <w:rsid w:val="00033183"/>
    <w:rsid w:val="000336A3"/>
    <w:rsid w:val="00033A56"/>
    <w:rsid w:val="00033AEB"/>
    <w:rsid w:val="00033BB6"/>
    <w:rsid w:val="00034487"/>
    <w:rsid w:val="00034634"/>
    <w:rsid w:val="000347AF"/>
    <w:rsid w:val="00034C07"/>
    <w:rsid w:val="00034C2A"/>
    <w:rsid w:val="00034DDA"/>
    <w:rsid w:val="00035697"/>
    <w:rsid w:val="00035748"/>
    <w:rsid w:val="00035BAB"/>
    <w:rsid w:val="00035BED"/>
    <w:rsid w:val="0003642B"/>
    <w:rsid w:val="000372D6"/>
    <w:rsid w:val="0003730F"/>
    <w:rsid w:val="00037830"/>
    <w:rsid w:val="0003799F"/>
    <w:rsid w:val="00037E73"/>
    <w:rsid w:val="00037FD9"/>
    <w:rsid w:val="000401F7"/>
    <w:rsid w:val="00040354"/>
    <w:rsid w:val="000404D2"/>
    <w:rsid w:val="00040FEC"/>
    <w:rsid w:val="000410CC"/>
    <w:rsid w:val="000416F6"/>
    <w:rsid w:val="00041898"/>
    <w:rsid w:val="00041984"/>
    <w:rsid w:val="00041D00"/>
    <w:rsid w:val="00041F63"/>
    <w:rsid w:val="0004252C"/>
    <w:rsid w:val="00042654"/>
    <w:rsid w:val="000427E6"/>
    <w:rsid w:val="00042F87"/>
    <w:rsid w:val="000431B5"/>
    <w:rsid w:val="0004326B"/>
    <w:rsid w:val="0004352F"/>
    <w:rsid w:val="00043556"/>
    <w:rsid w:val="00043BE4"/>
    <w:rsid w:val="00043C3F"/>
    <w:rsid w:val="0004430F"/>
    <w:rsid w:val="0004443B"/>
    <w:rsid w:val="00044656"/>
    <w:rsid w:val="00044757"/>
    <w:rsid w:val="00044A94"/>
    <w:rsid w:val="00044D3F"/>
    <w:rsid w:val="00045059"/>
    <w:rsid w:val="000450FF"/>
    <w:rsid w:val="00045108"/>
    <w:rsid w:val="00045603"/>
    <w:rsid w:val="00045850"/>
    <w:rsid w:val="00045B42"/>
    <w:rsid w:val="00045F95"/>
    <w:rsid w:val="000460A6"/>
    <w:rsid w:val="00046190"/>
    <w:rsid w:val="00046C98"/>
    <w:rsid w:val="00046E8B"/>
    <w:rsid w:val="00046ED9"/>
    <w:rsid w:val="00047256"/>
    <w:rsid w:val="0004764B"/>
    <w:rsid w:val="00047938"/>
    <w:rsid w:val="000479F5"/>
    <w:rsid w:val="00047AC0"/>
    <w:rsid w:val="00047BC3"/>
    <w:rsid w:val="00050338"/>
    <w:rsid w:val="0005051A"/>
    <w:rsid w:val="00050890"/>
    <w:rsid w:val="00050FD4"/>
    <w:rsid w:val="0005178D"/>
    <w:rsid w:val="00051D35"/>
    <w:rsid w:val="00051D65"/>
    <w:rsid w:val="000522C2"/>
    <w:rsid w:val="000527BE"/>
    <w:rsid w:val="00052C6D"/>
    <w:rsid w:val="000535D3"/>
    <w:rsid w:val="00053A62"/>
    <w:rsid w:val="00053A6C"/>
    <w:rsid w:val="00053B34"/>
    <w:rsid w:val="00053C29"/>
    <w:rsid w:val="00053C46"/>
    <w:rsid w:val="000541A2"/>
    <w:rsid w:val="0005454D"/>
    <w:rsid w:val="000546ED"/>
    <w:rsid w:val="000547E7"/>
    <w:rsid w:val="00054923"/>
    <w:rsid w:val="00054AAC"/>
    <w:rsid w:val="00054EEE"/>
    <w:rsid w:val="00054FD5"/>
    <w:rsid w:val="00055067"/>
    <w:rsid w:val="0005533F"/>
    <w:rsid w:val="00055964"/>
    <w:rsid w:val="00055D08"/>
    <w:rsid w:val="0005640A"/>
    <w:rsid w:val="00056682"/>
    <w:rsid w:val="0005676F"/>
    <w:rsid w:val="000567B4"/>
    <w:rsid w:val="00056B47"/>
    <w:rsid w:val="00056C3C"/>
    <w:rsid w:val="00056C57"/>
    <w:rsid w:val="0005784F"/>
    <w:rsid w:val="00057B75"/>
    <w:rsid w:val="00057D1D"/>
    <w:rsid w:val="00057DCE"/>
    <w:rsid w:val="00060058"/>
    <w:rsid w:val="000608C0"/>
    <w:rsid w:val="00060E87"/>
    <w:rsid w:val="000611D4"/>
    <w:rsid w:val="000611E5"/>
    <w:rsid w:val="00061AFE"/>
    <w:rsid w:val="000620E9"/>
    <w:rsid w:val="00062124"/>
    <w:rsid w:val="000621E3"/>
    <w:rsid w:val="00062308"/>
    <w:rsid w:val="00062552"/>
    <w:rsid w:val="0006273C"/>
    <w:rsid w:val="00062748"/>
    <w:rsid w:val="000627F5"/>
    <w:rsid w:val="000628FA"/>
    <w:rsid w:val="00062AE1"/>
    <w:rsid w:val="00062F1F"/>
    <w:rsid w:val="00063111"/>
    <w:rsid w:val="0006374B"/>
    <w:rsid w:val="0006381C"/>
    <w:rsid w:val="00063A9E"/>
    <w:rsid w:val="00063CA6"/>
    <w:rsid w:val="00063D4E"/>
    <w:rsid w:val="000641D2"/>
    <w:rsid w:val="0006433C"/>
    <w:rsid w:val="00064799"/>
    <w:rsid w:val="000656C0"/>
    <w:rsid w:val="0006582A"/>
    <w:rsid w:val="0006588D"/>
    <w:rsid w:val="00065A1C"/>
    <w:rsid w:val="00066204"/>
    <w:rsid w:val="000662E5"/>
    <w:rsid w:val="0006638E"/>
    <w:rsid w:val="000667BC"/>
    <w:rsid w:val="00066914"/>
    <w:rsid w:val="00066B44"/>
    <w:rsid w:val="00066C6F"/>
    <w:rsid w:val="00066EC7"/>
    <w:rsid w:val="000670C6"/>
    <w:rsid w:val="000671B0"/>
    <w:rsid w:val="00067672"/>
    <w:rsid w:val="00067C56"/>
    <w:rsid w:val="00070044"/>
    <w:rsid w:val="00070E65"/>
    <w:rsid w:val="000711CB"/>
    <w:rsid w:val="0007176C"/>
    <w:rsid w:val="00071E31"/>
    <w:rsid w:val="00071EC6"/>
    <w:rsid w:val="00071FCF"/>
    <w:rsid w:val="0007213A"/>
    <w:rsid w:val="000725BB"/>
    <w:rsid w:val="00072707"/>
    <w:rsid w:val="00072EC9"/>
    <w:rsid w:val="000731D1"/>
    <w:rsid w:val="00073552"/>
    <w:rsid w:val="0007364A"/>
    <w:rsid w:val="000739B8"/>
    <w:rsid w:val="00074486"/>
    <w:rsid w:val="000744C5"/>
    <w:rsid w:val="00075137"/>
    <w:rsid w:val="00075178"/>
    <w:rsid w:val="00075185"/>
    <w:rsid w:val="000755B4"/>
    <w:rsid w:val="000756DF"/>
    <w:rsid w:val="00075784"/>
    <w:rsid w:val="00075851"/>
    <w:rsid w:val="00075DA4"/>
    <w:rsid w:val="000763E0"/>
    <w:rsid w:val="000766C7"/>
    <w:rsid w:val="00076EBD"/>
    <w:rsid w:val="00076F0A"/>
    <w:rsid w:val="00077AEC"/>
    <w:rsid w:val="00077AFC"/>
    <w:rsid w:val="00077C1F"/>
    <w:rsid w:val="00077DDE"/>
    <w:rsid w:val="0008020C"/>
    <w:rsid w:val="00080508"/>
    <w:rsid w:val="00080565"/>
    <w:rsid w:val="00080732"/>
    <w:rsid w:val="00080758"/>
    <w:rsid w:val="0008081B"/>
    <w:rsid w:val="00080920"/>
    <w:rsid w:val="00080F0D"/>
    <w:rsid w:val="000818AC"/>
    <w:rsid w:val="00081966"/>
    <w:rsid w:val="00081AC1"/>
    <w:rsid w:val="00081F23"/>
    <w:rsid w:val="00082099"/>
    <w:rsid w:val="0008213F"/>
    <w:rsid w:val="00082459"/>
    <w:rsid w:val="000824A6"/>
    <w:rsid w:val="000826BE"/>
    <w:rsid w:val="00082917"/>
    <w:rsid w:val="00082B39"/>
    <w:rsid w:val="00082ED9"/>
    <w:rsid w:val="00082FED"/>
    <w:rsid w:val="00083415"/>
    <w:rsid w:val="00083613"/>
    <w:rsid w:val="00083810"/>
    <w:rsid w:val="00083E96"/>
    <w:rsid w:val="00083EA8"/>
    <w:rsid w:val="0008411C"/>
    <w:rsid w:val="00084192"/>
    <w:rsid w:val="00085705"/>
    <w:rsid w:val="00085BA8"/>
    <w:rsid w:val="00085D0F"/>
    <w:rsid w:val="00086123"/>
    <w:rsid w:val="00086369"/>
    <w:rsid w:val="0008646B"/>
    <w:rsid w:val="00087398"/>
    <w:rsid w:val="00087664"/>
    <w:rsid w:val="00087741"/>
    <w:rsid w:val="0008796A"/>
    <w:rsid w:val="00087AC5"/>
    <w:rsid w:val="00087ACF"/>
    <w:rsid w:val="00087B16"/>
    <w:rsid w:val="00087CF9"/>
    <w:rsid w:val="000901FF"/>
    <w:rsid w:val="00091316"/>
    <w:rsid w:val="00091907"/>
    <w:rsid w:val="00091A53"/>
    <w:rsid w:val="00091C13"/>
    <w:rsid w:val="00092D71"/>
    <w:rsid w:val="000930B3"/>
    <w:rsid w:val="0009342F"/>
    <w:rsid w:val="00093B79"/>
    <w:rsid w:val="00093CD7"/>
    <w:rsid w:val="000942C1"/>
    <w:rsid w:val="00094B60"/>
    <w:rsid w:val="00094CA8"/>
    <w:rsid w:val="00094E54"/>
    <w:rsid w:val="00095027"/>
    <w:rsid w:val="0009510D"/>
    <w:rsid w:val="000956D1"/>
    <w:rsid w:val="000959FB"/>
    <w:rsid w:val="00096146"/>
    <w:rsid w:val="00096449"/>
    <w:rsid w:val="00096EBD"/>
    <w:rsid w:val="00096F8E"/>
    <w:rsid w:val="0009763F"/>
    <w:rsid w:val="000976FB"/>
    <w:rsid w:val="0009782F"/>
    <w:rsid w:val="000979DB"/>
    <w:rsid w:val="00097ECB"/>
    <w:rsid w:val="000A0020"/>
    <w:rsid w:val="000A0345"/>
    <w:rsid w:val="000A09F8"/>
    <w:rsid w:val="000A0CEE"/>
    <w:rsid w:val="000A0DC3"/>
    <w:rsid w:val="000A1015"/>
    <w:rsid w:val="000A1857"/>
    <w:rsid w:val="000A1C55"/>
    <w:rsid w:val="000A23BA"/>
    <w:rsid w:val="000A366C"/>
    <w:rsid w:val="000A3DA5"/>
    <w:rsid w:val="000A3DEB"/>
    <w:rsid w:val="000A406B"/>
    <w:rsid w:val="000A41D4"/>
    <w:rsid w:val="000A429F"/>
    <w:rsid w:val="000A432C"/>
    <w:rsid w:val="000A4425"/>
    <w:rsid w:val="000A4736"/>
    <w:rsid w:val="000A4825"/>
    <w:rsid w:val="000A49A0"/>
    <w:rsid w:val="000A4C2C"/>
    <w:rsid w:val="000A4E20"/>
    <w:rsid w:val="000A53A9"/>
    <w:rsid w:val="000A56A5"/>
    <w:rsid w:val="000A5782"/>
    <w:rsid w:val="000A57EB"/>
    <w:rsid w:val="000A5F75"/>
    <w:rsid w:val="000A5FE0"/>
    <w:rsid w:val="000A608A"/>
    <w:rsid w:val="000A6162"/>
    <w:rsid w:val="000A636D"/>
    <w:rsid w:val="000A66CF"/>
    <w:rsid w:val="000A68BF"/>
    <w:rsid w:val="000A6F02"/>
    <w:rsid w:val="000A7220"/>
    <w:rsid w:val="000A73DB"/>
    <w:rsid w:val="000A7487"/>
    <w:rsid w:val="000A7607"/>
    <w:rsid w:val="000A7923"/>
    <w:rsid w:val="000A7DFE"/>
    <w:rsid w:val="000A7E55"/>
    <w:rsid w:val="000B0029"/>
    <w:rsid w:val="000B02A4"/>
    <w:rsid w:val="000B02CE"/>
    <w:rsid w:val="000B0C50"/>
    <w:rsid w:val="000B0C5B"/>
    <w:rsid w:val="000B0D3B"/>
    <w:rsid w:val="000B0EF5"/>
    <w:rsid w:val="000B11A2"/>
    <w:rsid w:val="000B1449"/>
    <w:rsid w:val="000B1A94"/>
    <w:rsid w:val="000B1B23"/>
    <w:rsid w:val="000B1D4B"/>
    <w:rsid w:val="000B215E"/>
    <w:rsid w:val="000B2694"/>
    <w:rsid w:val="000B2739"/>
    <w:rsid w:val="000B278A"/>
    <w:rsid w:val="000B2989"/>
    <w:rsid w:val="000B3240"/>
    <w:rsid w:val="000B3623"/>
    <w:rsid w:val="000B36F1"/>
    <w:rsid w:val="000B3C9B"/>
    <w:rsid w:val="000B3CC2"/>
    <w:rsid w:val="000B3F3E"/>
    <w:rsid w:val="000B4292"/>
    <w:rsid w:val="000B431C"/>
    <w:rsid w:val="000B4596"/>
    <w:rsid w:val="000B4C04"/>
    <w:rsid w:val="000B4C49"/>
    <w:rsid w:val="000B4FEF"/>
    <w:rsid w:val="000B501D"/>
    <w:rsid w:val="000B5063"/>
    <w:rsid w:val="000B5084"/>
    <w:rsid w:val="000B5369"/>
    <w:rsid w:val="000B5596"/>
    <w:rsid w:val="000B6131"/>
    <w:rsid w:val="000B617A"/>
    <w:rsid w:val="000B6345"/>
    <w:rsid w:val="000B63ED"/>
    <w:rsid w:val="000B6630"/>
    <w:rsid w:val="000B67FC"/>
    <w:rsid w:val="000B6873"/>
    <w:rsid w:val="000B68A2"/>
    <w:rsid w:val="000B6A9D"/>
    <w:rsid w:val="000B70F6"/>
    <w:rsid w:val="000B7372"/>
    <w:rsid w:val="000B75CF"/>
    <w:rsid w:val="000B7B9E"/>
    <w:rsid w:val="000C04B4"/>
    <w:rsid w:val="000C0D9C"/>
    <w:rsid w:val="000C0EB2"/>
    <w:rsid w:val="000C11E3"/>
    <w:rsid w:val="000C1206"/>
    <w:rsid w:val="000C1391"/>
    <w:rsid w:val="000C1455"/>
    <w:rsid w:val="000C1769"/>
    <w:rsid w:val="000C1C1E"/>
    <w:rsid w:val="000C1C68"/>
    <w:rsid w:val="000C1E8E"/>
    <w:rsid w:val="000C22D8"/>
    <w:rsid w:val="000C23BF"/>
    <w:rsid w:val="000C2682"/>
    <w:rsid w:val="000C2686"/>
    <w:rsid w:val="000C3225"/>
    <w:rsid w:val="000C335C"/>
    <w:rsid w:val="000C33E2"/>
    <w:rsid w:val="000C3461"/>
    <w:rsid w:val="000C3563"/>
    <w:rsid w:val="000C3872"/>
    <w:rsid w:val="000C39E6"/>
    <w:rsid w:val="000C3A35"/>
    <w:rsid w:val="000C3B05"/>
    <w:rsid w:val="000C3C8F"/>
    <w:rsid w:val="000C3F6A"/>
    <w:rsid w:val="000C40C9"/>
    <w:rsid w:val="000C42E6"/>
    <w:rsid w:val="000C47B2"/>
    <w:rsid w:val="000C49BB"/>
    <w:rsid w:val="000C4A5C"/>
    <w:rsid w:val="000C4E6D"/>
    <w:rsid w:val="000C4E9B"/>
    <w:rsid w:val="000C560F"/>
    <w:rsid w:val="000C59CA"/>
    <w:rsid w:val="000C5A99"/>
    <w:rsid w:val="000C5DB7"/>
    <w:rsid w:val="000C5F1B"/>
    <w:rsid w:val="000C608D"/>
    <w:rsid w:val="000C613F"/>
    <w:rsid w:val="000C61C9"/>
    <w:rsid w:val="000C65D6"/>
    <w:rsid w:val="000C6779"/>
    <w:rsid w:val="000C6A69"/>
    <w:rsid w:val="000C6DFB"/>
    <w:rsid w:val="000C79ED"/>
    <w:rsid w:val="000C79FE"/>
    <w:rsid w:val="000D02F0"/>
    <w:rsid w:val="000D0668"/>
    <w:rsid w:val="000D07D9"/>
    <w:rsid w:val="000D097D"/>
    <w:rsid w:val="000D0BC6"/>
    <w:rsid w:val="000D0D7B"/>
    <w:rsid w:val="000D0E1C"/>
    <w:rsid w:val="000D0E26"/>
    <w:rsid w:val="000D0F27"/>
    <w:rsid w:val="000D0F34"/>
    <w:rsid w:val="000D1493"/>
    <w:rsid w:val="000D17F4"/>
    <w:rsid w:val="000D1B21"/>
    <w:rsid w:val="000D220D"/>
    <w:rsid w:val="000D233A"/>
    <w:rsid w:val="000D23E4"/>
    <w:rsid w:val="000D2748"/>
    <w:rsid w:val="000D2A8C"/>
    <w:rsid w:val="000D2B3F"/>
    <w:rsid w:val="000D382B"/>
    <w:rsid w:val="000D3B4D"/>
    <w:rsid w:val="000D3F65"/>
    <w:rsid w:val="000D4002"/>
    <w:rsid w:val="000D41B1"/>
    <w:rsid w:val="000D4A50"/>
    <w:rsid w:val="000D4B95"/>
    <w:rsid w:val="000D4C0B"/>
    <w:rsid w:val="000D4D4C"/>
    <w:rsid w:val="000D4D50"/>
    <w:rsid w:val="000D4F4F"/>
    <w:rsid w:val="000D4FD7"/>
    <w:rsid w:val="000D5001"/>
    <w:rsid w:val="000D5067"/>
    <w:rsid w:val="000D5573"/>
    <w:rsid w:val="000D59B5"/>
    <w:rsid w:val="000D60C3"/>
    <w:rsid w:val="000D6CCB"/>
    <w:rsid w:val="000D6E41"/>
    <w:rsid w:val="000D7052"/>
    <w:rsid w:val="000D713D"/>
    <w:rsid w:val="000D761C"/>
    <w:rsid w:val="000D7715"/>
    <w:rsid w:val="000D7779"/>
    <w:rsid w:val="000D7D61"/>
    <w:rsid w:val="000D7EFB"/>
    <w:rsid w:val="000E014B"/>
    <w:rsid w:val="000E0EDA"/>
    <w:rsid w:val="000E1251"/>
    <w:rsid w:val="000E14BF"/>
    <w:rsid w:val="000E17E5"/>
    <w:rsid w:val="000E2BC3"/>
    <w:rsid w:val="000E2CD2"/>
    <w:rsid w:val="000E2EA1"/>
    <w:rsid w:val="000E308F"/>
    <w:rsid w:val="000E326A"/>
    <w:rsid w:val="000E32B2"/>
    <w:rsid w:val="000E34DF"/>
    <w:rsid w:val="000E383F"/>
    <w:rsid w:val="000E3ADF"/>
    <w:rsid w:val="000E3AE1"/>
    <w:rsid w:val="000E3E11"/>
    <w:rsid w:val="000E3E4E"/>
    <w:rsid w:val="000E4259"/>
    <w:rsid w:val="000E4C8E"/>
    <w:rsid w:val="000E516A"/>
    <w:rsid w:val="000E5501"/>
    <w:rsid w:val="000E58D6"/>
    <w:rsid w:val="000E5D4F"/>
    <w:rsid w:val="000E5D71"/>
    <w:rsid w:val="000E6DFF"/>
    <w:rsid w:val="000E7345"/>
    <w:rsid w:val="000E7419"/>
    <w:rsid w:val="000E751B"/>
    <w:rsid w:val="000E7AB2"/>
    <w:rsid w:val="000E7CB7"/>
    <w:rsid w:val="000E7EE3"/>
    <w:rsid w:val="000E7F8D"/>
    <w:rsid w:val="000F0067"/>
    <w:rsid w:val="000F1157"/>
    <w:rsid w:val="000F1EC2"/>
    <w:rsid w:val="000F1F95"/>
    <w:rsid w:val="000F1FFE"/>
    <w:rsid w:val="000F21F3"/>
    <w:rsid w:val="000F22DC"/>
    <w:rsid w:val="000F240C"/>
    <w:rsid w:val="000F2796"/>
    <w:rsid w:val="000F27EE"/>
    <w:rsid w:val="000F28B5"/>
    <w:rsid w:val="000F306B"/>
    <w:rsid w:val="000F3568"/>
    <w:rsid w:val="000F371A"/>
    <w:rsid w:val="000F3B65"/>
    <w:rsid w:val="000F3D8E"/>
    <w:rsid w:val="000F3F67"/>
    <w:rsid w:val="000F42BD"/>
    <w:rsid w:val="000F4544"/>
    <w:rsid w:val="000F4930"/>
    <w:rsid w:val="000F5447"/>
    <w:rsid w:val="000F562E"/>
    <w:rsid w:val="000F591B"/>
    <w:rsid w:val="000F5B22"/>
    <w:rsid w:val="000F621F"/>
    <w:rsid w:val="000F68F2"/>
    <w:rsid w:val="000F69E7"/>
    <w:rsid w:val="000F7503"/>
    <w:rsid w:val="000F7C7E"/>
    <w:rsid w:val="000F7D15"/>
    <w:rsid w:val="00100191"/>
    <w:rsid w:val="0010035B"/>
    <w:rsid w:val="0010096C"/>
    <w:rsid w:val="00100B24"/>
    <w:rsid w:val="00101281"/>
    <w:rsid w:val="001013DC"/>
    <w:rsid w:val="00101B33"/>
    <w:rsid w:val="00101C61"/>
    <w:rsid w:val="00101ED5"/>
    <w:rsid w:val="00102127"/>
    <w:rsid w:val="00102151"/>
    <w:rsid w:val="001023A9"/>
    <w:rsid w:val="00102552"/>
    <w:rsid w:val="00102A9B"/>
    <w:rsid w:val="00102E6E"/>
    <w:rsid w:val="00103015"/>
    <w:rsid w:val="00103149"/>
    <w:rsid w:val="001031C6"/>
    <w:rsid w:val="001033F7"/>
    <w:rsid w:val="001038EF"/>
    <w:rsid w:val="00103900"/>
    <w:rsid w:val="00103EAC"/>
    <w:rsid w:val="00104D14"/>
    <w:rsid w:val="00105435"/>
    <w:rsid w:val="001055C2"/>
    <w:rsid w:val="001059D1"/>
    <w:rsid w:val="00106166"/>
    <w:rsid w:val="00106358"/>
    <w:rsid w:val="0010658C"/>
    <w:rsid w:val="00106985"/>
    <w:rsid w:val="00106F92"/>
    <w:rsid w:val="0010718F"/>
    <w:rsid w:val="00107212"/>
    <w:rsid w:val="0010733C"/>
    <w:rsid w:val="0010766A"/>
    <w:rsid w:val="001078D6"/>
    <w:rsid w:val="00107977"/>
    <w:rsid w:val="00107A87"/>
    <w:rsid w:val="00107D49"/>
    <w:rsid w:val="0011004C"/>
    <w:rsid w:val="0011011D"/>
    <w:rsid w:val="0011020C"/>
    <w:rsid w:val="0011031D"/>
    <w:rsid w:val="00110599"/>
    <w:rsid w:val="00110C8A"/>
    <w:rsid w:val="00110EAA"/>
    <w:rsid w:val="00111801"/>
    <w:rsid w:val="00111D9F"/>
    <w:rsid w:val="00111E5E"/>
    <w:rsid w:val="00113388"/>
    <w:rsid w:val="0011373A"/>
    <w:rsid w:val="00113897"/>
    <w:rsid w:val="00113ACE"/>
    <w:rsid w:val="00113EF3"/>
    <w:rsid w:val="00114281"/>
    <w:rsid w:val="001142D6"/>
    <w:rsid w:val="00114594"/>
    <w:rsid w:val="0011495F"/>
    <w:rsid w:val="0011499C"/>
    <w:rsid w:val="00114B6D"/>
    <w:rsid w:val="00114E1E"/>
    <w:rsid w:val="0011556E"/>
    <w:rsid w:val="00115823"/>
    <w:rsid w:val="0011587C"/>
    <w:rsid w:val="001158A4"/>
    <w:rsid w:val="00115B54"/>
    <w:rsid w:val="00115E83"/>
    <w:rsid w:val="001160CC"/>
    <w:rsid w:val="0011653F"/>
    <w:rsid w:val="0011664A"/>
    <w:rsid w:val="00116792"/>
    <w:rsid w:val="001167E3"/>
    <w:rsid w:val="001169F6"/>
    <w:rsid w:val="00117044"/>
    <w:rsid w:val="00117223"/>
    <w:rsid w:val="00120038"/>
    <w:rsid w:val="001200EE"/>
    <w:rsid w:val="0012020B"/>
    <w:rsid w:val="00120937"/>
    <w:rsid w:val="00120F8E"/>
    <w:rsid w:val="001210EF"/>
    <w:rsid w:val="00121106"/>
    <w:rsid w:val="0012144F"/>
    <w:rsid w:val="001214B7"/>
    <w:rsid w:val="001215DD"/>
    <w:rsid w:val="0012167C"/>
    <w:rsid w:val="00121740"/>
    <w:rsid w:val="00121796"/>
    <w:rsid w:val="00121C03"/>
    <w:rsid w:val="00121D18"/>
    <w:rsid w:val="00121D7D"/>
    <w:rsid w:val="001222EF"/>
    <w:rsid w:val="001225A1"/>
    <w:rsid w:val="001229F4"/>
    <w:rsid w:val="00122FF6"/>
    <w:rsid w:val="001231A9"/>
    <w:rsid w:val="001232A6"/>
    <w:rsid w:val="00123459"/>
    <w:rsid w:val="00123589"/>
    <w:rsid w:val="00123927"/>
    <w:rsid w:val="0012405D"/>
    <w:rsid w:val="00124203"/>
    <w:rsid w:val="00124251"/>
    <w:rsid w:val="001242DB"/>
    <w:rsid w:val="001246DE"/>
    <w:rsid w:val="001247BF"/>
    <w:rsid w:val="001252F0"/>
    <w:rsid w:val="00125AB3"/>
    <w:rsid w:val="00126451"/>
    <w:rsid w:val="001268C3"/>
    <w:rsid w:val="001271E4"/>
    <w:rsid w:val="00127C98"/>
    <w:rsid w:val="00127FBB"/>
    <w:rsid w:val="001303A0"/>
    <w:rsid w:val="00130477"/>
    <w:rsid w:val="0013070E"/>
    <w:rsid w:val="0013086A"/>
    <w:rsid w:val="00130EA5"/>
    <w:rsid w:val="00130F54"/>
    <w:rsid w:val="00131173"/>
    <w:rsid w:val="001312EC"/>
    <w:rsid w:val="00131508"/>
    <w:rsid w:val="00131595"/>
    <w:rsid w:val="00131883"/>
    <w:rsid w:val="0013196E"/>
    <w:rsid w:val="00131D41"/>
    <w:rsid w:val="001322F6"/>
    <w:rsid w:val="00132377"/>
    <w:rsid w:val="00132502"/>
    <w:rsid w:val="001326D5"/>
    <w:rsid w:val="00132C99"/>
    <w:rsid w:val="00132F13"/>
    <w:rsid w:val="00133987"/>
    <w:rsid w:val="00133C09"/>
    <w:rsid w:val="001340E0"/>
    <w:rsid w:val="001343FF"/>
    <w:rsid w:val="00134438"/>
    <w:rsid w:val="0013457B"/>
    <w:rsid w:val="0013458A"/>
    <w:rsid w:val="0013472C"/>
    <w:rsid w:val="001347C9"/>
    <w:rsid w:val="00134813"/>
    <w:rsid w:val="0013527A"/>
    <w:rsid w:val="001356DE"/>
    <w:rsid w:val="00135786"/>
    <w:rsid w:val="001369E9"/>
    <w:rsid w:val="00136AB3"/>
    <w:rsid w:val="00136AF6"/>
    <w:rsid w:val="00136D38"/>
    <w:rsid w:val="00136E80"/>
    <w:rsid w:val="00137A8D"/>
    <w:rsid w:val="00140867"/>
    <w:rsid w:val="00140955"/>
    <w:rsid w:val="00140AF0"/>
    <w:rsid w:val="00140B63"/>
    <w:rsid w:val="00140F00"/>
    <w:rsid w:val="0014118E"/>
    <w:rsid w:val="00141253"/>
    <w:rsid w:val="00141562"/>
    <w:rsid w:val="00141784"/>
    <w:rsid w:val="00141868"/>
    <w:rsid w:val="00141A30"/>
    <w:rsid w:val="00141AAF"/>
    <w:rsid w:val="00142332"/>
    <w:rsid w:val="0014267A"/>
    <w:rsid w:val="0014283A"/>
    <w:rsid w:val="00142921"/>
    <w:rsid w:val="00142B0D"/>
    <w:rsid w:val="00142E41"/>
    <w:rsid w:val="00142E7D"/>
    <w:rsid w:val="0014306A"/>
    <w:rsid w:val="00143264"/>
    <w:rsid w:val="001432AC"/>
    <w:rsid w:val="00143321"/>
    <w:rsid w:val="00143796"/>
    <w:rsid w:val="00143B99"/>
    <w:rsid w:val="00143DEA"/>
    <w:rsid w:val="00143F4E"/>
    <w:rsid w:val="001440B2"/>
    <w:rsid w:val="0014415D"/>
    <w:rsid w:val="001441AF"/>
    <w:rsid w:val="001447F0"/>
    <w:rsid w:val="001448DB"/>
    <w:rsid w:val="001449B4"/>
    <w:rsid w:val="00145861"/>
    <w:rsid w:val="001460CB"/>
    <w:rsid w:val="001464D1"/>
    <w:rsid w:val="0014686C"/>
    <w:rsid w:val="00146C8A"/>
    <w:rsid w:val="00146D0E"/>
    <w:rsid w:val="00146DE4"/>
    <w:rsid w:val="00147938"/>
    <w:rsid w:val="00147A11"/>
    <w:rsid w:val="00147C29"/>
    <w:rsid w:val="001502F8"/>
    <w:rsid w:val="001504B5"/>
    <w:rsid w:val="00150AC0"/>
    <w:rsid w:val="00150C3A"/>
    <w:rsid w:val="00150C65"/>
    <w:rsid w:val="00150FA4"/>
    <w:rsid w:val="00151529"/>
    <w:rsid w:val="00151B46"/>
    <w:rsid w:val="00151B64"/>
    <w:rsid w:val="00151DEB"/>
    <w:rsid w:val="001521BC"/>
    <w:rsid w:val="001524B5"/>
    <w:rsid w:val="001534C6"/>
    <w:rsid w:val="001534D8"/>
    <w:rsid w:val="00153CE5"/>
    <w:rsid w:val="0015400F"/>
    <w:rsid w:val="001545AA"/>
    <w:rsid w:val="00154692"/>
    <w:rsid w:val="001548AA"/>
    <w:rsid w:val="00154A7C"/>
    <w:rsid w:val="00154BE9"/>
    <w:rsid w:val="00155193"/>
    <w:rsid w:val="00155457"/>
    <w:rsid w:val="00155563"/>
    <w:rsid w:val="00155F7E"/>
    <w:rsid w:val="0015639C"/>
    <w:rsid w:val="00156763"/>
    <w:rsid w:val="00156863"/>
    <w:rsid w:val="001568AA"/>
    <w:rsid w:val="00156A89"/>
    <w:rsid w:val="001573E1"/>
    <w:rsid w:val="0015798D"/>
    <w:rsid w:val="001579E7"/>
    <w:rsid w:val="00157D12"/>
    <w:rsid w:val="00157FA8"/>
    <w:rsid w:val="0016049F"/>
    <w:rsid w:val="00160890"/>
    <w:rsid w:val="00160A8F"/>
    <w:rsid w:val="00160C50"/>
    <w:rsid w:val="001611D9"/>
    <w:rsid w:val="00161696"/>
    <w:rsid w:val="001617D4"/>
    <w:rsid w:val="00161AF7"/>
    <w:rsid w:val="00161E14"/>
    <w:rsid w:val="001626B3"/>
    <w:rsid w:val="00162F2F"/>
    <w:rsid w:val="0016302F"/>
    <w:rsid w:val="001632A3"/>
    <w:rsid w:val="00164091"/>
    <w:rsid w:val="0016424E"/>
    <w:rsid w:val="00164E8C"/>
    <w:rsid w:val="00164F76"/>
    <w:rsid w:val="00165307"/>
    <w:rsid w:val="001655CC"/>
    <w:rsid w:val="00165824"/>
    <w:rsid w:val="00165A1F"/>
    <w:rsid w:val="00166237"/>
    <w:rsid w:val="00166481"/>
    <w:rsid w:val="00166637"/>
    <w:rsid w:val="00166E29"/>
    <w:rsid w:val="00166EE8"/>
    <w:rsid w:val="00167243"/>
    <w:rsid w:val="001672A5"/>
    <w:rsid w:val="00167894"/>
    <w:rsid w:val="00167899"/>
    <w:rsid w:val="00167A06"/>
    <w:rsid w:val="00167A44"/>
    <w:rsid w:val="00170332"/>
    <w:rsid w:val="0017089F"/>
    <w:rsid w:val="00170B95"/>
    <w:rsid w:val="0017118F"/>
    <w:rsid w:val="00171897"/>
    <w:rsid w:val="00171A7F"/>
    <w:rsid w:val="00171AA5"/>
    <w:rsid w:val="00171AD8"/>
    <w:rsid w:val="00172097"/>
    <w:rsid w:val="00172117"/>
    <w:rsid w:val="001726D9"/>
    <w:rsid w:val="001728F3"/>
    <w:rsid w:val="00172AC1"/>
    <w:rsid w:val="00172B18"/>
    <w:rsid w:val="00173275"/>
    <w:rsid w:val="00173326"/>
    <w:rsid w:val="00173616"/>
    <w:rsid w:val="001739CA"/>
    <w:rsid w:val="00173DE9"/>
    <w:rsid w:val="00173E22"/>
    <w:rsid w:val="00173FDE"/>
    <w:rsid w:val="00174020"/>
    <w:rsid w:val="00174136"/>
    <w:rsid w:val="00174913"/>
    <w:rsid w:val="0017493D"/>
    <w:rsid w:val="00174A6D"/>
    <w:rsid w:val="00174D3E"/>
    <w:rsid w:val="00174E3F"/>
    <w:rsid w:val="00175234"/>
    <w:rsid w:val="001752E0"/>
    <w:rsid w:val="001753E2"/>
    <w:rsid w:val="001753F8"/>
    <w:rsid w:val="00175477"/>
    <w:rsid w:val="00175830"/>
    <w:rsid w:val="00175A39"/>
    <w:rsid w:val="00175D95"/>
    <w:rsid w:val="00176075"/>
    <w:rsid w:val="00176218"/>
    <w:rsid w:val="00176445"/>
    <w:rsid w:val="001769EA"/>
    <w:rsid w:val="00176D20"/>
    <w:rsid w:val="001771C8"/>
    <w:rsid w:val="001775E2"/>
    <w:rsid w:val="00177634"/>
    <w:rsid w:val="00177820"/>
    <w:rsid w:val="00177D13"/>
    <w:rsid w:val="00177D2C"/>
    <w:rsid w:val="00177FDA"/>
    <w:rsid w:val="001800E5"/>
    <w:rsid w:val="00180652"/>
    <w:rsid w:val="001809E2"/>
    <w:rsid w:val="00180AFE"/>
    <w:rsid w:val="00181331"/>
    <w:rsid w:val="00181A57"/>
    <w:rsid w:val="00181C03"/>
    <w:rsid w:val="00181C8A"/>
    <w:rsid w:val="00181F4E"/>
    <w:rsid w:val="0018203B"/>
    <w:rsid w:val="0018261B"/>
    <w:rsid w:val="0018267B"/>
    <w:rsid w:val="00182AE0"/>
    <w:rsid w:val="00182F78"/>
    <w:rsid w:val="00183334"/>
    <w:rsid w:val="0018384D"/>
    <w:rsid w:val="00183F94"/>
    <w:rsid w:val="00183FDA"/>
    <w:rsid w:val="001840F1"/>
    <w:rsid w:val="00184221"/>
    <w:rsid w:val="00184E5F"/>
    <w:rsid w:val="001853EB"/>
    <w:rsid w:val="00185E23"/>
    <w:rsid w:val="0018606B"/>
    <w:rsid w:val="001862FE"/>
    <w:rsid w:val="00186ADB"/>
    <w:rsid w:val="00186D93"/>
    <w:rsid w:val="0018715E"/>
    <w:rsid w:val="0018732A"/>
    <w:rsid w:val="00187C62"/>
    <w:rsid w:val="00190601"/>
    <w:rsid w:val="00190637"/>
    <w:rsid w:val="0019089E"/>
    <w:rsid w:val="00190A14"/>
    <w:rsid w:val="00190B66"/>
    <w:rsid w:val="00190C56"/>
    <w:rsid w:val="00190CAB"/>
    <w:rsid w:val="0019114C"/>
    <w:rsid w:val="001915EB"/>
    <w:rsid w:val="001916A4"/>
    <w:rsid w:val="00191ED4"/>
    <w:rsid w:val="00192085"/>
    <w:rsid w:val="001922D3"/>
    <w:rsid w:val="00192575"/>
    <w:rsid w:val="0019274F"/>
    <w:rsid w:val="0019279F"/>
    <w:rsid w:val="00192800"/>
    <w:rsid w:val="00192956"/>
    <w:rsid w:val="00192BF8"/>
    <w:rsid w:val="001937D4"/>
    <w:rsid w:val="001939DD"/>
    <w:rsid w:val="00193CD7"/>
    <w:rsid w:val="00193FDA"/>
    <w:rsid w:val="0019408C"/>
    <w:rsid w:val="00194179"/>
    <w:rsid w:val="00194698"/>
    <w:rsid w:val="0019499B"/>
    <w:rsid w:val="00194BA8"/>
    <w:rsid w:val="00194BEB"/>
    <w:rsid w:val="00194BEE"/>
    <w:rsid w:val="00194CA0"/>
    <w:rsid w:val="00195000"/>
    <w:rsid w:val="00195445"/>
    <w:rsid w:val="00195AEE"/>
    <w:rsid w:val="001963CE"/>
    <w:rsid w:val="0019649D"/>
    <w:rsid w:val="001964C4"/>
    <w:rsid w:val="00196B94"/>
    <w:rsid w:val="00196BA3"/>
    <w:rsid w:val="00196D63"/>
    <w:rsid w:val="00196D94"/>
    <w:rsid w:val="00197044"/>
    <w:rsid w:val="001971F7"/>
    <w:rsid w:val="0019745A"/>
    <w:rsid w:val="00197632"/>
    <w:rsid w:val="00197661"/>
    <w:rsid w:val="00197D31"/>
    <w:rsid w:val="00197D77"/>
    <w:rsid w:val="001A012E"/>
    <w:rsid w:val="001A0305"/>
    <w:rsid w:val="001A0478"/>
    <w:rsid w:val="001A06A1"/>
    <w:rsid w:val="001A0A70"/>
    <w:rsid w:val="001A0B75"/>
    <w:rsid w:val="001A0CF1"/>
    <w:rsid w:val="001A113D"/>
    <w:rsid w:val="001A1514"/>
    <w:rsid w:val="001A1875"/>
    <w:rsid w:val="001A18A4"/>
    <w:rsid w:val="001A1E6F"/>
    <w:rsid w:val="001A24F0"/>
    <w:rsid w:val="001A2925"/>
    <w:rsid w:val="001A29CA"/>
    <w:rsid w:val="001A2B49"/>
    <w:rsid w:val="001A2D00"/>
    <w:rsid w:val="001A2EEC"/>
    <w:rsid w:val="001A3534"/>
    <w:rsid w:val="001A3589"/>
    <w:rsid w:val="001A3901"/>
    <w:rsid w:val="001A3D2C"/>
    <w:rsid w:val="001A3E2B"/>
    <w:rsid w:val="001A4337"/>
    <w:rsid w:val="001A4651"/>
    <w:rsid w:val="001A4A21"/>
    <w:rsid w:val="001A4D1E"/>
    <w:rsid w:val="001A4F6A"/>
    <w:rsid w:val="001A4FE7"/>
    <w:rsid w:val="001A57DD"/>
    <w:rsid w:val="001A5979"/>
    <w:rsid w:val="001A5A6A"/>
    <w:rsid w:val="001A5A7F"/>
    <w:rsid w:val="001A62B8"/>
    <w:rsid w:val="001A6784"/>
    <w:rsid w:val="001A6B9A"/>
    <w:rsid w:val="001A6BFA"/>
    <w:rsid w:val="001A7309"/>
    <w:rsid w:val="001A7914"/>
    <w:rsid w:val="001B0170"/>
    <w:rsid w:val="001B16D6"/>
    <w:rsid w:val="001B18C0"/>
    <w:rsid w:val="001B19C0"/>
    <w:rsid w:val="001B1F19"/>
    <w:rsid w:val="001B1FB5"/>
    <w:rsid w:val="001B1FDD"/>
    <w:rsid w:val="001B2083"/>
    <w:rsid w:val="001B22E7"/>
    <w:rsid w:val="001B2310"/>
    <w:rsid w:val="001B23E8"/>
    <w:rsid w:val="001B3576"/>
    <w:rsid w:val="001B3C66"/>
    <w:rsid w:val="001B3D58"/>
    <w:rsid w:val="001B3D8D"/>
    <w:rsid w:val="001B44F1"/>
    <w:rsid w:val="001B487E"/>
    <w:rsid w:val="001B4E44"/>
    <w:rsid w:val="001B4F35"/>
    <w:rsid w:val="001B50E7"/>
    <w:rsid w:val="001B526B"/>
    <w:rsid w:val="001B565C"/>
    <w:rsid w:val="001B57CF"/>
    <w:rsid w:val="001B5CC6"/>
    <w:rsid w:val="001B698F"/>
    <w:rsid w:val="001B6A25"/>
    <w:rsid w:val="001B6E90"/>
    <w:rsid w:val="001B7036"/>
    <w:rsid w:val="001B7529"/>
    <w:rsid w:val="001B768F"/>
    <w:rsid w:val="001B77EB"/>
    <w:rsid w:val="001B784F"/>
    <w:rsid w:val="001B7970"/>
    <w:rsid w:val="001B7CCC"/>
    <w:rsid w:val="001C04A9"/>
    <w:rsid w:val="001C072E"/>
    <w:rsid w:val="001C0F23"/>
    <w:rsid w:val="001C1345"/>
    <w:rsid w:val="001C16A9"/>
    <w:rsid w:val="001C17A1"/>
    <w:rsid w:val="001C2170"/>
    <w:rsid w:val="001C22EA"/>
    <w:rsid w:val="001C23F2"/>
    <w:rsid w:val="001C251D"/>
    <w:rsid w:val="001C26C5"/>
    <w:rsid w:val="001C2732"/>
    <w:rsid w:val="001C2F02"/>
    <w:rsid w:val="001C30E7"/>
    <w:rsid w:val="001C3261"/>
    <w:rsid w:val="001C345F"/>
    <w:rsid w:val="001C346C"/>
    <w:rsid w:val="001C348C"/>
    <w:rsid w:val="001C35F3"/>
    <w:rsid w:val="001C3615"/>
    <w:rsid w:val="001C37C6"/>
    <w:rsid w:val="001C390F"/>
    <w:rsid w:val="001C3BAC"/>
    <w:rsid w:val="001C3EFE"/>
    <w:rsid w:val="001C40E7"/>
    <w:rsid w:val="001C45E5"/>
    <w:rsid w:val="001C45F3"/>
    <w:rsid w:val="001C4624"/>
    <w:rsid w:val="001C4757"/>
    <w:rsid w:val="001C49A9"/>
    <w:rsid w:val="001C4ACA"/>
    <w:rsid w:val="001C4B57"/>
    <w:rsid w:val="001C4DB2"/>
    <w:rsid w:val="001C4DF3"/>
    <w:rsid w:val="001C4F1B"/>
    <w:rsid w:val="001C4F96"/>
    <w:rsid w:val="001C5B09"/>
    <w:rsid w:val="001C5E48"/>
    <w:rsid w:val="001C5F4C"/>
    <w:rsid w:val="001C62B2"/>
    <w:rsid w:val="001C6436"/>
    <w:rsid w:val="001C68E5"/>
    <w:rsid w:val="001C694D"/>
    <w:rsid w:val="001C6BA8"/>
    <w:rsid w:val="001C7523"/>
    <w:rsid w:val="001C7790"/>
    <w:rsid w:val="001C7874"/>
    <w:rsid w:val="001C7BF7"/>
    <w:rsid w:val="001C7C81"/>
    <w:rsid w:val="001D0626"/>
    <w:rsid w:val="001D0761"/>
    <w:rsid w:val="001D10DD"/>
    <w:rsid w:val="001D133D"/>
    <w:rsid w:val="001D19BB"/>
    <w:rsid w:val="001D1A2D"/>
    <w:rsid w:val="001D1E67"/>
    <w:rsid w:val="001D2006"/>
    <w:rsid w:val="001D20F9"/>
    <w:rsid w:val="001D22E0"/>
    <w:rsid w:val="001D247F"/>
    <w:rsid w:val="001D289A"/>
    <w:rsid w:val="001D2C80"/>
    <w:rsid w:val="001D368A"/>
    <w:rsid w:val="001D37CA"/>
    <w:rsid w:val="001D37D6"/>
    <w:rsid w:val="001D4A18"/>
    <w:rsid w:val="001D5292"/>
    <w:rsid w:val="001D52AC"/>
    <w:rsid w:val="001D540E"/>
    <w:rsid w:val="001D57E0"/>
    <w:rsid w:val="001D5DDB"/>
    <w:rsid w:val="001D6C76"/>
    <w:rsid w:val="001D6E18"/>
    <w:rsid w:val="001D6F08"/>
    <w:rsid w:val="001D7464"/>
    <w:rsid w:val="001D7674"/>
    <w:rsid w:val="001D7897"/>
    <w:rsid w:val="001D7B3D"/>
    <w:rsid w:val="001D7BB1"/>
    <w:rsid w:val="001E03BD"/>
    <w:rsid w:val="001E05C2"/>
    <w:rsid w:val="001E0A1D"/>
    <w:rsid w:val="001E0AC7"/>
    <w:rsid w:val="001E0C5B"/>
    <w:rsid w:val="001E0D53"/>
    <w:rsid w:val="001E0F8E"/>
    <w:rsid w:val="001E1047"/>
    <w:rsid w:val="001E1567"/>
    <w:rsid w:val="001E15C7"/>
    <w:rsid w:val="001E1B07"/>
    <w:rsid w:val="001E2046"/>
    <w:rsid w:val="001E20E6"/>
    <w:rsid w:val="001E2484"/>
    <w:rsid w:val="001E2606"/>
    <w:rsid w:val="001E272B"/>
    <w:rsid w:val="001E2EB5"/>
    <w:rsid w:val="001E2F79"/>
    <w:rsid w:val="001E3190"/>
    <w:rsid w:val="001E3397"/>
    <w:rsid w:val="001E3647"/>
    <w:rsid w:val="001E391A"/>
    <w:rsid w:val="001E3B2E"/>
    <w:rsid w:val="001E3D59"/>
    <w:rsid w:val="001E3DB5"/>
    <w:rsid w:val="001E3E3D"/>
    <w:rsid w:val="001E3F50"/>
    <w:rsid w:val="001E43B7"/>
    <w:rsid w:val="001E43DD"/>
    <w:rsid w:val="001E48E2"/>
    <w:rsid w:val="001E4BBF"/>
    <w:rsid w:val="001E4F66"/>
    <w:rsid w:val="001E521F"/>
    <w:rsid w:val="001E55FD"/>
    <w:rsid w:val="001E58C3"/>
    <w:rsid w:val="001E5980"/>
    <w:rsid w:val="001E5F88"/>
    <w:rsid w:val="001E633A"/>
    <w:rsid w:val="001E69D7"/>
    <w:rsid w:val="001E6A2F"/>
    <w:rsid w:val="001E6B24"/>
    <w:rsid w:val="001E6E39"/>
    <w:rsid w:val="001E7458"/>
    <w:rsid w:val="001E76C9"/>
    <w:rsid w:val="001E79A0"/>
    <w:rsid w:val="001E7E46"/>
    <w:rsid w:val="001E7E81"/>
    <w:rsid w:val="001E7F2F"/>
    <w:rsid w:val="001F044B"/>
    <w:rsid w:val="001F06AE"/>
    <w:rsid w:val="001F0761"/>
    <w:rsid w:val="001F0BD1"/>
    <w:rsid w:val="001F124F"/>
    <w:rsid w:val="001F1632"/>
    <w:rsid w:val="001F1738"/>
    <w:rsid w:val="001F1BC4"/>
    <w:rsid w:val="001F1E29"/>
    <w:rsid w:val="001F2232"/>
    <w:rsid w:val="001F25AD"/>
    <w:rsid w:val="001F282A"/>
    <w:rsid w:val="001F2A2B"/>
    <w:rsid w:val="001F2D62"/>
    <w:rsid w:val="001F2F2F"/>
    <w:rsid w:val="001F31E8"/>
    <w:rsid w:val="001F33AC"/>
    <w:rsid w:val="001F3AB1"/>
    <w:rsid w:val="001F3C7A"/>
    <w:rsid w:val="001F3D76"/>
    <w:rsid w:val="001F3E96"/>
    <w:rsid w:val="001F3FDD"/>
    <w:rsid w:val="001F41C6"/>
    <w:rsid w:val="001F47D0"/>
    <w:rsid w:val="001F4A13"/>
    <w:rsid w:val="001F4A72"/>
    <w:rsid w:val="001F4AF6"/>
    <w:rsid w:val="001F514B"/>
    <w:rsid w:val="001F53E7"/>
    <w:rsid w:val="001F55B3"/>
    <w:rsid w:val="001F5BE3"/>
    <w:rsid w:val="001F5F0A"/>
    <w:rsid w:val="001F618F"/>
    <w:rsid w:val="001F6834"/>
    <w:rsid w:val="001F6DEB"/>
    <w:rsid w:val="001F73A1"/>
    <w:rsid w:val="001F7630"/>
    <w:rsid w:val="001F76E9"/>
    <w:rsid w:val="001F77E9"/>
    <w:rsid w:val="001F7B58"/>
    <w:rsid w:val="001F7F43"/>
    <w:rsid w:val="00200888"/>
    <w:rsid w:val="00200B5F"/>
    <w:rsid w:val="00200CB7"/>
    <w:rsid w:val="002011A9"/>
    <w:rsid w:val="0020128B"/>
    <w:rsid w:val="00201867"/>
    <w:rsid w:val="002026C4"/>
    <w:rsid w:val="00202965"/>
    <w:rsid w:val="00202B5A"/>
    <w:rsid w:val="00203052"/>
    <w:rsid w:val="0020313B"/>
    <w:rsid w:val="00203993"/>
    <w:rsid w:val="00203F98"/>
    <w:rsid w:val="002041A4"/>
    <w:rsid w:val="0020489F"/>
    <w:rsid w:val="002051D1"/>
    <w:rsid w:val="002052D8"/>
    <w:rsid w:val="00205728"/>
    <w:rsid w:val="00205A97"/>
    <w:rsid w:val="00205B6B"/>
    <w:rsid w:val="00205EFC"/>
    <w:rsid w:val="00206216"/>
    <w:rsid w:val="002067C7"/>
    <w:rsid w:val="00206833"/>
    <w:rsid w:val="00206ABF"/>
    <w:rsid w:val="00206DBB"/>
    <w:rsid w:val="00207371"/>
    <w:rsid w:val="00207976"/>
    <w:rsid w:val="00207984"/>
    <w:rsid w:val="00207A8F"/>
    <w:rsid w:val="0021056B"/>
    <w:rsid w:val="0021091D"/>
    <w:rsid w:val="00210C5A"/>
    <w:rsid w:val="00210FA8"/>
    <w:rsid w:val="0021218F"/>
    <w:rsid w:val="002124A0"/>
    <w:rsid w:val="002129FF"/>
    <w:rsid w:val="00212A26"/>
    <w:rsid w:val="00212CB6"/>
    <w:rsid w:val="00213061"/>
    <w:rsid w:val="0021369B"/>
    <w:rsid w:val="0021390A"/>
    <w:rsid w:val="00213AF5"/>
    <w:rsid w:val="002140DB"/>
    <w:rsid w:val="00214400"/>
    <w:rsid w:val="00214718"/>
    <w:rsid w:val="00214B94"/>
    <w:rsid w:val="00214C0B"/>
    <w:rsid w:val="00214E91"/>
    <w:rsid w:val="00214ED5"/>
    <w:rsid w:val="00215114"/>
    <w:rsid w:val="00215476"/>
    <w:rsid w:val="002158FF"/>
    <w:rsid w:val="00215A46"/>
    <w:rsid w:val="00215FF0"/>
    <w:rsid w:val="002160E5"/>
    <w:rsid w:val="00216104"/>
    <w:rsid w:val="002164A1"/>
    <w:rsid w:val="00216D96"/>
    <w:rsid w:val="00217012"/>
    <w:rsid w:val="00217617"/>
    <w:rsid w:val="00217828"/>
    <w:rsid w:val="002178F1"/>
    <w:rsid w:val="00217A2A"/>
    <w:rsid w:val="00217FF5"/>
    <w:rsid w:val="00220415"/>
    <w:rsid w:val="0022088F"/>
    <w:rsid w:val="00220C91"/>
    <w:rsid w:val="00220E8C"/>
    <w:rsid w:val="00221954"/>
    <w:rsid w:val="00221A20"/>
    <w:rsid w:val="00221AAC"/>
    <w:rsid w:val="00221FCF"/>
    <w:rsid w:val="0022209D"/>
    <w:rsid w:val="00222284"/>
    <w:rsid w:val="0022230F"/>
    <w:rsid w:val="002226B3"/>
    <w:rsid w:val="00222B1C"/>
    <w:rsid w:val="00223206"/>
    <w:rsid w:val="00223863"/>
    <w:rsid w:val="00223912"/>
    <w:rsid w:val="00224050"/>
    <w:rsid w:val="002246CD"/>
    <w:rsid w:val="0022472C"/>
    <w:rsid w:val="00224A33"/>
    <w:rsid w:val="00224C5F"/>
    <w:rsid w:val="00224C81"/>
    <w:rsid w:val="00225112"/>
    <w:rsid w:val="00225132"/>
    <w:rsid w:val="00225350"/>
    <w:rsid w:val="00225574"/>
    <w:rsid w:val="00225713"/>
    <w:rsid w:val="002259B6"/>
    <w:rsid w:val="00225B9A"/>
    <w:rsid w:val="00225D56"/>
    <w:rsid w:val="002264C9"/>
    <w:rsid w:val="00226586"/>
    <w:rsid w:val="00226DB4"/>
    <w:rsid w:val="00227015"/>
    <w:rsid w:val="002270BD"/>
    <w:rsid w:val="0022722B"/>
    <w:rsid w:val="00227DC5"/>
    <w:rsid w:val="002306E1"/>
    <w:rsid w:val="00230785"/>
    <w:rsid w:val="00230803"/>
    <w:rsid w:val="00230BBB"/>
    <w:rsid w:val="00230DFF"/>
    <w:rsid w:val="002313B8"/>
    <w:rsid w:val="0023174D"/>
    <w:rsid w:val="00231873"/>
    <w:rsid w:val="002328EA"/>
    <w:rsid w:val="00232BAC"/>
    <w:rsid w:val="00232C37"/>
    <w:rsid w:val="00232DE4"/>
    <w:rsid w:val="00232FE1"/>
    <w:rsid w:val="00233169"/>
    <w:rsid w:val="002332E6"/>
    <w:rsid w:val="00233622"/>
    <w:rsid w:val="00233B50"/>
    <w:rsid w:val="0023439E"/>
    <w:rsid w:val="0023453E"/>
    <w:rsid w:val="002345B0"/>
    <w:rsid w:val="002345F1"/>
    <w:rsid w:val="002347B7"/>
    <w:rsid w:val="002349ED"/>
    <w:rsid w:val="00234CF5"/>
    <w:rsid w:val="00234F96"/>
    <w:rsid w:val="00234FC8"/>
    <w:rsid w:val="0023535C"/>
    <w:rsid w:val="00235678"/>
    <w:rsid w:val="002357EC"/>
    <w:rsid w:val="00235F2B"/>
    <w:rsid w:val="002360D0"/>
    <w:rsid w:val="002363DF"/>
    <w:rsid w:val="0023652E"/>
    <w:rsid w:val="00236689"/>
    <w:rsid w:val="00236893"/>
    <w:rsid w:val="00236A8C"/>
    <w:rsid w:val="00236CBD"/>
    <w:rsid w:val="002372B3"/>
    <w:rsid w:val="00237591"/>
    <w:rsid w:val="002376F8"/>
    <w:rsid w:val="00237787"/>
    <w:rsid w:val="002400FB"/>
    <w:rsid w:val="0024017B"/>
    <w:rsid w:val="002402BE"/>
    <w:rsid w:val="0024060E"/>
    <w:rsid w:val="00240A10"/>
    <w:rsid w:val="00240AFC"/>
    <w:rsid w:val="00240B0B"/>
    <w:rsid w:val="00240BAC"/>
    <w:rsid w:val="00241079"/>
    <w:rsid w:val="00241286"/>
    <w:rsid w:val="0024172F"/>
    <w:rsid w:val="00241A1C"/>
    <w:rsid w:val="00241E46"/>
    <w:rsid w:val="00241FD6"/>
    <w:rsid w:val="00242140"/>
    <w:rsid w:val="00242302"/>
    <w:rsid w:val="0024288C"/>
    <w:rsid w:val="00242B6A"/>
    <w:rsid w:val="00242C2D"/>
    <w:rsid w:val="00242D1E"/>
    <w:rsid w:val="0024325B"/>
    <w:rsid w:val="002438C1"/>
    <w:rsid w:val="00243AD6"/>
    <w:rsid w:val="0024413B"/>
    <w:rsid w:val="00244470"/>
    <w:rsid w:val="002447DD"/>
    <w:rsid w:val="00244CA0"/>
    <w:rsid w:val="00244E73"/>
    <w:rsid w:val="00244EB3"/>
    <w:rsid w:val="0024516E"/>
    <w:rsid w:val="002451CC"/>
    <w:rsid w:val="0024575C"/>
    <w:rsid w:val="00245DE7"/>
    <w:rsid w:val="00245EDE"/>
    <w:rsid w:val="00245FEA"/>
    <w:rsid w:val="002460F6"/>
    <w:rsid w:val="00246140"/>
    <w:rsid w:val="002468A1"/>
    <w:rsid w:val="00246904"/>
    <w:rsid w:val="0024696E"/>
    <w:rsid w:val="00246BF3"/>
    <w:rsid w:val="00246C80"/>
    <w:rsid w:val="00247C2C"/>
    <w:rsid w:val="00247CD3"/>
    <w:rsid w:val="00247DBA"/>
    <w:rsid w:val="00247DCC"/>
    <w:rsid w:val="0025038F"/>
    <w:rsid w:val="00250B92"/>
    <w:rsid w:val="00250D3F"/>
    <w:rsid w:val="00251263"/>
    <w:rsid w:val="0025192D"/>
    <w:rsid w:val="00251C69"/>
    <w:rsid w:val="00252678"/>
    <w:rsid w:val="002527D8"/>
    <w:rsid w:val="00253524"/>
    <w:rsid w:val="002535BD"/>
    <w:rsid w:val="0025366E"/>
    <w:rsid w:val="00253719"/>
    <w:rsid w:val="0025377F"/>
    <w:rsid w:val="00253C98"/>
    <w:rsid w:val="00253EA7"/>
    <w:rsid w:val="00253F9A"/>
    <w:rsid w:val="00254A0B"/>
    <w:rsid w:val="00254CB6"/>
    <w:rsid w:val="00255485"/>
    <w:rsid w:val="002559C9"/>
    <w:rsid w:val="00255C6A"/>
    <w:rsid w:val="00255D32"/>
    <w:rsid w:val="00255D66"/>
    <w:rsid w:val="00255EE7"/>
    <w:rsid w:val="00256A31"/>
    <w:rsid w:val="00256AE7"/>
    <w:rsid w:val="00256FF8"/>
    <w:rsid w:val="0025701B"/>
    <w:rsid w:val="00257040"/>
    <w:rsid w:val="002572EF"/>
    <w:rsid w:val="00257471"/>
    <w:rsid w:val="00257558"/>
    <w:rsid w:val="0025773D"/>
    <w:rsid w:val="00257761"/>
    <w:rsid w:val="00257AD0"/>
    <w:rsid w:val="00257F2C"/>
    <w:rsid w:val="0026031B"/>
    <w:rsid w:val="00260950"/>
    <w:rsid w:val="00260C52"/>
    <w:rsid w:val="00260F08"/>
    <w:rsid w:val="002612B9"/>
    <w:rsid w:val="002613B5"/>
    <w:rsid w:val="00261536"/>
    <w:rsid w:val="00261633"/>
    <w:rsid w:val="002616DE"/>
    <w:rsid w:val="00261996"/>
    <w:rsid w:val="00261A86"/>
    <w:rsid w:val="002620E8"/>
    <w:rsid w:val="0026217F"/>
    <w:rsid w:val="0026378C"/>
    <w:rsid w:val="00263B3B"/>
    <w:rsid w:val="00263C5A"/>
    <w:rsid w:val="00263E0B"/>
    <w:rsid w:val="00263FE2"/>
    <w:rsid w:val="00264447"/>
    <w:rsid w:val="00264D72"/>
    <w:rsid w:val="00265155"/>
    <w:rsid w:val="00265286"/>
    <w:rsid w:val="002652D1"/>
    <w:rsid w:val="002652FB"/>
    <w:rsid w:val="00265496"/>
    <w:rsid w:val="00265550"/>
    <w:rsid w:val="002657F4"/>
    <w:rsid w:val="002658FF"/>
    <w:rsid w:val="00265F31"/>
    <w:rsid w:val="00265FA5"/>
    <w:rsid w:val="00266286"/>
    <w:rsid w:val="0026631A"/>
    <w:rsid w:val="002665E6"/>
    <w:rsid w:val="00266F63"/>
    <w:rsid w:val="002670FE"/>
    <w:rsid w:val="0026711F"/>
    <w:rsid w:val="002672AF"/>
    <w:rsid w:val="00267680"/>
    <w:rsid w:val="002678B7"/>
    <w:rsid w:val="00267A40"/>
    <w:rsid w:val="00267DE3"/>
    <w:rsid w:val="00267E36"/>
    <w:rsid w:val="00270919"/>
    <w:rsid w:val="00270A6E"/>
    <w:rsid w:val="00271047"/>
    <w:rsid w:val="002715AA"/>
    <w:rsid w:val="00271647"/>
    <w:rsid w:val="00271702"/>
    <w:rsid w:val="0027185B"/>
    <w:rsid w:val="00271BFC"/>
    <w:rsid w:val="00271C55"/>
    <w:rsid w:val="0027210F"/>
    <w:rsid w:val="0027223B"/>
    <w:rsid w:val="002723DE"/>
    <w:rsid w:val="002724B2"/>
    <w:rsid w:val="00272D3C"/>
    <w:rsid w:val="0027309E"/>
    <w:rsid w:val="002733C8"/>
    <w:rsid w:val="002737B8"/>
    <w:rsid w:val="00273F3C"/>
    <w:rsid w:val="0027432D"/>
    <w:rsid w:val="00274ADB"/>
    <w:rsid w:val="00274D59"/>
    <w:rsid w:val="00274D6F"/>
    <w:rsid w:val="0027513B"/>
    <w:rsid w:val="002751BD"/>
    <w:rsid w:val="00275235"/>
    <w:rsid w:val="0027577C"/>
    <w:rsid w:val="0027585F"/>
    <w:rsid w:val="00275976"/>
    <w:rsid w:val="00275C36"/>
    <w:rsid w:val="00275DCD"/>
    <w:rsid w:val="00275E1F"/>
    <w:rsid w:val="00276057"/>
    <w:rsid w:val="00276177"/>
    <w:rsid w:val="002764BA"/>
    <w:rsid w:val="00276898"/>
    <w:rsid w:val="00276A43"/>
    <w:rsid w:val="00276B9A"/>
    <w:rsid w:val="00276CE3"/>
    <w:rsid w:val="00276D14"/>
    <w:rsid w:val="00276F33"/>
    <w:rsid w:val="0027774F"/>
    <w:rsid w:val="0027799C"/>
    <w:rsid w:val="00280740"/>
    <w:rsid w:val="00281155"/>
    <w:rsid w:val="002812E9"/>
    <w:rsid w:val="00281345"/>
    <w:rsid w:val="0028143A"/>
    <w:rsid w:val="00281AFD"/>
    <w:rsid w:val="00281C26"/>
    <w:rsid w:val="00281FFB"/>
    <w:rsid w:val="002823D6"/>
    <w:rsid w:val="0028293A"/>
    <w:rsid w:val="00282A28"/>
    <w:rsid w:val="00282F69"/>
    <w:rsid w:val="00283169"/>
    <w:rsid w:val="00283365"/>
    <w:rsid w:val="002833AF"/>
    <w:rsid w:val="00283AEF"/>
    <w:rsid w:val="00283C76"/>
    <w:rsid w:val="00284666"/>
    <w:rsid w:val="00284829"/>
    <w:rsid w:val="00284D1D"/>
    <w:rsid w:val="0028509A"/>
    <w:rsid w:val="002855B3"/>
    <w:rsid w:val="002859BC"/>
    <w:rsid w:val="00285AB5"/>
    <w:rsid w:val="00285B41"/>
    <w:rsid w:val="00285CB9"/>
    <w:rsid w:val="002861C6"/>
    <w:rsid w:val="002868B3"/>
    <w:rsid w:val="00286A99"/>
    <w:rsid w:val="00286AB1"/>
    <w:rsid w:val="00286B08"/>
    <w:rsid w:val="00286BA0"/>
    <w:rsid w:val="00286E7E"/>
    <w:rsid w:val="002870EA"/>
    <w:rsid w:val="0028728E"/>
    <w:rsid w:val="00287303"/>
    <w:rsid w:val="00287963"/>
    <w:rsid w:val="00287AE1"/>
    <w:rsid w:val="00287C5D"/>
    <w:rsid w:val="00287D02"/>
    <w:rsid w:val="00287EEF"/>
    <w:rsid w:val="00290210"/>
    <w:rsid w:val="00290370"/>
    <w:rsid w:val="00290631"/>
    <w:rsid w:val="002906B8"/>
    <w:rsid w:val="0029097B"/>
    <w:rsid w:val="00290DB2"/>
    <w:rsid w:val="00290DBD"/>
    <w:rsid w:val="00290E28"/>
    <w:rsid w:val="00290EC0"/>
    <w:rsid w:val="002918A6"/>
    <w:rsid w:val="00291A55"/>
    <w:rsid w:val="00291BFB"/>
    <w:rsid w:val="00291D8E"/>
    <w:rsid w:val="0029200B"/>
    <w:rsid w:val="00292626"/>
    <w:rsid w:val="002928BC"/>
    <w:rsid w:val="00292CEC"/>
    <w:rsid w:val="002933F2"/>
    <w:rsid w:val="0029396B"/>
    <w:rsid w:val="00293E16"/>
    <w:rsid w:val="00294109"/>
    <w:rsid w:val="00294862"/>
    <w:rsid w:val="0029495D"/>
    <w:rsid w:val="00294A67"/>
    <w:rsid w:val="00294CC7"/>
    <w:rsid w:val="00294D20"/>
    <w:rsid w:val="00294DDC"/>
    <w:rsid w:val="0029512A"/>
    <w:rsid w:val="00295311"/>
    <w:rsid w:val="002959B0"/>
    <w:rsid w:val="00295AC0"/>
    <w:rsid w:val="00296273"/>
    <w:rsid w:val="00296338"/>
    <w:rsid w:val="0029637C"/>
    <w:rsid w:val="00296430"/>
    <w:rsid w:val="00296EB3"/>
    <w:rsid w:val="0029752C"/>
    <w:rsid w:val="002977CE"/>
    <w:rsid w:val="00297FC1"/>
    <w:rsid w:val="002A0892"/>
    <w:rsid w:val="002A095D"/>
    <w:rsid w:val="002A0A5C"/>
    <w:rsid w:val="002A0E3D"/>
    <w:rsid w:val="002A0E84"/>
    <w:rsid w:val="002A11EB"/>
    <w:rsid w:val="002A12F0"/>
    <w:rsid w:val="002A16B2"/>
    <w:rsid w:val="002A17A6"/>
    <w:rsid w:val="002A1838"/>
    <w:rsid w:val="002A1A60"/>
    <w:rsid w:val="002A1C2D"/>
    <w:rsid w:val="002A1CD0"/>
    <w:rsid w:val="002A1E0D"/>
    <w:rsid w:val="002A1F1F"/>
    <w:rsid w:val="002A268A"/>
    <w:rsid w:val="002A275D"/>
    <w:rsid w:val="002A2805"/>
    <w:rsid w:val="002A2AC2"/>
    <w:rsid w:val="002A2AD9"/>
    <w:rsid w:val="002A2B21"/>
    <w:rsid w:val="002A3105"/>
    <w:rsid w:val="002A32B3"/>
    <w:rsid w:val="002A3356"/>
    <w:rsid w:val="002A34C9"/>
    <w:rsid w:val="002A3ABB"/>
    <w:rsid w:val="002A3DE5"/>
    <w:rsid w:val="002A446A"/>
    <w:rsid w:val="002A45B2"/>
    <w:rsid w:val="002A461D"/>
    <w:rsid w:val="002A47B6"/>
    <w:rsid w:val="002A49DA"/>
    <w:rsid w:val="002A4E68"/>
    <w:rsid w:val="002A4E9E"/>
    <w:rsid w:val="002A558F"/>
    <w:rsid w:val="002A618A"/>
    <w:rsid w:val="002A65D7"/>
    <w:rsid w:val="002A6634"/>
    <w:rsid w:val="002A6D54"/>
    <w:rsid w:val="002A6E60"/>
    <w:rsid w:val="002A739B"/>
    <w:rsid w:val="002A7449"/>
    <w:rsid w:val="002B03EB"/>
    <w:rsid w:val="002B056A"/>
    <w:rsid w:val="002B0634"/>
    <w:rsid w:val="002B0AE6"/>
    <w:rsid w:val="002B102F"/>
    <w:rsid w:val="002B1097"/>
    <w:rsid w:val="002B151C"/>
    <w:rsid w:val="002B1548"/>
    <w:rsid w:val="002B15C6"/>
    <w:rsid w:val="002B15E0"/>
    <w:rsid w:val="002B1BB2"/>
    <w:rsid w:val="002B1E19"/>
    <w:rsid w:val="002B21C0"/>
    <w:rsid w:val="002B27A5"/>
    <w:rsid w:val="002B2988"/>
    <w:rsid w:val="002B2C07"/>
    <w:rsid w:val="002B2C6C"/>
    <w:rsid w:val="002B2CAC"/>
    <w:rsid w:val="002B305C"/>
    <w:rsid w:val="002B314D"/>
    <w:rsid w:val="002B3AEF"/>
    <w:rsid w:val="002B423C"/>
    <w:rsid w:val="002B42DF"/>
    <w:rsid w:val="002B5366"/>
    <w:rsid w:val="002B5737"/>
    <w:rsid w:val="002B583C"/>
    <w:rsid w:val="002B5A46"/>
    <w:rsid w:val="002B5ADA"/>
    <w:rsid w:val="002B5D69"/>
    <w:rsid w:val="002B62EF"/>
    <w:rsid w:val="002B6674"/>
    <w:rsid w:val="002B6E44"/>
    <w:rsid w:val="002B7281"/>
    <w:rsid w:val="002B7AB3"/>
    <w:rsid w:val="002B7F74"/>
    <w:rsid w:val="002C068A"/>
    <w:rsid w:val="002C07DA"/>
    <w:rsid w:val="002C0980"/>
    <w:rsid w:val="002C0A3C"/>
    <w:rsid w:val="002C0B28"/>
    <w:rsid w:val="002C0BB1"/>
    <w:rsid w:val="002C13CA"/>
    <w:rsid w:val="002C153B"/>
    <w:rsid w:val="002C1ED6"/>
    <w:rsid w:val="002C252B"/>
    <w:rsid w:val="002C2950"/>
    <w:rsid w:val="002C297D"/>
    <w:rsid w:val="002C2B89"/>
    <w:rsid w:val="002C2E4B"/>
    <w:rsid w:val="002C321D"/>
    <w:rsid w:val="002C329B"/>
    <w:rsid w:val="002C3391"/>
    <w:rsid w:val="002C33CC"/>
    <w:rsid w:val="002C368E"/>
    <w:rsid w:val="002C39A1"/>
    <w:rsid w:val="002C3A61"/>
    <w:rsid w:val="002C3C6B"/>
    <w:rsid w:val="002C3C8E"/>
    <w:rsid w:val="002C3E88"/>
    <w:rsid w:val="002C3FD5"/>
    <w:rsid w:val="002C4345"/>
    <w:rsid w:val="002C4504"/>
    <w:rsid w:val="002C47B2"/>
    <w:rsid w:val="002C48BB"/>
    <w:rsid w:val="002C4C23"/>
    <w:rsid w:val="002C4C49"/>
    <w:rsid w:val="002C4F64"/>
    <w:rsid w:val="002C5081"/>
    <w:rsid w:val="002C5B6F"/>
    <w:rsid w:val="002C5C96"/>
    <w:rsid w:val="002C6260"/>
    <w:rsid w:val="002C662D"/>
    <w:rsid w:val="002C6751"/>
    <w:rsid w:val="002C682E"/>
    <w:rsid w:val="002C6A13"/>
    <w:rsid w:val="002C72B6"/>
    <w:rsid w:val="002C7827"/>
    <w:rsid w:val="002C7899"/>
    <w:rsid w:val="002C7942"/>
    <w:rsid w:val="002C7D98"/>
    <w:rsid w:val="002C7DEE"/>
    <w:rsid w:val="002C7DF8"/>
    <w:rsid w:val="002D0014"/>
    <w:rsid w:val="002D148F"/>
    <w:rsid w:val="002D15DF"/>
    <w:rsid w:val="002D16E6"/>
    <w:rsid w:val="002D18AC"/>
    <w:rsid w:val="002D19A4"/>
    <w:rsid w:val="002D206C"/>
    <w:rsid w:val="002D231E"/>
    <w:rsid w:val="002D2523"/>
    <w:rsid w:val="002D25A9"/>
    <w:rsid w:val="002D2A1A"/>
    <w:rsid w:val="002D2BE1"/>
    <w:rsid w:val="002D2C40"/>
    <w:rsid w:val="002D319C"/>
    <w:rsid w:val="002D319E"/>
    <w:rsid w:val="002D34F5"/>
    <w:rsid w:val="002D3909"/>
    <w:rsid w:val="002D4725"/>
    <w:rsid w:val="002D4D17"/>
    <w:rsid w:val="002D4F09"/>
    <w:rsid w:val="002D5156"/>
    <w:rsid w:val="002D5631"/>
    <w:rsid w:val="002D5C6E"/>
    <w:rsid w:val="002D5CFB"/>
    <w:rsid w:val="002D60D6"/>
    <w:rsid w:val="002D6123"/>
    <w:rsid w:val="002D639A"/>
    <w:rsid w:val="002D6B2C"/>
    <w:rsid w:val="002D6BC1"/>
    <w:rsid w:val="002D6D1E"/>
    <w:rsid w:val="002D6E95"/>
    <w:rsid w:val="002D7224"/>
    <w:rsid w:val="002D7812"/>
    <w:rsid w:val="002D7E92"/>
    <w:rsid w:val="002E00FB"/>
    <w:rsid w:val="002E0180"/>
    <w:rsid w:val="002E02C8"/>
    <w:rsid w:val="002E04D9"/>
    <w:rsid w:val="002E08C2"/>
    <w:rsid w:val="002E0A97"/>
    <w:rsid w:val="002E107A"/>
    <w:rsid w:val="002E10C8"/>
    <w:rsid w:val="002E16D8"/>
    <w:rsid w:val="002E188A"/>
    <w:rsid w:val="002E21CC"/>
    <w:rsid w:val="002E21CE"/>
    <w:rsid w:val="002E238C"/>
    <w:rsid w:val="002E2474"/>
    <w:rsid w:val="002E28FA"/>
    <w:rsid w:val="002E31C3"/>
    <w:rsid w:val="002E3276"/>
    <w:rsid w:val="002E38A7"/>
    <w:rsid w:val="002E39E0"/>
    <w:rsid w:val="002E3AF5"/>
    <w:rsid w:val="002E43C8"/>
    <w:rsid w:val="002E46C6"/>
    <w:rsid w:val="002E4BE4"/>
    <w:rsid w:val="002E4E80"/>
    <w:rsid w:val="002E57B4"/>
    <w:rsid w:val="002E5B5D"/>
    <w:rsid w:val="002E5BDF"/>
    <w:rsid w:val="002E6061"/>
    <w:rsid w:val="002E61BD"/>
    <w:rsid w:val="002E6281"/>
    <w:rsid w:val="002E6EF5"/>
    <w:rsid w:val="002E72C4"/>
    <w:rsid w:val="002E7316"/>
    <w:rsid w:val="002E7BDC"/>
    <w:rsid w:val="002E7CE1"/>
    <w:rsid w:val="002E7FB7"/>
    <w:rsid w:val="002F002D"/>
    <w:rsid w:val="002F01A5"/>
    <w:rsid w:val="002F02AA"/>
    <w:rsid w:val="002F0438"/>
    <w:rsid w:val="002F0771"/>
    <w:rsid w:val="002F0915"/>
    <w:rsid w:val="002F0922"/>
    <w:rsid w:val="002F0B39"/>
    <w:rsid w:val="002F0F3C"/>
    <w:rsid w:val="002F1672"/>
    <w:rsid w:val="002F1736"/>
    <w:rsid w:val="002F17E7"/>
    <w:rsid w:val="002F18D3"/>
    <w:rsid w:val="002F1C04"/>
    <w:rsid w:val="002F1C60"/>
    <w:rsid w:val="002F236B"/>
    <w:rsid w:val="002F23B7"/>
    <w:rsid w:val="002F2811"/>
    <w:rsid w:val="002F2F1F"/>
    <w:rsid w:val="002F31DB"/>
    <w:rsid w:val="002F3314"/>
    <w:rsid w:val="002F3A83"/>
    <w:rsid w:val="002F3BAD"/>
    <w:rsid w:val="002F3C62"/>
    <w:rsid w:val="002F4014"/>
    <w:rsid w:val="002F433E"/>
    <w:rsid w:val="002F495E"/>
    <w:rsid w:val="002F4B52"/>
    <w:rsid w:val="002F4BC4"/>
    <w:rsid w:val="002F4C80"/>
    <w:rsid w:val="002F505A"/>
    <w:rsid w:val="002F5947"/>
    <w:rsid w:val="002F5BDE"/>
    <w:rsid w:val="002F5C1A"/>
    <w:rsid w:val="002F5FBB"/>
    <w:rsid w:val="002F623C"/>
    <w:rsid w:val="002F6372"/>
    <w:rsid w:val="002F63DA"/>
    <w:rsid w:val="002F648E"/>
    <w:rsid w:val="002F649D"/>
    <w:rsid w:val="002F64A3"/>
    <w:rsid w:val="002F652E"/>
    <w:rsid w:val="002F665E"/>
    <w:rsid w:val="002F6EF0"/>
    <w:rsid w:val="002F70F2"/>
    <w:rsid w:val="002F7134"/>
    <w:rsid w:val="002F728B"/>
    <w:rsid w:val="003000A2"/>
    <w:rsid w:val="0030061A"/>
    <w:rsid w:val="00300A9C"/>
    <w:rsid w:val="00300C9A"/>
    <w:rsid w:val="00300FA7"/>
    <w:rsid w:val="003017C1"/>
    <w:rsid w:val="00301C81"/>
    <w:rsid w:val="003023D7"/>
    <w:rsid w:val="0030252A"/>
    <w:rsid w:val="0030257E"/>
    <w:rsid w:val="00302B52"/>
    <w:rsid w:val="00302B71"/>
    <w:rsid w:val="003031F9"/>
    <w:rsid w:val="0030340E"/>
    <w:rsid w:val="00303601"/>
    <w:rsid w:val="00303911"/>
    <w:rsid w:val="00303F71"/>
    <w:rsid w:val="00304320"/>
    <w:rsid w:val="0030433E"/>
    <w:rsid w:val="00304C34"/>
    <w:rsid w:val="00304D2E"/>
    <w:rsid w:val="00305026"/>
    <w:rsid w:val="00305212"/>
    <w:rsid w:val="003055A1"/>
    <w:rsid w:val="00305BF6"/>
    <w:rsid w:val="00305ED9"/>
    <w:rsid w:val="00305FCE"/>
    <w:rsid w:val="00306084"/>
    <w:rsid w:val="00306348"/>
    <w:rsid w:val="0030683D"/>
    <w:rsid w:val="00306F2C"/>
    <w:rsid w:val="00307063"/>
    <w:rsid w:val="00307731"/>
    <w:rsid w:val="003078EC"/>
    <w:rsid w:val="00307A57"/>
    <w:rsid w:val="00307DEE"/>
    <w:rsid w:val="0031046F"/>
    <w:rsid w:val="0031064A"/>
    <w:rsid w:val="00310D0A"/>
    <w:rsid w:val="00310DA1"/>
    <w:rsid w:val="0031119D"/>
    <w:rsid w:val="0031123C"/>
    <w:rsid w:val="00311245"/>
    <w:rsid w:val="003112CB"/>
    <w:rsid w:val="003114B8"/>
    <w:rsid w:val="003114E2"/>
    <w:rsid w:val="00311967"/>
    <w:rsid w:val="003119D2"/>
    <w:rsid w:val="00311B5F"/>
    <w:rsid w:val="00311D97"/>
    <w:rsid w:val="003126F2"/>
    <w:rsid w:val="00312925"/>
    <w:rsid w:val="00312DD2"/>
    <w:rsid w:val="00312E32"/>
    <w:rsid w:val="00313023"/>
    <w:rsid w:val="003131E7"/>
    <w:rsid w:val="00313259"/>
    <w:rsid w:val="0031332A"/>
    <w:rsid w:val="00313370"/>
    <w:rsid w:val="00313645"/>
    <w:rsid w:val="00313CBB"/>
    <w:rsid w:val="003145BC"/>
    <w:rsid w:val="00314687"/>
    <w:rsid w:val="00314A95"/>
    <w:rsid w:val="00314F2D"/>
    <w:rsid w:val="00315553"/>
    <w:rsid w:val="0031592A"/>
    <w:rsid w:val="00316252"/>
    <w:rsid w:val="00316301"/>
    <w:rsid w:val="0031634C"/>
    <w:rsid w:val="003168F8"/>
    <w:rsid w:val="00316F1F"/>
    <w:rsid w:val="00317DF7"/>
    <w:rsid w:val="00320264"/>
    <w:rsid w:val="0032055E"/>
    <w:rsid w:val="003214D8"/>
    <w:rsid w:val="0032162E"/>
    <w:rsid w:val="00321A47"/>
    <w:rsid w:val="00321E21"/>
    <w:rsid w:val="0032215C"/>
    <w:rsid w:val="0032269C"/>
    <w:rsid w:val="003226EA"/>
    <w:rsid w:val="00322925"/>
    <w:rsid w:val="00322A5C"/>
    <w:rsid w:val="003230CE"/>
    <w:rsid w:val="003235DA"/>
    <w:rsid w:val="003236EF"/>
    <w:rsid w:val="00323923"/>
    <w:rsid w:val="00323BDB"/>
    <w:rsid w:val="00323DCC"/>
    <w:rsid w:val="00323E26"/>
    <w:rsid w:val="00323EBA"/>
    <w:rsid w:val="00324BF1"/>
    <w:rsid w:val="00324CE4"/>
    <w:rsid w:val="003251E2"/>
    <w:rsid w:val="0032530E"/>
    <w:rsid w:val="0032559A"/>
    <w:rsid w:val="00325921"/>
    <w:rsid w:val="00325C2D"/>
    <w:rsid w:val="00325C32"/>
    <w:rsid w:val="0032627E"/>
    <w:rsid w:val="00326486"/>
    <w:rsid w:val="003264E7"/>
    <w:rsid w:val="0032698B"/>
    <w:rsid w:val="00326A30"/>
    <w:rsid w:val="00326ACD"/>
    <w:rsid w:val="00327037"/>
    <w:rsid w:val="003270E9"/>
    <w:rsid w:val="003272B9"/>
    <w:rsid w:val="003272EC"/>
    <w:rsid w:val="00327336"/>
    <w:rsid w:val="00327852"/>
    <w:rsid w:val="0032786F"/>
    <w:rsid w:val="003279C9"/>
    <w:rsid w:val="00327ADE"/>
    <w:rsid w:val="00327C67"/>
    <w:rsid w:val="00327C6D"/>
    <w:rsid w:val="00327EA0"/>
    <w:rsid w:val="00330081"/>
    <w:rsid w:val="00330385"/>
    <w:rsid w:val="003304F0"/>
    <w:rsid w:val="00330EBD"/>
    <w:rsid w:val="003310B5"/>
    <w:rsid w:val="00331196"/>
    <w:rsid w:val="0033152A"/>
    <w:rsid w:val="0033191B"/>
    <w:rsid w:val="00331A22"/>
    <w:rsid w:val="00331F82"/>
    <w:rsid w:val="0033231E"/>
    <w:rsid w:val="00332516"/>
    <w:rsid w:val="00332DF4"/>
    <w:rsid w:val="00333026"/>
    <w:rsid w:val="00333036"/>
    <w:rsid w:val="00333270"/>
    <w:rsid w:val="003334DF"/>
    <w:rsid w:val="0033370D"/>
    <w:rsid w:val="00333B62"/>
    <w:rsid w:val="00333B79"/>
    <w:rsid w:val="00333C13"/>
    <w:rsid w:val="003349A7"/>
    <w:rsid w:val="00334D7E"/>
    <w:rsid w:val="00334DCB"/>
    <w:rsid w:val="00334F19"/>
    <w:rsid w:val="00335077"/>
    <w:rsid w:val="0033509F"/>
    <w:rsid w:val="0033596C"/>
    <w:rsid w:val="00335BD2"/>
    <w:rsid w:val="00336016"/>
    <w:rsid w:val="003366A2"/>
    <w:rsid w:val="00336710"/>
    <w:rsid w:val="00336A9E"/>
    <w:rsid w:val="00336B05"/>
    <w:rsid w:val="00336BFD"/>
    <w:rsid w:val="00336C50"/>
    <w:rsid w:val="00336DC8"/>
    <w:rsid w:val="0033774D"/>
    <w:rsid w:val="00337754"/>
    <w:rsid w:val="00337ABE"/>
    <w:rsid w:val="00337AD6"/>
    <w:rsid w:val="00337B08"/>
    <w:rsid w:val="00337E69"/>
    <w:rsid w:val="003401F1"/>
    <w:rsid w:val="003402CD"/>
    <w:rsid w:val="003403B6"/>
    <w:rsid w:val="00340600"/>
    <w:rsid w:val="00340E48"/>
    <w:rsid w:val="00341562"/>
    <w:rsid w:val="003416AA"/>
    <w:rsid w:val="00341704"/>
    <w:rsid w:val="00341AC6"/>
    <w:rsid w:val="00342253"/>
    <w:rsid w:val="0034231C"/>
    <w:rsid w:val="003423AC"/>
    <w:rsid w:val="0034261D"/>
    <w:rsid w:val="0034286D"/>
    <w:rsid w:val="00342B8B"/>
    <w:rsid w:val="003430FE"/>
    <w:rsid w:val="003431AF"/>
    <w:rsid w:val="003438DA"/>
    <w:rsid w:val="0034391F"/>
    <w:rsid w:val="00343933"/>
    <w:rsid w:val="00343992"/>
    <w:rsid w:val="00343C03"/>
    <w:rsid w:val="00343E08"/>
    <w:rsid w:val="00343EA4"/>
    <w:rsid w:val="00343EFE"/>
    <w:rsid w:val="0034400A"/>
    <w:rsid w:val="0034407C"/>
    <w:rsid w:val="003444CA"/>
    <w:rsid w:val="003444DC"/>
    <w:rsid w:val="0034483C"/>
    <w:rsid w:val="00344AC2"/>
    <w:rsid w:val="00344C95"/>
    <w:rsid w:val="00344FE8"/>
    <w:rsid w:val="00345652"/>
    <w:rsid w:val="003456F6"/>
    <w:rsid w:val="00345736"/>
    <w:rsid w:val="0034598C"/>
    <w:rsid w:val="00345A06"/>
    <w:rsid w:val="00345AB2"/>
    <w:rsid w:val="00345D77"/>
    <w:rsid w:val="0034607C"/>
    <w:rsid w:val="003466DF"/>
    <w:rsid w:val="00346767"/>
    <w:rsid w:val="00346771"/>
    <w:rsid w:val="003468B5"/>
    <w:rsid w:val="00346916"/>
    <w:rsid w:val="00346AC1"/>
    <w:rsid w:val="00346E23"/>
    <w:rsid w:val="00346F5A"/>
    <w:rsid w:val="00347263"/>
    <w:rsid w:val="00347490"/>
    <w:rsid w:val="003477FF"/>
    <w:rsid w:val="0034798B"/>
    <w:rsid w:val="00347AC2"/>
    <w:rsid w:val="00347E96"/>
    <w:rsid w:val="00350637"/>
    <w:rsid w:val="00350BA0"/>
    <w:rsid w:val="00350EA9"/>
    <w:rsid w:val="003514CB"/>
    <w:rsid w:val="0035185D"/>
    <w:rsid w:val="00351F36"/>
    <w:rsid w:val="00352718"/>
    <w:rsid w:val="00352FC4"/>
    <w:rsid w:val="003531A6"/>
    <w:rsid w:val="00353285"/>
    <w:rsid w:val="00353309"/>
    <w:rsid w:val="0035364D"/>
    <w:rsid w:val="0035385E"/>
    <w:rsid w:val="00353A24"/>
    <w:rsid w:val="00353C52"/>
    <w:rsid w:val="00353FBB"/>
    <w:rsid w:val="0035413E"/>
    <w:rsid w:val="003549AF"/>
    <w:rsid w:val="00354A46"/>
    <w:rsid w:val="00354BBC"/>
    <w:rsid w:val="00354D16"/>
    <w:rsid w:val="003556FE"/>
    <w:rsid w:val="00355778"/>
    <w:rsid w:val="00355BCE"/>
    <w:rsid w:val="00355EDC"/>
    <w:rsid w:val="0035617D"/>
    <w:rsid w:val="00356286"/>
    <w:rsid w:val="00356744"/>
    <w:rsid w:val="00356AE0"/>
    <w:rsid w:val="0035726A"/>
    <w:rsid w:val="00357B88"/>
    <w:rsid w:val="00357C41"/>
    <w:rsid w:val="003602EB"/>
    <w:rsid w:val="00360581"/>
    <w:rsid w:val="003605A1"/>
    <w:rsid w:val="00361322"/>
    <w:rsid w:val="003613A0"/>
    <w:rsid w:val="003614FE"/>
    <w:rsid w:val="00361CD9"/>
    <w:rsid w:val="00361D7E"/>
    <w:rsid w:val="003620BE"/>
    <w:rsid w:val="00362311"/>
    <w:rsid w:val="00362839"/>
    <w:rsid w:val="00362F85"/>
    <w:rsid w:val="00363027"/>
    <w:rsid w:val="00363238"/>
    <w:rsid w:val="00363369"/>
    <w:rsid w:val="0036346E"/>
    <w:rsid w:val="003636E2"/>
    <w:rsid w:val="00363E48"/>
    <w:rsid w:val="00363F9E"/>
    <w:rsid w:val="003640A6"/>
    <w:rsid w:val="00364D5F"/>
    <w:rsid w:val="00364E5D"/>
    <w:rsid w:val="00364F9B"/>
    <w:rsid w:val="00365005"/>
    <w:rsid w:val="00365261"/>
    <w:rsid w:val="00365659"/>
    <w:rsid w:val="0036585B"/>
    <w:rsid w:val="00365BF6"/>
    <w:rsid w:val="0036648E"/>
    <w:rsid w:val="00366558"/>
    <w:rsid w:val="003667D4"/>
    <w:rsid w:val="00366C5A"/>
    <w:rsid w:val="00366F35"/>
    <w:rsid w:val="00367252"/>
    <w:rsid w:val="00367D0D"/>
    <w:rsid w:val="00367F3D"/>
    <w:rsid w:val="00367F6B"/>
    <w:rsid w:val="003705A5"/>
    <w:rsid w:val="003706EB"/>
    <w:rsid w:val="00371418"/>
    <w:rsid w:val="003716C1"/>
    <w:rsid w:val="00371984"/>
    <w:rsid w:val="00371A0B"/>
    <w:rsid w:val="00371D9E"/>
    <w:rsid w:val="0037256F"/>
    <w:rsid w:val="0037259B"/>
    <w:rsid w:val="00372B35"/>
    <w:rsid w:val="00372C4C"/>
    <w:rsid w:val="003732A3"/>
    <w:rsid w:val="00373730"/>
    <w:rsid w:val="003739FB"/>
    <w:rsid w:val="00373DB4"/>
    <w:rsid w:val="00374092"/>
    <w:rsid w:val="00374855"/>
    <w:rsid w:val="00374AEF"/>
    <w:rsid w:val="00375187"/>
    <w:rsid w:val="00375B60"/>
    <w:rsid w:val="003763E2"/>
    <w:rsid w:val="0037652D"/>
    <w:rsid w:val="0037671A"/>
    <w:rsid w:val="00376A53"/>
    <w:rsid w:val="00376B77"/>
    <w:rsid w:val="003771E5"/>
    <w:rsid w:val="00377232"/>
    <w:rsid w:val="00377239"/>
    <w:rsid w:val="0037750A"/>
    <w:rsid w:val="003777D5"/>
    <w:rsid w:val="00377908"/>
    <w:rsid w:val="00377987"/>
    <w:rsid w:val="00377BB7"/>
    <w:rsid w:val="00377E6D"/>
    <w:rsid w:val="00380221"/>
    <w:rsid w:val="0038026F"/>
    <w:rsid w:val="003802F9"/>
    <w:rsid w:val="003804CE"/>
    <w:rsid w:val="0038051D"/>
    <w:rsid w:val="003806F9"/>
    <w:rsid w:val="003807DB"/>
    <w:rsid w:val="00380893"/>
    <w:rsid w:val="00380C2C"/>
    <w:rsid w:val="00380D6B"/>
    <w:rsid w:val="0038105F"/>
    <w:rsid w:val="00381222"/>
    <w:rsid w:val="0038123F"/>
    <w:rsid w:val="003815DA"/>
    <w:rsid w:val="00381749"/>
    <w:rsid w:val="003817CB"/>
    <w:rsid w:val="00381BEC"/>
    <w:rsid w:val="00381EBE"/>
    <w:rsid w:val="003823F2"/>
    <w:rsid w:val="00382C11"/>
    <w:rsid w:val="00382C5C"/>
    <w:rsid w:val="00382D92"/>
    <w:rsid w:val="00382DE3"/>
    <w:rsid w:val="00382FDE"/>
    <w:rsid w:val="003837D4"/>
    <w:rsid w:val="00384199"/>
    <w:rsid w:val="00384227"/>
    <w:rsid w:val="00384318"/>
    <w:rsid w:val="00384350"/>
    <w:rsid w:val="003846C8"/>
    <w:rsid w:val="00384824"/>
    <w:rsid w:val="00384899"/>
    <w:rsid w:val="00384B35"/>
    <w:rsid w:val="00384B60"/>
    <w:rsid w:val="00384F16"/>
    <w:rsid w:val="0038510E"/>
    <w:rsid w:val="0038548C"/>
    <w:rsid w:val="003854F2"/>
    <w:rsid w:val="00385870"/>
    <w:rsid w:val="00385BB7"/>
    <w:rsid w:val="00385D64"/>
    <w:rsid w:val="00385DD7"/>
    <w:rsid w:val="0038679E"/>
    <w:rsid w:val="0038723D"/>
    <w:rsid w:val="0038725C"/>
    <w:rsid w:val="00387865"/>
    <w:rsid w:val="003879C7"/>
    <w:rsid w:val="00387C65"/>
    <w:rsid w:val="00387C76"/>
    <w:rsid w:val="00387CED"/>
    <w:rsid w:val="00387E00"/>
    <w:rsid w:val="00390424"/>
    <w:rsid w:val="00390741"/>
    <w:rsid w:val="00390C88"/>
    <w:rsid w:val="00390CC2"/>
    <w:rsid w:val="00390DB1"/>
    <w:rsid w:val="00390E9A"/>
    <w:rsid w:val="00391431"/>
    <w:rsid w:val="00391574"/>
    <w:rsid w:val="0039266C"/>
    <w:rsid w:val="003927F3"/>
    <w:rsid w:val="00392D3C"/>
    <w:rsid w:val="00392E7F"/>
    <w:rsid w:val="0039325A"/>
    <w:rsid w:val="003934EC"/>
    <w:rsid w:val="00393C0A"/>
    <w:rsid w:val="00393DC2"/>
    <w:rsid w:val="00393DC8"/>
    <w:rsid w:val="00393F29"/>
    <w:rsid w:val="00393F3E"/>
    <w:rsid w:val="00394E6E"/>
    <w:rsid w:val="00395109"/>
    <w:rsid w:val="003956CA"/>
    <w:rsid w:val="00395807"/>
    <w:rsid w:val="00395B83"/>
    <w:rsid w:val="00395E23"/>
    <w:rsid w:val="0039656B"/>
    <w:rsid w:val="003968A5"/>
    <w:rsid w:val="00396B4C"/>
    <w:rsid w:val="00396E52"/>
    <w:rsid w:val="00396EF1"/>
    <w:rsid w:val="00397083"/>
    <w:rsid w:val="00397199"/>
    <w:rsid w:val="003975CD"/>
    <w:rsid w:val="00397755"/>
    <w:rsid w:val="003978D1"/>
    <w:rsid w:val="003A0597"/>
    <w:rsid w:val="003A06CC"/>
    <w:rsid w:val="003A0818"/>
    <w:rsid w:val="003A0A02"/>
    <w:rsid w:val="003A0B63"/>
    <w:rsid w:val="003A0C9E"/>
    <w:rsid w:val="003A12DF"/>
    <w:rsid w:val="003A19F8"/>
    <w:rsid w:val="003A1A4F"/>
    <w:rsid w:val="003A1FF4"/>
    <w:rsid w:val="003A20EF"/>
    <w:rsid w:val="003A2154"/>
    <w:rsid w:val="003A2381"/>
    <w:rsid w:val="003A2961"/>
    <w:rsid w:val="003A2DA1"/>
    <w:rsid w:val="003A2FC0"/>
    <w:rsid w:val="003A3044"/>
    <w:rsid w:val="003A308B"/>
    <w:rsid w:val="003A3451"/>
    <w:rsid w:val="003A3877"/>
    <w:rsid w:val="003A4023"/>
    <w:rsid w:val="003A409C"/>
    <w:rsid w:val="003A4256"/>
    <w:rsid w:val="003A43D3"/>
    <w:rsid w:val="003A4DC6"/>
    <w:rsid w:val="003A53B3"/>
    <w:rsid w:val="003A57B6"/>
    <w:rsid w:val="003A5D10"/>
    <w:rsid w:val="003A5D5A"/>
    <w:rsid w:val="003A5DB4"/>
    <w:rsid w:val="003A5E6C"/>
    <w:rsid w:val="003A6525"/>
    <w:rsid w:val="003A65E6"/>
    <w:rsid w:val="003A6ED4"/>
    <w:rsid w:val="003A7C17"/>
    <w:rsid w:val="003A7CB3"/>
    <w:rsid w:val="003B077F"/>
    <w:rsid w:val="003B0993"/>
    <w:rsid w:val="003B0CE4"/>
    <w:rsid w:val="003B1443"/>
    <w:rsid w:val="003B1984"/>
    <w:rsid w:val="003B19A5"/>
    <w:rsid w:val="003B2410"/>
    <w:rsid w:val="003B284B"/>
    <w:rsid w:val="003B2CE7"/>
    <w:rsid w:val="003B2FB6"/>
    <w:rsid w:val="003B3203"/>
    <w:rsid w:val="003B36A5"/>
    <w:rsid w:val="003B3D31"/>
    <w:rsid w:val="003B41F7"/>
    <w:rsid w:val="003B4265"/>
    <w:rsid w:val="003B4416"/>
    <w:rsid w:val="003B4BC9"/>
    <w:rsid w:val="003B5560"/>
    <w:rsid w:val="003B5845"/>
    <w:rsid w:val="003B61EF"/>
    <w:rsid w:val="003B6579"/>
    <w:rsid w:val="003B6A31"/>
    <w:rsid w:val="003B6DB4"/>
    <w:rsid w:val="003B72A9"/>
    <w:rsid w:val="003B740A"/>
    <w:rsid w:val="003B7604"/>
    <w:rsid w:val="003B76AD"/>
    <w:rsid w:val="003C02E9"/>
    <w:rsid w:val="003C0464"/>
    <w:rsid w:val="003C04EE"/>
    <w:rsid w:val="003C05F8"/>
    <w:rsid w:val="003C07C5"/>
    <w:rsid w:val="003C0C17"/>
    <w:rsid w:val="003C0F0C"/>
    <w:rsid w:val="003C170B"/>
    <w:rsid w:val="003C1B04"/>
    <w:rsid w:val="003C1CA6"/>
    <w:rsid w:val="003C1EC7"/>
    <w:rsid w:val="003C1FF9"/>
    <w:rsid w:val="003C2BBE"/>
    <w:rsid w:val="003C2FC0"/>
    <w:rsid w:val="003C3019"/>
    <w:rsid w:val="003C35BD"/>
    <w:rsid w:val="003C361E"/>
    <w:rsid w:val="003C381A"/>
    <w:rsid w:val="003C3902"/>
    <w:rsid w:val="003C3918"/>
    <w:rsid w:val="003C3A11"/>
    <w:rsid w:val="003C3BCA"/>
    <w:rsid w:val="003C3C73"/>
    <w:rsid w:val="003C3D4C"/>
    <w:rsid w:val="003C4091"/>
    <w:rsid w:val="003C48DB"/>
    <w:rsid w:val="003C4914"/>
    <w:rsid w:val="003C50D8"/>
    <w:rsid w:val="003C5350"/>
    <w:rsid w:val="003C573D"/>
    <w:rsid w:val="003C5BFB"/>
    <w:rsid w:val="003C6169"/>
    <w:rsid w:val="003C6A0C"/>
    <w:rsid w:val="003C6A71"/>
    <w:rsid w:val="003C6B64"/>
    <w:rsid w:val="003C6EB1"/>
    <w:rsid w:val="003C7137"/>
    <w:rsid w:val="003D0319"/>
    <w:rsid w:val="003D039C"/>
    <w:rsid w:val="003D04EF"/>
    <w:rsid w:val="003D09A3"/>
    <w:rsid w:val="003D14EE"/>
    <w:rsid w:val="003D1E2E"/>
    <w:rsid w:val="003D2594"/>
    <w:rsid w:val="003D2C6E"/>
    <w:rsid w:val="003D2E0D"/>
    <w:rsid w:val="003D3144"/>
    <w:rsid w:val="003D329F"/>
    <w:rsid w:val="003D32C4"/>
    <w:rsid w:val="003D352F"/>
    <w:rsid w:val="003D3A71"/>
    <w:rsid w:val="003D3B19"/>
    <w:rsid w:val="003D43E7"/>
    <w:rsid w:val="003D4463"/>
    <w:rsid w:val="003D48C9"/>
    <w:rsid w:val="003D53E1"/>
    <w:rsid w:val="003D5B5B"/>
    <w:rsid w:val="003D5B8D"/>
    <w:rsid w:val="003D5BB7"/>
    <w:rsid w:val="003D5F63"/>
    <w:rsid w:val="003D609C"/>
    <w:rsid w:val="003D64D7"/>
    <w:rsid w:val="003D6C2F"/>
    <w:rsid w:val="003D7A0A"/>
    <w:rsid w:val="003D7D19"/>
    <w:rsid w:val="003D7D1C"/>
    <w:rsid w:val="003D7DB4"/>
    <w:rsid w:val="003E04D6"/>
    <w:rsid w:val="003E0CF3"/>
    <w:rsid w:val="003E0EB9"/>
    <w:rsid w:val="003E1345"/>
    <w:rsid w:val="003E1385"/>
    <w:rsid w:val="003E179D"/>
    <w:rsid w:val="003E17B9"/>
    <w:rsid w:val="003E17D5"/>
    <w:rsid w:val="003E194F"/>
    <w:rsid w:val="003E1C41"/>
    <w:rsid w:val="003E1CC5"/>
    <w:rsid w:val="003E246A"/>
    <w:rsid w:val="003E2B58"/>
    <w:rsid w:val="003E3B1B"/>
    <w:rsid w:val="003E3BC7"/>
    <w:rsid w:val="003E418B"/>
    <w:rsid w:val="003E4204"/>
    <w:rsid w:val="003E4848"/>
    <w:rsid w:val="003E48E5"/>
    <w:rsid w:val="003E49C9"/>
    <w:rsid w:val="003E4A3F"/>
    <w:rsid w:val="003E4B80"/>
    <w:rsid w:val="003E4C28"/>
    <w:rsid w:val="003E54AA"/>
    <w:rsid w:val="003E5631"/>
    <w:rsid w:val="003E57D7"/>
    <w:rsid w:val="003E57F4"/>
    <w:rsid w:val="003E584F"/>
    <w:rsid w:val="003E5AC1"/>
    <w:rsid w:val="003E637B"/>
    <w:rsid w:val="003E639C"/>
    <w:rsid w:val="003E662D"/>
    <w:rsid w:val="003E6FAB"/>
    <w:rsid w:val="003E7286"/>
    <w:rsid w:val="003E7541"/>
    <w:rsid w:val="003E79D1"/>
    <w:rsid w:val="003E7F8E"/>
    <w:rsid w:val="003F01AB"/>
    <w:rsid w:val="003F01D8"/>
    <w:rsid w:val="003F0328"/>
    <w:rsid w:val="003F0566"/>
    <w:rsid w:val="003F0A32"/>
    <w:rsid w:val="003F0A44"/>
    <w:rsid w:val="003F0D34"/>
    <w:rsid w:val="003F1856"/>
    <w:rsid w:val="003F1B42"/>
    <w:rsid w:val="003F1BC1"/>
    <w:rsid w:val="003F1D97"/>
    <w:rsid w:val="003F1EF9"/>
    <w:rsid w:val="003F2039"/>
    <w:rsid w:val="003F2449"/>
    <w:rsid w:val="003F2524"/>
    <w:rsid w:val="003F258C"/>
    <w:rsid w:val="003F261E"/>
    <w:rsid w:val="003F26AC"/>
    <w:rsid w:val="003F27D1"/>
    <w:rsid w:val="003F293C"/>
    <w:rsid w:val="003F2AC5"/>
    <w:rsid w:val="003F2C03"/>
    <w:rsid w:val="003F2C4F"/>
    <w:rsid w:val="003F2D22"/>
    <w:rsid w:val="003F2DA6"/>
    <w:rsid w:val="003F2E1B"/>
    <w:rsid w:val="003F33A3"/>
    <w:rsid w:val="003F366E"/>
    <w:rsid w:val="003F39FD"/>
    <w:rsid w:val="003F3C42"/>
    <w:rsid w:val="003F4188"/>
    <w:rsid w:val="003F41A3"/>
    <w:rsid w:val="003F427A"/>
    <w:rsid w:val="003F46E4"/>
    <w:rsid w:val="003F4A13"/>
    <w:rsid w:val="003F538E"/>
    <w:rsid w:val="003F53DF"/>
    <w:rsid w:val="003F5847"/>
    <w:rsid w:val="003F5867"/>
    <w:rsid w:val="003F5C8D"/>
    <w:rsid w:val="003F63D5"/>
    <w:rsid w:val="003F6678"/>
    <w:rsid w:val="003F6B85"/>
    <w:rsid w:val="003F78D5"/>
    <w:rsid w:val="0040031D"/>
    <w:rsid w:val="00400530"/>
    <w:rsid w:val="00400661"/>
    <w:rsid w:val="004006F8"/>
    <w:rsid w:val="00400B56"/>
    <w:rsid w:val="0040109F"/>
    <w:rsid w:val="00401125"/>
    <w:rsid w:val="00401200"/>
    <w:rsid w:val="0040128D"/>
    <w:rsid w:val="00401770"/>
    <w:rsid w:val="00401BD3"/>
    <w:rsid w:val="00402370"/>
    <w:rsid w:val="00402475"/>
    <w:rsid w:val="0040251C"/>
    <w:rsid w:val="00403104"/>
    <w:rsid w:val="00403530"/>
    <w:rsid w:val="00403F51"/>
    <w:rsid w:val="00404505"/>
    <w:rsid w:val="00404825"/>
    <w:rsid w:val="00404CCC"/>
    <w:rsid w:val="00404CE7"/>
    <w:rsid w:val="00404E68"/>
    <w:rsid w:val="00404ED9"/>
    <w:rsid w:val="00404F7D"/>
    <w:rsid w:val="00404FE4"/>
    <w:rsid w:val="004051EB"/>
    <w:rsid w:val="00405339"/>
    <w:rsid w:val="0040554B"/>
    <w:rsid w:val="004058D8"/>
    <w:rsid w:val="0040596C"/>
    <w:rsid w:val="004066CC"/>
    <w:rsid w:val="0040673E"/>
    <w:rsid w:val="0040699F"/>
    <w:rsid w:val="00406DE5"/>
    <w:rsid w:val="004070ED"/>
    <w:rsid w:val="004074DB"/>
    <w:rsid w:val="00407682"/>
    <w:rsid w:val="00407923"/>
    <w:rsid w:val="00410192"/>
    <w:rsid w:val="004105B6"/>
    <w:rsid w:val="004118B1"/>
    <w:rsid w:val="00411B6C"/>
    <w:rsid w:val="00411E53"/>
    <w:rsid w:val="00411EA8"/>
    <w:rsid w:val="0041202D"/>
    <w:rsid w:val="0041206C"/>
    <w:rsid w:val="00412318"/>
    <w:rsid w:val="004124CF"/>
    <w:rsid w:val="004148FF"/>
    <w:rsid w:val="00414900"/>
    <w:rsid w:val="0041531E"/>
    <w:rsid w:val="004155BC"/>
    <w:rsid w:val="004156EC"/>
    <w:rsid w:val="0041589C"/>
    <w:rsid w:val="004158E5"/>
    <w:rsid w:val="00415AEB"/>
    <w:rsid w:val="00415B5D"/>
    <w:rsid w:val="00415E3B"/>
    <w:rsid w:val="00416393"/>
    <w:rsid w:val="00416BD3"/>
    <w:rsid w:val="00416D15"/>
    <w:rsid w:val="00416EE0"/>
    <w:rsid w:val="00416EF4"/>
    <w:rsid w:val="0041770F"/>
    <w:rsid w:val="00417758"/>
    <w:rsid w:val="00417A7D"/>
    <w:rsid w:val="00417B8D"/>
    <w:rsid w:val="00417D6E"/>
    <w:rsid w:val="0042012A"/>
    <w:rsid w:val="00420AFE"/>
    <w:rsid w:val="00420D2D"/>
    <w:rsid w:val="004211A5"/>
    <w:rsid w:val="004214A9"/>
    <w:rsid w:val="00421676"/>
    <w:rsid w:val="00421A81"/>
    <w:rsid w:val="00421B03"/>
    <w:rsid w:val="004221AE"/>
    <w:rsid w:val="00422275"/>
    <w:rsid w:val="004224EF"/>
    <w:rsid w:val="00422667"/>
    <w:rsid w:val="0042269B"/>
    <w:rsid w:val="00422843"/>
    <w:rsid w:val="00422D6E"/>
    <w:rsid w:val="00423B25"/>
    <w:rsid w:val="004241E4"/>
    <w:rsid w:val="00424441"/>
    <w:rsid w:val="00424578"/>
    <w:rsid w:val="00424869"/>
    <w:rsid w:val="004249A3"/>
    <w:rsid w:val="00424AB5"/>
    <w:rsid w:val="00424CAA"/>
    <w:rsid w:val="00425086"/>
    <w:rsid w:val="00425236"/>
    <w:rsid w:val="004252C9"/>
    <w:rsid w:val="00425552"/>
    <w:rsid w:val="0042575F"/>
    <w:rsid w:val="0042579F"/>
    <w:rsid w:val="00425898"/>
    <w:rsid w:val="00425A4A"/>
    <w:rsid w:val="00425FB3"/>
    <w:rsid w:val="00425FEC"/>
    <w:rsid w:val="0042620F"/>
    <w:rsid w:val="004262BD"/>
    <w:rsid w:val="004264AE"/>
    <w:rsid w:val="00426521"/>
    <w:rsid w:val="00426693"/>
    <w:rsid w:val="00426C44"/>
    <w:rsid w:val="00426F8B"/>
    <w:rsid w:val="0042700D"/>
    <w:rsid w:val="00427146"/>
    <w:rsid w:val="00427332"/>
    <w:rsid w:val="004273DC"/>
    <w:rsid w:val="004277DA"/>
    <w:rsid w:val="00427944"/>
    <w:rsid w:val="00427C84"/>
    <w:rsid w:val="00430230"/>
    <w:rsid w:val="004302F1"/>
    <w:rsid w:val="00430314"/>
    <w:rsid w:val="0043062E"/>
    <w:rsid w:val="004306C6"/>
    <w:rsid w:val="004307B8"/>
    <w:rsid w:val="00430894"/>
    <w:rsid w:val="00430A16"/>
    <w:rsid w:val="00430B6C"/>
    <w:rsid w:val="00430CDD"/>
    <w:rsid w:val="004310F9"/>
    <w:rsid w:val="00431A1D"/>
    <w:rsid w:val="00431CD3"/>
    <w:rsid w:val="00432137"/>
    <w:rsid w:val="00433231"/>
    <w:rsid w:val="004337F5"/>
    <w:rsid w:val="00433A3E"/>
    <w:rsid w:val="00433E05"/>
    <w:rsid w:val="00434335"/>
    <w:rsid w:val="0043443A"/>
    <w:rsid w:val="0043466D"/>
    <w:rsid w:val="004348C1"/>
    <w:rsid w:val="004349B9"/>
    <w:rsid w:val="00435006"/>
    <w:rsid w:val="00435711"/>
    <w:rsid w:val="004361EC"/>
    <w:rsid w:val="004364D5"/>
    <w:rsid w:val="004368D2"/>
    <w:rsid w:val="00436B24"/>
    <w:rsid w:val="00437120"/>
    <w:rsid w:val="004372D4"/>
    <w:rsid w:val="0043767D"/>
    <w:rsid w:val="004376D6"/>
    <w:rsid w:val="004377FA"/>
    <w:rsid w:val="00437D7C"/>
    <w:rsid w:val="00440389"/>
    <w:rsid w:val="00440B2B"/>
    <w:rsid w:val="00440B85"/>
    <w:rsid w:val="00441BDE"/>
    <w:rsid w:val="004423F2"/>
    <w:rsid w:val="004427DE"/>
    <w:rsid w:val="0044284A"/>
    <w:rsid w:val="00442F0B"/>
    <w:rsid w:val="004430E1"/>
    <w:rsid w:val="00443664"/>
    <w:rsid w:val="004436DE"/>
    <w:rsid w:val="0044372A"/>
    <w:rsid w:val="004438E1"/>
    <w:rsid w:val="004439C1"/>
    <w:rsid w:val="00443A1C"/>
    <w:rsid w:val="00443E8E"/>
    <w:rsid w:val="00444104"/>
    <w:rsid w:val="0044449A"/>
    <w:rsid w:val="004444A1"/>
    <w:rsid w:val="00444554"/>
    <w:rsid w:val="004447FE"/>
    <w:rsid w:val="00444F03"/>
    <w:rsid w:val="0044544A"/>
    <w:rsid w:val="00445494"/>
    <w:rsid w:val="0044555A"/>
    <w:rsid w:val="00445AB5"/>
    <w:rsid w:val="00445C13"/>
    <w:rsid w:val="00445FE1"/>
    <w:rsid w:val="0044631E"/>
    <w:rsid w:val="00446664"/>
    <w:rsid w:val="004468CC"/>
    <w:rsid w:val="0044692C"/>
    <w:rsid w:val="00446EFB"/>
    <w:rsid w:val="00446F80"/>
    <w:rsid w:val="00446F9C"/>
    <w:rsid w:val="0044709B"/>
    <w:rsid w:val="00447511"/>
    <w:rsid w:val="0044768D"/>
    <w:rsid w:val="00447CAE"/>
    <w:rsid w:val="00447CDB"/>
    <w:rsid w:val="0045029A"/>
    <w:rsid w:val="004511D1"/>
    <w:rsid w:val="004513D9"/>
    <w:rsid w:val="004514F0"/>
    <w:rsid w:val="0045192F"/>
    <w:rsid w:val="00451B37"/>
    <w:rsid w:val="00451C64"/>
    <w:rsid w:val="00451F4E"/>
    <w:rsid w:val="004528CB"/>
    <w:rsid w:val="00452B0F"/>
    <w:rsid w:val="00452EE8"/>
    <w:rsid w:val="004530D2"/>
    <w:rsid w:val="0045329D"/>
    <w:rsid w:val="0045336F"/>
    <w:rsid w:val="004533D1"/>
    <w:rsid w:val="0045343C"/>
    <w:rsid w:val="00453CB1"/>
    <w:rsid w:val="00453F09"/>
    <w:rsid w:val="0045449C"/>
    <w:rsid w:val="00454734"/>
    <w:rsid w:val="00454954"/>
    <w:rsid w:val="00454BBB"/>
    <w:rsid w:val="004550BB"/>
    <w:rsid w:val="0045568E"/>
    <w:rsid w:val="00455B87"/>
    <w:rsid w:val="00455E69"/>
    <w:rsid w:val="00455EF7"/>
    <w:rsid w:val="00455F13"/>
    <w:rsid w:val="004564DE"/>
    <w:rsid w:val="0045675F"/>
    <w:rsid w:val="00457148"/>
    <w:rsid w:val="00457321"/>
    <w:rsid w:val="00460117"/>
    <w:rsid w:val="00460358"/>
    <w:rsid w:val="00460775"/>
    <w:rsid w:val="0046087C"/>
    <w:rsid w:val="00460C1B"/>
    <w:rsid w:val="00460E68"/>
    <w:rsid w:val="00460F78"/>
    <w:rsid w:val="00461336"/>
    <w:rsid w:val="0046135F"/>
    <w:rsid w:val="004617A3"/>
    <w:rsid w:val="004617C6"/>
    <w:rsid w:val="0046180C"/>
    <w:rsid w:val="004618C1"/>
    <w:rsid w:val="0046192A"/>
    <w:rsid w:val="004619A1"/>
    <w:rsid w:val="004619C4"/>
    <w:rsid w:val="00461A20"/>
    <w:rsid w:val="00461AAF"/>
    <w:rsid w:val="00461F1A"/>
    <w:rsid w:val="00461F33"/>
    <w:rsid w:val="0046207E"/>
    <w:rsid w:val="0046240D"/>
    <w:rsid w:val="00462579"/>
    <w:rsid w:val="00462700"/>
    <w:rsid w:val="00462DE7"/>
    <w:rsid w:val="0046329E"/>
    <w:rsid w:val="004633D2"/>
    <w:rsid w:val="00463A09"/>
    <w:rsid w:val="00463C25"/>
    <w:rsid w:val="00463C43"/>
    <w:rsid w:val="00464DC4"/>
    <w:rsid w:val="004654D9"/>
    <w:rsid w:val="00465CA2"/>
    <w:rsid w:val="004662E7"/>
    <w:rsid w:val="00466779"/>
    <w:rsid w:val="00466BA4"/>
    <w:rsid w:val="004676C4"/>
    <w:rsid w:val="00467B38"/>
    <w:rsid w:val="004702E9"/>
    <w:rsid w:val="0047084D"/>
    <w:rsid w:val="00470DB4"/>
    <w:rsid w:val="004710A7"/>
    <w:rsid w:val="00472884"/>
    <w:rsid w:val="004729BE"/>
    <w:rsid w:val="00472B07"/>
    <w:rsid w:val="00472E6E"/>
    <w:rsid w:val="00473281"/>
    <w:rsid w:val="00473425"/>
    <w:rsid w:val="004734DC"/>
    <w:rsid w:val="004735FF"/>
    <w:rsid w:val="004738F4"/>
    <w:rsid w:val="0047396A"/>
    <w:rsid w:val="00473D3D"/>
    <w:rsid w:val="00473F9C"/>
    <w:rsid w:val="004744EE"/>
    <w:rsid w:val="004745C1"/>
    <w:rsid w:val="004750C7"/>
    <w:rsid w:val="0047541F"/>
    <w:rsid w:val="00475B06"/>
    <w:rsid w:val="004762CA"/>
    <w:rsid w:val="0047663F"/>
    <w:rsid w:val="004767E2"/>
    <w:rsid w:val="00476C04"/>
    <w:rsid w:val="00476C3B"/>
    <w:rsid w:val="00476CC6"/>
    <w:rsid w:val="0047701F"/>
    <w:rsid w:val="00477158"/>
    <w:rsid w:val="00477206"/>
    <w:rsid w:val="004779BC"/>
    <w:rsid w:val="00477A0C"/>
    <w:rsid w:val="00477B51"/>
    <w:rsid w:val="00477C22"/>
    <w:rsid w:val="00477D61"/>
    <w:rsid w:val="00477E3A"/>
    <w:rsid w:val="00480080"/>
    <w:rsid w:val="00480337"/>
    <w:rsid w:val="00480738"/>
    <w:rsid w:val="00480FB4"/>
    <w:rsid w:val="0048206E"/>
    <w:rsid w:val="0048213D"/>
    <w:rsid w:val="004823AE"/>
    <w:rsid w:val="0048249E"/>
    <w:rsid w:val="0048288D"/>
    <w:rsid w:val="00482972"/>
    <w:rsid w:val="00482991"/>
    <w:rsid w:val="00482D17"/>
    <w:rsid w:val="00482F36"/>
    <w:rsid w:val="004835BA"/>
    <w:rsid w:val="004836E1"/>
    <w:rsid w:val="00483ABF"/>
    <w:rsid w:val="00483C40"/>
    <w:rsid w:val="0048426D"/>
    <w:rsid w:val="00484825"/>
    <w:rsid w:val="00484892"/>
    <w:rsid w:val="00484B14"/>
    <w:rsid w:val="004850D6"/>
    <w:rsid w:val="004854FA"/>
    <w:rsid w:val="00485997"/>
    <w:rsid w:val="00485B00"/>
    <w:rsid w:val="00485B71"/>
    <w:rsid w:val="00485ECD"/>
    <w:rsid w:val="00485F66"/>
    <w:rsid w:val="00486246"/>
    <w:rsid w:val="00486B07"/>
    <w:rsid w:val="0048710A"/>
    <w:rsid w:val="00487DB0"/>
    <w:rsid w:val="004908FA"/>
    <w:rsid w:val="00490988"/>
    <w:rsid w:val="00490EE2"/>
    <w:rsid w:val="00491143"/>
    <w:rsid w:val="0049120D"/>
    <w:rsid w:val="0049187F"/>
    <w:rsid w:val="00491B33"/>
    <w:rsid w:val="00491BD6"/>
    <w:rsid w:val="00491E10"/>
    <w:rsid w:val="00491E89"/>
    <w:rsid w:val="00491FC8"/>
    <w:rsid w:val="004925B2"/>
    <w:rsid w:val="004925D9"/>
    <w:rsid w:val="0049275A"/>
    <w:rsid w:val="004934BA"/>
    <w:rsid w:val="00493633"/>
    <w:rsid w:val="00493BA9"/>
    <w:rsid w:val="00493F07"/>
    <w:rsid w:val="004940E8"/>
    <w:rsid w:val="004945F6"/>
    <w:rsid w:val="004949E5"/>
    <w:rsid w:val="00494A74"/>
    <w:rsid w:val="00494CA2"/>
    <w:rsid w:val="00495122"/>
    <w:rsid w:val="00495159"/>
    <w:rsid w:val="00495594"/>
    <w:rsid w:val="00495725"/>
    <w:rsid w:val="00495928"/>
    <w:rsid w:val="00495FDD"/>
    <w:rsid w:val="004962F8"/>
    <w:rsid w:val="00496474"/>
    <w:rsid w:val="00496A70"/>
    <w:rsid w:val="00496B21"/>
    <w:rsid w:val="004971D8"/>
    <w:rsid w:val="0049764F"/>
    <w:rsid w:val="004976A3"/>
    <w:rsid w:val="004977E1"/>
    <w:rsid w:val="00497E4F"/>
    <w:rsid w:val="004A0038"/>
    <w:rsid w:val="004A0332"/>
    <w:rsid w:val="004A040D"/>
    <w:rsid w:val="004A0E2C"/>
    <w:rsid w:val="004A1156"/>
    <w:rsid w:val="004A1EDA"/>
    <w:rsid w:val="004A1F29"/>
    <w:rsid w:val="004A215F"/>
    <w:rsid w:val="004A223F"/>
    <w:rsid w:val="004A2530"/>
    <w:rsid w:val="004A2567"/>
    <w:rsid w:val="004A25B5"/>
    <w:rsid w:val="004A28D5"/>
    <w:rsid w:val="004A2F1A"/>
    <w:rsid w:val="004A3033"/>
    <w:rsid w:val="004A338E"/>
    <w:rsid w:val="004A3584"/>
    <w:rsid w:val="004A397F"/>
    <w:rsid w:val="004A3B85"/>
    <w:rsid w:val="004A3CA6"/>
    <w:rsid w:val="004A3EA0"/>
    <w:rsid w:val="004A3F3E"/>
    <w:rsid w:val="004A411D"/>
    <w:rsid w:val="004A44C3"/>
    <w:rsid w:val="004A450D"/>
    <w:rsid w:val="004A4A86"/>
    <w:rsid w:val="004A4D40"/>
    <w:rsid w:val="004A4F0C"/>
    <w:rsid w:val="004A5C9E"/>
    <w:rsid w:val="004A5CAC"/>
    <w:rsid w:val="004A5D97"/>
    <w:rsid w:val="004A5FDC"/>
    <w:rsid w:val="004A5FF0"/>
    <w:rsid w:val="004A6362"/>
    <w:rsid w:val="004A64AA"/>
    <w:rsid w:val="004A68B0"/>
    <w:rsid w:val="004A6B3F"/>
    <w:rsid w:val="004A6E2D"/>
    <w:rsid w:val="004A7097"/>
    <w:rsid w:val="004A7CC1"/>
    <w:rsid w:val="004A7D39"/>
    <w:rsid w:val="004A7ED1"/>
    <w:rsid w:val="004A7F3C"/>
    <w:rsid w:val="004A7F88"/>
    <w:rsid w:val="004A7FF0"/>
    <w:rsid w:val="004B00D2"/>
    <w:rsid w:val="004B03A2"/>
    <w:rsid w:val="004B0461"/>
    <w:rsid w:val="004B07E3"/>
    <w:rsid w:val="004B07FA"/>
    <w:rsid w:val="004B0D69"/>
    <w:rsid w:val="004B0FEB"/>
    <w:rsid w:val="004B107F"/>
    <w:rsid w:val="004B12F7"/>
    <w:rsid w:val="004B164C"/>
    <w:rsid w:val="004B18F8"/>
    <w:rsid w:val="004B1AE4"/>
    <w:rsid w:val="004B1DBC"/>
    <w:rsid w:val="004B2265"/>
    <w:rsid w:val="004B22AB"/>
    <w:rsid w:val="004B2468"/>
    <w:rsid w:val="004B26A4"/>
    <w:rsid w:val="004B285C"/>
    <w:rsid w:val="004B2E97"/>
    <w:rsid w:val="004B315F"/>
    <w:rsid w:val="004B3963"/>
    <w:rsid w:val="004B3B29"/>
    <w:rsid w:val="004B3DC6"/>
    <w:rsid w:val="004B4443"/>
    <w:rsid w:val="004B475B"/>
    <w:rsid w:val="004B4917"/>
    <w:rsid w:val="004B49CF"/>
    <w:rsid w:val="004B4ADE"/>
    <w:rsid w:val="004B4B28"/>
    <w:rsid w:val="004B4B4F"/>
    <w:rsid w:val="004B4DB6"/>
    <w:rsid w:val="004B4E71"/>
    <w:rsid w:val="004B51B3"/>
    <w:rsid w:val="004B5422"/>
    <w:rsid w:val="004B56DD"/>
    <w:rsid w:val="004B576C"/>
    <w:rsid w:val="004B5BB2"/>
    <w:rsid w:val="004B6D60"/>
    <w:rsid w:val="004B6E31"/>
    <w:rsid w:val="004B7506"/>
    <w:rsid w:val="004B756E"/>
    <w:rsid w:val="004B7931"/>
    <w:rsid w:val="004C02EA"/>
    <w:rsid w:val="004C0312"/>
    <w:rsid w:val="004C03FF"/>
    <w:rsid w:val="004C0478"/>
    <w:rsid w:val="004C08B2"/>
    <w:rsid w:val="004C0AE3"/>
    <w:rsid w:val="004C0E39"/>
    <w:rsid w:val="004C10DA"/>
    <w:rsid w:val="004C1166"/>
    <w:rsid w:val="004C13EB"/>
    <w:rsid w:val="004C1714"/>
    <w:rsid w:val="004C184C"/>
    <w:rsid w:val="004C21A6"/>
    <w:rsid w:val="004C2CA9"/>
    <w:rsid w:val="004C3495"/>
    <w:rsid w:val="004C34BF"/>
    <w:rsid w:val="004C3A43"/>
    <w:rsid w:val="004C4095"/>
    <w:rsid w:val="004C4240"/>
    <w:rsid w:val="004C466F"/>
    <w:rsid w:val="004C490E"/>
    <w:rsid w:val="004C494D"/>
    <w:rsid w:val="004C4C55"/>
    <w:rsid w:val="004C4CE2"/>
    <w:rsid w:val="004C4D86"/>
    <w:rsid w:val="004C4DD0"/>
    <w:rsid w:val="004C4E12"/>
    <w:rsid w:val="004C52B8"/>
    <w:rsid w:val="004C54D0"/>
    <w:rsid w:val="004C557D"/>
    <w:rsid w:val="004C563F"/>
    <w:rsid w:val="004C5936"/>
    <w:rsid w:val="004C5A6B"/>
    <w:rsid w:val="004C5C61"/>
    <w:rsid w:val="004C670B"/>
    <w:rsid w:val="004C672D"/>
    <w:rsid w:val="004C67CB"/>
    <w:rsid w:val="004C6B07"/>
    <w:rsid w:val="004C6B5E"/>
    <w:rsid w:val="004C6D73"/>
    <w:rsid w:val="004C6DB2"/>
    <w:rsid w:val="004C770B"/>
    <w:rsid w:val="004C7E56"/>
    <w:rsid w:val="004D0006"/>
    <w:rsid w:val="004D0408"/>
    <w:rsid w:val="004D0520"/>
    <w:rsid w:val="004D0A14"/>
    <w:rsid w:val="004D1637"/>
    <w:rsid w:val="004D1DB3"/>
    <w:rsid w:val="004D2738"/>
    <w:rsid w:val="004D28B6"/>
    <w:rsid w:val="004D2A1E"/>
    <w:rsid w:val="004D2E96"/>
    <w:rsid w:val="004D3F34"/>
    <w:rsid w:val="004D3FC7"/>
    <w:rsid w:val="004D4323"/>
    <w:rsid w:val="004D43D7"/>
    <w:rsid w:val="004D4C35"/>
    <w:rsid w:val="004D4D8F"/>
    <w:rsid w:val="004D507D"/>
    <w:rsid w:val="004D50D8"/>
    <w:rsid w:val="004D50E5"/>
    <w:rsid w:val="004D5182"/>
    <w:rsid w:val="004D5262"/>
    <w:rsid w:val="004D5521"/>
    <w:rsid w:val="004D568C"/>
    <w:rsid w:val="004D5728"/>
    <w:rsid w:val="004D584F"/>
    <w:rsid w:val="004D586B"/>
    <w:rsid w:val="004D59BF"/>
    <w:rsid w:val="004D5B45"/>
    <w:rsid w:val="004D5DDB"/>
    <w:rsid w:val="004D60A1"/>
    <w:rsid w:val="004D6740"/>
    <w:rsid w:val="004D67B8"/>
    <w:rsid w:val="004D6CB2"/>
    <w:rsid w:val="004D6F5C"/>
    <w:rsid w:val="004D7228"/>
    <w:rsid w:val="004D79A3"/>
    <w:rsid w:val="004D7D5C"/>
    <w:rsid w:val="004E0154"/>
    <w:rsid w:val="004E0318"/>
    <w:rsid w:val="004E06D7"/>
    <w:rsid w:val="004E0BD8"/>
    <w:rsid w:val="004E0E3B"/>
    <w:rsid w:val="004E0E9D"/>
    <w:rsid w:val="004E107C"/>
    <w:rsid w:val="004E14B0"/>
    <w:rsid w:val="004E1501"/>
    <w:rsid w:val="004E168E"/>
    <w:rsid w:val="004E1707"/>
    <w:rsid w:val="004E1942"/>
    <w:rsid w:val="004E20CB"/>
    <w:rsid w:val="004E21CE"/>
    <w:rsid w:val="004E21D6"/>
    <w:rsid w:val="004E2492"/>
    <w:rsid w:val="004E24E3"/>
    <w:rsid w:val="004E250F"/>
    <w:rsid w:val="004E2939"/>
    <w:rsid w:val="004E2EA4"/>
    <w:rsid w:val="004E3320"/>
    <w:rsid w:val="004E34D7"/>
    <w:rsid w:val="004E397F"/>
    <w:rsid w:val="004E39C8"/>
    <w:rsid w:val="004E3B5B"/>
    <w:rsid w:val="004E556E"/>
    <w:rsid w:val="004E5CC7"/>
    <w:rsid w:val="004E5DF0"/>
    <w:rsid w:val="004E5EF2"/>
    <w:rsid w:val="004E643E"/>
    <w:rsid w:val="004E66B8"/>
    <w:rsid w:val="004E6981"/>
    <w:rsid w:val="004E6AD1"/>
    <w:rsid w:val="004E6D78"/>
    <w:rsid w:val="004E7374"/>
    <w:rsid w:val="004E78BD"/>
    <w:rsid w:val="004E7934"/>
    <w:rsid w:val="004F02F0"/>
    <w:rsid w:val="004F0A5B"/>
    <w:rsid w:val="004F12E6"/>
    <w:rsid w:val="004F1D44"/>
    <w:rsid w:val="004F2135"/>
    <w:rsid w:val="004F21DF"/>
    <w:rsid w:val="004F23E0"/>
    <w:rsid w:val="004F326C"/>
    <w:rsid w:val="004F3603"/>
    <w:rsid w:val="004F3713"/>
    <w:rsid w:val="004F3A39"/>
    <w:rsid w:val="004F3A3D"/>
    <w:rsid w:val="004F3B35"/>
    <w:rsid w:val="004F3ED0"/>
    <w:rsid w:val="004F406C"/>
    <w:rsid w:val="004F40BE"/>
    <w:rsid w:val="004F4664"/>
    <w:rsid w:val="004F4E02"/>
    <w:rsid w:val="004F4FB1"/>
    <w:rsid w:val="004F52BB"/>
    <w:rsid w:val="004F53CF"/>
    <w:rsid w:val="004F5425"/>
    <w:rsid w:val="004F5820"/>
    <w:rsid w:val="004F59AD"/>
    <w:rsid w:val="004F5F4D"/>
    <w:rsid w:val="004F5FDA"/>
    <w:rsid w:val="004F606C"/>
    <w:rsid w:val="004F615B"/>
    <w:rsid w:val="004F638F"/>
    <w:rsid w:val="004F6C3B"/>
    <w:rsid w:val="004F7118"/>
    <w:rsid w:val="004F7124"/>
    <w:rsid w:val="004F7184"/>
    <w:rsid w:val="004F76BF"/>
    <w:rsid w:val="004F7B37"/>
    <w:rsid w:val="004F7F25"/>
    <w:rsid w:val="0050003F"/>
    <w:rsid w:val="00500047"/>
    <w:rsid w:val="00500454"/>
    <w:rsid w:val="00500674"/>
    <w:rsid w:val="005006AB"/>
    <w:rsid w:val="0050092F"/>
    <w:rsid w:val="005009C8"/>
    <w:rsid w:val="00500B34"/>
    <w:rsid w:val="00500C06"/>
    <w:rsid w:val="00500D93"/>
    <w:rsid w:val="00500DF3"/>
    <w:rsid w:val="00500E7D"/>
    <w:rsid w:val="0050104E"/>
    <w:rsid w:val="00501149"/>
    <w:rsid w:val="0050138F"/>
    <w:rsid w:val="00502989"/>
    <w:rsid w:val="00502BA3"/>
    <w:rsid w:val="00502C34"/>
    <w:rsid w:val="00502E71"/>
    <w:rsid w:val="005031D2"/>
    <w:rsid w:val="00503480"/>
    <w:rsid w:val="00503634"/>
    <w:rsid w:val="00503830"/>
    <w:rsid w:val="00503A87"/>
    <w:rsid w:val="005044B6"/>
    <w:rsid w:val="0050477C"/>
    <w:rsid w:val="005049A5"/>
    <w:rsid w:val="005049C9"/>
    <w:rsid w:val="0050578F"/>
    <w:rsid w:val="00505A74"/>
    <w:rsid w:val="00505FB2"/>
    <w:rsid w:val="00505FB7"/>
    <w:rsid w:val="005063D8"/>
    <w:rsid w:val="00506ACB"/>
    <w:rsid w:val="00506BF9"/>
    <w:rsid w:val="00506EF3"/>
    <w:rsid w:val="005075E2"/>
    <w:rsid w:val="0051022E"/>
    <w:rsid w:val="00510B36"/>
    <w:rsid w:val="00510DB9"/>
    <w:rsid w:val="005113AE"/>
    <w:rsid w:val="005114D0"/>
    <w:rsid w:val="00511AC8"/>
    <w:rsid w:val="00511AD5"/>
    <w:rsid w:val="005121AF"/>
    <w:rsid w:val="0051275E"/>
    <w:rsid w:val="00513046"/>
    <w:rsid w:val="00513307"/>
    <w:rsid w:val="005134A0"/>
    <w:rsid w:val="005134C3"/>
    <w:rsid w:val="0051357C"/>
    <w:rsid w:val="005136AA"/>
    <w:rsid w:val="00513752"/>
    <w:rsid w:val="00513AD4"/>
    <w:rsid w:val="00514F25"/>
    <w:rsid w:val="005156EA"/>
    <w:rsid w:val="00515A09"/>
    <w:rsid w:val="0051659E"/>
    <w:rsid w:val="00516803"/>
    <w:rsid w:val="005172A3"/>
    <w:rsid w:val="0051745B"/>
    <w:rsid w:val="005174E0"/>
    <w:rsid w:val="005176F5"/>
    <w:rsid w:val="005179EC"/>
    <w:rsid w:val="00517A33"/>
    <w:rsid w:val="00517B75"/>
    <w:rsid w:val="00517B99"/>
    <w:rsid w:val="00517CDB"/>
    <w:rsid w:val="00520130"/>
    <w:rsid w:val="0052049E"/>
    <w:rsid w:val="00520642"/>
    <w:rsid w:val="005209D6"/>
    <w:rsid w:val="00520F51"/>
    <w:rsid w:val="00521124"/>
    <w:rsid w:val="00521633"/>
    <w:rsid w:val="00521866"/>
    <w:rsid w:val="00521991"/>
    <w:rsid w:val="00522115"/>
    <w:rsid w:val="005226C6"/>
    <w:rsid w:val="0052294B"/>
    <w:rsid w:val="00522D02"/>
    <w:rsid w:val="00522F22"/>
    <w:rsid w:val="005231DA"/>
    <w:rsid w:val="00523407"/>
    <w:rsid w:val="00523C36"/>
    <w:rsid w:val="00523EC3"/>
    <w:rsid w:val="00523EC5"/>
    <w:rsid w:val="0052446C"/>
    <w:rsid w:val="005247CB"/>
    <w:rsid w:val="0052483C"/>
    <w:rsid w:val="00524CA9"/>
    <w:rsid w:val="005251EF"/>
    <w:rsid w:val="0052543F"/>
    <w:rsid w:val="00525CE9"/>
    <w:rsid w:val="0052605A"/>
    <w:rsid w:val="00526207"/>
    <w:rsid w:val="0052636E"/>
    <w:rsid w:val="00526431"/>
    <w:rsid w:val="00526484"/>
    <w:rsid w:val="00526641"/>
    <w:rsid w:val="00526FD7"/>
    <w:rsid w:val="00527C46"/>
    <w:rsid w:val="0053014D"/>
    <w:rsid w:val="005303EA"/>
    <w:rsid w:val="00530B34"/>
    <w:rsid w:val="00530E43"/>
    <w:rsid w:val="005312A1"/>
    <w:rsid w:val="0053174E"/>
    <w:rsid w:val="00531BC2"/>
    <w:rsid w:val="00531C35"/>
    <w:rsid w:val="00531E43"/>
    <w:rsid w:val="00532224"/>
    <w:rsid w:val="00532398"/>
    <w:rsid w:val="005328E8"/>
    <w:rsid w:val="0053295E"/>
    <w:rsid w:val="00532BA4"/>
    <w:rsid w:val="00532F79"/>
    <w:rsid w:val="00533C9F"/>
    <w:rsid w:val="00533F8D"/>
    <w:rsid w:val="00533FA6"/>
    <w:rsid w:val="0053417B"/>
    <w:rsid w:val="005341A2"/>
    <w:rsid w:val="005342D7"/>
    <w:rsid w:val="00534B6C"/>
    <w:rsid w:val="00535044"/>
    <w:rsid w:val="00535158"/>
    <w:rsid w:val="0053555C"/>
    <w:rsid w:val="005355F9"/>
    <w:rsid w:val="005361A0"/>
    <w:rsid w:val="005364A1"/>
    <w:rsid w:val="005365CB"/>
    <w:rsid w:val="005367E7"/>
    <w:rsid w:val="00536864"/>
    <w:rsid w:val="00537101"/>
    <w:rsid w:val="00537450"/>
    <w:rsid w:val="00537A53"/>
    <w:rsid w:val="00537C14"/>
    <w:rsid w:val="00537C4E"/>
    <w:rsid w:val="005400B2"/>
    <w:rsid w:val="00540262"/>
    <w:rsid w:val="005403EF"/>
    <w:rsid w:val="005407E4"/>
    <w:rsid w:val="005408BC"/>
    <w:rsid w:val="00541311"/>
    <w:rsid w:val="005419CD"/>
    <w:rsid w:val="00541B7D"/>
    <w:rsid w:val="00541BBB"/>
    <w:rsid w:val="00541CB6"/>
    <w:rsid w:val="00541F43"/>
    <w:rsid w:val="005426AA"/>
    <w:rsid w:val="005426FE"/>
    <w:rsid w:val="005427CD"/>
    <w:rsid w:val="00542ADF"/>
    <w:rsid w:val="00542BD1"/>
    <w:rsid w:val="00542C5B"/>
    <w:rsid w:val="00542E67"/>
    <w:rsid w:val="00542F30"/>
    <w:rsid w:val="00542FE1"/>
    <w:rsid w:val="00543634"/>
    <w:rsid w:val="00543859"/>
    <w:rsid w:val="005438A1"/>
    <w:rsid w:val="005438CE"/>
    <w:rsid w:val="00543BB4"/>
    <w:rsid w:val="00544079"/>
    <w:rsid w:val="005441BA"/>
    <w:rsid w:val="005444CD"/>
    <w:rsid w:val="00544BA2"/>
    <w:rsid w:val="00544FFA"/>
    <w:rsid w:val="00545239"/>
    <w:rsid w:val="00545626"/>
    <w:rsid w:val="00545738"/>
    <w:rsid w:val="005457FB"/>
    <w:rsid w:val="00545866"/>
    <w:rsid w:val="00545E6A"/>
    <w:rsid w:val="00546118"/>
    <w:rsid w:val="00546CE6"/>
    <w:rsid w:val="00546DAA"/>
    <w:rsid w:val="005479A6"/>
    <w:rsid w:val="00547F6C"/>
    <w:rsid w:val="00550027"/>
    <w:rsid w:val="00550060"/>
    <w:rsid w:val="005500CC"/>
    <w:rsid w:val="00550C5B"/>
    <w:rsid w:val="00550E41"/>
    <w:rsid w:val="00551057"/>
    <w:rsid w:val="00551324"/>
    <w:rsid w:val="005515E3"/>
    <w:rsid w:val="005516AB"/>
    <w:rsid w:val="00551EE4"/>
    <w:rsid w:val="0055209D"/>
    <w:rsid w:val="005526B2"/>
    <w:rsid w:val="0055419D"/>
    <w:rsid w:val="005542AB"/>
    <w:rsid w:val="00554673"/>
    <w:rsid w:val="00554735"/>
    <w:rsid w:val="00554763"/>
    <w:rsid w:val="0055495F"/>
    <w:rsid w:val="00554A89"/>
    <w:rsid w:val="00554C87"/>
    <w:rsid w:val="00554D54"/>
    <w:rsid w:val="00554DBE"/>
    <w:rsid w:val="00555A30"/>
    <w:rsid w:val="00555C97"/>
    <w:rsid w:val="005562CD"/>
    <w:rsid w:val="00556478"/>
    <w:rsid w:val="0055665B"/>
    <w:rsid w:val="005566F5"/>
    <w:rsid w:val="00556E21"/>
    <w:rsid w:val="00556E6C"/>
    <w:rsid w:val="0055725C"/>
    <w:rsid w:val="005572C7"/>
    <w:rsid w:val="005573FC"/>
    <w:rsid w:val="0055799A"/>
    <w:rsid w:val="00560008"/>
    <w:rsid w:val="00560065"/>
    <w:rsid w:val="00560145"/>
    <w:rsid w:val="005601E1"/>
    <w:rsid w:val="0056030A"/>
    <w:rsid w:val="00560310"/>
    <w:rsid w:val="005608BD"/>
    <w:rsid w:val="00560951"/>
    <w:rsid w:val="00560C7C"/>
    <w:rsid w:val="00560CA9"/>
    <w:rsid w:val="00560ED7"/>
    <w:rsid w:val="00561193"/>
    <w:rsid w:val="005611AF"/>
    <w:rsid w:val="005618E0"/>
    <w:rsid w:val="0056195C"/>
    <w:rsid w:val="00561CD3"/>
    <w:rsid w:val="0056215F"/>
    <w:rsid w:val="005626A4"/>
    <w:rsid w:val="005626ED"/>
    <w:rsid w:val="00562C66"/>
    <w:rsid w:val="00563BD6"/>
    <w:rsid w:val="00563C6C"/>
    <w:rsid w:val="0056456D"/>
    <w:rsid w:val="00565011"/>
    <w:rsid w:val="00565325"/>
    <w:rsid w:val="00565357"/>
    <w:rsid w:val="00565440"/>
    <w:rsid w:val="005658AA"/>
    <w:rsid w:val="005658DA"/>
    <w:rsid w:val="00565922"/>
    <w:rsid w:val="00565B9B"/>
    <w:rsid w:val="00565FE3"/>
    <w:rsid w:val="00566575"/>
    <w:rsid w:val="0056683C"/>
    <w:rsid w:val="00566C36"/>
    <w:rsid w:val="005673EC"/>
    <w:rsid w:val="005675A9"/>
    <w:rsid w:val="00567DFF"/>
    <w:rsid w:val="00567E2C"/>
    <w:rsid w:val="005700C5"/>
    <w:rsid w:val="0057011C"/>
    <w:rsid w:val="005701D6"/>
    <w:rsid w:val="00570266"/>
    <w:rsid w:val="00570470"/>
    <w:rsid w:val="005704A2"/>
    <w:rsid w:val="0057089C"/>
    <w:rsid w:val="00570DB5"/>
    <w:rsid w:val="0057136C"/>
    <w:rsid w:val="005713DC"/>
    <w:rsid w:val="00571C49"/>
    <w:rsid w:val="00572413"/>
    <w:rsid w:val="005727FF"/>
    <w:rsid w:val="005730C7"/>
    <w:rsid w:val="005732B1"/>
    <w:rsid w:val="0057335C"/>
    <w:rsid w:val="0057369B"/>
    <w:rsid w:val="00573D3E"/>
    <w:rsid w:val="00573DA9"/>
    <w:rsid w:val="0057439A"/>
    <w:rsid w:val="005743C3"/>
    <w:rsid w:val="0057451E"/>
    <w:rsid w:val="0057455E"/>
    <w:rsid w:val="005746CD"/>
    <w:rsid w:val="005748A9"/>
    <w:rsid w:val="00574CCA"/>
    <w:rsid w:val="0057501C"/>
    <w:rsid w:val="00575610"/>
    <w:rsid w:val="005756CD"/>
    <w:rsid w:val="00575933"/>
    <w:rsid w:val="005761AA"/>
    <w:rsid w:val="00577224"/>
    <w:rsid w:val="0057769D"/>
    <w:rsid w:val="00577A48"/>
    <w:rsid w:val="00577EBF"/>
    <w:rsid w:val="00577F30"/>
    <w:rsid w:val="0058010B"/>
    <w:rsid w:val="0058047A"/>
    <w:rsid w:val="005804F2"/>
    <w:rsid w:val="0058051A"/>
    <w:rsid w:val="0058097C"/>
    <w:rsid w:val="00580D67"/>
    <w:rsid w:val="00580F04"/>
    <w:rsid w:val="0058117E"/>
    <w:rsid w:val="00581C50"/>
    <w:rsid w:val="00581F29"/>
    <w:rsid w:val="0058220B"/>
    <w:rsid w:val="0058254C"/>
    <w:rsid w:val="00582760"/>
    <w:rsid w:val="00582830"/>
    <w:rsid w:val="005829C4"/>
    <w:rsid w:val="00582AD6"/>
    <w:rsid w:val="00582C8C"/>
    <w:rsid w:val="00582DCD"/>
    <w:rsid w:val="00582E1B"/>
    <w:rsid w:val="0058388E"/>
    <w:rsid w:val="00583E0B"/>
    <w:rsid w:val="00583F48"/>
    <w:rsid w:val="0058411C"/>
    <w:rsid w:val="00584BE9"/>
    <w:rsid w:val="00585190"/>
    <w:rsid w:val="005859DD"/>
    <w:rsid w:val="00585E1E"/>
    <w:rsid w:val="00585EAD"/>
    <w:rsid w:val="00585EEB"/>
    <w:rsid w:val="00586148"/>
    <w:rsid w:val="00586713"/>
    <w:rsid w:val="0058676E"/>
    <w:rsid w:val="00587395"/>
    <w:rsid w:val="00587633"/>
    <w:rsid w:val="00587A2E"/>
    <w:rsid w:val="0059010D"/>
    <w:rsid w:val="00590251"/>
    <w:rsid w:val="005904AA"/>
    <w:rsid w:val="00590622"/>
    <w:rsid w:val="00590CDC"/>
    <w:rsid w:val="00591A82"/>
    <w:rsid w:val="00591B2F"/>
    <w:rsid w:val="00591C8D"/>
    <w:rsid w:val="0059286A"/>
    <w:rsid w:val="0059294B"/>
    <w:rsid w:val="00592EFB"/>
    <w:rsid w:val="00593081"/>
    <w:rsid w:val="0059314D"/>
    <w:rsid w:val="00593196"/>
    <w:rsid w:val="00594126"/>
    <w:rsid w:val="00594192"/>
    <w:rsid w:val="00594391"/>
    <w:rsid w:val="00594DE8"/>
    <w:rsid w:val="0059509F"/>
    <w:rsid w:val="0059521D"/>
    <w:rsid w:val="00595554"/>
    <w:rsid w:val="0059570F"/>
    <w:rsid w:val="005957E0"/>
    <w:rsid w:val="00595927"/>
    <w:rsid w:val="005960C1"/>
    <w:rsid w:val="00596195"/>
    <w:rsid w:val="00596440"/>
    <w:rsid w:val="005966BE"/>
    <w:rsid w:val="00596918"/>
    <w:rsid w:val="00596AC2"/>
    <w:rsid w:val="00596DD2"/>
    <w:rsid w:val="00597149"/>
    <w:rsid w:val="005972C0"/>
    <w:rsid w:val="005975D3"/>
    <w:rsid w:val="0059773C"/>
    <w:rsid w:val="005978EF"/>
    <w:rsid w:val="0059799D"/>
    <w:rsid w:val="00597AE4"/>
    <w:rsid w:val="00597B46"/>
    <w:rsid w:val="00597E24"/>
    <w:rsid w:val="005A0023"/>
    <w:rsid w:val="005A0203"/>
    <w:rsid w:val="005A0275"/>
    <w:rsid w:val="005A02DC"/>
    <w:rsid w:val="005A03AC"/>
    <w:rsid w:val="005A05CA"/>
    <w:rsid w:val="005A06FF"/>
    <w:rsid w:val="005A0D2B"/>
    <w:rsid w:val="005A0DDC"/>
    <w:rsid w:val="005A0F0D"/>
    <w:rsid w:val="005A12C3"/>
    <w:rsid w:val="005A157A"/>
    <w:rsid w:val="005A1701"/>
    <w:rsid w:val="005A19D2"/>
    <w:rsid w:val="005A1DD1"/>
    <w:rsid w:val="005A1F9B"/>
    <w:rsid w:val="005A22BA"/>
    <w:rsid w:val="005A24F6"/>
    <w:rsid w:val="005A2789"/>
    <w:rsid w:val="005A2D13"/>
    <w:rsid w:val="005A30EF"/>
    <w:rsid w:val="005A3572"/>
    <w:rsid w:val="005A37A3"/>
    <w:rsid w:val="005A38F2"/>
    <w:rsid w:val="005A4FF2"/>
    <w:rsid w:val="005A5018"/>
    <w:rsid w:val="005A5255"/>
    <w:rsid w:val="005A530F"/>
    <w:rsid w:val="005A5744"/>
    <w:rsid w:val="005A587E"/>
    <w:rsid w:val="005A5E0A"/>
    <w:rsid w:val="005A6212"/>
    <w:rsid w:val="005A6600"/>
    <w:rsid w:val="005A66BD"/>
    <w:rsid w:val="005A66CF"/>
    <w:rsid w:val="005A6CB1"/>
    <w:rsid w:val="005A7118"/>
    <w:rsid w:val="005A7640"/>
    <w:rsid w:val="005A7AF4"/>
    <w:rsid w:val="005B0067"/>
    <w:rsid w:val="005B0427"/>
    <w:rsid w:val="005B0463"/>
    <w:rsid w:val="005B098B"/>
    <w:rsid w:val="005B107E"/>
    <w:rsid w:val="005B1B2A"/>
    <w:rsid w:val="005B2057"/>
    <w:rsid w:val="005B2115"/>
    <w:rsid w:val="005B2150"/>
    <w:rsid w:val="005B2677"/>
    <w:rsid w:val="005B2E6D"/>
    <w:rsid w:val="005B3579"/>
    <w:rsid w:val="005B358E"/>
    <w:rsid w:val="005B3877"/>
    <w:rsid w:val="005B3989"/>
    <w:rsid w:val="005B3CBE"/>
    <w:rsid w:val="005B3F3D"/>
    <w:rsid w:val="005B41E9"/>
    <w:rsid w:val="005B42E3"/>
    <w:rsid w:val="005B4615"/>
    <w:rsid w:val="005B4710"/>
    <w:rsid w:val="005B472B"/>
    <w:rsid w:val="005B4D04"/>
    <w:rsid w:val="005B5147"/>
    <w:rsid w:val="005B567A"/>
    <w:rsid w:val="005B590D"/>
    <w:rsid w:val="005B5B73"/>
    <w:rsid w:val="005B5C98"/>
    <w:rsid w:val="005B64D5"/>
    <w:rsid w:val="005B65AD"/>
    <w:rsid w:val="005B6690"/>
    <w:rsid w:val="005B6809"/>
    <w:rsid w:val="005B6C98"/>
    <w:rsid w:val="005B6E68"/>
    <w:rsid w:val="005B79B7"/>
    <w:rsid w:val="005B79E6"/>
    <w:rsid w:val="005C0266"/>
    <w:rsid w:val="005C051D"/>
    <w:rsid w:val="005C0632"/>
    <w:rsid w:val="005C064B"/>
    <w:rsid w:val="005C065E"/>
    <w:rsid w:val="005C09FB"/>
    <w:rsid w:val="005C0B0C"/>
    <w:rsid w:val="005C10CC"/>
    <w:rsid w:val="005C134B"/>
    <w:rsid w:val="005C1472"/>
    <w:rsid w:val="005C179A"/>
    <w:rsid w:val="005C1A61"/>
    <w:rsid w:val="005C1B24"/>
    <w:rsid w:val="005C1F7D"/>
    <w:rsid w:val="005C20CA"/>
    <w:rsid w:val="005C2281"/>
    <w:rsid w:val="005C2F5A"/>
    <w:rsid w:val="005C3016"/>
    <w:rsid w:val="005C3104"/>
    <w:rsid w:val="005C37EB"/>
    <w:rsid w:val="005C3A14"/>
    <w:rsid w:val="005C47A2"/>
    <w:rsid w:val="005C49A4"/>
    <w:rsid w:val="005C4E26"/>
    <w:rsid w:val="005C50C8"/>
    <w:rsid w:val="005C52EE"/>
    <w:rsid w:val="005C5537"/>
    <w:rsid w:val="005C5626"/>
    <w:rsid w:val="005C5BBE"/>
    <w:rsid w:val="005C5FB6"/>
    <w:rsid w:val="005C654C"/>
    <w:rsid w:val="005C665D"/>
    <w:rsid w:val="005C6A29"/>
    <w:rsid w:val="005C6CC0"/>
    <w:rsid w:val="005C7001"/>
    <w:rsid w:val="005C70CD"/>
    <w:rsid w:val="005C79F2"/>
    <w:rsid w:val="005C7AA0"/>
    <w:rsid w:val="005C7B5C"/>
    <w:rsid w:val="005C7D7A"/>
    <w:rsid w:val="005C7E65"/>
    <w:rsid w:val="005D026A"/>
    <w:rsid w:val="005D04D6"/>
    <w:rsid w:val="005D0665"/>
    <w:rsid w:val="005D0797"/>
    <w:rsid w:val="005D0B4F"/>
    <w:rsid w:val="005D0BEA"/>
    <w:rsid w:val="005D1085"/>
    <w:rsid w:val="005D1184"/>
    <w:rsid w:val="005D19B8"/>
    <w:rsid w:val="005D1B5E"/>
    <w:rsid w:val="005D1C74"/>
    <w:rsid w:val="005D2176"/>
    <w:rsid w:val="005D242F"/>
    <w:rsid w:val="005D2B16"/>
    <w:rsid w:val="005D2B86"/>
    <w:rsid w:val="005D30A3"/>
    <w:rsid w:val="005D3197"/>
    <w:rsid w:val="005D34E3"/>
    <w:rsid w:val="005D3920"/>
    <w:rsid w:val="005D3AB3"/>
    <w:rsid w:val="005D3DC0"/>
    <w:rsid w:val="005D407B"/>
    <w:rsid w:val="005D41D7"/>
    <w:rsid w:val="005D4AFC"/>
    <w:rsid w:val="005D4B12"/>
    <w:rsid w:val="005D4E86"/>
    <w:rsid w:val="005D524B"/>
    <w:rsid w:val="005D57D8"/>
    <w:rsid w:val="005D5897"/>
    <w:rsid w:val="005D5AF6"/>
    <w:rsid w:val="005D63FC"/>
    <w:rsid w:val="005D693D"/>
    <w:rsid w:val="005D7081"/>
    <w:rsid w:val="005D734B"/>
    <w:rsid w:val="005D74C3"/>
    <w:rsid w:val="005D7750"/>
    <w:rsid w:val="005D7761"/>
    <w:rsid w:val="005D7AFD"/>
    <w:rsid w:val="005D7B8D"/>
    <w:rsid w:val="005D7F49"/>
    <w:rsid w:val="005E0338"/>
    <w:rsid w:val="005E03A5"/>
    <w:rsid w:val="005E04FD"/>
    <w:rsid w:val="005E08CA"/>
    <w:rsid w:val="005E0D73"/>
    <w:rsid w:val="005E0FF6"/>
    <w:rsid w:val="005E1812"/>
    <w:rsid w:val="005E1E66"/>
    <w:rsid w:val="005E24EF"/>
    <w:rsid w:val="005E27C6"/>
    <w:rsid w:val="005E2F76"/>
    <w:rsid w:val="005E300B"/>
    <w:rsid w:val="005E30D5"/>
    <w:rsid w:val="005E30F3"/>
    <w:rsid w:val="005E3130"/>
    <w:rsid w:val="005E3273"/>
    <w:rsid w:val="005E3355"/>
    <w:rsid w:val="005E34C2"/>
    <w:rsid w:val="005E352C"/>
    <w:rsid w:val="005E3739"/>
    <w:rsid w:val="005E37AB"/>
    <w:rsid w:val="005E3CE7"/>
    <w:rsid w:val="005E3EB4"/>
    <w:rsid w:val="005E4BAD"/>
    <w:rsid w:val="005E4DE4"/>
    <w:rsid w:val="005E4E3C"/>
    <w:rsid w:val="005E565A"/>
    <w:rsid w:val="005E5B0A"/>
    <w:rsid w:val="005E609D"/>
    <w:rsid w:val="005E629E"/>
    <w:rsid w:val="005E66C8"/>
    <w:rsid w:val="005E686D"/>
    <w:rsid w:val="005E70F1"/>
    <w:rsid w:val="005E7403"/>
    <w:rsid w:val="005E768C"/>
    <w:rsid w:val="005F0306"/>
    <w:rsid w:val="005F076C"/>
    <w:rsid w:val="005F07D3"/>
    <w:rsid w:val="005F0B96"/>
    <w:rsid w:val="005F0BAB"/>
    <w:rsid w:val="005F0C51"/>
    <w:rsid w:val="005F0FBE"/>
    <w:rsid w:val="005F152D"/>
    <w:rsid w:val="005F185D"/>
    <w:rsid w:val="005F1B18"/>
    <w:rsid w:val="005F1CB7"/>
    <w:rsid w:val="005F240A"/>
    <w:rsid w:val="005F3363"/>
    <w:rsid w:val="005F34B3"/>
    <w:rsid w:val="005F3969"/>
    <w:rsid w:val="005F3B24"/>
    <w:rsid w:val="005F3CA9"/>
    <w:rsid w:val="005F3EEA"/>
    <w:rsid w:val="005F59FA"/>
    <w:rsid w:val="005F5A30"/>
    <w:rsid w:val="005F5AAD"/>
    <w:rsid w:val="005F5BF2"/>
    <w:rsid w:val="005F5F22"/>
    <w:rsid w:val="005F5F83"/>
    <w:rsid w:val="005F616A"/>
    <w:rsid w:val="005F6D07"/>
    <w:rsid w:val="005F6DA9"/>
    <w:rsid w:val="005F6E2B"/>
    <w:rsid w:val="005F6F2C"/>
    <w:rsid w:val="005F6F6E"/>
    <w:rsid w:val="005F6F8D"/>
    <w:rsid w:val="005F7104"/>
    <w:rsid w:val="005F738A"/>
    <w:rsid w:val="005F78A1"/>
    <w:rsid w:val="005F7920"/>
    <w:rsid w:val="005F79CA"/>
    <w:rsid w:val="005F7BDE"/>
    <w:rsid w:val="00600283"/>
    <w:rsid w:val="006002E9"/>
    <w:rsid w:val="006003D6"/>
    <w:rsid w:val="006005FB"/>
    <w:rsid w:val="00600B54"/>
    <w:rsid w:val="00600EF8"/>
    <w:rsid w:val="006013CC"/>
    <w:rsid w:val="00601407"/>
    <w:rsid w:val="006015FB"/>
    <w:rsid w:val="0060199B"/>
    <w:rsid w:val="00601D69"/>
    <w:rsid w:val="006020B2"/>
    <w:rsid w:val="006027A2"/>
    <w:rsid w:val="006027E0"/>
    <w:rsid w:val="00602C5D"/>
    <w:rsid w:val="00602CA1"/>
    <w:rsid w:val="006032E3"/>
    <w:rsid w:val="006037BF"/>
    <w:rsid w:val="00603880"/>
    <w:rsid w:val="00603B9C"/>
    <w:rsid w:val="00603C8D"/>
    <w:rsid w:val="00603D33"/>
    <w:rsid w:val="00603E29"/>
    <w:rsid w:val="00604027"/>
    <w:rsid w:val="006048A9"/>
    <w:rsid w:val="00604983"/>
    <w:rsid w:val="00604A9A"/>
    <w:rsid w:val="006050B1"/>
    <w:rsid w:val="006050DF"/>
    <w:rsid w:val="0060566C"/>
    <w:rsid w:val="00605A68"/>
    <w:rsid w:val="00605E3E"/>
    <w:rsid w:val="00605FC2"/>
    <w:rsid w:val="0060602B"/>
    <w:rsid w:val="0060613D"/>
    <w:rsid w:val="0060642E"/>
    <w:rsid w:val="006067FC"/>
    <w:rsid w:val="00606AEC"/>
    <w:rsid w:val="006074E5"/>
    <w:rsid w:val="0060777F"/>
    <w:rsid w:val="00607968"/>
    <w:rsid w:val="00607A87"/>
    <w:rsid w:val="00607C4D"/>
    <w:rsid w:val="0061003E"/>
    <w:rsid w:val="0061031A"/>
    <w:rsid w:val="0061039D"/>
    <w:rsid w:val="0061040B"/>
    <w:rsid w:val="0061081F"/>
    <w:rsid w:val="006110E3"/>
    <w:rsid w:val="0061116D"/>
    <w:rsid w:val="00612361"/>
    <w:rsid w:val="0061245A"/>
    <w:rsid w:val="0061255E"/>
    <w:rsid w:val="0061273E"/>
    <w:rsid w:val="00612BA3"/>
    <w:rsid w:val="00612C08"/>
    <w:rsid w:val="00612CC5"/>
    <w:rsid w:val="00612D78"/>
    <w:rsid w:val="00612DBD"/>
    <w:rsid w:val="006130DA"/>
    <w:rsid w:val="00613449"/>
    <w:rsid w:val="006136FA"/>
    <w:rsid w:val="0061375B"/>
    <w:rsid w:val="006138B3"/>
    <w:rsid w:val="00613D01"/>
    <w:rsid w:val="00614200"/>
    <w:rsid w:val="006147CA"/>
    <w:rsid w:val="00614908"/>
    <w:rsid w:val="00614B90"/>
    <w:rsid w:val="00615090"/>
    <w:rsid w:val="006154ED"/>
    <w:rsid w:val="00615559"/>
    <w:rsid w:val="0061589C"/>
    <w:rsid w:val="006158A0"/>
    <w:rsid w:val="00615DCF"/>
    <w:rsid w:val="00615F23"/>
    <w:rsid w:val="00615F3A"/>
    <w:rsid w:val="006161B8"/>
    <w:rsid w:val="0061622D"/>
    <w:rsid w:val="00616858"/>
    <w:rsid w:val="006169C4"/>
    <w:rsid w:val="00616AD7"/>
    <w:rsid w:val="0061704F"/>
    <w:rsid w:val="00617C7D"/>
    <w:rsid w:val="00617CD3"/>
    <w:rsid w:val="00617FAC"/>
    <w:rsid w:val="006203C8"/>
    <w:rsid w:val="00620755"/>
    <w:rsid w:val="006209CD"/>
    <w:rsid w:val="00620B99"/>
    <w:rsid w:val="00620C1F"/>
    <w:rsid w:val="00621306"/>
    <w:rsid w:val="0062151B"/>
    <w:rsid w:val="00621E29"/>
    <w:rsid w:val="006226A3"/>
    <w:rsid w:val="0062272A"/>
    <w:rsid w:val="00622941"/>
    <w:rsid w:val="00622BDC"/>
    <w:rsid w:val="00622CE4"/>
    <w:rsid w:val="00622E8B"/>
    <w:rsid w:val="006239D5"/>
    <w:rsid w:val="00623C38"/>
    <w:rsid w:val="006242D3"/>
    <w:rsid w:val="00624D6B"/>
    <w:rsid w:val="006254B2"/>
    <w:rsid w:val="00625530"/>
    <w:rsid w:val="00625743"/>
    <w:rsid w:val="006259F0"/>
    <w:rsid w:val="00626112"/>
    <w:rsid w:val="00626133"/>
    <w:rsid w:val="00626342"/>
    <w:rsid w:val="0062646D"/>
    <w:rsid w:val="0062653D"/>
    <w:rsid w:val="006268BD"/>
    <w:rsid w:val="00626ACC"/>
    <w:rsid w:val="00626F5C"/>
    <w:rsid w:val="0062708C"/>
    <w:rsid w:val="00627308"/>
    <w:rsid w:val="006278AF"/>
    <w:rsid w:val="00627D60"/>
    <w:rsid w:val="00627D85"/>
    <w:rsid w:val="00627E2E"/>
    <w:rsid w:val="00630383"/>
    <w:rsid w:val="00630855"/>
    <w:rsid w:val="00630936"/>
    <w:rsid w:val="00630BFF"/>
    <w:rsid w:val="00630CE5"/>
    <w:rsid w:val="00631309"/>
    <w:rsid w:val="00631AC2"/>
    <w:rsid w:val="00632116"/>
    <w:rsid w:val="006322B1"/>
    <w:rsid w:val="00632396"/>
    <w:rsid w:val="00632EC4"/>
    <w:rsid w:val="00632F6D"/>
    <w:rsid w:val="00633002"/>
    <w:rsid w:val="0063346B"/>
    <w:rsid w:val="00633633"/>
    <w:rsid w:val="0063398F"/>
    <w:rsid w:val="00633B35"/>
    <w:rsid w:val="00633DEF"/>
    <w:rsid w:val="006340BA"/>
    <w:rsid w:val="00634CB4"/>
    <w:rsid w:val="00634F46"/>
    <w:rsid w:val="006355CB"/>
    <w:rsid w:val="006356F1"/>
    <w:rsid w:val="0063576C"/>
    <w:rsid w:val="00635A7B"/>
    <w:rsid w:val="00635F81"/>
    <w:rsid w:val="006360DB"/>
    <w:rsid w:val="00636580"/>
    <w:rsid w:val="006367E2"/>
    <w:rsid w:val="00636DEB"/>
    <w:rsid w:val="0063744F"/>
    <w:rsid w:val="00637489"/>
    <w:rsid w:val="0063764E"/>
    <w:rsid w:val="006376F7"/>
    <w:rsid w:val="006378A5"/>
    <w:rsid w:val="00637AC4"/>
    <w:rsid w:val="00637B92"/>
    <w:rsid w:val="00637BD9"/>
    <w:rsid w:val="006400F4"/>
    <w:rsid w:val="0064058B"/>
    <w:rsid w:val="00640715"/>
    <w:rsid w:val="0064079E"/>
    <w:rsid w:val="006408DD"/>
    <w:rsid w:val="0064090A"/>
    <w:rsid w:val="00640CAF"/>
    <w:rsid w:val="00641605"/>
    <w:rsid w:val="0064165C"/>
    <w:rsid w:val="006419C1"/>
    <w:rsid w:val="00641C95"/>
    <w:rsid w:val="00641E56"/>
    <w:rsid w:val="00641F51"/>
    <w:rsid w:val="00641FDC"/>
    <w:rsid w:val="00642B35"/>
    <w:rsid w:val="00642CDB"/>
    <w:rsid w:val="00642D54"/>
    <w:rsid w:val="0064350E"/>
    <w:rsid w:val="00643727"/>
    <w:rsid w:val="0064374C"/>
    <w:rsid w:val="006438B7"/>
    <w:rsid w:val="0064392C"/>
    <w:rsid w:val="00643958"/>
    <w:rsid w:val="00644451"/>
    <w:rsid w:val="006444E5"/>
    <w:rsid w:val="006447D3"/>
    <w:rsid w:val="006449D3"/>
    <w:rsid w:val="00644DB4"/>
    <w:rsid w:val="00644DE9"/>
    <w:rsid w:val="00644E6A"/>
    <w:rsid w:val="00644ED2"/>
    <w:rsid w:val="00645410"/>
    <w:rsid w:val="006456A0"/>
    <w:rsid w:val="00645D6D"/>
    <w:rsid w:val="0064681E"/>
    <w:rsid w:val="00646D20"/>
    <w:rsid w:val="00646E62"/>
    <w:rsid w:val="00647366"/>
    <w:rsid w:val="006473EC"/>
    <w:rsid w:val="0064745E"/>
    <w:rsid w:val="00647870"/>
    <w:rsid w:val="0064789D"/>
    <w:rsid w:val="00647DBD"/>
    <w:rsid w:val="00650C2C"/>
    <w:rsid w:val="0065104D"/>
    <w:rsid w:val="00651168"/>
    <w:rsid w:val="0065125E"/>
    <w:rsid w:val="00651308"/>
    <w:rsid w:val="006513A5"/>
    <w:rsid w:val="0065187A"/>
    <w:rsid w:val="006518D5"/>
    <w:rsid w:val="00651B50"/>
    <w:rsid w:val="00651B7C"/>
    <w:rsid w:val="00651BB9"/>
    <w:rsid w:val="00651E1C"/>
    <w:rsid w:val="00651F2F"/>
    <w:rsid w:val="00652752"/>
    <w:rsid w:val="0065377F"/>
    <w:rsid w:val="00653AE8"/>
    <w:rsid w:val="00653D03"/>
    <w:rsid w:val="00653ED6"/>
    <w:rsid w:val="0065407F"/>
    <w:rsid w:val="006546D0"/>
    <w:rsid w:val="006549D9"/>
    <w:rsid w:val="00655217"/>
    <w:rsid w:val="006555DD"/>
    <w:rsid w:val="00655E67"/>
    <w:rsid w:val="0065667A"/>
    <w:rsid w:val="00656A24"/>
    <w:rsid w:val="00656AF9"/>
    <w:rsid w:val="00656B77"/>
    <w:rsid w:val="0065736D"/>
    <w:rsid w:val="00657997"/>
    <w:rsid w:val="00660001"/>
    <w:rsid w:val="00660359"/>
    <w:rsid w:val="00660B39"/>
    <w:rsid w:val="00660E10"/>
    <w:rsid w:val="00660E59"/>
    <w:rsid w:val="006613C1"/>
    <w:rsid w:val="006614BC"/>
    <w:rsid w:val="006616F5"/>
    <w:rsid w:val="006618CD"/>
    <w:rsid w:val="0066199F"/>
    <w:rsid w:val="00661C1F"/>
    <w:rsid w:val="00661E71"/>
    <w:rsid w:val="006621FF"/>
    <w:rsid w:val="00662209"/>
    <w:rsid w:val="00662251"/>
    <w:rsid w:val="006626C8"/>
    <w:rsid w:val="00662D8F"/>
    <w:rsid w:val="0066313C"/>
    <w:rsid w:val="00663AFB"/>
    <w:rsid w:val="00663F82"/>
    <w:rsid w:val="00664252"/>
    <w:rsid w:val="00664325"/>
    <w:rsid w:val="006646F6"/>
    <w:rsid w:val="00664891"/>
    <w:rsid w:val="0066494D"/>
    <w:rsid w:val="00664DBD"/>
    <w:rsid w:val="00664DF3"/>
    <w:rsid w:val="006652F7"/>
    <w:rsid w:val="0066532E"/>
    <w:rsid w:val="00665957"/>
    <w:rsid w:val="006662A4"/>
    <w:rsid w:val="006662CA"/>
    <w:rsid w:val="00666416"/>
    <w:rsid w:val="00666548"/>
    <w:rsid w:val="006665BB"/>
    <w:rsid w:val="00666B93"/>
    <w:rsid w:val="00667080"/>
    <w:rsid w:val="006672DD"/>
    <w:rsid w:val="006675B9"/>
    <w:rsid w:val="00667611"/>
    <w:rsid w:val="00667813"/>
    <w:rsid w:val="00670167"/>
    <w:rsid w:val="006706AA"/>
    <w:rsid w:val="00670825"/>
    <w:rsid w:val="00670839"/>
    <w:rsid w:val="00670B6C"/>
    <w:rsid w:val="00670B78"/>
    <w:rsid w:val="00671144"/>
    <w:rsid w:val="006713FD"/>
    <w:rsid w:val="0067152B"/>
    <w:rsid w:val="00671618"/>
    <w:rsid w:val="006717EC"/>
    <w:rsid w:val="00671B03"/>
    <w:rsid w:val="00671B43"/>
    <w:rsid w:val="00671B5F"/>
    <w:rsid w:val="00672113"/>
    <w:rsid w:val="00672164"/>
    <w:rsid w:val="006725B4"/>
    <w:rsid w:val="006727CB"/>
    <w:rsid w:val="00672A15"/>
    <w:rsid w:val="00672A1B"/>
    <w:rsid w:val="00672D00"/>
    <w:rsid w:val="00672D13"/>
    <w:rsid w:val="00672D54"/>
    <w:rsid w:val="00672EF1"/>
    <w:rsid w:val="00673099"/>
    <w:rsid w:val="006731F7"/>
    <w:rsid w:val="00673763"/>
    <w:rsid w:val="00673CC8"/>
    <w:rsid w:val="0067410A"/>
    <w:rsid w:val="00674B61"/>
    <w:rsid w:val="00675145"/>
    <w:rsid w:val="006751C4"/>
    <w:rsid w:val="00675638"/>
    <w:rsid w:val="00675856"/>
    <w:rsid w:val="00675A2E"/>
    <w:rsid w:val="00675A8B"/>
    <w:rsid w:val="00675C85"/>
    <w:rsid w:val="00675C96"/>
    <w:rsid w:val="00675E44"/>
    <w:rsid w:val="0067601D"/>
    <w:rsid w:val="00676075"/>
    <w:rsid w:val="00676125"/>
    <w:rsid w:val="006761F8"/>
    <w:rsid w:val="00676268"/>
    <w:rsid w:val="006764C0"/>
    <w:rsid w:val="006768BF"/>
    <w:rsid w:val="006768C3"/>
    <w:rsid w:val="00676A34"/>
    <w:rsid w:val="00676B9B"/>
    <w:rsid w:val="00676C55"/>
    <w:rsid w:val="00676EC0"/>
    <w:rsid w:val="00676FA2"/>
    <w:rsid w:val="0067730B"/>
    <w:rsid w:val="0067747A"/>
    <w:rsid w:val="0067781C"/>
    <w:rsid w:val="00677891"/>
    <w:rsid w:val="00677A69"/>
    <w:rsid w:val="00677FED"/>
    <w:rsid w:val="00680062"/>
    <w:rsid w:val="00680938"/>
    <w:rsid w:val="00680AB3"/>
    <w:rsid w:val="00680C02"/>
    <w:rsid w:val="00680CED"/>
    <w:rsid w:val="00680EB8"/>
    <w:rsid w:val="00680F38"/>
    <w:rsid w:val="006811BD"/>
    <w:rsid w:val="00681482"/>
    <w:rsid w:val="0068162A"/>
    <w:rsid w:val="006816E0"/>
    <w:rsid w:val="00681AD8"/>
    <w:rsid w:val="00681B96"/>
    <w:rsid w:val="00681BC0"/>
    <w:rsid w:val="006823CF"/>
    <w:rsid w:val="00682832"/>
    <w:rsid w:val="00682AA1"/>
    <w:rsid w:val="00682B63"/>
    <w:rsid w:val="00682DAA"/>
    <w:rsid w:val="00683054"/>
    <w:rsid w:val="00683524"/>
    <w:rsid w:val="0068388F"/>
    <w:rsid w:val="00683A1B"/>
    <w:rsid w:val="00683B2A"/>
    <w:rsid w:val="00683F5D"/>
    <w:rsid w:val="00684148"/>
    <w:rsid w:val="00684413"/>
    <w:rsid w:val="0068466E"/>
    <w:rsid w:val="006848EB"/>
    <w:rsid w:val="00684F40"/>
    <w:rsid w:val="006850E3"/>
    <w:rsid w:val="0068511A"/>
    <w:rsid w:val="0068548D"/>
    <w:rsid w:val="00685ABC"/>
    <w:rsid w:val="00685B80"/>
    <w:rsid w:val="00686114"/>
    <w:rsid w:val="006862D8"/>
    <w:rsid w:val="006864C1"/>
    <w:rsid w:val="006864D7"/>
    <w:rsid w:val="00686562"/>
    <w:rsid w:val="00686761"/>
    <w:rsid w:val="00686C75"/>
    <w:rsid w:val="006879DB"/>
    <w:rsid w:val="00687CC0"/>
    <w:rsid w:val="00690168"/>
    <w:rsid w:val="00690341"/>
    <w:rsid w:val="00690766"/>
    <w:rsid w:val="00690DCC"/>
    <w:rsid w:val="00690E11"/>
    <w:rsid w:val="00690FE6"/>
    <w:rsid w:val="00691B38"/>
    <w:rsid w:val="00691EB3"/>
    <w:rsid w:val="00692159"/>
    <w:rsid w:val="006924A1"/>
    <w:rsid w:val="00692CC0"/>
    <w:rsid w:val="00692F02"/>
    <w:rsid w:val="00692F2E"/>
    <w:rsid w:val="00692FF9"/>
    <w:rsid w:val="0069303A"/>
    <w:rsid w:val="0069304A"/>
    <w:rsid w:val="006930C1"/>
    <w:rsid w:val="006931E1"/>
    <w:rsid w:val="0069338B"/>
    <w:rsid w:val="0069363F"/>
    <w:rsid w:val="0069387C"/>
    <w:rsid w:val="00693A1E"/>
    <w:rsid w:val="00693CFE"/>
    <w:rsid w:val="0069434B"/>
    <w:rsid w:val="0069443F"/>
    <w:rsid w:val="0069510A"/>
    <w:rsid w:val="00695166"/>
    <w:rsid w:val="0069570E"/>
    <w:rsid w:val="00695891"/>
    <w:rsid w:val="00695907"/>
    <w:rsid w:val="0069597F"/>
    <w:rsid w:val="00696002"/>
    <w:rsid w:val="006960ED"/>
    <w:rsid w:val="00696132"/>
    <w:rsid w:val="0069640A"/>
    <w:rsid w:val="006965EB"/>
    <w:rsid w:val="00696C6D"/>
    <w:rsid w:val="00696C85"/>
    <w:rsid w:val="00697B87"/>
    <w:rsid w:val="006A00A1"/>
    <w:rsid w:val="006A0436"/>
    <w:rsid w:val="006A0A28"/>
    <w:rsid w:val="006A0B92"/>
    <w:rsid w:val="006A0E13"/>
    <w:rsid w:val="006A1A1B"/>
    <w:rsid w:val="006A1D56"/>
    <w:rsid w:val="006A2275"/>
    <w:rsid w:val="006A267B"/>
    <w:rsid w:val="006A2A9C"/>
    <w:rsid w:val="006A2B8C"/>
    <w:rsid w:val="006A2C91"/>
    <w:rsid w:val="006A2FAC"/>
    <w:rsid w:val="006A332F"/>
    <w:rsid w:val="006A344C"/>
    <w:rsid w:val="006A3503"/>
    <w:rsid w:val="006A3BB9"/>
    <w:rsid w:val="006A3BD6"/>
    <w:rsid w:val="006A3E5B"/>
    <w:rsid w:val="006A44A3"/>
    <w:rsid w:val="006A4A6C"/>
    <w:rsid w:val="006A4FDF"/>
    <w:rsid w:val="006A5C76"/>
    <w:rsid w:val="006A5CC2"/>
    <w:rsid w:val="006A6375"/>
    <w:rsid w:val="006A654F"/>
    <w:rsid w:val="006A678E"/>
    <w:rsid w:val="006A6A85"/>
    <w:rsid w:val="006A6AFB"/>
    <w:rsid w:val="006A7007"/>
    <w:rsid w:val="006A70D0"/>
    <w:rsid w:val="006A72FE"/>
    <w:rsid w:val="006A73C5"/>
    <w:rsid w:val="006A7466"/>
    <w:rsid w:val="006A7750"/>
    <w:rsid w:val="006A7F7D"/>
    <w:rsid w:val="006B02AF"/>
    <w:rsid w:val="006B0DD6"/>
    <w:rsid w:val="006B107D"/>
    <w:rsid w:val="006B10CD"/>
    <w:rsid w:val="006B1115"/>
    <w:rsid w:val="006B123E"/>
    <w:rsid w:val="006B16C4"/>
    <w:rsid w:val="006B16F6"/>
    <w:rsid w:val="006B1994"/>
    <w:rsid w:val="006B1EDF"/>
    <w:rsid w:val="006B2784"/>
    <w:rsid w:val="006B2A0A"/>
    <w:rsid w:val="006B30B9"/>
    <w:rsid w:val="006B34B7"/>
    <w:rsid w:val="006B36E6"/>
    <w:rsid w:val="006B3AD0"/>
    <w:rsid w:val="006B3B1B"/>
    <w:rsid w:val="006B3BE0"/>
    <w:rsid w:val="006B41C8"/>
    <w:rsid w:val="006B42B0"/>
    <w:rsid w:val="006B452A"/>
    <w:rsid w:val="006B46E4"/>
    <w:rsid w:val="006B473B"/>
    <w:rsid w:val="006B47BC"/>
    <w:rsid w:val="006B47CE"/>
    <w:rsid w:val="006B48C0"/>
    <w:rsid w:val="006B498F"/>
    <w:rsid w:val="006B55AF"/>
    <w:rsid w:val="006B5CA6"/>
    <w:rsid w:val="006B5E0F"/>
    <w:rsid w:val="006B6008"/>
    <w:rsid w:val="006B637C"/>
    <w:rsid w:val="006B63C8"/>
    <w:rsid w:val="006B6674"/>
    <w:rsid w:val="006B6767"/>
    <w:rsid w:val="006B68BE"/>
    <w:rsid w:val="006B6D97"/>
    <w:rsid w:val="006B7454"/>
    <w:rsid w:val="006B7764"/>
    <w:rsid w:val="006B7CA1"/>
    <w:rsid w:val="006B7E02"/>
    <w:rsid w:val="006B7F69"/>
    <w:rsid w:val="006C020D"/>
    <w:rsid w:val="006C0332"/>
    <w:rsid w:val="006C043E"/>
    <w:rsid w:val="006C063E"/>
    <w:rsid w:val="006C0A28"/>
    <w:rsid w:val="006C0ABA"/>
    <w:rsid w:val="006C0E26"/>
    <w:rsid w:val="006C13BB"/>
    <w:rsid w:val="006C13F4"/>
    <w:rsid w:val="006C16CC"/>
    <w:rsid w:val="006C19C7"/>
    <w:rsid w:val="006C1A1F"/>
    <w:rsid w:val="006C1C42"/>
    <w:rsid w:val="006C2573"/>
    <w:rsid w:val="006C2698"/>
    <w:rsid w:val="006C2775"/>
    <w:rsid w:val="006C28EF"/>
    <w:rsid w:val="006C302B"/>
    <w:rsid w:val="006C38D9"/>
    <w:rsid w:val="006C3B92"/>
    <w:rsid w:val="006C422B"/>
    <w:rsid w:val="006C441C"/>
    <w:rsid w:val="006C459A"/>
    <w:rsid w:val="006C46A4"/>
    <w:rsid w:val="006C4A32"/>
    <w:rsid w:val="006C4B9F"/>
    <w:rsid w:val="006C5351"/>
    <w:rsid w:val="006C5501"/>
    <w:rsid w:val="006C56C6"/>
    <w:rsid w:val="006C5BBF"/>
    <w:rsid w:val="006C6140"/>
    <w:rsid w:val="006C63A7"/>
    <w:rsid w:val="006C6ACE"/>
    <w:rsid w:val="006C6F6C"/>
    <w:rsid w:val="006C72A3"/>
    <w:rsid w:val="006C75D7"/>
    <w:rsid w:val="006C76D1"/>
    <w:rsid w:val="006C7DDC"/>
    <w:rsid w:val="006D00ED"/>
    <w:rsid w:val="006D0147"/>
    <w:rsid w:val="006D030C"/>
    <w:rsid w:val="006D0905"/>
    <w:rsid w:val="006D098F"/>
    <w:rsid w:val="006D0C86"/>
    <w:rsid w:val="006D0DAB"/>
    <w:rsid w:val="006D1FBA"/>
    <w:rsid w:val="006D2504"/>
    <w:rsid w:val="006D25AA"/>
    <w:rsid w:val="006D27A8"/>
    <w:rsid w:val="006D2F88"/>
    <w:rsid w:val="006D35FB"/>
    <w:rsid w:val="006D367B"/>
    <w:rsid w:val="006D38C7"/>
    <w:rsid w:val="006D3926"/>
    <w:rsid w:val="006D3AB3"/>
    <w:rsid w:val="006D3B89"/>
    <w:rsid w:val="006D3F57"/>
    <w:rsid w:val="006D3FCF"/>
    <w:rsid w:val="006D4022"/>
    <w:rsid w:val="006D42FB"/>
    <w:rsid w:val="006D4745"/>
    <w:rsid w:val="006D4918"/>
    <w:rsid w:val="006D5A82"/>
    <w:rsid w:val="006D6140"/>
    <w:rsid w:val="006D6156"/>
    <w:rsid w:val="006D6490"/>
    <w:rsid w:val="006D66AF"/>
    <w:rsid w:val="006D70A7"/>
    <w:rsid w:val="006D715E"/>
    <w:rsid w:val="006D71BB"/>
    <w:rsid w:val="006D7514"/>
    <w:rsid w:val="006D7F78"/>
    <w:rsid w:val="006E0596"/>
    <w:rsid w:val="006E085B"/>
    <w:rsid w:val="006E0BCC"/>
    <w:rsid w:val="006E18E6"/>
    <w:rsid w:val="006E194D"/>
    <w:rsid w:val="006E1AE0"/>
    <w:rsid w:val="006E1DF0"/>
    <w:rsid w:val="006E1F9C"/>
    <w:rsid w:val="006E2091"/>
    <w:rsid w:val="006E2191"/>
    <w:rsid w:val="006E2482"/>
    <w:rsid w:val="006E26EE"/>
    <w:rsid w:val="006E27EB"/>
    <w:rsid w:val="006E2FFF"/>
    <w:rsid w:val="006E3503"/>
    <w:rsid w:val="006E358D"/>
    <w:rsid w:val="006E3B18"/>
    <w:rsid w:val="006E3C67"/>
    <w:rsid w:val="006E3D42"/>
    <w:rsid w:val="006E3E64"/>
    <w:rsid w:val="006E431E"/>
    <w:rsid w:val="006E4855"/>
    <w:rsid w:val="006E4F51"/>
    <w:rsid w:val="006E4F99"/>
    <w:rsid w:val="006E534A"/>
    <w:rsid w:val="006E53B5"/>
    <w:rsid w:val="006E53DB"/>
    <w:rsid w:val="006E547F"/>
    <w:rsid w:val="006E5514"/>
    <w:rsid w:val="006E559D"/>
    <w:rsid w:val="006E5ACB"/>
    <w:rsid w:val="006E5CDF"/>
    <w:rsid w:val="006E5EFB"/>
    <w:rsid w:val="006E61A0"/>
    <w:rsid w:val="006E6233"/>
    <w:rsid w:val="006E6565"/>
    <w:rsid w:val="006E66CF"/>
    <w:rsid w:val="006E6C9D"/>
    <w:rsid w:val="006E725F"/>
    <w:rsid w:val="006E737B"/>
    <w:rsid w:val="006E787F"/>
    <w:rsid w:val="006E7B93"/>
    <w:rsid w:val="006F0DEA"/>
    <w:rsid w:val="006F0E0F"/>
    <w:rsid w:val="006F122F"/>
    <w:rsid w:val="006F17A6"/>
    <w:rsid w:val="006F17FA"/>
    <w:rsid w:val="006F1D86"/>
    <w:rsid w:val="006F29A9"/>
    <w:rsid w:val="006F2A1C"/>
    <w:rsid w:val="006F2B4D"/>
    <w:rsid w:val="006F2BC0"/>
    <w:rsid w:val="006F361F"/>
    <w:rsid w:val="006F3AC7"/>
    <w:rsid w:val="006F3B00"/>
    <w:rsid w:val="006F3B4F"/>
    <w:rsid w:val="006F3E81"/>
    <w:rsid w:val="006F3FC3"/>
    <w:rsid w:val="006F42AE"/>
    <w:rsid w:val="006F42D9"/>
    <w:rsid w:val="006F4EAD"/>
    <w:rsid w:val="006F584E"/>
    <w:rsid w:val="006F58BB"/>
    <w:rsid w:val="006F5B3C"/>
    <w:rsid w:val="006F5B64"/>
    <w:rsid w:val="006F5E79"/>
    <w:rsid w:val="006F626C"/>
    <w:rsid w:val="006F62F1"/>
    <w:rsid w:val="006F657A"/>
    <w:rsid w:val="006F657E"/>
    <w:rsid w:val="006F68FC"/>
    <w:rsid w:val="006F69AE"/>
    <w:rsid w:val="006F6BA4"/>
    <w:rsid w:val="006F6C25"/>
    <w:rsid w:val="006F6D28"/>
    <w:rsid w:val="006F75B8"/>
    <w:rsid w:val="006F78DA"/>
    <w:rsid w:val="006F791E"/>
    <w:rsid w:val="006F79BC"/>
    <w:rsid w:val="006F7A7E"/>
    <w:rsid w:val="006F7F66"/>
    <w:rsid w:val="00700359"/>
    <w:rsid w:val="00700626"/>
    <w:rsid w:val="007006E7"/>
    <w:rsid w:val="007006F3"/>
    <w:rsid w:val="007007C8"/>
    <w:rsid w:val="00700DAF"/>
    <w:rsid w:val="00700DFD"/>
    <w:rsid w:val="0070191C"/>
    <w:rsid w:val="00701959"/>
    <w:rsid w:val="007019A6"/>
    <w:rsid w:val="007019D9"/>
    <w:rsid w:val="00701DAE"/>
    <w:rsid w:val="00701F87"/>
    <w:rsid w:val="00702616"/>
    <w:rsid w:val="00703200"/>
    <w:rsid w:val="0070355B"/>
    <w:rsid w:val="007036A2"/>
    <w:rsid w:val="00703B06"/>
    <w:rsid w:val="00703FF6"/>
    <w:rsid w:val="00704285"/>
    <w:rsid w:val="00704402"/>
    <w:rsid w:val="00704469"/>
    <w:rsid w:val="00704707"/>
    <w:rsid w:val="00704A0C"/>
    <w:rsid w:val="00704C58"/>
    <w:rsid w:val="007051EF"/>
    <w:rsid w:val="00705820"/>
    <w:rsid w:val="00705A80"/>
    <w:rsid w:val="00705CB5"/>
    <w:rsid w:val="00705FE8"/>
    <w:rsid w:val="00706136"/>
    <w:rsid w:val="00706359"/>
    <w:rsid w:val="007066E9"/>
    <w:rsid w:val="0070782A"/>
    <w:rsid w:val="00707A2C"/>
    <w:rsid w:val="00707BF5"/>
    <w:rsid w:val="00707E3D"/>
    <w:rsid w:val="0071014B"/>
    <w:rsid w:val="00710972"/>
    <w:rsid w:val="00710A5B"/>
    <w:rsid w:val="00710AE5"/>
    <w:rsid w:val="00710D34"/>
    <w:rsid w:val="007110C3"/>
    <w:rsid w:val="00711970"/>
    <w:rsid w:val="00711B41"/>
    <w:rsid w:val="00711E3C"/>
    <w:rsid w:val="00711E4B"/>
    <w:rsid w:val="00711E8D"/>
    <w:rsid w:val="00712793"/>
    <w:rsid w:val="00712A08"/>
    <w:rsid w:val="00712A1C"/>
    <w:rsid w:val="00712C9A"/>
    <w:rsid w:val="00712FB2"/>
    <w:rsid w:val="00713065"/>
    <w:rsid w:val="007130E2"/>
    <w:rsid w:val="00713492"/>
    <w:rsid w:val="0071377F"/>
    <w:rsid w:val="00713A55"/>
    <w:rsid w:val="00714166"/>
    <w:rsid w:val="00714297"/>
    <w:rsid w:val="007142BD"/>
    <w:rsid w:val="007142C1"/>
    <w:rsid w:val="007145EA"/>
    <w:rsid w:val="00714690"/>
    <w:rsid w:val="00715658"/>
    <w:rsid w:val="0071581B"/>
    <w:rsid w:val="00716016"/>
    <w:rsid w:val="00716178"/>
    <w:rsid w:val="0071643C"/>
    <w:rsid w:val="00716C96"/>
    <w:rsid w:val="00716F99"/>
    <w:rsid w:val="0071703D"/>
    <w:rsid w:val="0071752C"/>
    <w:rsid w:val="00717776"/>
    <w:rsid w:val="00717B20"/>
    <w:rsid w:val="00717CC0"/>
    <w:rsid w:val="00717E3E"/>
    <w:rsid w:val="007201A0"/>
    <w:rsid w:val="007202D3"/>
    <w:rsid w:val="007204E8"/>
    <w:rsid w:val="007204EE"/>
    <w:rsid w:val="007206B5"/>
    <w:rsid w:val="00720EFF"/>
    <w:rsid w:val="007212E4"/>
    <w:rsid w:val="00721441"/>
    <w:rsid w:val="00721654"/>
    <w:rsid w:val="007216A5"/>
    <w:rsid w:val="00721855"/>
    <w:rsid w:val="00721ED8"/>
    <w:rsid w:val="007225A6"/>
    <w:rsid w:val="00722872"/>
    <w:rsid w:val="00722957"/>
    <w:rsid w:val="00722B1F"/>
    <w:rsid w:val="00722C09"/>
    <w:rsid w:val="00722D6A"/>
    <w:rsid w:val="00722D77"/>
    <w:rsid w:val="00722F85"/>
    <w:rsid w:val="0072303C"/>
    <w:rsid w:val="007230B6"/>
    <w:rsid w:val="007236CC"/>
    <w:rsid w:val="00723953"/>
    <w:rsid w:val="00723A90"/>
    <w:rsid w:val="00723AE5"/>
    <w:rsid w:val="00723C08"/>
    <w:rsid w:val="00724077"/>
    <w:rsid w:val="00724368"/>
    <w:rsid w:val="00724830"/>
    <w:rsid w:val="00724901"/>
    <w:rsid w:val="00724941"/>
    <w:rsid w:val="0072521D"/>
    <w:rsid w:val="007254EE"/>
    <w:rsid w:val="0072556C"/>
    <w:rsid w:val="00725A3A"/>
    <w:rsid w:val="00725A62"/>
    <w:rsid w:val="0072610D"/>
    <w:rsid w:val="00726248"/>
    <w:rsid w:val="007267F4"/>
    <w:rsid w:val="00726BB9"/>
    <w:rsid w:val="00726DFD"/>
    <w:rsid w:val="00727215"/>
    <w:rsid w:val="007273CC"/>
    <w:rsid w:val="007274D0"/>
    <w:rsid w:val="00727EF8"/>
    <w:rsid w:val="00730134"/>
    <w:rsid w:val="0073050F"/>
    <w:rsid w:val="00730B09"/>
    <w:rsid w:val="00730E63"/>
    <w:rsid w:val="00730F26"/>
    <w:rsid w:val="007312AC"/>
    <w:rsid w:val="007313D0"/>
    <w:rsid w:val="00731B11"/>
    <w:rsid w:val="00731BB9"/>
    <w:rsid w:val="00731F76"/>
    <w:rsid w:val="00732538"/>
    <w:rsid w:val="00732B90"/>
    <w:rsid w:val="00732C92"/>
    <w:rsid w:val="00732D4D"/>
    <w:rsid w:val="00732F61"/>
    <w:rsid w:val="007330B5"/>
    <w:rsid w:val="007331DF"/>
    <w:rsid w:val="00733685"/>
    <w:rsid w:val="007339F0"/>
    <w:rsid w:val="00733A02"/>
    <w:rsid w:val="00733A9A"/>
    <w:rsid w:val="00733ACD"/>
    <w:rsid w:val="00733C21"/>
    <w:rsid w:val="00733EAF"/>
    <w:rsid w:val="00734289"/>
    <w:rsid w:val="007346EC"/>
    <w:rsid w:val="0073472A"/>
    <w:rsid w:val="007350FC"/>
    <w:rsid w:val="007363D3"/>
    <w:rsid w:val="0073641D"/>
    <w:rsid w:val="00736893"/>
    <w:rsid w:val="00736B49"/>
    <w:rsid w:val="00736CCF"/>
    <w:rsid w:val="00737551"/>
    <w:rsid w:val="007377CC"/>
    <w:rsid w:val="00737843"/>
    <w:rsid w:val="00737B8E"/>
    <w:rsid w:val="00737B94"/>
    <w:rsid w:val="00737BDD"/>
    <w:rsid w:val="00740746"/>
    <w:rsid w:val="00740F30"/>
    <w:rsid w:val="007417F1"/>
    <w:rsid w:val="00741F9F"/>
    <w:rsid w:val="0074222C"/>
    <w:rsid w:val="0074246E"/>
    <w:rsid w:val="007429C3"/>
    <w:rsid w:val="00742BB2"/>
    <w:rsid w:val="00743065"/>
    <w:rsid w:val="00743169"/>
    <w:rsid w:val="00743429"/>
    <w:rsid w:val="007436BA"/>
    <w:rsid w:val="00743DF4"/>
    <w:rsid w:val="00743F6A"/>
    <w:rsid w:val="00744548"/>
    <w:rsid w:val="00744771"/>
    <w:rsid w:val="007449E7"/>
    <w:rsid w:val="00744A1A"/>
    <w:rsid w:val="00744A3E"/>
    <w:rsid w:val="00744AFE"/>
    <w:rsid w:val="00744D3B"/>
    <w:rsid w:val="00745271"/>
    <w:rsid w:val="00745478"/>
    <w:rsid w:val="007455A0"/>
    <w:rsid w:val="007458EC"/>
    <w:rsid w:val="00745B49"/>
    <w:rsid w:val="00745FB0"/>
    <w:rsid w:val="00746100"/>
    <w:rsid w:val="007466BF"/>
    <w:rsid w:val="00746891"/>
    <w:rsid w:val="007468ED"/>
    <w:rsid w:val="00746B8E"/>
    <w:rsid w:val="00746BA8"/>
    <w:rsid w:val="00747177"/>
    <w:rsid w:val="00747384"/>
    <w:rsid w:val="00747755"/>
    <w:rsid w:val="00747776"/>
    <w:rsid w:val="00747D71"/>
    <w:rsid w:val="0075014D"/>
    <w:rsid w:val="007504CC"/>
    <w:rsid w:val="00750821"/>
    <w:rsid w:val="00750EBC"/>
    <w:rsid w:val="00750FDE"/>
    <w:rsid w:val="00751349"/>
    <w:rsid w:val="00751387"/>
    <w:rsid w:val="00751635"/>
    <w:rsid w:val="0075163D"/>
    <w:rsid w:val="0075188D"/>
    <w:rsid w:val="00751C7B"/>
    <w:rsid w:val="00752071"/>
    <w:rsid w:val="007520C2"/>
    <w:rsid w:val="00752481"/>
    <w:rsid w:val="00752735"/>
    <w:rsid w:val="00752A74"/>
    <w:rsid w:val="00752A7A"/>
    <w:rsid w:val="007530CE"/>
    <w:rsid w:val="00753673"/>
    <w:rsid w:val="0075372F"/>
    <w:rsid w:val="00753861"/>
    <w:rsid w:val="00753C7B"/>
    <w:rsid w:val="00753FA3"/>
    <w:rsid w:val="00753FD3"/>
    <w:rsid w:val="00754038"/>
    <w:rsid w:val="0075419C"/>
    <w:rsid w:val="00754227"/>
    <w:rsid w:val="007542AF"/>
    <w:rsid w:val="00754487"/>
    <w:rsid w:val="00754777"/>
    <w:rsid w:val="007549EB"/>
    <w:rsid w:val="00754C11"/>
    <w:rsid w:val="00754DFE"/>
    <w:rsid w:val="00755D9C"/>
    <w:rsid w:val="00755E46"/>
    <w:rsid w:val="00755F03"/>
    <w:rsid w:val="007564F2"/>
    <w:rsid w:val="007567E2"/>
    <w:rsid w:val="007568AD"/>
    <w:rsid w:val="00756C3A"/>
    <w:rsid w:val="00756D33"/>
    <w:rsid w:val="0075709B"/>
    <w:rsid w:val="007570D6"/>
    <w:rsid w:val="007570F2"/>
    <w:rsid w:val="0075794B"/>
    <w:rsid w:val="00757A99"/>
    <w:rsid w:val="00757B2A"/>
    <w:rsid w:val="00760291"/>
    <w:rsid w:val="0076039C"/>
    <w:rsid w:val="007607AA"/>
    <w:rsid w:val="00760924"/>
    <w:rsid w:val="00760990"/>
    <w:rsid w:val="007609B7"/>
    <w:rsid w:val="00760A1B"/>
    <w:rsid w:val="00760CBB"/>
    <w:rsid w:val="0076171E"/>
    <w:rsid w:val="00761916"/>
    <w:rsid w:val="00761BB1"/>
    <w:rsid w:val="007621C4"/>
    <w:rsid w:val="007623FE"/>
    <w:rsid w:val="007629A3"/>
    <w:rsid w:val="00762C54"/>
    <w:rsid w:val="007630F5"/>
    <w:rsid w:val="00763C6B"/>
    <w:rsid w:val="00763C71"/>
    <w:rsid w:val="00763C7A"/>
    <w:rsid w:val="00763DB5"/>
    <w:rsid w:val="00764528"/>
    <w:rsid w:val="00764C4F"/>
    <w:rsid w:val="00765188"/>
    <w:rsid w:val="00765221"/>
    <w:rsid w:val="007654DE"/>
    <w:rsid w:val="00765952"/>
    <w:rsid w:val="00765973"/>
    <w:rsid w:val="00765A93"/>
    <w:rsid w:val="00765A9D"/>
    <w:rsid w:val="00765DE0"/>
    <w:rsid w:val="00766400"/>
    <w:rsid w:val="00766424"/>
    <w:rsid w:val="00766486"/>
    <w:rsid w:val="007669A1"/>
    <w:rsid w:val="00766AB6"/>
    <w:rsid w:val="00766CCD"/>
    <w:rsid w:val="00766E31"/>
    <w:rsid w:val="00766EFD"/>
    <w:rsid w:val="007671F0"/>
    <w:rsid w:val="0076767B"/>
    <w:rsid w:val="00767F6D"/>
    <w:rsid w:val="00770691"/>
    <w:rsid w:val="00770E03"/>
    <w:rsid w:val="00770E9E"/>
    <w:rsid w:val="00770F7F"/>
    <w:rsid w:val="00770F83"/>
    <w:rsid w:val="0077124C"/>
    <w:rsid w:val="007713D2"/>
    <w:rsid w:val="0077151E"/>
    <w:rsid w:val="00771CA0"/>
    <w:rsid w:val="007721C9"/>
    <w:rsid w:val="0077271E"/>
    <w:rsid w:val="00772768"/>
    <w:rsid w:val="00772C88"/>
    <w:rsid w:val="00772D3C"/>
    <w:rsid w:val="00773036"/>
    <w:rsid w:val="00773295"/>
    <w:rsid w:val="007733E4"/>
    <w:rsid w:val="007737CB"/>
    <w:rsid w:val="007737FE"/>
    <w:rsid w:val="00773F3F"/>
    <w:rsid w:val="007740E0"/>
    <w:rsid w:val="0077433B"/>
    <w:rsid w:val="0077451F"/>
    <w:rsid w:val="00774A8D"/>
    <w:rsid w:val="00774F52"/>
    <w:rsid w:val="007753FA"/>
    <w:rsid w:val="0077585D"/>
    <w:rsid w:val="0077599B"/>
    <w:rsid w:val="00775A35"/>
    <w:rsid w:val="00775C8B"/>
    <w:rsid w:val="0077622C"/>
    <w:rsid w:val="00776349"/>
    <w:rsid w:val="00776EFD"/>
    <w:rsid w:val="00776F35"/>
    <w:rsid w:val="00777301"/>
    <w:rsid w:val="0077764D"/>
    <w:rsid w:val="00777B64"/>
    <w:rsid w:val="00777C16"/>
    <w:rsid w:val="00777C53"/>
    <w:rsid w:val="00777D5E"/>
    <w:rsid w:val="00777F87"/>
    <w:rsid w:val="007802E7"/>
    <w:rsid w:val="0078031E"/>
    <w:rsid w:val="007808F9"/>
    <w:rsid w:val="00780C32"/>
    <w:rsid w:val="00780C76"/>
    <w:rsid w:val="00780D36"/>
    <w:rsid w:val="00781133"/>
    <w:rsid w:val="00781310"/>
    <w:rsid w:val="00781464"/>
    <w:rsid w:val="007818A0"/>
    <w:rsid w:val="0078194B"/>
    <w:rsid w:val="00781B45"/>
    <w:rsid w:val="0078241A"/>
    <w:rsid w:val="0078267D"/>
    <w:rsid w:val="00782716"/>
    <w:rsid w:val="00782BA6"/>
    <w:rsid w:val="00782C51"/>
    <w:rsid w:val="00782F4B"/>
    <w:rsid w:val="00783293"/>
    <w:rsid w:val="007832C5"/>
    <w:rsid w:val="00783352"/>
    <w:rsid w:val="007840F9"/>
    <w:rsid w:val="007843EB"/>
    <w:rsid w:val="00784533"/>
    <w:rsid w:val="00784977"/>
    <w:rsid w:val="00784BD6"/>
    <w:rsid w:val="00784C0D"/>
    <w:rsid w:val="00785288"/>
    <w:rsid w:val="00785383"/>
    <w:rsid w:val="00785746"/>
    <w:rsid w:val="00785762"/>
    <w:rsid w:val="00785A2E"/>
    <w:rsid w:val="00785A90"/>
    <w:rsid w:val="00785DD0"/>
    <w:rsid w:val="00786215"/>
    <w:rsid w:val="00786754"/>
    <w:rsid w:val="00786A08"/>
    <w:rsid w:val="00786A79"/>
    <w:rsid w:val="00786DB1"/>
    <w:rsid w:val="007870C8"/>
    <w:rsid w:val="007872AD"/>
    <w:rsid w:val="00787435"/>
    <w:rsid w:val="0078773E"/>
    <w:rsid w:val="0078773F"/>
    <w:rsid w:val="00787AFE"/>
    <w:rsid w:val="00787C4A"/>
    <w:rsid w:val="00787FAF"/>
    <w:rsid w:val="00787FD0"/>
    <w:rsid w:val="0079007C"/>
    <w:rsid w:val="0079009E"/>
    <w:rsid w:val="00790180"/>
    <w:rsid w:val="0079041E"/>
    <w:rsid w:val="00790A49"/>
    <w:rsid w:val="0079103C"/>
    <w:rsid w:val="00791970"/>
    <w:rsid w:val="00791B04"/>
    <w:rsid w:val="00791E4E"/>
    <w:rsid w:val="00792449"/>
    <w:rsid w:val="007925B1"/>
    <w:rsid w:val="0079273B"/>
    <w:rsid w:val="007928AD"/>
    <w:rsid w:val="00792AE0"/>
    <w:rsid w:val="00792B6B"/>
    <w:rsid w:val="00792BA6"/>
    <w:rsid w:val="00793043"/>
    <w:rsid w:val="00793050"/>
    <w:rsid w:val="007931CD"/>
    <w:rsid w:val="0079346D"/>
    <w:rsid w:val="007937EA"/>
    <w:rsid w:val="007938CE"/>
    <w:rsid w:val="00794048"/>
    <w:rsid w:val="00794082"/>
    <w:rsid w:val="007943D6"/>
    <w:rsid w:val="0079440C"/>
    <w:rsid w:val="007945BF"/>
    <w:rsid w:val="0079489E"/>
    <w:rsid w:val="00794ECE"/>
    <w:rsid w:val="00794F52"/>
    <w:rsid w:val="007950AB"/>
    <w:rsid w:val="007950ED"/>
    <w:rsid w:val="007956B6"/>
    <w:rsid w:val="0079577A"/>
    <w:rsid w:val="007958E8"/>
    <w:rsid w:val="00796195"/>
    <w:rsid w:val="0079622E"/>
    <w:rsid w:val="007969E7"/>
    <w:rsid w:val="00796B25"/>
    <w:rsid w:val="00796E18"/>
    <w:rsid w:val="00796EDE"/>
    <w:rsid w:val="00797612"/>
    <w:rsid w:val="00797D93"/>
    <w:rsid w:val="00797DE1"/>
    <w:rsid w:val="00797EA1"/>
    <w:rsid w:val="007A002E"/>
    <w:rsid w:val="007A0058"/>
    <w:rsid w:val="007A03A1"/>
    <w:rsid w:val="007A0441"/>
    <w:rsid w:val="007A0658"/>
    <w:rsid w:val="007A08A0"/>
    <w:rsid w:val="007A0EE0"/>
    <w:rsid w:val="007A113A"/>
    <w:rsid w:val="007A141D"/>
    <w:rsid w:val="007A1689"/>
    <w:rsid w:val="007A1F08"/>
    <w:rsid w:val="007A210A"/>
    <w:rsid w:val="007A25C6"/>
    <w:rsid w:val="007A2C2B"/>
    <w:rsid w:val="007A2FF5"/>
    <w:rsid w:val="007A31B6"/>
    <w:rsid w:val="007A36DA"/>
    <w:rsid w:val="007A376F"/>
    <w:rsid w:val="007A37B2"/>
    <w:rsid w:val="007A3954"/>
    <w:rsid w:val="007A39AB"/>
    <w:rsid w:val="007A4572"/>
    <w:rsid w:val="007A4A55"/>
    <w:rsid w:val="007A4D22"/>
    <w:rsid w:val="007A52A4"/>
    <w:rsid w:val="007A5854"/>
    <w:rsid w:val="007A5C28"/>
    <w:rsid w:val="007A5FD7"/>
    <w:rsid w:val="007A6763"/>
    <w:rsid w:val="007A67B2"/>
    <w:rsid w:val="007A6F04"/>
    <w:rsid w:val="007A7382"/>
    <w:rsid w:val="007A7648"/>
    <w:rsid w:val="007A7925"/>
    <w:rsid w:val="007B0193"/>
    <w:rsid w:val="007B01F3"/>
    <w:rsid w:val="007B04E7"/>
    <w:rsid w:val="007B0523"/>
    <w:rsid w:val="007B0B08"/>
    <w:rsid w:val="007B0D5D"/>
    <w:rsid w:val="007B1331"/>
    <w:rsid w:val="007B148D"/>
    <w:rsid w:val="007B1608"/>
    <w:rsid w:val="007B1838"/>
    <w:rsid w:val="007B1B13"/>
    <w:rsid w:val="007B1D6F"/>
    <w:rsid w:val="007B2175"/>
    <w:rsid w:val="007B236A"/>
    <w:rsid w:val="007B24BE"/>
    <w:rsid w:val="007B261E"/>
    <w:rsid w:val="007B27D3"/>
    <w:rsid w:val="007B2C69"/>
    <w:rsid w:val="007B2D9A"/>
    <w:rsid w:val="007B2FC5"/>
    <w:rsid w:val="007B3456"/>
    <w:rsid w:val="007B4DE8"/>
    <w:rsid w:val="007B4DFF"/>
    <w:rsid w:val="007B58ED"/>
    <w:rsid w:val="007B5C56"/>
    <w:rsid w:val="007B6025"/>
    <w:rsid w:val="007B6647"/>
    <w:rsid w:val="007B669D"/>
    <w:rsid w:val="007B66E1"/>
    <w:rsid w:val="007B6CB4"/>
    <w:rsid w:val="007B6CE7"/>
    <w:rsid w:val="007B6EDC"/>
    <w:rsid w:val="007B71C2"/>
    <w:rsid w:val="007B7967"/>
    <w:rsid w:val="007B7DB1"/>
    <w:rsid w:val="007B7EB6"/>
    <w:rsid w:val="007C0639"/>
    <w:rsid w:val="007C06D9"/>
    <w:rsid w:val="007C0792"/>
    <w:rsid w:val="007C084E"/>
    <w:rsid w:val="007C0F84"/>
    <w:rsid w:val="007C0FB1"/>
    <w:rsid w:val="007C11E5"/>
    <w:rsid w:val="007C1580"/>
    <w:rsid w:val="007C169F"/>
    <w:rsid w:val="007C1E05"/>
    <w:rsid w:val="007C1F15"/>
    <w:rsid w:val="007C21F8"/>
    <w:rsid w:val="007C2549"/>
    <w:rsid w:val="007C26BB"/>
    <w:rsid w:val="007C2D45"/>
    <w:rsid w:val="007C300D"/>
    <w:rsid w:val="007C3326"/>
    <w:rsid w:val="007C374B"/>
    <w:rsid w:val="007C3F1D"/>
    <w:rsid w:val="007C4E57"/>
    <w:rsid w:val="007C513D"/>
    <w:rsid w:val="007C5A8E"/>
    <w:rsid w:val="007C5D3C"/>
    <w:rsid w:val="007C5DC1"/>
    <w:rsid w:val="007C63D0"/>
    <w:rsid w:val="007C677B"/>
    <w:rsid w:val="007C679A"/>
    <w:rsid w:val="007C6C90"/>
    <w:rsid w:val="007C6DCB"/>
    <w:rsid w:val="007C730A"/>
    <w:rsid w:val="007C7DF5"/>
    <w:rsid w:val="007D016B"/>
    <w:rsid w:val="007D0373"/>
    <w:rsid w:val="007D0461"/>
    <w:rsid w:val="007D0947"/>
    <w:rsid w:val="007D0B72"/>
    <w:rsid w:val="007D1690"/>
    <w:rsid w:val="007D1A85"/>
    <w:rsid w:val="007D1EE3"/>
    <w:rsid w:val="007D249B"/>
    <w:rsid w:val="007D2B82"/>
    <w:rsid w:val="007D2C5B"/>
    <w:rsid w:val="007D2CC6"/>
    <w:rsid w:val="007D3208"/>
    <w:rsid w:val="007D3481"/>
    <w:rsid w:val="007D3614"/>
    <w:rsid w:val="007D3668"/>
    <w:rsid w:val="007D36AC"/>
    <w:rsid w:val="007D3B53"/>
    <w:rsid w:val="007D4464"/>
    <w:rsid w:val="007D450D"/>
    <w:rsid w:val="007D46F1"/>
    <w:rsid w:val="007D48D4"/>
    <w:rsid w:val="007D4B10"/>
    <w:rsid w:val="007D59EE"/>
    <w:rsid w:val="007D5B99"/>
    <w:rsid w:val="007D5BC6"/>
    <w:rsid w:val="007D5D82"/>
    <w:rsid w:val="007D6680"/>
    <w:rsid w:val="007D66EB"/>
    <w:rsid w:val="007D675A"/>
    <w:rsid w:val="007D6817"/>
    <w:rsid w:val="007D6FAE"/>
    <w:rsid w:val="007D70A2"/>
    <w:rsid w:val="007D784D"/>
    <w:rsid w:val="007D7A6A"/>
    <w:rsid w:val="007D7A71"/>
    <w:rsid w:val="007E0015"/>
    <w:rsid w:val="007E03D7"/>
    <w:rsid w:val="007E0922"/>
    <w:rsid w:val="007E0A97"/>
    <w:rsid w:val="007E1182"/>
    <w:rsid w:val="007E1236"/>
    <w:rsid w:val="007E1263"/>
    <w:rsid w:val="007E181C"/>
    <w:rsid w:val="007E1B5D"/>
    <w:rsid w:val="007E1D2F"/>
    <w:rsid w:val="007E1D8A"/>
    <w:rsid w:val="007E2409"/>
    <w:rsid w:val="007E2425"/>
    <w:rsid w:val="007E2902"/>
    <w:rsid w:val="007E2A19"/>
    <w:rsid w:val="007E2CF1"/>
    <w:rsid w:val="007E2F24"/>
    <w:rsid w:val="007E309B"/>
    <w:rsid w:val="007E32FB"/>
    <w:rsid w:val="007E3306"/>
    <w:rsid w:val="007E3700"/>
    <w:rsid w:val="007E37EC"/>
    <w:rsid w:val="007E3E97"/>
    <w:rsid w:val="007E3F04"/>
    <w:rsid w:val="007E44CB"/>
    <w:rsid w:val="007E4C9C"/>
    <w:rsid w:val="007E4FD0"/>
    <w:rsid w:val="007E52DE"/>
    <w:rsid w:val="007E534D"/>
    <w:rsid w:val="007E53AF"/>
    <w:rsid w:val="007E5748"/>
    <w:rsid w:val="007E5A1D"/>
    <w:rsid w:val="007E637A"/>
    <w:rsid w:val="007E6DFC"/>
    <w:rsid w:val="007E7488"/>
    <w:rsid w:val="007E7856"/>
    <w:rsid w:val="007E78D5"/>
    <w:rsid w:val="007E7A38"/>
    <w:rsid w:val="007E7B1F"/>
    <w:rsid w:val="007E7C27"/>
    <w:rsid w:val="007E7FD2"/>
    <w:rsid w:val="007F01FD"/>
    <w:rsid w:val="007F06F2"/>
    <w:rsid w:val="007F0EA2"/>
    <w:rsid w:val="007F1056"/>
    <w:rsid w:val="007F1519"/>
    <w:rsid w:val="007F2420"/>
    <w:rsid w:val="007F2912"/>
    <w:rsid w:val="007F2B98"/>
    <w:rsid w:val="007F2CAA"/>
    <w:rsid w:val="007F2FE9"/>
    <w:rsid w:val="007F31AA"/>
    <w:rsid w:val="007F33F0"/>
    <w:rsid w:val="007F37CA"/>
    <w:rsid w:val="007F39FF"/>
    <w:rsid w:val="007F3B1C"/>
    <w:rsid w:val="007F3C92"/>
    <w:rsid w:val="007F3DAA"/>
    <w:rsid w:val="007F41BD"/>
    <w:rsid w:val="007F427E"/>
    <w:rsid w:val="007F488C"/>
    <w:rsid w:val="007F4C4A"/>
    <w:rsid w:val="007F5672"/>
    <w:rsid w:val="007F5BC9"/>
    <w:rsid w:val="007F5C67"/>
    <w:rsid w:val="007F5F7F"/>
    <w:rsid w:val="007F6709"/>
    <w:rsid w:val="007F6D47"/>
    <w:rsid w:val="007F6DAD"/>
    <w:rsid w:val="007F6DBA"/>
    <w:rsid w:val="007F75A2"/>
    <w:rsid w:val="007F76D6"/>
    <w:rsid w:val="007F7725"/>
    <w:rsid w:val="007F7C5E"/>
    <w:rsid w:val="00800271"/>
    <w:rsid w:val="00800724"/>
    <w:rsid w:val="00800ABE"/>
    <w:rsid w:val="00801304"/>
    <w:rsid w:val="00801547"/>
    <w:rsid w:val="00801B91"/>
    <w:rsid w:val="00801BBA"/>
    <w:rsid w:val="00801C53"/>
    <w:rsid w:val="00801CF0"/>
    <w:rsid w:val="00801DDC"/>
    <w:rsid w:val="00801F44"/>
    <w:rsid w:val="0080216A"/>
    <w:rsid w:val="008023B7"/>
    <w:rsid w:val="008026AC"/>
    <w:rsid w:val="00802748"/>
    <w:rsid w:val="00802A2C"/>
    <w:rsid w:val="00802D50"/>
    <w:rsid w:val="00802F31"/>
    <w:rsid w:val="00803085"/>
    <w:rsid w:val="00803304"/>
    <w:rsid w:val="008036D3"/>
    <w:rsid w:val="00803975"/>
    <w:rsid w:val="00803ABE"/>
    <w:rsid w:val="0080403F"/>
    <w:rsid w:val="008040E8"/>
    <w:rsid w:val="00804504"/>
    <w:rsid w:val="00804569"/>
    <w:rsid w:val="008049BB"/>
    <w:rsid w:val="00804C32"/>
    <w:rsid w:val="00804DC8"/>
    <w:rsid w:val="00804EFE"/>
    <w:rsid w:val="00805393"/>
    <w:rsid w:val="008058BA"/>
    <w:rsid w:val="00805993"/>
    <w:rsid w:val="008059BE"/>
    <w:rsid w:val="00805DDE"/>
    <w:rsid w:val="0080601C"/>
    <w:rsid w:val="00806351"/>
    <w:rsid w:val="0080651A"/>
    <w:rsid w:val="00806920"/>
    <w:rsid w:val="00806E77"/>
    <w:rsid w:val="00807727"/>
    <w:rsid w:val="0080780E"/>
    <w:rsid w:val="00807CF8"/>
    <w:rsid w:val="00807F7F"/>
    <w:rsid w:val="008100C7"/>
    <w:rsid w:val="00810102"/>
    <w:rsid w:val="008116CD"/>
    <w:rsid w:val="00811744"/>
    <w:rsid w:val="00811B1D"/>
    <w:rsid w:val="00811E2A"/>
    <w:rsid w:val="00811FC0"/>
    <w:rsid w:val="00812CC5"/>
    <w:rsid w:val="00812DD4"/>
    <w:rsid w:val="00812DF7"/>
    <w:rsid w:val="00813271"/>
    <w:rsid w:val="00813505"/>
    <w:rsid w:val="0081385D"/>
    <w:rsid w:val="0081390D"/>
    <w:rsid w:val="00813AAF"/>
    <w:rsid w:val="00813D55"/>
    <w:rsid w:val="00813E16"/>
    <w:rsid w:val="008144EF"/>
    <w:rsid w:val="00814662"/>
    <w:rsid w:val="0081469F"/>
    <w:rsid w:val="00814F25"/>
    <w:rsid w:val="00814F71"/>
    <w:rsid w:val="00815108"/>
    <w:rsid w:val="00815CD9"/>
    <w:rsid w:val="00815DEC"/>
    <w:rsid w:val="00815FF1"/>
    <w:rsid w:val="00816323"/>
    <w:rsid w:val="008166C9"/>
    <w:rsid w:val="008168A1"/>
    <w:rsid w:val="00816A76"/>
    <w:rsid w:val="0081705F"/>
    <w:rsid w:val="0081729A"/>
    <w:rsid w:val="00817AD2"/>
    <w:rsid w:val="00817C1E"/>
    <w:rsid w:val="00820499"/>
    <w:rsid w:val="00820C41"/>
    <w:rsid w:val="0082118A"/>
    <w:rsid w:val="00821ACA"/>
    <w:rsid w:val="00821C0A"/>
    <w:rsid w:val="00821F1C"/>
    <w:rsid w:val="008220A2"/>
    <w:rsid w:val="0082211F"/>
    <w:rsid w:val="008222C8"/>
    <w:rsid w:val="00822439"/>
    <w:rsid w:val="0082266A"/>
    <w:rsid w:val="00822AE8"/>
    <w:rsid w:val="00823067"/>
    <w:rsid w:val="00823286"/>
    <w:rsid w:val="00823442"/>
    <w:rsid w:val="008238B9"/>
    <w:rsid w:val="00823B95"/>
    <w:rsid w:val="00824325"/>
    <w:rsid w:val="00824327"/>
    <w:rsid w:val="008243DC"/>
    <w:rsid w:val="00824DC6"/>
    <w:rsid w:val="008252DB"/>
    <w:rsid w:val="00825422"/>
    <w:rsid w:val="0082567E"/>
    <w:rsid w:val="00825B8F"/>
    <w:rsid w:val="00826001"/>
    <w:rsid w:val="0082603F"/>
    <w:rsid w:val="008260D0"/>
    <w:rsid w:val="00826A00"/>
    <w:rsid w:val="00826A5D"/>
    <w:rsid w:val="00826D3C"/>
    <w:rsid w:val="008273B4"/>
    <w:rsid w:val="008276C9"/>
    <w:rsid w:val="00827815"/>
    <w:rsid w:val="00827A8C"/>
    <w:rsid w:val="00827ABA"/>
    <w:rsid w:val="00830420"/>
    <w:rsid w:val="008307F8"/>
    <w:rsid w:val="008308CC"/>
    <w:rsid w:val="00830B9C"/>
    <w:rsid w:val="00830CEF"/>
    <w:rsid w:val="008312A2"/>
    <w:rsid w:val="008318E0"/>
    <w:rsid w:val="00831D7E"/>
    <w:rsid w:val="008323A2"/>
    <w:rsid w:val="0083252D"/>
    <w:rsid w:val="00832B24"/>
    <w:rsid w:val="00833018"/>
    <w:rsid w:val="0083313E"/>
    <w:rsid w:val="008331BA"/>
    <w:rsid w:val="00833211"/>
    <w:rsid w:val="00833261"/>
    <w:rsid w:val="00833274"/>
    <w:rsid w:val="00833AC5"/>
    <w:rsid w:val="00833EB2"/>
    <w:rsid w:val="00834C48"/>
    <w:rsid w:val="00834DFD"/>
    <w:rsid w:val="00834E04"/>
    <w:rsid w:val="0083503B"/>
    <w:rsid w:val="008352AB"/>
    <w:rsid w:val="008352FA"/>
    <w:rsid w:val="0083562D"/>
    <w:rsid w:val="00835883"/>
    <w:rsid w:val="00835C57"/>
    <w:rsid w:val="00836826"/>
    <w:rsid w:val="00836A65"/>
    <w:rsid w:val="0083785A"/>
    <w:rsid w:val="00837E74"/>
    <w:rsid w:val="00840159"/>
    <w:rsid w:val="00840284"/>
    <w:rsid w:val="0084050F"/>
    <w:rsid w:val="00840B14"/>
    <w:rsid w:val="00840EF0"/>
    <w:rsid w:val="00840F74"/>
    <w:rsid w:val="008411FF"/>
    <w:rsid w:val="008412F1"/>
    <w:rsid w:val="008414C1"/>
    <w:rsid w:val="008417B8"/>
    <w:rsid w:val="00841A8A"/>
    <w:rsid w:val="00841ECF"/>
    <w:rsid w:val="00841F5A"/>
    <w:rsid w:val="008420D7"/>
    <w:rsid w:val="00842396"/>
    <w:rsid w:val="008423F1"/>
    <w:rsid w:val="008427EE"/>
    <w:rsid w:val="00842A45"/>
    <w:rsid w:val="00842A6C"/>
    <w:rsid w:val="00842FA0"/>
    <w:rsid w:val="008435A7"/>
    <w:rsid w:val="008439E3"/>
    <w:rsid w:val="00843A4B"/>
    <w:rsid w:val="008442B4"/>
    <w:rsid w:val="008447D0"/>
    <w:rsid w:val="00844915"/>
    <w:rsid w:val="00844B9A"/>
    <w:rsid w:val="008450E2"/>
    <w:rsid w:val="008454FB"/>
    <w:rsid w:val="008455D7"/>
    <w:rsid w:val="008459D8"/>
    <w:rsid w:val="00845CD8"/>
    <w:rsid w:val="008464F0"/>
    <w:rsid w:val="00846FA6"/>
    <w:rsid w:val="0084708D"/>
    <w:rsid w:val="0084713E"/>
    <w:rsid w:val="00847251"/>
    <w:rsid w:val="008474DA"/>
    <w:rsid w:val="00847694"/>
    <w:rsid w:val="008479E4"/>
    <w:rsid w:val="00847F4C"/>
    <w:rsid w:val="00850223"/>
    <w:rsid w:val="008505C2"/>
    <w:rsid w:val="008509D5"/>
    <w:rsid w:val="00850E92"/>
    <w:rsid w:val="00851268"/>
    <w:rsid w:val="00851721"/>
    <w:rsid w:val="00851E57"/>
    <w:rsid w:val="00851E68"/>
    <w:rsid w:val="0085202D"/>
    <w:rsid w:val="008521BD"/>
    <w:rsid w:val="00852378"/>
    <w:rsid w:val="008529BD"/>
    <w:rsid w:val="008529C0"/>
    <w:rsid w:val="00852C9F"/>
    <w:rsid w:val="00852CB3"/>
    <w:rsid w:val="00853208"/>
    <w:rsid w:val="0085390E"/>
    <w:rsid w:val="008539DB"/>
    <w:rsid w:val="00853A4B"/>
    <w:rsid w:val="00853A55"/>
    <w:rsid w:val="00853C53"/>
    <w:rsid w:val="008541A0"/>
    <w:rsid w:val="0085432D"/>
    <w:rsid w:val="00855488"/>
    <w:rsid w:val="008554E5"/>
    <w:rsid w:val="008555E2"/>
    <w:rsid w:val="00855E16"/>
    <w:rsid w:val="00855EC1"/>
    <w:rsid w:val="00855F14"/>
    <w:rsid w:val="00856331"/>
    <w:rsid w:val="00856893"/>
    <w:rsid w:val="00856A81"/>
    <w:rsid w:val="00856BC5"/>
    <w:rsid w:val="00856C97"/>
    <w:rsid w:val="00857174"/>
    <w:rsid w:val="0085729B"/>
    <w:rsid w:val="008572A3"/>
    <w:rsid w:val="008574E4"/>
    <w:rsid w:val="00857CF4"/>
    <w:rsid w:val="00857D57"/>
    <w:rsid w:val="008601C9"/>
    <w:rsid w:val="00860270"/>
    <w:rsid w:val="0086060D"/>
    <w:rsid w:val="00860E0D"/>
    <w:rsid w:val="00860FF2"/>
    <w:rsid w:val="0086105A"/>
    <w:rsid w:val="00861327"/>
    <w:rsid w:val="00861527"/>
    <w:rsid w:val="00861AEB"/>
    <w:rsid w:val="00861D3A"/>
    <w:rsid w:val="00862235"/>
    <w:rsid w:val="00862357"/>
    <w:rsid w:val="008625A5"/>
    <w:rsid w:val="00862640"/>
    <w:rsid w:val="008627E8"/>
    <w:rsid w:val="00863B00"/>
    <w:rsid w:val="00863BA1"/>
    <w:rsid w:val="00863BF1"/>
    <w:rsid w:val="00863C07"/>
    <w:rsid w:val="00863CFA"/>
    <w:rsid w:val="00863D44"/>
    <w:rsid w:val="00863EE2"/>
    <w:rsid w:val="00863F95"/>
    <w:rsid w:val="008640A7"/>
    <w:rsid w:val="008644F6"/>
    <w:rsid w:val="00864557"/>
    <w:rsid w:val="00864CF2"/>
    <w:rsid w:val="00865296"/>
    <w:rsid w:val="00865762"/>
    <w:rsid w:val="008659C7"/>
    <w:rsid w:val="00865ABB"/>
    <w:rsid w:val="00865D05"/>
    <w:rsid w:val="00866099"/>
    <w:rsid w:val="008660DC"/>
    <w:rsid w:val="0086626D"/>
    <w:rsid w:val="008662AE"/>
    <w:rsid w:val="0086646D"/>
    <w:rsid w:val="008667D9"/>
    <w:rsid w:val="00866B4B"/>
    <w:rsid w:val="00866E43"/>
    <w:rsid w:val="008670EE"/>
    <w:rsid w:val="00867201"/>
    <w:rsid w:val="0086729C"/>
    <w:rsid w:val="008672C5"/>
    <w:rsid w:val="00867363"/>
    <w:rsid w:val="00867492"/>
    <w:rsid w:val="00867687"/>
    <w:rsid w:val="00867A5F"/>
    <w:rsid w:val="0087080A"/>
    <w:rsid w:val="008708EC"/>
    <w:rsid w:val="008708FD"/>
    <w:rsid w:val="0087178F"/>
    <w:rsid w:val="00871CD5"/>
    <w:rsid w:val="00871D78"/>
    <w:rsid w:val="00871FB9"/>
    <w:rsid w:val="0087219B"/>
    <w:rsid w:val="00872360"/>
    <w:rsid w:val="0087261D"/>
    <w:rsid w:val="00873494"/>
    <w:rsid w:val="00873623"/>
    <w:rsid w:val="008736CF"/>
    <w:rsid w:val="00874135"/>
    <w:rsid w:val="00874222"/>
    <w:rsid w:val="00874730"/>
    <w:rsid w:val="00874AF6"/>
    <w:rsid w:val="00874DD7"/>
    <w:rsid w:val="0087521B"/>
    <w:rsid w:val="0087522C"/>
    <w:rsid w:val="00875687"/>
    <w:rsid w:val="008756A9"/>
    <w:rsid w:val="00875D8D"/>
    <w:rsid w:val="00875E32"/>
    <w:rsid w:val="00875FC1"/>
    <w:rsid w:val="0087641B"/>
    <w:rsid w:val="00876576"/>
    <w:rsid w:val="0087668A"/>
    <w:rsid w:val="008768D3"/>
    <w:rsid w:val="00876A9E"/>
    <w:rsid w:val="00876E57"/>
    <w:rsid w:val="00876EDE"/>
    <w:rsid w:val="008770CE"/>
    <w:rsid w:val="00877988"/>
    <w:rsid w:val="00877B41"/>
    <w:rsid w:val="00877CC0"/>
    <w:rsid w:val="008801D7"/>
    <w:rsid w:val="00880613"/>
    <w:rsid w:val="00880D9D"/>
    <w:rsid w:val="00880EE0"/>
    <w:rsid w:val="0088106A"/>
    <w:rsid w:val="0088120D"/>
    <w:rsid w:val="008814E1"/>
    <w:rsid w:val="008817DB"/>
    <w:rsid w:val="00881CAA"/>
    <w:rsid w:val="00882401"/>
    <w:rsid w:val="008827E5"/>
    <w:rsid w:val="0088285B"/>
    <w:rsid w:val="00882F6C"/>
    <w:rsid w:val="008832DA"/>
    <w:rsid w:val="008836F5"/>
    <w:rsid w:val="00883A61"/>
    <w:rsid w:val="00883B80"/>
    <w:rsid w:val="00883CA8"/>
    <w:rsid w:val="00883F6F"/>
    <w:rsid w:val="00883FCD"/>
    <w:rsid w:val="00883FE2"/>
    <w:rsid w:val="0088428B"/>
    <w:rsid w:val="0088458E"/>
    <w:rsid w:val="008848F8"/>
    <w:rsid w:val="008849EA"/>
    <w:rsid w:val="00884A59"/>
    <w:rsid w:val="00884BA7"/>
    <w:rsid w:val="00884BCA"/>
    <w:rsid w:val="00884EBE"/>
    <w:rsid w:val="008856BA"/>
    <w:rsid w:val="00885BA6"/>
    <w:rsid w:val="00885E32"/>
    <w:rsid w:val="0088605D"/>
    <w:rsid w:val="00886403"/>
    <w:rsid w:val="0088671D"/>
    <w:rsid w:val="008874D9"/>
    <w:rsid w:val="00887639"/>
    <w:rsid w:val="008879EB"/>
    <w:rsid w:val="00887C95"/>
    <w:rsid w:val="00890465"/>
    <w:rsid w:val="00890597"/>
    <w:rsid w:val="00890B51"/>
    <w:rsid w:val="00891580"/>
    <w:rsid w:val="00891B62"/>
    <w:rsid w:val="00891BC7"/>
    <w:rsid w:val="00891DCC"/>
    <w:rsid w:val="008922ED"/>
    <w:rsid w:val="008929CD"/>
    <w:rsid w:val="00892AA2"/>
    <w:rsid w:val="00892C8C"/>
    <w:rsid w:val="0089338E"/>
    <w:rsid w:val="0089355E"/>
    <w:rsid w:val="00893AAA"/>
    <w:rsid w:val="00893BAC"/>
    <w:rsid w:val="00893CA7"/>
    <w:rsid w:val="008940BE"/>
    <w:rsid w:val="0089411E"/>
    <w:rsid w:val="00894356"/>
    <w:rsid w:val="008946CA"/>
    <w:rsid w:val="00894711"/>
    <w:rsid w:val="00894A1E"/>
    <w:rsid w:val="008950E9"/>
    <w:rsid w:val="008958C0"/>
    <w:rsid w:val="00895B2B"/>
    <w:rsid w:val="00895D37"/>
    <w:rsid w:val="00895E19"/>
    <w:rsid w:val="00896117"/>
    <w:rsid w:val="00896434"/>
    <w:rsid w:val="008969B7"/>
    <w:rsid w:val="00896CA6"/>
    <w:rsid w:val="00897038"/>
    <w:rsid w:val="008976CF"/>
    <w:rsid w:val="008977DF"/>
    <w:rsid w:val="00897865"/>
    <w:rsid w:val="00897962"/>
    <w:rsid w:val="00897C7D"/>
    <w:rsid w:val="008A000C"/>
    <w:rsid w:val="008A0349"/>
    <w:rsid w:val="008A03BC"/>
    <w:rsid w:val="008A0869"/>
    <w:rsid w:val="008A08AF"/>
    <w:rsid w:val="008A09E5"/>
    <w:rsid w:val="008A0E6B"/>
    <w:rsid w:val="008A0F7D"/>
    <w:rsid w:val="008A1379"/>
    <w:rsid w:val="008A17E0"/>
    <w:rsid w:val="008A19D8"/>
    <w:rsid w:val="008A1B43"/>
    <w:rsid w:val="008A1CD1"/>
    <w:rsid w:val="008A1D58"/>
    <w:rsid w:val="008A1E1E"/>
    <w:rsid w:val="008A1F63"/>
    <w:rsid w:val="008A261E"/>
    <w:rsid w:val="008A28FE"/>
    <w:rsid w:val="008A33CC"/>
    <w:rsid w:val="008A3659"/>
    <w:rsid w:val="008A39C8"/>
    <w:rsid w:val="008A3A89"/>
    <w:rsid w:val="008A3AC9"/>
    <w:rsid w:val="008A3DF3"/>
    <w:rsid w:val="008A41E5"/>
    <w:rsid w:val="008A437A"/>
    <w:rsid w:val="008A4418"/>
    <w:rsid w:val="008A4594"/>
    <w:rsid w:val="008A466C"/>
    <w:rsid w:val="008A48B2"/>
    <w:rsid w:val="008A54F8"/>
    <w:rsid w:val="008A5881"/>
    <w:rsid w:val="008A58AB"/>
    <w:rsid w:val="008A5A7A"/>
    <w:rsid w:val="008A64D1"/>
    <w:rsid w:val="008A693B"/>
    <w:rsid w:val="008A73B8"/>
    <w:rsid w:val="008A7735"/>
    <w:rsid w:val="008B0067"/>
    <w:rsid w:val="008B08D0"/>
    <w:rsid w:val="008B09AC"/>
    <w:rsid w:val="008B09CD"/>
    <w:rsid w:val="008B0A92"/>
    <w:rsid w:val="008B0CE8"/>
    <w:rsid w:val="008B0E93"/>
    <w:rsid w:val="008B1155"/>
    <w:rsid w:val="008B132F"/>
    <w:rsid w:val="008B15EC"/>
    <w:rsid w:val="008B196C"/>
    <w:rsid w:val="008B1AAD"/>
    <w:rsid w:val="008B1BC5"/>
    <w:rsid w:val="008B1CF7"/>
    <w:rsid w:val="008B2149"/>
    <w:rsid w:val="008B2AF6"/>
    <w:rsid w:val="008B33D0"/>
    <w:rsid w:val="008B38B0"/>
    <w:rsid w:val="008B3A69"/>
    <w:rsid w:val="008B3E59"/>
    <w:rsid w:val="008B4300"/>
    <w:rsid w:val="008B4A6B"/>
    <w:rsid w:val="008B4C1A"/>
    <w:rsid w:val="008B4D87"/>
    <w:rsid w:val="008B4F92"/>
    <w:rsid w:val="008B52B3"/>
    <w:rsid w:val="008B5639"/>
    <w:rsid w:val="008B5B3E"/>
    <w:rsid w:val="008B63D4"/>
    <w:rsid w:val="008B668F"/>
    <w:rsid w:val="008B680F"/>
    <w:rsid w:val="008B694D"/>
    <w:rsid w:val="008B6951"/>
    <w:rsid w:val="008B7464"/>
    <w:rsid w:val="008B778B"/>
    <w:rsid w:val="008B7896"/>
    <w:rsid w:val="008B79CF"/>
    <w:rsid w:val="008B7BB8"/>
    <w:rsid w:val="008C007D"/>
    <w:rsid w:val="008C0204"/>
    <w:rsid w:val="008C021E"/>
    <w:rsid w:val="008C049D"/>
    <w:rsid w:val="008C067E"/>
    <w:rsid w:val="008C070D"/>
    <w:rsid w:val="008C0846"/>
    <w:rsid w:val="008C0859"/>
    <w:rsid w:val="008C0A31"/>
    <w:rsid w:val="008C0ADE"/>
    <w:rsid w:val="008C1268"/>
    <w:rsid w:val="008C12CD"/>
    <w:rsid w:val="008C161A"/>
    <w:rsid w:val="008C1B4F"/>
    <w:rsid w:val="008C1DB3"/>
    <w:rsid w:val="008C1E23"/>
    <w:rsid w:val="008C1E82"/>
    <w:rsid w:val="008C1F59"/>
    <w:rsid w:val="008C23BD"/>
    <w:rsid w:val="008C2A68"/>
    <w:rsid w:val="008C2A80"/>
    <w:rsid w:val="008C3042"/>
    <w:rsid w:val="008C308F"/>
    <w:rsid w:val="008C3096"/>
    <w:rsid w:val="008C3291"/>
    <w:rsid w:val="008C333B"/>
    <w:rsid w:val="008C415F"/>
    <w:rsid w:val="008C45EA"/>
    <w:rsid w:val="008C49F5"/>
    <w:rsid w:val="008C4B58"/>
    <w:rsid w:val="008C51D0"/>
    <w:rsid w:val="008C520E"/>
    <w:rsid w:val="008C5469"/>
    <w:rsid w:val="008C563A"/>
    <w:rsid w:val="008C57E8"/>
    <w:rsid w:val="008C5E7F"/>
    <w:rsid w:val="008C5F1C"/>
    <w:rsid w:val="008C5F46"/>
    <w:rsid w:val="008C64D0"/>
    <w:rsid w:val="008C6532"/>
    <w:rsid w:val="008C741F"/>
    <w:rsid w:val="008C7AF3"/>
    <w:rsid w:val="008C7B64"/>
    <w:rsid w:val="008C7D4B"/>
    <w:rsid w:val="008C7EA2"/>
    <w:rsid w:val="008D0302"/>
    <w:rsid w:val="008D034D"/>
    <w:rsid w:val="008D0746"/>
    <w:rsid w:val="008D1030"/>
    <w:rsid w:val="008D1423"/>
    <w:rsid w:val="008D176E"/>
    <w:rsid w:val="008D1B13"/>
    <w:rsid w:val="008D1C63"/>
    <w:rsid w:val="008D207A"/>
    <w:rsid w:val="008D207E"/>
    <w:rsid w:val="008D25DA"/>
    <w:rsid w:val="008D2824"/>
    <w:rsid w:val="008D2B2E"/>
    <w:rsid w:val="008D2DA5"/>
    <w:rsid w:val="008D39C7"/>
    <w:rsid w:val="008D3AE6"/>
    <w:rsid w:val="008D3B89"/>
    <w:rsid w:val="008D3EB3"/>
    <w:rsid w:val="008D3F75"/>
    <w:rsid w:val="008D40AF"/>
    <w:rsid w:val="008D40DD"/>
    <w:rsid w:val="008D41A7"/>
    <w:rsid w:val="008D4B0D"/>
    <w:rsid w:val="008D4B40"/>
    <w:rsid w:val="008D4D5D"/>
    <w:rsid w:val="008D5263"/>
    <w:rsid w:val="008D5287"/>
    <w:rsid w:val="008D5707"/>
    <w:rsid w:val="008D5BB0"/>
    <w:rsid w:val="008D5CD8"/>
    <w:rsid w:val="008D63F8"/>
    <w:rsid w:val="008D649D"/>
    <w:rsid w:val="008D64CF"/>
    <w:rsid w:val="008D69BF"/>
    <w:rsid w:val="008D6F30"/>
    <w:rsid w:val="008D736C"/>
    <w:rsid w:val="008D76B9"/>
    <w:rsid w:val="008D79C8"/>
    <w:rsid w:val="008E0107"/>
    <w:rsid w:val="008E0D12"/>
    <w:rsid w:val="008E1497"/>
    <w:rsid w:val="008E1BB7"/>
    <w:rsid w:val="008E1C88"/>
    <w:rsid w:val="008E1F43"/>
    <w:rsid w:val="008E230A"/>
    <w:rsid w:val="008E275A"/>
    <w:rsid w:val="008E2909"/>
    <w:rsid w:val="008E29CE"/>
    <w:rsid w:val="008E2AAF"/>
    <w:rsid w:val="008E370E"/>
    <w:rsid w:val="008E390D"/>
    <w:rsid w:val="008E3C61"/>
    <w:rsid w:val="008E4046"/>
    <w:rsid w:val="008E46BD"/>
    <w:rsid w:val="008E4ABC"/>
    <w:rsid w:val="008E5012"/>
    <w:rsid w:val="008E51D1"/>
    <w:rsid w:val="008E532C"/>
    <w:rsid w:val="008E54E9"/>
    <w:rsid w:val="008E5BF9"/>
    <w:rsid w:val="008E5F98"/>
    <w:rsid w:val="008E60BA"/>
    <w:rsid w:val="008E6970"/>
    <w:rsid w:val="008E6DA7"/>
    <w:rsid w:val="008E6EB2"/>
    <w:rsid w:val="008E6F83"/>
    <w:rsid w:val="008E6FE1"/>
    <w:rsid w:val="008E782E"/>
    <w:rsid w:val="008F0201"/>
    <w:rsid w:val="008F0777"/>
    <w:rsid w:val="008F0A1B"/>
    <w:rsid w:val="008F0CFC"/>
    <w:rsid w:val="008F0F09"/>
    <w:rsid w:val="008F0FE5"/>
    <w:rsid w:val="008F1805"/>
    <w:rsid w:val="008F18FB"/>
    <w:rsid w:val="008F1DE0"/>
    <w:rsid w:val="008F24C6"/>
    <w:rsid w:val="008F251E"/>
    <w:rsid w:val="008F2906"/>
    <w:rsid w:val="008F2D8C"/>
    <w:rsid w:val="008F2DAF"/>
    <w:rsid w:val="008F323F"/>
    <w:rsid w:val="008F3556"/>
    <w:rsid w:val="008F35FB"/>
    <w:rsid w:val="008F3899"/>
    <w:rsid w:val="008F3AF0"/>
    <w:rsid w:val="008F3E95"/>
    <w:rsid w:val="008F3E9A"/>
    <w:rsid w:val="008F41AD"/>
    <w:rsid w:val="008F4359"/>
    <w:rsid w:val="008F44EF"/>
    <w:rsid w:val="008F45B2"/>
    <w:rsid w:val="008F47AD"/>
    <w:rsid w:val="008F4BB3"/>
    <w:rsid w:val="008F52A5"/>
    <w:rsid w:val="008F54BA"/>
    <w:rsid w:val="008F5A04"/>
    <w:rsid w:val="008F5BC4"/>
    <w:rsid w:val="008F6219"/>
    <w:rsid w:val="008F6524"/>
    <w:rsid w:val="008F6810"/>
    <w:rsid w:val="008F6D5D"/>
    <w:rsid w:val="008F6D9A"/>
    <w:rsid w:val="008F6F73"/>
    <w:rsid w:val="008F7463"/>
    <w:rsid w:val="008F769C"/>
    <w:rsid w:val="008F78C2"/>
    <w:rsid w:val="00900189"/>
    <w:rsid w:val="009002E3"/>
    <w:rsid w:val="00900806"/>
    <w:rsid w:val="00900AFA"/>
    <w:rsid w:val="00900E21"/>
    <w:rsid w:val="00900ED9"/>
    <w:rsid w:val="00901074"/>
    <w:rsid w:val="00901284"/>
    <w:rsid w:val="009012D9"/>
    <w:rsid w:val="009017BE"/>
    <w:rsid w:val="009019DC"/>
    <w:rsid w:val="0090213F"/>
    <w:rsid w:val="009021B5"/>
    <w:rsid w:val="009025CE"/>
    <w:rsid w:val="00902690"/>
    <w:rsid w:val="009028E7"/>
    <w:rsid w:val="00902EC7"/>
    <w:rsid w:val="0090312D"/>
    <w:rsid w:val="00903235"/>
    <w:rsid w:val="009034A4"/>
    <w:rsid w:val="00903725"/>
    <w:rsid w:val="0090375B"/>
    <w:rsid w:val="00903AD1"/>
    <w:rsid w:val="00903DEB"/>
    <w:rsid w:val="009041F7"/>
    <w:rsid w:val="00904562"/>
    <w:rsid w:val="00904BDA"/>
    <w:rsid w:val="0090505D"/>
    <w:rsid w:val="009056C8"/>
    <w:rsid w:val="00905730"/>
    <w:rsid w:val="00905943"/>
    <w:rsid w:val="00905AF7"/>
    <w:rsid w:val="00905BEA"/>
    <w:rsid w:val="00905E32"/>
    <w:rsid w:val="00905E51"/>
    <w:rsid w:val="00905FF0"/>
    <w:rsid w:val="0090641E"/>
    <w:rsid w:val="00906658"/>
    <w:rsid w:val="00906766"/>
    <w:rsid w:val="00906B94"/>
    <w:rsid w:val="0090712B"/>
    <w:rsid w:val="00907362"/>
    <w:rsid w:val="0090752D"/>
    <w:rsid w:val="0090787F"/>
    <w:rsid w:val="009078DE"/>
    <w:rsid w:val="00907924"/>
    <w:rsid w:val="00907E1D"/>
    <w:rsid w:val="00907E9B"/>
    <w:rsid w:val="00907EB4"/>
    <w:rsid w:val="00907EE1"/>
    <w:rsid w:val="00910906"/>
    <w:rsid w:val="00910B5D"/>
    <w:rsid w:val="00910CED"/>
    <w:rsid w:val="00910EE3"/>
    <w:rsid w:val="009110C8"/>
    <w:rsid w:val="009112C7"/>
    <w:rsid w:val="009116C9"/>
    <w:rsid w:val="009122C0"/>
    <w:rsid w:val="009125D6"/>
    <w:rsid w:val="00912CD3"/>
    <w:rsid w:val="00912F32"/>
    <w:rsid w:val="0091301E"/>
    <w:rsid w:val="0091306A"/>
    <w:rsid w:val="00913101"/>
    <w:rsid w:val="0091316B"/>
    <w:rsid w:val="009132C0"/>
    <w:rsid w:val="00913CFA"/>
    <w:rsid w:val="009145DC"/>
    <w:rsid w:val="00914BF6"/>
    <w:rsid w:val="00914F3B"/>
    <w:rsid w:val="00914FF2"/>
    <w:rsid w:val="00915246"/>
    <w:rsid w:val="00915278"/>
    <w:rsid w:val="00915705"/>
    <w:rsid w:val="0091585F"/>
    <w:rsid w:val="009159F6"/>
    <w:rsid w:val="00915A76"/>
    <w:rsid w:val="00915A83"/>
    <w:rsid w:val="00915AAE"/>
    <w:rsid w:val="00915BB9"/>
    <w:rsid w:val="00915CED"/>
    <w:rsid w:val="009163D2"/>
    <w:rsid w:val="009165D0"/>
    <w:rsid w:val="00916656"/>
    <w:rsid w:val="0091669D"/>
    <w:rsid w:val="009167E3"/>
    <w:rsid w:val="009169D8"/>
    <w:rsid w:val="009169DE"/>
    <w:rsid w:val="00916A46"/>
    <w:rsid w:val="00916AA5"/>
    <w:rsid w:val="00916E84"/>
    <w:rsid w:val="0091731D"/>
    <w:rsid w:val="009177D0"/>
    <w:rsid w:val="009179EF"/>
    <w:rsid w:val="00917B2C"/>
    <w:rsid w:val="00917EC6"/>
    <w:rsid w:val="009200EA"/>
    <w:rsid w:val="00920A2E"/>
    <w:rsid w:val="00920D00"/>
    <w:rsid w:val="009216D3"/>
    <w:rsid w:val="00921C65"/>
    <w:rsid w:val="009220A9"/>
    <w:rsid w:val="009230E5"/>
    <w:rsid w:val="009236D3"/>
    <w:rsid w:val="00923A42"/>
    <w:rsid w:val="00923AAB"/>
    <w:rsid w:val="00923EB7"/>
    <w:rsid w:val="00924723"/>
    <w:rsid w:val="00924AE6"/>
    <w:rsid w:val="00924B0B"/>
    <w:rsid w:val="00925286"/>
    <w:rsid w:val="0092535A"/>
    <w:rsid w:val="009259DE"/>
    <w:rsid w:val="00925A38"/>
    <w:rsid w:val="00925AA2"/>
    <w:rsid w:val="00925B3E"/>
    <w:rsid w:val="00925CED"/>
    <w:rsid w:val="00925F45"/>
    <w:rsid w:val="00926105"/>
    <w:rsid w:val="009262AB"/>
    <w:rsid w:val="00927234"/>
    <w:rsid w:val="00927392"/>
    <w:rsid w:val="0092750E"/>
    <w:rsid w:val="00927626"/>
    <w:rsid w:val="00927840"/>
    <w:rsid w:val="00927BF5"/>
    <w:rsid w:val="00930B54"/>
    <w:rsid w:val="00930BB5"/>
    <w:rsid w:val="00930DDC"/>
    <w:rsid w:val="0093114F"/>
    <w:rsid w:val="009315F1"/>
    <w:rsid w:val="00931763"/>
    <w:rsid w:val="009317DF"/>
    <w:rsid w:val="00931847"/>
    <w:rsid w:val="00931959"/>
    <w:rsid w:val="00931CD5"/>
    <w:rsid w:val="00931FFF"/>
    <w:rsid w:val="00932F52"/>
    <w:rsid w:val="00932F68"/>
    <w:rsid w:val="00933248"/>
    <w:rsid w:val="0093339F"/>
    <w:rsid w:val="009334C5"/>
    <w:rsid w:val="00933845"/>
    <w:rsid w:val="0093430D"/>
    <w:rsid w:val="00934369"/>
    <w:rsid w:val="009344A3"/>
    <w:rsid w:val="00934B40"/>
    <w:rsid w:val="00934C80"/>
    <w:rsid w:val="009350AF"/>
    <w:rsid w:val="00936395"/>
    <w:rsid w:val="00936A77"/>
    <w:rsid w:val="00936DAE"/>
    <w:rsid w:val="00937080"/>
    <w:rsid w:val="009373A7"/>
    <w:rsid w:val="0093741A"/>
    <w:rsid w:val="00937442"/>
    <w:rsid w:val="0093798D"/>
    <w:rsid w:val="009379C8"/>
    <w:rsid w:val="00937F46"/>
    <w:rsid w:val="00937FDD"/>
    <w:rsid w:val="009400B9"/>
    <w:rsid w:val="00940246"/>
    <w:rsid w:val="0094058A"/>
    <w:rsid w:val="00940689"/>
    <w:rsid w:val="0094090E"/>
    <w:rsid w:val="009409BE"/>
    <w:rsid w:val="00940A82"/>
    <w:rsid w:val="00941024"/>
    <w:rsid w:val="00941309"/>
    <w:rsid w:val="00941531"/>
    <w:rsid w:val="00941597"/>
    <w:rsid w:val="00941AA6"/>
    <w:rsid w:val="00941EB9"/>
    <w:rsid w:val="00941FCC"/>
    <w:rsid w:val="00942620"/>
    <w:rsid w:val="0094277C"/>
    <w:rsid w:val="00942F1E"/>
    <w:rsid w:val="0094328B"/>
    <w:rsid w:val="009432F3"/>
    <w:rsid w:val="0094384F"/>
    <w:rsid w:val="00943E00"/>
    <w:rsid w:val="00943FCB"/>
    <w:rsid w:val="009443EF"/>
    <w:rsid w:val="0094448D"/>
    <w:rsid w:val="0094454D"/>
    <w:rsid w:val="00944DAC"/>
    <w:rsid w:val="00944E2B"/>
    <w:rsid w:val="0094554E"/>
    <w:rsid w:val="009456B3"/>
    <w:rsid w:val="0094576E"/>
    <w:rsid w:val="00945914"/>
    <w:rsid w:val="00945A2D"/>
    <w:rsid w:val="00945C51"/>
    <w:rsid w:val="00945D38"/>
    <w:rsid w:val="00945DB9"/>
    <w:rsid w:val="00946FB6"/>
    <w:rsid w:val="0094720C"/>
    <w:rsid w:val="00947582"/>
    <w:rsid w:val="00947674"/>
    <w:rsid w:val="0094796B"/>
    <w:rsid w:val="00950027"/>
    <w:rsid w:val="009501E7"/>
    <w:rsid w:val="0095053F"/>
    <w:rsid w:val="00950AE0"/>
    <w:rsid w:val="00950CD2"/>
    <w:rsid w:val="00950F35"/>
    <w:rsid w:val="00951068"/>
    <w:rsid w:val="00951070"/>
    <w:rsid w:val="00951680"/>
    <w:rsid w:val="00951807"/>
    <w:rsid w:val="009521CD"/>
    <w:rsid w:val="00952207"/>
    <w:rsid w:val="00952B20"/>
    <w:rsid w:val="00952DB0"/>
    <w:rsid w:val="00952E86"/>
    <w:rsid w:val="009535B8"/>
    <w:rsid w:val="0095399D"/>
    <w:rsid w:val="00953FD9"/>
    <w:rsid w:val="0095471B"/>
    <w:rsid w:val="00954898"/>
    <w:rsid w:val="0095496A"/>
    <w:rsid w:val="00954B1D"/>
    <w:rsid w:val="0095546D"/>
    <w:rsid w:val="0095563A"/>
    <w:rsid w:val="00955C25"/>
    <w:rsid w:val="00956617"/>
    <w:rsid w:val="00956638"/>
    <w:rsid w:val="0095693D"/>
    <w:rsid w:val="0095696B"/>
    <w:rsid w:val="00956A1D"/>
    <w:rsid w:val="00956BBF"/>
    <w:rsid w:val="00956BC5"/>
    <w:rsid w:val="00956E8A"/>
    <w:rsid w:val="0095735B"/>
    <w:rsid w:val="009575E8"/>
    <w:rsid w:val="0095764A"/>
    <w:rsid w:val="00957C77"/>
    <w:rsid w:val="00957CCC"/>
    <w:rsid w:val="00957D6A"/>
    <w:rsid w:val="0096009C"/>
    <w:rsid w:val="009601C2"/>
    <w:rsid w:val="009602C4"/>
    <w:rsid w:val="009605F6"/>
    <w:rsid w:val="00960BC8"/>
    <w:rsid w:val="00960C8C"/>
    <w:rsid w:val="00961D4A"/>
    <w:rsid w:val="00962671"/>
    <w:rsid w:val="009626CE"/>
    <w:rsid w:val="0096295D"/>
    <w:rsid w:val="0096318B"/>
    <w:rsid w:val="0096363E"/>
    <w:rsid w:val="0096379A"/>
    <w:rsid w:val="00963CE0"/>
    <w:rsid w:val="00963D25"/>
    <w:rsid w:val="00964041"/>
    <w:rsid w:val="0096448C"/>
    <w:rsid w:val="00964539"/>
    <w:rsid w:val="009648CF"/>
    <w:rsid w:val="00964F90"/>
    <w:rsid w:val="00965141"/>
    <w:rsid w:val="0096517C"/>
    <w:rsid w:val="009651F5"/>
    <w:rsid w:val="0096576C"/>
    <w:rsid w:val="009665DC"/>
    <w:rsid w:val="00966916"/>
    <w:rsid w:val="00966994"/>
    <w:rsid w:val="00966F5D"/>
    <w:rsid w:val="0096707C"/>
    <w:rsid w:val="00967170"/>
    <w:rsid w:val="00967250"/>
    <w:rsid w:val="009673E7"/>
    <w:rsid w:val="00967A5C"/>
    <w:rsid w:val="00967C61"/>
    <w:rsid w:val="00967E58"/>
    <w:rsid w:val="0097013F"/>
    <w:rsid w:val="00970207"/>
    <w:rsid w:val="009713F5"/>
    <w:rsid w:val="0097160B"/>
    <w:rsid w:val="00971736"/>
    <w:rsid w:val="00971752"/>
    <w:rsid w:val="00971DA8"/>
    <w:rsid w:val="00972598"/>
    <w:rsid w:val="00972CBF"/>
    <w:rsid w:val="00972E3A"/>
    <w:rsid w:val="0097349C"/>
    <w:rsid w:val="00973940"/>
    <w:rsid w:val="00973CD3"/>
    <w:rsid w:val="00973FC3"/>
    <w:rsid w:val="009741F4"/>
    <w:rsid w:val="009745E0"/>
    <w:rsid w:val="0097467D"/>
    <w:rsid w:val="00974B29"/>
    <w:rsid w:val="009750B6"/>
    <w:rsid w:val="00975326"/>
    <w:rsid w:val="009755E7"/>
    <w:rsid w:val="00975E41"/>
    <w:rsid w:val="009760B1"/>
    <w:rsid w:val="00976924"/>
    <w:rsid w:val="00976C03"/>
    <w:rsid w:val="00976CD3"/>
    <w:rsid w:val="00977494"/>
    <w:rsid w:val="00977A7D"/>
    <w:rsid w:val="00977CA0"/>
    <w:rsid w:val="00980304"/>
    <w:rsid w:val="009805B3"/>
    <w:rsid w:val="00980710"/>
    <w:rsid w:val="00980764"/>
    <w:rsid w:val="00980C4A"/>
    <w:rsid w:val="00980DE9"/>
    <w:rsid w:val="00980F69"/>
    <w:rsid w:val="00981584"/>
    <w:rsid w:val="00981B8F"/>
    <w:rsid w:val="00981E78"/>
    <w:rsid w:val="00982101"/>
    <w:rsid w:val="00982175"/>
    <w:rsid w:val="009822C3"/>
    <w:rsid w:val="0098249F"/>
    <w:rsid w:val="00982FAB"/>
    <w:rsid w:val="009837FE"/>
    <w:rsid w:val="00983D94"/>
    <w:rsid w:val="009841F0"/>
    <w:rsid w:val="0098426A"/>
    <w:rsid w:val="009842D4"/>
    <w:rsid w:val="00984497"/>
    <w:rsid w:val="009845BC"/>
    <w:rsid w:val="00984951"/>
    <w:rsid w:val="00984DD4"/>
    <w:rsid w:val="00985295"/>
    <w:rsid w:val="0098574E"/>
    <w:rsid w:val="00985D28"/>
    <w:rsid w:val="00985DFF"/>
    <w:rsid w:val="00985F97"/>
    <w:rsid w:val="00986084"/>
    <w:rsid w:val="00986220"/>
    <w:rsid w:val="0098627C"/>
    <w:rsid w:val="009865CA"/>
    <w:rsid w:val="00986E4B"/>
    <w:rsid w:val="0098719F"/>
    <w:rsid w:val="00987646"/>
    <w:rsid w:val="00987676"/>
    <w:rsid w:val="0098787D"/>
    <w:rsid w:val="00987889"/>
    <w:rsid w:val="00987B81"/>
    <w:rsid w:val="00987C42"/>
    <w:rsid w:val="00990606"/>
    <w:rsid w:val="00990AC6"/>
    <w:rsid w:val="00990F6F"/>
    <w:rsid w:val="00991337"/>
    <w:rsid w:val="00991581"/>
    <w:rsid w:val="0099181D"/>
    <w:rsid w:val="00991903"/>
    <w:rsid w:val="009919B4"/>
    <w:rsid w:val="00991EF3"/>
    <w:rsid w:val="0099209C"/>
    <w:rsid w:val="00992A6B"/>
    <w:rsid w:val="00992D12"/>
    <w:rsid w:val="00992D40"/>
    <w:rsid w:val="00993031"/>
    <w:rsid w:val="009931AB"/>
    <w:rsid w:val="0099362C"/>
    <w:rsid w:val="0099366A"/>
    <w:rsid w:val="00993753"/>
    <w:rsid w:val="0099393B"/>
    <w:rsid w:val="009939F4"/>
    <w:rsid w:val="00993A6C"/>
    <w:rsid w:val="00993A70"/>
    <w:rsid w:val="00994E2C"/>
    <w:rsid w:val="009957C4"/>
    <w:rsid w:val="00995D7E"/>
    <w:rsid w:val="0099620B"/>
    <w:rsid w:val="00996A6E"/>
    <w:rsid w:val="00996BF4"/>
    <w:rsid w:val="00996DC7"/>
    <w:rsid w:val="00996F41"/>
    <w:rsid w:val="0099731C"/>
    <w:rsid w:val="009974DA"/>
    <w:rsid w:val="009976ED"/>
    <w:rsid w:val="0099777D"/>
    <w:rsid w:val="009978EE"/>
    <w:rsid w:val="00997AB6"/>
    <w:rsid w:val="00997EB3"/>
    <w:rsid w:val="00997F26"/>
    <w:rsid w:val="009A04D7"/>
    <w:rsid w:val="009A0AFE"/>
    <w:rsid w:val="009A0B27"/>
    <w:rsid w:val="009A0F7C"/>
    <w:rsid w:val="009A1279"/>
    <w:rsid w:val="009A141B"/>
    <w:rsid w:val="009A1995"/>
    <w:rsid w:val="009A1E83"/>
    <w:rsid w:val="009A229E"/>
    <w:rsid w:val="009A2877"/>
    <w:rsid w:val="009A29D8"/>
    <w:rsid w:val="009A2C98"/>
    <w:rsid w:val="009A2D3A"/>
    <w:rsid w:val="009A2EF2"/>
    <w:rsid w:val="009A2FC0"/>
    <w:rsid w:val="009A3238"/>
    <w:rsid w:val="009A350D"/>
    <w:rsid w:val="009A3B15"/>
    <w:rsid w:val="009A3D37"/>
    <w:rsid w:val="009A3E30"/>
    <w:rsid w:val="009A40EC"/>
    <w:rsid w:val="009A4115"/>
    <w:rsid w:val="009A41FE"/>
    <w:rsid w:val="009A4716"/>
    <w:rsid w:val="009A50FD"/>
    <w:rsid w:val="009A5132"/>
    <w:rsid w:val="009A53B3"/>
    <w:rsid w:val="009A53F5"/>
    <w:rsid w:val="009A5421"/>
    <w:rsid w:val="009A56B7"/>
    <w:rsid w:val="009A56D1"/>
    <w:rsid w:val="009A5E15"/>
    <w:rsid w:val="009A5F76"/>
    <w:rsid w:val="009A6369"/>
    <w:rsid w:val="009A6379"/>
    <w:rsid w:val="009A6B3F"/>
    <w:rsid w:val="009A6C60"/>
    <w:rsid w:val="009A71A4"/>
    <w:rsid w:val="009A71D3"/>
    <w:rsid w:val="009A7748"/>
    <w:rsid w:val="009A7810"/>
    <w:rsid w:val="009A7BCB"/>
    <w:rsid w:val="009A7BDF"/>
    <w:rsid w:val="009A7BE6"/>
    <w:rsid w:val="009A7F35"/>
    <w:rsid w:val="009B0325"/>
    <w:rsid w:val="009B03F8"/>
    <w:rsid w:val="009B06F9"/>
    <w:rsid w:val="009B08D9"/>
    <w:rsid w:val="009B08FA"/>
    <w:rsid w:val="009B0C0A"/>
    <w:rsid w:val="009B0D43"/>
    <w:rsid w:val="009B10AF"/>
    <w:rsid w:val="009B141B"/>
    <w:rsid w:val="009B1744"/>
    <w:rsid w:val="009B18CC"/>
    <w:rsid w:val="009B2321"/>
    <w:rsid w:val="009B25D5"/>
    <w:rsid w:val="009B29F3"/>
    <w:rsid w:val="009B3A0A"/>
    <w:rsid w:val="009B4007"/>
    <w:rsid w:val="009B4141"/>
    <w:rsid w:val="009B436C"/>
    <w:rsid w:val="009B4A33"/>
    <w:rsid w:val="009B4AE6"/>
    <w:rsid w:val="009B4CAF"/>
    <w:rsid w:val="009B58CA"/>
    <w:rsid w:val="009B592E"/>
    <w:rsid w:val="009B593D"/>
    <w:rsid w:val="009B5DE2"/>
    <w:rsid w:val="009B5F34"/>
    <w:rsid w:val="009B5FA7"/>
    <w:rsid w:val="009B60C6"/>
    <w:rsid w:val="009B61B1"/>
    <w:rsid w:val="009B61D8"/>
    <w:rsid w:val="009B634D"/>
    <w:rsid w:val="009B6377"/>
    <w:rsid w:val="009B6736"/>
    <w:rsid w:val="009B680B"/>
    <w:rsid w:val="009B6B14"/>
    <w:rsid w:val="009B6EE4"/>
    <w:rsid w:val="009B7415"/>
    <w:rsid w:val="009B7867"/>
    <w:rsid w:val="009C07B6"/>
    <w:rsid w:val="009C0805"/>
    <w:rsid w:val="009C08AB"/>
    <w:rsid w:val="009C0990"/>
    <w:rsid w:val="009C0C21"/>
    <w:rsid w:val="009C0C97"/>
    <w:rsid w:val="009C0EBD"/>
    <w:rsid w:val="009C1404"/>
    <w:rsid w:val="009C14AC"/>
    <w:rsid w:val="009C17DC"/>
    <w:rsid w:val="009C1BDF"/>
    <w:rsid w:val="009C1CA8"/>
    <w:rsid w:val="009C1DC6"/>
    <w:rsid w:val="009C23D7"/>
    <w:rsid w:val="009C2923"/>
    <w:rsid w:val="009C295B"/>
    <w:rsid w:val="009C2C3B"/>
    <w:rsid w:val="009C2F9B"/>
    <w:rsid w:val="009C2FFB"/>
    <w:rsid w:val="009C3166"/>
    <w:rsid w:val="009C3680"/>
    <w:rsid w:val="009C3931"/>
    <w:rsid w:val="009C3AE9"/>
    <w:rsid w:val="009C3D07"/>
    <w:rsid w:val="009C409A"/>
    <w:rsid w:val="009C4B52"/>
    <w:rsid w:val="009C4E40"/>
    <w:rsid w:val="009C5300"/>
    <w:rsid w:val="009C55DB"/>
    <w:rsid w:val="009C57B0"/>
    <w:rsid w:val="009C5813"/>
    <w:rsid w:val="009C5FAC"/>
    <w:rsid w:val="009C6072"/>
    <w:rsid w:val="009C6102"/>
    <w:rsid w:val="009C644D"/>
    <w:rsid w:val="009C64F3"/>
    <w:rsid w:val="009C66F9"/>
    <w:rsid w:val="009C6E38"/>
    <w:rsid w:val="009C6E5E"/>
    <w:rsid w:val="009C74B8"/>
    <w:rsid w:val="009C753F"/>
    <w:rsid w:val="009C7838"/>
    <w:rsid w:val="009C7AB2"/>
    <w:rsid w:val="009D07E6"/>
    <w:rsid w:val="009D092A"/>
    <w:rsid w:val="009D10DD"/>
    <w:rsid w:val="009D1266"/>
    <w:rsid w:val="009D161B"/>
    <w:rsid w:val="009D1677"/>
    <w:rsid w:val="009D18AD"/>
    <w:rsid w:val="009D1CB7"/>
    <w:rsid w:val="009D20ED"/>
    <w:rsid w:val="009D20FB"/>
    <w:rsid w:val="009D240E"/>
    <w:rsid w:val="009D2447"/>
    <w:rsid w:val="009D26F9"/>
    <w:rsid w:val="009D28FA"/>
    <w:rsid w:val="009D2EB4"/>
    <w:rsid w:val="009D3046"/>
    <w:rsid w:val="009D314B"/>
    <w:rsid w:val="009D3174"/>
    <w:rsid w:val="009D34A4"/>
    <w:rsid w:val="009D3750"/>
    <w:rsid w:val="009D3A84"/>
    <w:rsid w:val="009D3F2B"/>
    <w:rsid w:val="009D40DF"/>
    <w:rsid w:val="009D4BDC"/>
    <w:rsid w:val="009D4DE7"/>
    <w:rsid w:val="009D55F7"/>
    <w:rsid w:val="009D57BF"/>
    <w:rsid w:val="009D5901"/>
    <w:rsid w:val="009D594A"/>
    <w:rsid w:val="009D5AA0"/>
    <w:rsid w:val="009D5B2B"/>
    <w:rsid w:val="009D5CC6"/>
    <w:rsid w:val="009D6F39"/>
    <w:rsid w:val="009D7050"/>
    <w:rsid w:val="009D73A4"/>
    <w:rsid w:val="009D76E6"/>
    <w:rsid w:val="009D792B"/>
    <w:rsid w:val="009D79E2"/>
    <w:rsid w:val="009D7BC3"/>
    <w:rsid w:val="009E1A85"/>
    <w:rsid w:val="009E1B96"/>
    <w:rsid w:val="009E1D97"/>
    <w:rsid w:val="009E21F8"/>
    <w:rsid w:val="009E22A9"/>
    <w:rsid w:val="009E2A31"/>
    <w:rsid w:val="009E2A87"/>
    <w:rsid w:val="009E2E9C"/>
    <w:rsid w:val="009E3037"/>
    <w:rsid w:val="009E32CD"/>
    <w:rsid w:val="009E3573"/>
    <w:rsid w:val="009E3A3F"/>
    <w:rsid w:val="009E3A4F"/>
    <w:rsid w:val="009E3B33"/>
    <w:rsid w:val="009E3B5C"/>
    <w:rsid w:val="009E3C2B"/>
    <w:rsid w:val="009E3D0A"/>
    <w:rsid w:val="009E3D79"/>
    <w:rsid w:val="009E3F3E"/>
    <w:rsid w:val="009E40EB"/>
    <w:rsid w:val="009E44AC"/>
    <w:rsid w:val="009E477E"/>
    <w:rsid w:val="009E4BF7"/>
    <w:rsid w:val="009E4C95"/>
    <w:rsid w:val="009E4D3B"/>
    <w:rsid w:val="009E522F"/>
    <w:rsid w:val="009E5725"/>
    <w:rsid w:val="009E5991"/>
    <w:rsid w:val="009E5992"/>
    <w:rsid w:val="009E601E"/>
    <w:rsid w:val="009E60CF"/>
    <w:rsid w:val="009E6129"/>
    <w:rsid w:val="009E6504"/>
    <w:rsid w:val="009E6809"/>
    <w:rsid w:val="009E6F5D"/>
    <w:rsid w:val="009E7198"/>
    <w:rsid w:val="009E7366"/>
    <w:rsid w:val="009E753A"/>
    <w:rsid w:val="009E7571"/>
    <w:rsid w:val="009E78FC"/>
    <w:rsid w:val="009E7F49"/>
    <w:rsid w:val="009F0689"/>
    <w:rsid w:val="009F0727"/>
    <w:rsid w:val="009F081C"/>
    <w:rsid w:val="009F08B9"/>
    <w:rsid w:val="009F0E44"/>
    <w:rsid w:val="009F144D"/>
    <w:rsid w:val="009F1504"/>
    <w:rsid w:val="009F165F"/>
    <w:rsid w:val="009F178E"/>
    <w:rsid w:val="009F17D4"/>
    <w:rsid w:val="009F1AA7"/>
    <w:rsid w:val="009F1C49"/>
    <w:rsid w:val="009F1E0C"/>
    <w:rsid w:val="009F20A1"/>
    <w:rsid w:val="009F2E16"/>
    <w:rsid w:val="009F2E3C"/>
    <w:rsid w:val="009F352B"/>
    <w:rsid w:val="009F38DF"/>
    <w:rsid w:val="009F4060"/>
    <w:rsid w:val="009F4090"/>
    <w:rsid w:val="009F4436"/>
    <w:rsid w:val="009F4572"/>
    <w:rsid w:val="009F473E"/>
    <w:rsid w:val="009F4972"/>
    <w:rsid w:val="009F4A4E"/>
    <w:rsid w:val="009F4BB1"/>
    <w:rsid w:val="009F4EEF"/>
    <w:rsid w:val="009F4F64"/>
    <w:rsid w:val="009F4FE7"/>
    <w:rsid w:val="009F5222"/>
    <w:rsid w:val="009F585F"/>
    <w:rsid w:val="009F5D72"/>
    <w:rsid w:val="009F5E26"/>
    <w:rsid w:val="009F6114"/>
    <w:rsid w:val="009F659A"/>
    <w:rsid w:val="009F659F"/>
    <w:rsid w:val="009F67C7"/>
    <w:rsid w:val="009F694F"/>
    <w:rsid w:val="009F6A01"/>
    <w:rsid w:val="009F6A8A"/>
    <w:rsid w:val="009F6BBC"/>
    <w:rsid w:val="009F6BE6"/>
    <w:rsid w:val="009F6C50"/>
    <w:rsid w:val="009F7042"/>
    <w:rsid w:val="009F7AF5"/>
    <w:rsid w:val="009F7E6B"/>
    <w:rsid w:val="00A00347"/>
    <w:rsid w:val="00A00772"/>
    <w:rsid w:val="00A009B6"/>
    <w:rsid w:val="00A00A33"/>
    <w:rsid w:val="00A00AFC"/>
    <w:rsid w:val="00A00B43"/>
    <w:rsid w:val="00A01855"/>
    <w:rsid w:val="00A01B23"/>
    <w:rsid w:val="00A0260D"/>
    <w:rsid w:val="00A027E6"/>
    <w:rsid w:val="00A02883"/>
    <w:rsid w:val="00A02CE5"/>
    <w:rsid w:val="00A03856"/>
    <w:rsid w:val="00A03C7A"/>
    <w:rsid w:val="00A03D9F"/>
    <w:rsid w:val="00A04020"/>
    <w:rsid w:val="00A0497F"/>
    <w:rsid w:val="00A04983"/>
    <w:rsid w:val="00A049AB"/>
    <w:rsid w:val="00A052A8"/>
    <w:rsid w:val="00A05365"/>
    <w:rsid w:val="00A055EF"/>
    <w:rsid w:val="00A058E2"/>
    <w:rsid w:val="00A05C27"/>
    <w:rsid w:val="00A05E00"/>
    <w:rsid w:val="00A06161"/>
    <w:rsid w:val="00A06234"/>
    <w:rsid w:val="00A063CA"/>
    <w:rsid w:val="00A06417"/>
    <w:rsid w:val="00A06B25"/>
    <w:rsid w:val="00A0718C"/>
    <w:rsid w:val="00A071B0"/>
    <w:rsid w:val="00A073E8"/>
    <w:rsid w:val="00A07847"/>
    <w:rsid w:val="00A07D91"/>
    <w:rsid w:val="00A07F32"/>
    <w:rsid w:val="00A101AB"/>
    <w:rsid w:val="00A101C4"/>
    <w:rsid w:val="00A11197"/>
    <w:rsid w:val="00A11971"/>
    <w:rsid w:val="00A11AFE"/>
    <w:rsid w:val="00A11C88"/>
    <w:rsid w:val="00A11FED"/>
    <w:rsid w:val="00A123F2"/>
    <w:rsid w:val="00A123F7"/>
    <w:rsid w:val="00A12768"/>
    <w:rsid w:val="00A12AD1"/>
    <w:rsid w:val="00A12D59"/>
    <w:rsid w:val="00A12E82"/>
    <w:rsid w:val="00A13036"/>
    <w:rsid w:val="00A130BA"/>
    <w:rsid w:val="00A132CA"/>
    <w:rsid w:val="00A13505"/>
    <w:rsid w:val="00A135E5"/>
    <w:rsid w:val="00A13607"/>
    <w:rsid w:val="00A1362F"/>
    <w:rsid w:val="00A13630"/>
    <w:rsid w:val="00A138F1"/>
    <w:rsid w:val="00A13A55"/>
    <w:rsid w:val="00A13F4A"/>
    <w:rsid w:val="00A1441F"/>
    <w:rsid w:val="00A1475C"/>
    <w:rsid w:val="00A149F0"/>
    <w:rsid w:val="00A14A29"/>
    <w:rsid w:val="00A14C29"/>
    <w:rsid w:val="00A14CBA"/>
    <w:rsid w:val="00A14DF4"/>
    <w:rsid w:val="00A14E92"/>
    <w:rsid w:val="00A14FD7"/>
    <w:rsid w:val="00A15155"/>
    <w:rsid w:val="00A15A9F"/>
    <w:rsid w:val="00A15DFA"/>
    <w:rsid w:val="00A164E0"/>
    <w:rsid w:val="00A166C1"/>
    <w:rsid w:val="00A16D8C"/>
    <w:rsid w:val="00A16EBB"/>
    <w:rsid w:val="00A1749A"/>
    <w:rsid w:val="00A178A6"/>
    <w:rsid w:val="00A17CF1"/>
    <w:rsid w:val="00A17F35"/>
    <w:rsid w:val="00A20353"/>
    <w:rsid w:val="00A203E9"/>
    <w:rsid w:val="00A2097A"/>
    <w:rsid w:val="00A20D3F"/>
    <w:rsid w:val="00A21187"/>
    <w:rsid w:val="00A217B6"/>
    <w:rsid w:val="00A21809"/>
    <w:rsid w:val="00A21F23"/>
    <w:rsid w:val="00A21F2C"/>
    <w:rsid w:val="00A221C4"/>
    <w:rsid w:val="00A22C4F"/>
    <w:rsid w:val="00A22F7E"/>
    <w:rsid w:val="00A23180"/>
    <w:rsid w:val="00A237F7"/>
    <w:rsid w:val="00A23871"/>
    <w:rsid w:val="00A2396D"/>
    <w:rsid w:val="00A2422E"/>
    <w:rsid w:val="00A243EE"/>
    <w:rsid w:val="00A245E7"/>
    <w:rsid w:val="00A24A0A"/>
    <w:rsid w:val="00A24A9E"/>
    <w:rsid w:val="00A24C45"/>
    <w:rsid w:val="00A24E40"/>
    <w:rsid w:val="00A251E9"/>
    <w:rsid w:val="00A25918"/>
    <w:rsid w:val="00A25BA3"/>
    <w:rsid w:val="00A275AB"/>
    <w:rsid w:val="00A27652"/>
    <w:rsid w:val="00A27E29"/>
    <w:rsid w:val="00A30AFC"/>
    <w:rsid w:val="00A30CC1"/>
    <w:rsid w:val="00A310F3"/>
    <w:rsid w:val="00A317BF"/>
    <w:rsid w:val="00A31DEC"/>
    <w:rsid w:val="00A328F6"/>
    <w:rsid w:val="00A32911"/>
    <w:rsid w:val="00A32B8D"/>
    <w:rsid w:val="00A32C58"/>
    <w:rsid w:val="00A33034"/>
    <w:rsid w:val="00A330CD"/>
    <w:rsid w:val="00A336DC"/>
    <w:rsid w:val="00A33B83"/>
    <w:rsid w:val="00A33C3F"/>
    <w:rsid w:val="00A34526"/>
    <w:rsid w:val="00A34967"/>
    <w:rsid w:val="00A34B4E"/>
    <w:rsid w:val="00A35854"/>
    <w:rsid w:val="00A35F01"/>
    <w:rsid w:val="00A3692B"/>
    <w:rsid w:val="00A36AB0"/>
    <w:rsid w:val="00A36BC9"/>
    <w:rsid w:val="00A36E17"/>
    <w:rsid w:val="00A3706C"/>
    <w:rsid w:val="00A373AF"/>
    <w:rsid w:val="00A37421"/>
    <w:rsid w:val="00A37895"/>
    <w:rsid w:val="00A37D50"/>
    <w:rsid w:val="00A37E08"/>
    <w:rsid w:val="00A402D0"/>
    <w:rsid w:val="00A4057E"/>
    <w:rsid w:val="00A406CE"/>
    <w:rsid w:val="00A40C7E"/>
    <w:rsid w:val="00A40DC9"/>
    <w:rsid w:val="00A40FD7"/>
    <w:rsid w:val="00A41596"/>
    <w:rsid w:val="00A4168A"/>
    <w:rsid w:val="00A41825"/>
    <w:rsid w:val="00A41B6E"/>
    <w:rsid w:val="00A41D7E"/>
    <w:rsid w:val="00A41DF3"/>
    <w:rsid w:val="00A42281"/>
    <w:rsid w:val="00A423B5"/>
    <w:rsid w:val="00A42976"/>
    <w:rsid w:val="00A42B9D"/>
    <w:rsid w:val="00A42E39"/>
    <w:rsid w:val="00A42FC7"/>
    <w:rsid w:val="00A43131"/>
    <w:rsid w:val="00A4390E"/>
    <w:rsid w:val="00A43A0C"/>
    <w:rsid w:val="00A43E2B"/>
    <w:rsid w:val="00A43FBC"/>
    <w:rsid w:val="00A4426B"/>
    <w:rsid w:val="00A4437B"/>
    <w:rsid w:val="00A44832"/>
    <w:rsid w:val="00A44B7D"/>
    <w:rsid w:val="00A44BF4"/>
    <w:rsid w:val="00A451FE"/>
    <w:rsid w:val="00A4575D"/>
    <w:rsid w:val="00A45832"/>
    <w:rsid w:val="00A45838"/>
    <w:rsid w:val="00A45AD7"/>
    <w:rsid w:val="00A45BEA"/>
    <w:rsid w:val="00A45CFF"/>
    <w:rsid w:val="00A45E79"/>
    <w:rsid w:val="00A4609A"/>
    <w:rsid w:val="00A4667C"/>
    <w:rsid w:val="00A4680F"/>
    <w:rsid w:val="00A46849"/>
    <w:rsid w:val="00A46BE9"/>
    <w:rsid w:val="00A47123"/>
    <w:rsid w:val="00A47326"/>
    <w:rsid w:val="00A47631"/>
    <w:rsid w:val="00A476C4"/>
    <w:rsid w:val="00A502D5"/>
    <w:rsid w:val="00A505CB"/>
    <w:rsid w:val="00A505F3"/>
    <w:rsid w:val="00A50FA0"/>
    <w:rsid w:val="00A51176"/>
    <w:rsid w:val="00A5171C"/>
    <w:rsid w:val="00A51904"/>
    <w:rsid w:val="00A51931"/>
    <w:rsid w:val="00A51AEA"/>
    <w:rsid w:val="00A51EEA"/>
    <w:rsid w:val="00A51F7F"/>
    <w:rsid w:val="00A5216F"/>
    <w:rsid w:val="00A5234A"/>
    <w:rsid w:val="00A528AC"/>
    <w:rsid w:val="00A5293B"/>
    <w:rsid w:val="00A53157"/>
    <w:rsid w:val="00A5332F"/>
    <w:rsid w:val="00A53378"/>
    <w:rsid w:val="00A53482"/>
    <w:rsid w:val="00A53671"/>
    <w:rsid w:val="00A536FF"/>
    <w:rsid w:val="00A53A59"/>
    <w:rsid w:val="00A53E43"/>
    <w:rsid w:val="00A541DC"/>
    <w:rsid w:val="00A544A3"/>
    <w:rsid w:val="00A546F2"/>
    <w:rsid w:val="00A5485D"/>
    <w:rsid w:val="00A54B17"/>
    <w:rsid w:val="00A55067"/>
    <w:rsid w:val="00A55111"/>
    <w:rsid w:val="00A5594C"/>
    <w:rsid w:val="00A56504"/>
    <w:rsid w:val="00A566E7"/>
    <w:rsid w:val="00A56711"/>
    <w:rsid w:val="00A56AF7"/>
    <w:rsid w:val="00A56D24"/>
    <w:rsid w:val="00A56F39"/>
    <w:rsid w:val="00A577C5"/>
    <w:rsid w:val="00A57AC4"/>
    <w:rsid w:val="00A60507"/>
    <w:rsid w:val="00A605B1"/>
    <w:rsid w:val="00A60766"/>
    <w:rsid w:val="00A6097C"/>
    <w:rsid w:val="00A6098E"/>
    <w:rsid w:val="00A60A95"/>
    <w:rsid w:val="00A60AA7"/>
    <w:rsid w:val="00A612C5"/>
    <w:rsid w:val="00A6156A"/>
    <w:rsid w:val="00A61621"/>
    <w:rsid w:val="00A61893"/>
    <w:rsid w:val="00A618D5"/>
    <w:rsid w:val="00A61B5F"/>
    <w:rsid w:val="00A61E22"/>
    <w:rsid w:val="00A620F0"/>
    <w:rsid w:val="00A620FA"/>
    <w:rsid w:val="00A624DA"/>
    <w:rsid w:val="00A62A58"/>
    <w:rsid w:val="00A62A71"/>
    <w:rsid w:val="00A62E94"/>
    <w:rsid w:val="00A631C7"/>
    <w:rsid w:val="00A63742"/>
    <w:rsid w:val="00A63F09"/>
    <w:rsid w:val="00A63FAF"/>
    <w:rsid w:val="00A64337"/>
    <w:rsid w:val="00A644D5"/>
    <w:rsid w:val="00A64712"/>
    <w:rsid w:val="00A64A05"/>
    <w:rsid w:val="00A64E19"/>
    <w:rsid w:val="00A64E1B"/>
    <w:rsid w:val="00A65008"/>
    <w:rsid w:val="00A6522A"/>
    <w:rsid w:val="00A65304"/>
    <w:rsid w:val="00A654E3"/>
    <w:rsid w:val="00A658C8"/>
    <w:rsid w:val="00A65AE5"/>
    <w:rsid w:val="00A66E02"/>
    <w:rsid w:val="00A67158"/>
    <w:rsid w:val="00A6728C"/>
    <w:rsid w:val="00A67467"/>
    <w:rsid w:val="00A67529"/>
    <w:rsid w:val="00A70435"/>
    <w:rsid w:val="00A71838"/>
    <w:rsid w:val="00A718E1"/>
    <w:rsid w:val="00A71975"/>
    <w:rsid w:val="00A71DB1"/>
    <w:rsid w:val="00A725F4"/>
    <w:rsid w:val="00A72958"/>
    <w:rsid w:val="00A729F6"/>
    <w:rsid w:val="00A72B55"/>
    <w:rsid w:val="00A72C6D"/>
    <w:rsid w:val="00A72DD3"/>
    <w:rsid w:val="00A72E34"/>
    <w:rsid w:val="00A73265"/>
    <w:rsid w:val="00A7372F"/>
    <w:rsid w:val="00A737D1"/>
    <w:rsid w:val="00A737D5"/>
    <w:rsid w:val="00A743CB"/>
    <w:rsid w:val="00A743F9"/>
    <w:rsid w:val="00A74433"/>
    <w:rsid w:val="00A7443D"/>
    <w:rsid w:val="00A7460B"/>
    <w:rsid w:val="00A74624"/>
    <w:rsid w:val="00A749A9"/>
    <w:rsid w:val="00A74C56"/>
    <w:rsid w:val="00A74CA2"/>
    <w:rsid w:val="00A74DBD"/>
    <w:rsid w:val="00A757BA"/>
    <w:rsid w:val="00A75C90"/>
    <w:rsid w:val="00A75ED9"/>
    <w:rsid w:val="00A75F06"/>
    <w:rsid w:val="00A76095"/>
    <w:rsid w:val="00A76B89"/>
    <w:rsid w:val="00A76EA2"/>
    <w:rsid w:val="00A76EAB"/>
    <w:rsid w:val="00A76F8D"/>
    <w:rsid w:val="00A77315"/>
    <w:rsid w:val="00A777CF"/>
    <w:rsid w:val="00A77DB3"/>
    <w:rsid w:val="00A77E0B"/>
    <w:rsid w:val="00A80488"/>
    <w:rsid w:val="00A80508"/>
    <w:rsid w:val="00A8059D"/>
    <w:rsid w:val="00A807E1"/>
    <w:rsid w:val="00A80C71"/>
    <w:rsid w:val="00A81451"/>
    <w:rsid w:val="00A824D5"/>
    <w:rsid w:val="00A83256"/>
    <w:rsid w:val="00A8329C"/>
    <w:rsid w:val="00A832A0"/>
    <w:rsid w:val="00A834CB"/>
    <w:rsid w:val="00A837B9"/>
    <w:rsid w:val="00A83B29"/>
    <w:rsid w:val="00A83F29"/>
    <w:rsid w:val="00A842AA"/>
    <w:rsid w:val="00A847A6"/>
    <w:rsid w:val="00A84A6A"/>
    <w:rsid w:val="00A852E9"/>
    <w:rsid w:val="00A85313"/>
    <w:rsid w:val="00A85375"/>
    <w:rsid w:val="00A8565B"/>
    <w:rsid w:val="00A85747"/>
    <w:rsid w:val="00A85828"/>
    <w:rsid w:val="00A85B35"/>
    <w:rsid w:val="00A86761"/>
    <w:rsid w:val="00A86C39"/>
    <w:rsid w:val="00A86C51"/>
    <w:rsid w:val="00A86ED4"/>
    <w:rsid w:val="00A8729F"/>
    <w:rsid w:val="00A875F4"/>
    <w:rsid w:val="00A8776F"/>
    <w:rsid w:val="00A87864"/>
    <w:rsid w:val="00A87A90"/>
    <w:rsid w:val="00A87A9F"/>
    <w:rsid w:val="00A87BA4"/>
    <w:rsid w:val="00A87D33"/>
    <w:rsid w:val="00A87E79"/>
    <w:rsid w:val="00A87E87"/>
    <w:rsid w:val="00A900BB"/>
    <w:rsid w:val="00A908A6"/>
    <w:rsid w:val="00A90A79"/>
    <w:rsid w:val="00A90BDF"/>
    <w:rsid w:val="00A90C7A"/>
    <w:rsid w:val="00A90ED2"/>
    <w:rsid w:val="00A90FD1"/>
    <w:rsid w:val="00A91582"/>
    <w:rsid w:val="00A91609"/>
    <w:rsid w:val="00A91AF7"/>
    <w:rsid w:val="00A9239A"/>
    <w:rsid w:val="00A92655"/>
    <w:rsid w:val="00A92BB1"/>
    <w:rsid w:val="00A93146"/>
    <w:rsid w:val="00A93159"/>
    <w:rsid w:val="00A9316C"/>
    <w:rsid w:val="00A93435"/>
    <w:rsid w:val="00A9349A"/>
    <w:rsid w:val="00A93604"/>
    <w:rsid w:val="00A93CCC"/>
    <w:rsid w:val="00A94026"/>
    <w:rsid w:val="00A943B5"/>
    <w:rsid w:val="00A943C2"/>
    <w:rsid w:val="00A943E2"/>
    <w:rsid w:val="00A94A99"/>
    <w:rsid w:val="00A94DFB"/>
    <w:rsid w:val="00A94EBC"/>
    <w:rsid w:val="00A94F41"/>
    <w:rsid w:val="00A94F7C"/>
    <w:rsid w:val="00A9524B"/>
    <w:rsid w:val="00A955B1"/>
    <w:rsid w:val="00A95601"/>
    <w:rsid w:val="00A9591D"/>
    <w:rsid w:val="00A95B33"/>
    <w:rsid w:val="00A95C75"/>
    <w:rsid w:val="00A96288"/>
    <w:rsid w:val="00A96372"/>
    <w:rsid w:val="00A964B0"/>
    <w:rsid w:val="00A969D2"/>
    <w:rsid w:val="00A96B89"/>
    <w:rsid w:val="00A96C34"/>
    <w:rsid w:val="00A97491"/>
    <w:rsid w:val="00A97801"/>
    <w:rsid w:val="00AA0074"/>
    <w:rsid w:val="00AA053C"/>
    <w:rsid w:val="00AA1024"/>
    <w:rsid w:val="00AA1555"/>
    <w:rsid w:val="00AA1576"/>
    <w:rsid w:val="00AA2066"/>
    <w:rsid w:val="00AA2235"/>
    <w:rsid w:val="00AA23C2"/>
    <w:rsid w:val="00AA2A0C"/>
    <w:rsid w:val="00AA365E"/>
    <w:rsid w:val="00AA37FC"/>
    <w:rsid w:val="00AA3880"/>
    <w:rsid w:val="00AA3B20"/>
    <w:rsid w:val="00AA3D25"/>
    <w:rsid w:val="00AA4343"/>
    <w:rsid w:val="00AA4ACC"/>
    <w:rsid w:val="00AA4BC6"/>
    <w:rsid w:val="00AA4E59"/>
    <w:rsid w:val="00AA4FC9"/>
    <w:rsid w:val="00AA522D"/>
    <w:rsid w:val="00AA554B"/>
    <w:rsid w:val="00AA577F"/>
    <w:rsid w:val="00AA5DE4"/>
    <w:rsid w:val="00AA6304"/>
    <w:rsid w:val="00AA6990"/>
    <w:rsid w:val="00AA6C75"/>
    <w:rsid w:val="00AA6D6D"/>
    <w:rsid w:val="00AA6D77"/>
    <w:rsid w:val="00AA6EB4"/>
    <w:rsid w:val="00AA721F"/>
    <w:rsid w:val="00AA74CA"/>
    <w:rsid w:val="00AA7538"/>
    <w:rsid w:val="00AA76B0"/>
    <w:rsid w:val="00AA7776"/>
    <w:rsid w:val="00AA7B55"/>
    <w:rsid w:val="00AB0335"/>
    <w:rsid w:val="00AB094C"/>
    <w:rsid w:val="00AB0AAF"/>
    <w:rsid w:val="00AB0C23"/>
    <w:rsid w:val="00AB0DE7"/>
    <w:rsid w:val="00AB110C"/>
    <w:rsid w:val="00AB12E0"/>
    <w:rsid w:val="00AB1940"/>
    <w:rsid w:val="00AB1E49"/>
    <w:rsid w:val="00AB2B66"/>
    <w:rsid w:val="00AB2FC4"/>
    <w:rsid w:val="00AB3340"/>
    <w:rsid w:val="00AB3799"/>
    <w:rsid w:val="00AB3808"/>
    <w:rsid w:val="00AB3C0A"/>
    <w:rsid w:val="00AB3C26"/>
    <w:rsid w:val="00AB4256"/>
    <w:rsid w:val="00AB42E3"/>
    <w:rsid w:val="00AB4367"/>
    <w:rsid w:val="00AB43FE"/>
    <w:rsid w:val="00AB4776"/>
    <w:rsid w:val="00AB582A"/>
    <w:rsid w:val="00AB5889"/>
    <w:rsid w:val="00AB58ED"/>
    <w:rsid w:val="00AB59D7"/>
    <w:rsid w:val="00AB59DA"/>
    <w:rsid w:val="00AB5B7D"/>
    <w:rsid w:val="00AB6083"/>
    <w:rsid w:val="00AB61D8"/>
    <w:rsid w:val="00AB651B"/>
    <w:rsid w:val="00AB6A65"/>
    <w:rsid w:val="00AB6EE9"/>
    <w:rsid w:val="00AB7870"/>
    <w:rsid w:val="00AB7A2B"/>
    <w:rsid w:val="00AB7BBC"/>
    <w:rsid w:val="00AC03B2"/>
    <w:rsid w:val="00AC0456"/>
    <w:rsid w:val="00AC09EB"/>
    <w:rsid w:val="00AC0A08"/>
    <w:rsid w:val="00AC0EF1"/>
    <w:rsid w:val="00AC0FA8"/>
    <w:rsid w:val="00AC1136"/>
    <w:rsid w:val="00AC196C"/>
    <w:rsid w:val="00AC1B41"/>
    <w:rsid w:val="00AC1BFE"/>
    <w:rsid w:val="00AC1CF7"/>
    <w:rsid w:val="00AC1E87"/>
    <w:rsid w:val="00AC22B6"/>
    <w:rsid w:val="00AC2302"/>
    <w:rsid w:val="00AC24F5"/>
    <w:rsid w:val="00AC25A4"/>
    <w:rsid w:val="00AC2B63"/>
    <w:rsid w:val="00AC2E9B"/>
    <w:rsid w:val="00AC2FAB"/>
    <w:rsid w:val="00AC302F"/>
    <w:rsid w:val="00AC305C"/>
    <w:rsid w:val="00AC3116"/>
    <w:rsid w:val="00AC31DB"/>
    <w:rsid w:val="00AC35C1"/>
    <w:rsid w:val="00AC387F"/>
    <w:rsid w:val="00AC3BB8"/>
    <w:rsid w:val="00AC3EB4"/>
    <w:rsid w:val="00AC3EB9"/>
    <w:rsid w:val="00AC4153"/>
    <w:rsid w:val="00AC4D1A"/>
    <w:rsid w:val="00AC519F"/>
    <w:rsid w:val="00AC523B"/>
    <w:rsid w:val="00AC53B2"/>
    <w:rsid w:val="00AC5461"/>
    <w:rsid w:val="00AC57E8"/>
    <w:rsid w:val="00AC5939"/>
    <w:rsid w:val="00AC5D14"/>
    <w:rsid w:val="00AC5E1B"/>
    <w:rsid w:val="00AC5F41"/>
    <w:rsid w:val="00AC5FF3"/>
    <w:rsid w:val="00AC6009"/>
    <w:rsid w:val="00AC6050"/>
    <w:rsid w:val="00AC6971"/>
    <w:rsid w:val="00AC6C2A"/>
    <w:rsid w:val="00AC7856"/>
    <w:rsid w:val="00AC7A9A"/>
    <w:rsid w:val="00AD0D02"/>
    <w:rsid w:val="00AD0D0D"/>
    <w:rsid w:val="00AD0D4E"/>
    <w:rsid w:val="00AD108C"/>
    <w:rsid w:val="00AD1405"/>
    <w:rsid w:val="00AD194B"/>
    <w:rsid w:val="00AD1B11"/>
    <w:rsid w:val="00AD1B48"/>
    <w:rsid w:val="00AD1E24"/>
    <w:rsid w:val="00AD1F3A"/>
    <w:rsid w:val="00AD22A7"/>
    <w:rsid w:val="00AD2B18"/>
    <w:rsid w:val="00AD2D98"/>
    <w:rsid w:val="00AD2F18"/>
    <w:rsid w:val="00AD2F4F"/>
    <w:rsid w:val="00AD349E"/>
    <w:rsid w:val="00AD35F9"/>
    <w:rsid w:val="00AD3806"/>
    <w:rsid w:val="00AD3827"/>
    <w:rsid w:val="00AD3AA6"/>
    <w:rsid w:val="00AD3E20"/>
    <w:rsid w:val="00AD41E8"/>
    <w:rsid w:val="00AD462D"/>
    <w:rsid w:val="00AD478E"/>
    <w:rsid w:val="00AD488E"/>
    <w:rsid w:val="00AD5811"/>
    <w:rsid w:val="00AD5A1E"/>
    <w:rsid w:val="00AD5A2D"/>
    <w:rsid w:val="00AD5B9E"/>
    <w:rsid w:val="00AD5CE8"/>
    <w:rsid w:val="00AD5D25"/>
    <w:rsid w:val="00AD5F09"/>
    <w:rsid w:val="00AD6688"/>
    <w:rsid w:val="00AD68D6"/>
    <w:rsid w:val="00AD6CCD"/>
    <w:rsid w:val="00AD6D73"/>
    <w:rsid w:val="00AD7009"/>
    <w:rsid w:val="00AD7154"/>
    <w:rsid w:val="00AD7502"/>
    <w:rsid w:val="00AD7726"/>
    <w:rsid w:val="00AD7A03"/>
    <w:rsid w:val="00AD7BD1"/>
    <w:rsid w:val="00AE0323"/>
    <w:rsid w:val="00AE0760"/>
    <w:rsid w:val="00AE09E3"/>
    <w:rsid w:val="00AE0E75"/>
    <w:rsid w:val="00AE13D0"/>
    <w:rsid w:val="00AE1601"/>
    <w:rsid w:val="00AE1A7D"/>
    <w:rsid w:val="00AE1B4E"/>
    <w:rsid w:val="00AE1B9C"/>
    <w:rsid w:val="00AE1D73"/>
    <w:rsid w:val="00AE22B7"/>
    <w:rsid w:val="00AE25CF"/>
    <w:rsid w:val="00AE3966"/>
    <w:rsid w:val="00AE3B2F"/>
    <w:rsid w:val="00AE3BC0"/>
    <w:rsid w:val="00AE413F"/>
    <w:rsid w:val="00AE4259"/>
    <w:rsid w:val="00AE43CF"/>
    <w:rsid w:val="00AE47D2"/>
    <w:rsid w:val="00AE4FBC"/>
    <w:rsid w:val="00AE52B8"/>
    <w:rsid w:val="00AE5697"/>
    <w:rsid w:val="00AE5D2F"/>
    <w:rsid w:val="00AE5F33"/>
    <w:rsid w:val="00AE5FF6"/>
    <w:rsid w:val="00AE5FFC"/>
    <w:rsid w:val="00AE668E"/>
    <w:rsid w:val="00AE6730"/>
    <w:rsid w:val="00AE7189"/>
    <w:rsid w:val="00AE72FB"/>
    <w:rsid w:val="00AE79F5"/>
    <w:rsid w:val="00AE7BD7"/>
    <w:rsid w:val="00AE7D46"/>
    <w:rsid w:val="00AF0222"/>
    <w:rsid w:val="00AF0368"/>
    <w:rsid w:val="00AF086C"/>
    <w:rsid w:val="00AF08EE"/>
    <w:rsid w:val="00AF0997"/>
    <w:rsid w:val="00AF150B"/>
    <w:rsid w:val="00AF17F9"/>
    <w:rsid w:val="00AF1BE7"/>
    <w:rsid w:val="00AF1C36"/>
    <w:rsid w:val="00AF1C8A"/>
    <w:rsid w:val="00AF1F6D"/>
    <w:rsid w:val="00AF1FEC"/>
    <w:rsid w:val="00AF20C8"/>
    <w:rsid w:val="00AF24D2"/>
    <w:rsid w:val="00AF252F"/>
    <w:rsid w:val="00AF2562"/>
    <w:rsid w:val="00AF2649"/>
    <w:rsid w:val="00AF2889"/>
    <w:rsid w:val="00AF29B6"/>
    <w:rsid w:val="00AF2FF2"/>
    <w:rsid w:val="00AF3584"/>
    <w:rsid w:val="00AF4E8E"/>
    <w:rsid w:val="00AF5658"/>
    <w:rsid w:val="00AF61D7"/>
    <w:rsid w:val="00AF6735"/>
    <w:rsid w:val="00AF69C3"/>
    <w:rsid w:val="00AF6A91"/>
    <w:rsid w:val="00AF6B56"/>
    <w:rsid w:val="00AF6BAF"/>
    <w:rsid w:val="00AF6E6D"/>
    <w:rsid w:val="00AF71DF"/>
    <w:rsid w:val="00AF7356"/>
    <w:rsid w:val="00AF76FC"/>
    <w:rsid w:val="00AF777D"/>
    <w:rsid w:val="00AF77B2"/>
    <w:rsid w:val="00AF788F"/>
    <w:rsid w:val="00AF7FB4"/>
    <w:rsid w:val="00B001E5"/>
    <w:rsid w:val="00B00893"/>
    <w:rsid w:val="00B01666"/>
    <w:rsid w:val="00B01737"/>
    <w:rsid w:val="00B020B1"/>
    <w:rsid w:val="00B0216D"/>
    <w:rsid w:val="00B02179"/>
    <w:rsid w:val="00B021CC"/>
    <w:rsid w:val="00B02425"/>
    <w:rsid w:val="00B02749"/>
    <w:rsid w:val="00B02869"/>
    <w:rsid w:val="00B02BB0"/>
    <w:rsid w:val="00B02CCB"/>
    <w:rsid w:val="00B0361D"/>
    <w:rsid w:val="00B037A5"/>
    <w:rsid w:val="00B0380A"/>
    <w:rsid w:val="00B03A7F"/>
    <w:rsid w:val="00B03FFA"/>
    <w:rsid w:val="00B045EE"/>
    <w:rsid w:val="00B046D0"/>
    <w:rsid w:val="00B04707"/>
    <w:rsid w:val="00B04AA6"/>
    <w:rsid w:val="00B04FFA"/>
    <w:rsid w:val="00B0554B"/>
    <w:rsid w:val="00B060F6"/>
    <w:rsid w:val="00B0616B"/>
    <w:rsid w:val="00B0628B"/>
    <w:rsid w:val="00B065AB"/>
    <w:rsid w:val="00B073F4"/>
    <w:rsid w:val="00B07526"/>
    <w:rsid w:val="00B07818"/>
    <w:rsid w:val="00B07A79"/>
    <w:rsid w:val="00B07B46"/>
    <w:rsid w:val="00B07DD3"/>
    <w:rsid w:val="00B07F98"/>
    <w:rsid w:val="00B1192D"/>
    <w:rsid w:val="00B11EE5"/>
    <w:rsid w:val="00B11F58"/>
    <w:rsid w:val="00B1215E"/>
    <w:rsid w:val="00B12DE1"/>
    <w:rsid w:val="00B12F98"/>
    <w:rsid w:val="00B13063"/>
    <w:rsid w:val="00B137A9"/>
    <w:rsid w:val="00B1381C"/>
    <w:rsid w:val="00B13A20"/>
    <w:rsid w:val="00B13DB1"/>
    <w:rsid w:val="00B142E1"/>
    <w:rsid w:val="00B14514"/>
    <w:rsid w:val="00B146C3"/>
    <w:rsid w:val="00B149C0"/>
    <w:rsid w:val="00B14A39"/>
    <w:rsid w:val="00B14B04"/>
    <w:rsid w:val="00B14BCB"/>
    <w:rsid w:val="00B14CA7"/>
    <w:rsid w:val="00B14F0C"/>
    <w:rsid w:val="00B158A5"/>
    <w:rsid w:val="00B15963"/>
    <w:rsid w:val="00B15C50"/>
    <w:rsid w:val="00B15D1F"/>
    <w:rsid w:val="00B15E44"/>
    <w:rsid w:val="00B15E69"/>
    <w:rsid w:val="00B165B1"/>
    <w:rsid w:val="00B16679"/>
    <w:rsid w:val="00B167C0"/>
    <w:rsid w:val="00B16C29"/>
    <w:rsid w:val="00B172C3"/>
    <w:rsid w:val="00B17554"/>
    <w:rsid w:val="00B176A6"/>
    <w:rsid w:val="00B176F3"/>
    <w:rsid w:val="00B17C08"/>
    <w:rsid w:val="00B20347"/>
    <w:rsid w:val="00B20689"/>
    <w:rsid w:val="00B206FA"/>
    <w:rsid w:val="00B209FE"/>
    <w:rsid w:val="00B212F5"/>
    <w:rsid w:val="00B218AB"/>
    <w:rsid w:val="00B21EDE"/>
    <w:rsid w:val="00B22170"/>
    <w:rsid w:val="00B2223C"/>
    <w:rsid w:val="00B2223E"/>
    <w:rsid w:val="00B22B82"/>
    <w:rsid w:val="00B22E97"/>
    <w:rsid w:val="00B2328D"/>
    <w:rsid w:val="00B23668"/>
    <w:rsid w:val="00B23846"/>
    <w:rsid w:val="00B23B0F"/>
    <w:rsid w:val="00B23DAB"/>
    <w:rsid w:val="00B240CC"/>
    <w:rsid w:val="00B24100"/>
    <w:rsid w:val="00B248CB"/>
    <w:rsid w:val="00B24A43"/>
    <w:rsid w:val="00B24D9D"/>
    <w:rsid w:val="00B2512B"/>
    <w:rsid w:val="00B25A4D"/>
    <w:rsid w:val="00B25ADD"/>
    <w:rsid w:val="00B25C90"/>
    <w:rsid w:val="00B26266"/>
    <w:rsid w:val="00B26284"/>
    <w:rsid w:val="00B262D1"/>
    <w:rsid w:val="00B26515"/>
    <w:rsid w:val="00B26618"/>
    <w:rsid w:val="00B2661B"/>
    <w:rsid w:val="00B26A1F"/>
    <w:rsid w:val="00B26F91"/>
    <w:rsid w:val="00B26FF0"/>
    <w:rsid w:val="00B27046"/>
    <w:rsid w:val="00B27290"/>
    <w:rsid w:val="00B27461"/>
    <w:rsid w:val="00B274D2"/>
    <w:rsid w:val="00B275EC"/>
    <w:rsid w:val="00B27826"/>
    <w:rsid w:val="00B278E1"/>
    <w:rsid w:val="00B27A64"/>
    <w:rsid w:val="00B27EC4"/>
    <w:rsid w:val="00B30071"/>
    <w:rsid w:val="00B302D4"/>
    <w:rsid w:val="00B3078C"/>
    <w:rsid w:val="00B30843"/>
    <w:rsid w:val="00B30861"/>
    <w:rsid w:val="00B30A05"/>
    <w:rsid w:val="00B30A3A"/>
    <w:rsid w:val="00B30A8F"/>
    <w:rsid w:val="00B30EBC"/>
    <w:rsid w:val="00B3117D"/>
    <w:rsid w:val="00B31AC2"/>
    <w:rsid w:val="00B31B1D"/>
    <w:rsid w:val="00B31B73"/>
    <w:rsid w:val="00B32397"/>
    <w:rsid w:val="00B3248F"/>
    <w:rsid w:val="00B3280E"/>
    <w:rsid w:val="00B32EE6"/>
    <w:rsid w:val="00B32F07"/>
    <w:rsid w:val="00B334B5"/>
    <w:rsid w:val="00B33531"/>
    <w:rsid w:val="00B33B1F"/>
    <w:rsid w:val="00B33CAC"/>
    <w:rsid w:val="00B33CC2"/>
    <w:rsid w:val="00B33F5D"/>
    <w:rsid w:val="00B341DC"/>
    <w:rsid w:val="00B344F0"/>
    <w:rsid w:val="00B34525"/>
    <w:rsid w:val="00B345FE"/>
    <w:rsid w:val="00B3499E"/>
    <w:rsid w:val="00B349FC"/>
    <w:rsid w:val="00B34BCE"/>
    <w:rsid w:val="00B35160"/>
    <w:rsid w:val="00B355DA"/>
    <w:rsid w:val="00B35CC6"/>
    <w:rsid w:val="00B35EFF"/>
    <w:rsid w:val="00B36419"/>
    <w:rsid w:val="00B36617"/>
    <w:rsid w:val="00B36812"/>
    <w:rsid w:val="00B369EC"/>
    <w:rsid w:val="00B36CBE"/>
    <w:rsid w:val="00B36D2F"/>
    <w:rsid w:val="00B36E11"/>
    <w:rsid w:val="00B371D1"/>
    <w:rsid w:val="00B372BB"/>
    <w:rsid w:val="00B378C1"/>
    <w:rsid w:val="00B37C3F"/>
    <w:rsid w:val="00B403A8"/>
    <w:rsid w:val="00B406B6"/>
    <w:rsid w:val="00B40711"/>
    <w:rsid w:val="00B40A44"/>
    <w:rsid w:val="00B40C0B"/>
    <w:rsid w:val="00B41039"/>
    <w:rsid w:val="00B41326"/>
    <w:rsid w:val="00B4195E"/>
    <w:rsid w:val="00B41A24"/>
    <w:rsid w:val="00B41C33"/>
    <w:rsid w:val="00B41CC7"/>
    <w:rsid w:val="00B4252E"/>
    <w:rsid w:val="00B429D2"/>
    <w:rsid w:val="00B42B9C"/>
    <w:rsid w:val="00B4320B"/>
    <w:rsid w:val="00B43478"/>
    <w:rsid w:val="00B43881"/>
    <w:rsid w:val="00B44D5E"/>
    <w:rsid w:val="00B44E4D"/>
    <w:rsid w:val="00B45068"/>
    <w:rsid w:val="00B45093"/>
    <w:rsid w:val="00B45236"/>
    <w:rsid w:val="00B452C6"/>
    <w:rsid w:val="00B45516"/>
    <w:rsid w:val="00B45544"/>
    <w:rsid w:val="00B45CD7"/>
    <w:rsid w:val="00B45D34"/>
    <w:rsid w:val="00B45E79"/>
    <w:rsid w:val="00B45FED"/>
    <w:rsid w:val="00B4633C"/>
    <w:rsid w:val="00B463ED"/>
    <w:rsid w:val="00B46421"/>
    <w:rsid w:val="00B4706C"/>
    <w:rsid w:val="00B4721E"/>
    <w:rsid w:val="00B473BF"/>
    <w:rsid w:val="00B47593"/>
    <w:rsid w:val="00B476DB"/>
    <w:rsid w:val="00B477F0"/>
    <w:rsid w:val="00B4781B"/>
    <w:rsid w:val="00B47DDD"/>
    <w:rsid w:val="00B50129"/>
    <w:rsid w:val="00B5088B"/>
    <w:rsid w:val="00B50BFC"/>
    <w:rsid w:val="00B510B7"/>
    <w:rsid w:val="00B512AB"/>
    <w:rsid w:val="00B514A2"/>
    <w:rsid w:val="00B5150D"/>
    <w:rsid w:val="00B517B8"/>
    <w:rsid w:val="00B51F0E"/>
    <w:rsid w:val="00B52071"/>
    <w:rsid w:val="00B526E6"/>
    <w:rsid w:val="00B5278D"/>
    <w:rsid w:val="00B52BC1"/>
    <w:rsid w:val="00B52CB2"/>
    <w:rsid w:val="00B5328E"/>
    <w:rsid w:val="00B53544"/>
    <w:rsid w:val="00B53E35"/>
    <w:rsid w:val="00B54187"/>
    <w:rsid w:val="00B544BF"/>
    <w:rsid w:val="00B545F4"/>
    <w:rsid w:val="00B5473B"/>
    <w:rsid w:val="00B549D5"/>
    <w:rsid w:val="00B54A21"/>
    <w:rsid w:val="00B54CDD"/>
    <w:rsid w:val="00B55120"/>
    <w:rsid w:val="00B553AE"/>
    <w:rsid w:val="00B558D5"/>
    <w:rsid w:val="00B55E46"/>
    <w:rsid w:val="00B56536"/>
    <w:rsid w:val="00B56582"/>
    <w:rsid w:val="00B567AB"/>
    <w:rsid w:val="00B56A21"/>
    <w:rsid w:val="00B57232"/>
    <w:rsid w:val="00B5750A"/>
    <w:rsid w:val="00B57DAC"/>
    <w:rsid w:val="00B600C1"/>
    <w:rsid w:val="00B608EC"/>
    <w:rsid w:val="00B60927"/>
    <w:rsid w:val="00B609C5"/>
    <w:rsid w:val="00B60A94"/>
    <w:rsid w:val="00B610A6"/>
    <w:rsid w:val="00B612FE"/>
    <w:rsid w:val="00B617A0"/>
    <w:rsid w:val="00B61811"/>
    <w:rsid w:val="00B6190D"/>
    <w:rsid w:val="00B62359"/>
    <w:rsid w:val="00B62583"/>
    <w:rsid w:val="00B627FE"/>
    <w:rsid w:val="00B62ADA"/>
    <w:rsid w:val="00B62BBD"/>
    <w:rsid w:val="00B62DDD"/>
    <w:rsid w:val="00B62EC6"/>
    <w:rsid w:val="00B62EE2"/>
    <w:rsid w:val="00B632F9"/>
    <w:rsid w:val="00B633E9"/>
    <w:rsid w:val="00B6350A"/>
    <w:rsid w:val="00B63E57"/>
    <w:rsid w:val="00B63F95"/>
    <w:rsid w:val="00B63FAE"/>
    <w:rsid w:val="00B645C0"/>
    <w:rsid w:val="00B655DB"/>
    <w:rsid w:val="00B6572C"/>
    <w:rsid w:val="00B6584A"/>
    <w:rsid w:val="00B65BA3"/>
    <w:rsid w:val="00B65BFF"/>
    <w:rsid w:val="00B65CFA"/>
    <w:rsid w:val="00B665DA"/>
    <w:rsid w:val="00B666D7"/>
    <w:rsid w:val="00B66731"/>
    <w:rsid w:val="00B66B52"/>
    <w:rsid w:val="00B66EDD"/>
    <w:rsid w:val="00B6762C"/>
    <w:rsid w:val="00B6774D"/>
    <w:rsid w:val="00B6780E"/>
    <w:rsid w:val="00B67856"/>
    <w:rsid w:val="00B67AE8"/>
    <w:rsid w:val="00B67B0D"/>
    <w:rsid w:val="00B67E63"/>
    <w:rsid w:val="00B70457"/>
    <w:rsid w:val="00B70AA6"/>
    <w:rsid w:val="00B70C17"/>
    <w:rsid w:val="00B71077"/>
    <w:rsid w:val="00B71305"/>
    <w:rsid w:val="00B71408"/>
    <w:rsid w:val="00B7153E"/>
    <w:rsid w:val="00B71850"/>
    <w:rsid w:val="00B71BBF"/>
    <w:rsid w:val="00B71BE8"/>
    <w:rsid w:val="00B727E8"/>
    <w:rsid w:val="00B72B89"/>
    <w:rsid w:val="00B72E4F"/>
    <w:rsid w:val="00B72EDE"/>
    <w:rsid w:val="00B72F6C"/>
    <w:rsid w:val="00B732BB"/>
    <w:rsid w:val="00B7346B"/>
    <w:rsid w:val="00B734E5"/>
    <w:rsid w:val="00B7378D"/>
    <w:rsid w:val="00B73FCC"/>
    <w:rsid w:val="00B741F9"/>
    <w:rsid w:val="00B74388"/>
    <w:rsid w:val="00B7445D"/>
    <w:rsid w:val="00B74B31"/>
    <w:rsid w:val="00B74BFB"/>
    <w:rsid w:val="00B74E3C"/>
    <w:rsid w:val="00B75439"/>
    <w:rsid w:val="00B755FF"/>
    <w:rsid w:val="00B75662"/>
    <w:rsid w:val="00B75839"/>
    <w:rsid w:val="00B7597B"/>
    <w:rsid w:val="00B75D2F"/>
    <w:rsid w:val="00B75F32"/>
    <w:rsid w:val="00B75F66"/>
    <w:rsid w:val="00B76106"/>
    <w:rsid w:val="00B76AFD"/>
    <w:rsid w:val="00B76B68"/>
    <w:rsid w:val="00B76EA2"/>
    <w:rsid w:val="00B77142"/>
    <w:rsid w:val="00B7715F"/>
    <w:rsid w:val="00B77479"/>
    <w:rsid w:val="00B77A89"/>
    <w:rsid w:val="00B800DF"/>
    <w:rsid w:val="00B801FE"/>
    <w:rsid w:val="00B8095D"/>
    <w:rsid w:val="00B80BB4"/>
    <w:rsid w:val="00B80C2A"/>
    <w:rsid w:val="00B815FA"/>
    <w:rsid w:val="00B81937"/>
    <w:rsid w:val="00B81FBE"/>
    <w:rsid w:val="00B81FDB"/>
    <w:rsid w:val="00B81FFA"/>
    <w:rsid w:val="00B820EB"/>
    <w:rsid w:val="00B82216"/>
    <w:rsid w:val="00B829B0"/>
    <w:rsid w:val="00B82A28"/>
    <w:rsid w:val="00B82B06"/>
    <w:rsid w:val="00B82BE8"/>
    <w:rsid w:val="00B82EF5"/>
    <w:rsid w:val="00B8306A"/>
    <w:rsid w:val="00B83223"/>
    <w:rsid w:val="00B83248"/>
    <w:rsid w:val="00B833E0"/>
    <w:rsid w:val="00B836BA"/>
    <w:rsid w:val="00B837CA"/>
    <w:rsid w:val="00B83BE5"/>
    <w:rsid w:val="00B84062"/>
    <w:rsid w:val="00B84121"/>
    <w:rsid w:val="00B8425B"/>
    <w:rsid w:val="00B8446C"/>
    <w:rsid w:val="00B84546"/>
    <w:rsid w:val="00B84670"/>
    <w:rsid w:val="00B846DB"/>
    <w:rsid w:val="00B8471C"/>
    <w:rsid w:val="00B84AEE"/>
    <w:rsid w:val="00B84EC7"/>
    <w:rsid w:val="00B84F56"/>
    <w:rsid w:val="00B85793"/>
    <w:rsid w:val="00B8579D"/>
    <w:rsid w:val="00B8592D"/>
    <w:rsid w:val="00B85E0C"/>
    <w:rsid w:val="00B8628B"/>
    <w:rsid w:val="00B865C6"/>
    <w:rsid w:val="00B86BEA"/>
    <w:rsid w:val="00B86C8B"/>
    <w:rsid w:val="00B87059"/>
    <w:rsid w:val="00B87390"/>
    <w:rsid w:val="00B87609"/>
    <w:rsid w:val="00B87B44"/>
    <w:rsid w:val="00B87BDB"/>
    <w:rsid w:val="00B87E01"/>
    <w:rsid w:val="00B903CE"/>
    <w:rsid w:val="00B906EA"/>
    <w:rsid w:val="00B908FA"/>
    <w:rsid w:val="00B909B4"/>
    <w:rsid w:val="00B9101B"/>
    <w:rsid w:val="00B91359"/>
    <w:rsid w:val="00B9140C"/>
    <w:rsid w:val="00B918D7"/>
    <w:rsid w:val="00B91A3F"/>
    <w:rsid w:val="00B91C7B"/>
    <w:rsid w:val="00B9201A"/>
    <w:rsid w:val="00B922CE"/>
    <w:rsid w:val="00B923CC"/>
    <w:rsid w:val="00B924D0"/>
    <w:rsid w:val="00B92622"/>
    <w:rsid w:val="00B92C1D"/>
    <w:rsid w:val="00B93BCD"/>
    <w:rsid w:val="00B93D8D"/>
    <w:rsid w:val="00B93F6B"/>
    <w:rsid w:val="00B94044"/>
    <w:rsid w:val="00B94072"/>
    <w:rsid w:val="00B9415F"/>
    <w:rsid w:val="00B9443E"/>
    <w:rsid w:val="00B94891"/>
    <w:rsid w:val="00B94972"/>
    <w:rsid w:val="00B94B0D"/>
    <w:rsid w:val="00B94D44"/>
    <w:rsid w:val="00B94F2A"/>
    <w:rsid w:val="00B94FAC"/>
    <w:rsid w:val="00B9504B"/>
    <w:rsid w:val="00B95449"/>
    <w:rsid w:val="00B95545"/>
    <w:rsid w:val="00B95556"/>
    <w:rsid w:val="00B9556E"/>
    <w:rsid w:val="00B960AC"/>
    <w:rsid w:val="00B96118"/>
    <w:rsid w:val="00B96318"/>
    <w:rsid w:val="00B9648F"/>
    <w:rsid w:val="00B96BB2"/>
    <w:rsid w:val="00B973A3"/>
    <w:rsid w:val="00B973BF"/>
    <w:rsid w:val="00B9756A"/>
    <w:rsid w:val="00B976B7"/>
    <w:rsid w:val="00B97801"/>
    <w:rsid w:val="00B97C74"/>
    <w:rsid w:val="00BA0654"/>
    <w:rsid w:val="00BA0678"/>
    <w:rsid w:val="00BA06D9"/>
    <w:rsid w:val="00BA07F4"/>
    <w:rsid w:val="00BA084E"/>
    <w:rsid w:val="00BA0F1B"/>
    <w:rsid w:val="00BA11FB"/>
    <w:rsid w:val="00BA1459"/>
    <w:rsid w:val="00BA179B"/>
    <w:rsid w:val="00BA1929"/>
    <w:rsid w:val="00BA195A"/>
    <w:rsid w:val="00BA19E4"/>
    <w:rsid w:val="00BA1DAC"/>
    <w:rsid w:val="00BA2010"/>
    <w:rsid w:val="00BA213B"/>
    <w:rsid w:val="00BA23FC"/>
    <w:rsid w:val="00BA25F4"/>
    <w:rsid w:val="00BA2A41"/>
    <w:rsid w:val="00BA2A53"/>
    <w:rsid w:val="00BA2DF6"/>
    <w:rsid w:val="00BA2EF2"/>
    <w:rsid w:val="00BA326F"/>
    <w:rsid w:val="00BA3660"/>
    <w:rsid w:val="00BA380D"/>
    <w:rsid w:val="00BA3922"/>
    <w:rsid w:val="00BA397E"/>
    <w:rsid w:val="00BA3AD9"/>
    <w:rsid w:val="00BA3B4A"/>
    <w:rsid w:val="00BA3DB5"/>
    <w:rsid w:val="00BA4120"/>
    <w:rsid w:val="00BA4679"/>
    <w:rsid w:val="00BA4B72"/>
    <w:rsid w:val="00BA4CCE"/>
    <w:rsid w:val="00BA5017"/>
    <w:rsid w:val="00BA5283"/>
    <w:rsid w:val="00BA5EF8"/>
    <w:rsid w:val="00BA622E"/>
    <w:rsid w:val="00BA6708"/>
    <w:rsid w:val="00BA6A2C"/>
    <w:rsid w:val="00BA6B99"/>
    <w:rsid w:val="00BA71B3"/>
    <w:rsid w:val="00BA75DF"/>
    <w:rsid w:val="00BA778B"/>
    <w:rsid w:val="00BA7DE1"/>
    <w:rsid w:val="00BB02FA"/>
    <w:rsid w:val="00BB04AD"/>
    <w:rsid w:val="00BB0725"/>
    <w:rsid w:val="00BB083C"/>
    <w:rsid w:val="00BB0961"/>
    <w:rsid w:val="00BB09D4"/>
    <w:rsid w:val="00BB0B0E"/>
    <w:rsid w:val="00BB0D31"/>
    <w:rsid w:val="00BB19C6"/>
    <w:rsid w:val="00BB1D1D"/>
    <w:rsid w:val="00BB2314"/>
    <w:rsid w:val="00BB2586"/>
    <w:rsid w:val="00BB271C"/>
    <w:rsid w:val="00BB2A9F"/>
    <w:rsid w:val="00BB2C30"/>
    <w:rsid w:val="00BB34A1"/>
    <w:rsid w:val="00BB3D39"/>
    <w:rsid w:val="00BB47E1"/>
    <w:rsid w:val="00BB4AC0"/>
    <w:rsid w:val="00BB4F3E"/>
    <w:rsid w:val="00BB4FBD"/>
    <w:rsid w:val="00BB4FD0"/>
    <w:rsid w:val="00BB57D8"/>
    <w:rsid w:val="00BB5C58"/>
    <w:rsid w:val="00BB5E27"/>
    <w:rsid w:val="00BB5E57"/>
    <w:rsid w:val="00BB6051"/>
    <w:rsid w:val="00BB638F"/>
    <w:rsid w:val="00BB67AA"/>
    <w:rsid w:val="00BB69AA"/>
    <w:rsid w:val="00BB7194"/>
    <w:rsid w:val="00BC0123"/>
    <w:rsid w:val="00BC0490"/>
    <w:rsid w:val="00BC0EFD"/>
    <w:rsid w:val="00BC0F73"/>
    <w:rsid w:val="00BC1052"/>
    <w:rsid w:val="00BC16A3"/>
    <w:rsid w:val="00BC2238"/>
    <w:rsid w:val="00BC260F"/>
    <w:rsid w:val="00BC27BB"/>
    <w:rsid w:val="00BC2859"/>
    <w:rsid w:val="00BC2962"/>
    <w:rsid w:val="00BC2BC7"/>
    <w:rsid w:val="00BC2CF8"/>
    <w:rsid w:val="00BC31C3"/>
    <w:rsid w:val="00BC346B"/>
    <w:rsid w:val="00BC3D77"/>
    <w:rsid w:val="00BC4331"/>
    <w:rsid w:val="00BC4352"/>
    <w:rsid w:val="00BC4627"/>
    <w:rsid w:val="00BC4839"/>
    <w:rsid w:val="00BC484A"/>
    <w:rsid w:val="00BC4944"/>
    <w:rsid w:val="00BC4C8F"/>
    <w:rsid w:val="00BC5461"/>
    <w:rsid w:val="00BC56D9"/>
    <w:rsid w:val="00BC5973"/>
    <w:rsid w:val="00BC5B87"/>
    <w:rsid w:val="00BC5D96"/>
    <w:rsid w:val="00BC6C50"/>
    <w:rsid w:val="00BC6E15"/>
    <w:rsid w:val="00BC70B2"/>
    <w:rsid w:val="00BC7147"/>
    <w:rsid w:val="00BC7938"/>
    <w:rsid w:val="00BC7A0E"/>
    <w:rsid w:val="00BC7A71"/>
    <w:rsid w:val="00BC7CFF"/>
    <w:rsid w:val="00BC7D36"/>
    <w:rsid w:val="00BD03A5"/>
    <w:rsid w:val="00BD05E7"/>
    <w:rsid w:val="00BD0FD6"/>
    <w:rsid w:val="00BD1355"/>
    <w:rsid w:val="00BD1DFD"/>
    <w:rsid w:val="00BD2262"/>
    <w:rsid w:val="00BD22AC"/>
    <w:rsid w:val="00BD23D0"/>
    <w:rsid w:val="00BD2807"/>
    <w:rsid w:val="00BD2A64"/>
    <w:rsid w:val="00BD2B4C"/>
    <w:rsid w:val="00BD2BDA"/>
    <w:rsid w:val="00BD2ECF"/>
    <w:rsid w:val="00BD30C2"/>
    <w:rsid w:val="00BD3152"/>
    <w:rsid w:val="00BD32F9"/>
    <w:rsid w:val="00BD39A6"/>
    <w:rsid w:val="00BD3A7B"/>
    <w:rsid w:val="00BD4799"/>
    <w:rsid w:val="00BD48EF"/>
    <w:rsid w:val="00BD4A20"/>
    <w:rsid w:val="00BD4B6F"/>
    <w:rsid w:val="00BD4D35"/>
    <w:rsid w:val="00BD4D53"/>
    <w:rsid w:val="00BD4F2F"/>
    <w:rsid w:val="00BD4FB8"/>
    <w:rsid w:val="00BD5033"/>
    <w:rsid w:val="00BD503F"/>
    <w:rsid w:val="00BD52CF"/>
    <w:rsid w:val="00BD539E"/>
    <w:rsid w:val="00BD590F"/>
    <w:rsid w:val="00BD5A68"/>
    <w:rsid w:val="00BD6226"/>
    <w:rsid w:val="00BD643E"/>
    <w:rsid w:val="00BD671F"/>
    <w:rsid w:val="00BD6C07"/>
    <w:rsid w:val="00BD704C"/>
    <w:rsid w:val="00BD753A"/>
    <w:rsid w:val="00BD7650"/>
    <w:rsid w:val="00BD791C"/>
    <w:rsid w:val="00BD7F0C"/>
    <w:rsid w:val="00BE0223"/>
    <w:rsid w:val="00BE0CE8"/>
    <w:rsid w:val="00BE115F"/>
    <w:rsid w:val="00BE133F"/>
    <w:rsid w:val="00BE1711"/>
    <w:rsid w:val="00BE17C1"/>
    <w:rsid w:val="00BE1811"/>
    <w:rsid w:val="00BE1C3F"/>
    <w:rsid w:val="00BE1DA1"/>
    <w:rsid w:val="00BE1E37"/>
    <w:rsid w:val="00BE204E"/>
    <w:rsid w:val="00BE2299"/>
    <w:rsid w:val="00BE28A5"/>
    <w:rsid w:val="00BE2B3D"/>
    <w:rsid w:val="00BE329D"/>
    <w:rsid w:val="00BE3F50"/>
    <w:rsid w:val="00BE4076"/>
    <w:rsid w:val="00BE42E8"/>
    <w:rsid w:val="00BE42F5"/>
    <w:rsid w:val="00BE4793"/>
    <w:rsid w:val="00BE4870"/>
    <w:rsid w:val="00BE488B"/>
    <w:rsid w:val="00BE4C81"/>
    <w:rsid w:val="00BE4D14"/>
    <w:rsid w:val="00BE4E5D"/>
    <w:rsid w:val="00BE4FF8"/>
    <w:rsid w:val="00BE5086"/>
    <w:rsid w:val="00BE50A5"/>
    <w:rsid w:val="00BE51BB"/>
    <w:rsid w:val="00BE53FB"/>
    <w:rsid w:val="00BE55B0"/>
    <w:rsid w:val="00BE5C4A"/>
    <w:rsid w:val="00BE5E93"/>
    <w:rsid w:val="00BE658D"/>
    <w:rsid w:val="00BE6874"/>
    <w:rsid w:val="00BE6911"/>
    <w:rsid w:val="00BE6A2F"/>
    <w:rsid w:val="00BE6C0B"/>
    <w:rsid w:val="00BE6DBF"/>
    <w:rsid w:val="00BE6E35"/>
    <w:rsid w:val="00BE70B7"/>
    <w:rsid w:val="00BE72EC"/>
    <w:rsid w:val="00BE79A8"/>
    <w:rsid w:val="00BE7CF3"/>
    <w:rsid w:val="00BF0335"/>
    <w:rsid w:val="00BF034F"/>
    <w:rsid w:val="00BF044C"/>
    <w:rsid w:val="00BF06A9"/>
    <w:rsid w:val="00BF0859"/>
    <w:rsid w:val="00BF0F86"/>
    <w:rsid w:val="00BF1A3B"/>
    <w:rsid w:val="00BF1A60"/>
    <w:rsid w:val="00BF22E6"/>
    <w:rsid w:val="00BF25AE"/>
    <w:rsid w:val="00BF2665"/>
    <w:rsid w:val="00BF2669"/>
    <w:rsid w:val="00BF2747"/>
    <w:rsid w:val="00BF2BB4"/>
    <w:rsid w:val="00BF2C0E"/>
    <w:rsid w:val="00BF2CAD"/>
    <w:rsid w:val="00BF3773"/>
    <w:rsid w:val="00BF398B"/>
    <w:rsid w:val="00BF3A4D"/>
    <w:rsid w:val="00BF3F97"/>
    <w:rsid w:val="00BF3FD6"/>
    <w:rsid w:val="00BF4191"/>
    <w:rsid w:val="00BF4252"/>
    <w:rsid w:val="00BF4326"/>
    <w:rsid w:val="00BF4465"/>
    <w:rsid w:val="00BF4E5B"/>
    <w:rsid w:val="00BF52F4"/>
    <w:rsid w:val="00BF57B6"/>
    <w:rsid w:val="00BF5A3C"/>
    <w:rsid w:val="00BF5CA3"/>
    <w:rsid w:val="00BF5F21"/>
    <w:rsid w:val="00BF61DF"/>
    <w:rsid w:val="00BF6331"/>
    <w:rsid w:val="00BF6750"/>
    <w:rsid w:val="00BF7111"/>
    <w:rsid w:val="00BF74F3"/>
    <w:rsid w:val="00BF77F3"/>
    <w:rsid w:val="00BF79C4"/>
    <w:rsid w:val="00C005B8"/>
    <w:rsid w:val="00C005E9"/>
    <w:rsid w:val="00C005F2"/>
    <w:rsid w:val="00C00A93"/>
    <w:rsid w:val="00C00CC0"/>
    <w:rsid w:val="00C00DCA"/>
    <w:rsid w:val="00C00E3F"/>
    <w:rsid w:val="00C0133D"/>
    <w:rsid w:val="00C01873"/>
    <w:rsid w:val="00C0220E"/>
    <w:rsid w:val="00C02368"/>
    <w:rsid w:val="00C02AAA"/>
    <w:rsid w:val="00C02F89"/>
    <w:rsid w:val="00C030B6"/>
    <w:rsid w:val="00C0316E"/>
    <w:rsid w:val="00C031C5"/>
    <w:rsid w:val="00C03212"/>
    <w:rsid w:val="00C0330E"/>
    <w:rsid w:val="00C03462"/>
    <w:rsid w:val="00C03884"/>
    <w:rsid w:val="00C03B04"/>
    <w:rsid w:val="00C03EDD"/>
    <w:rsid w:val="00C0418E"/>
    <w:rsid w:val="00C0469D"/>
    <w:rsid w:val="00C049C4"/>
    <w:rsid w:val="00C04B85"/>
    <w:rsid w:val="00C04BE5"/>
    <w:rsid w:val="00C04D7B"/>
    <w:rsid w:val="00C05125"/>
    <w:rsid w:val="00C05178"/>
    <w:rsid w:val="00C05469"/>
    <w:rsid w:val="00C0568A"/>
    <w:rsid w:val="00C056ED"/>
    <w:rsid w:val="00C05FE0"/>
    <w:rsid w:val="00C066D7"/>
    <w:rsid w:val="00C06ABE"/>
    <w:rsid w:val="00C06E71"/>
    <w:rsid w:val="00C07155"/>
    <w:rsid w:val="00C07482"/>
    <w:rsid w:val="00C07822"/>
    <w:rsid w:val="00C07C00"/>
    <w:rsid w:val="00C07C3F"/>
    <w:rsid w:val="00C07C62"/>
    <w:rsid w:val="00C07D84"/>
    <w:rsid w:val="00C1017C"/>
    <w:rsid w:val="00C10303"/>
    <w:rsid w:val="00C103E8"/>
    <w:rsid w:val="00C105A3"/>
    <w:rsid w:val="00C10686"/>
    <w:rsid w:val="00C1093E"/>
    <w:rsid w:val="00C109D2"/>
    <w:rsid w:val="00C10A0E"/>
    <w:rsid w:val="00C10CAA"/>
    <w:rsid w:val="00C11100"/>
    <w:rsid w:val="00C11137"/>
    <w:rsid w:val="00C1124D"/>
    <w:rsid w:val="00C11760"/>
    <w:rsid w:val="00C1197D"/>
    <w:rsid w:val="00C11B33"/>
    <w:rsid w:val="00C11F25"/>
    <w:rsid w:val="00C12377"/>
    <w:rsid w:val="00C1256C"/>
    <w:rsid w:val="00C126BB"/>
    <w:rsid w:val="00C12856"/>
    <w:rsid w:val="00C12D22"/>
    <w:rsid w:val="00C13238"/>
    <w:rsid w:val="00C132A3"/>
    <w:rsid w:val="00C13411"/>
    <w:rsid w:val="00C135CC"/>
    <w:rsid w:val="00C136B6"/>
    <w:rsid w:val="00C13AEB"/>
    <w:rsid w:val="00C13F5B"/>
    <w:rsid w:val="00C14216"/>
    <w:rsid w:val="00C1453E"/>
    <w:rsid w:val="00C14755"/>
    <w:rsid w:val="00C14995"/>
    <w:rsid w:val="00C14B22"/>
    <w:rsid w:val="00C14F13"/>
    <w:rsid w:val="00C15546"/>
    <w:rsid w:val="00C1571F"/>
    <w:rsid w:val="00C15BCB"/>
    <w:rsid w:val="00C15E2E"/>
    <w:rsid w:val="00C15FB4"/>
    <w:rsid w:val="00C15FE9"/>
    <w:rsid w:val="00C1682D"/>
    <w:rsid w:val="00C16E6A"/>
    <w:rsid w:val="00C16E73"/>
    <w:rsid w:val="00C16E8A"/>
    <w:rsid w:val="00C16FA5"/>
    <w:rsid w:val="00C17070"/>
    <w:rsid w:val="00C1709D"/>
    <w:rsid w:val="00C176A3"/>
    <w:rsid w:val="00C179C4"/>
    <w:rsid w:val="00C17A2F"/>
    <w:rsid w:val="00C17FEA"/>
    <w:rsid w:val="00C20C9E"/>
    <w:rsid w:val="00C2105C"/>
    <w:rsid w:val="00C215E0"/>
    <w:rsid w:val="00C21940"/>
    <w:rsid w:val="00C21B1F"/>
    <w:rsid w:val="00C21CAB"/>
    <w:rsid w:val="00C21D42"/>
    <w:rsid w:val="00C22235"/>
    <w:rsid w:val="00C22473"/>
    <w:rsid w:val="00C22905"/>
    <w:rsid w:val="00C22E02"/>
    <w:rsid w:val="00C23157"/>
    <w:rsid w:val="00C232C9"/>
    <w:rsid w:val="00C23740"/>
    <w:rsid w:val="00C237A6"/>
    <w:rsid w:val="00C237FD"/>
    <w:rsid w:val="00C23979"/>
    <w:rsid w:val="00C23B58"/>
    <w:rsid w:val="00C24495"/>
    <w:rsid w:val="00C24803"/>
    <w:rsid w:val="00C24B2E"/>
    <w:rsid w:val="00C24F66"/>
    <w:rsid w:val="00C25642"/>
    <w:rsid w:val="00C25876"/>
    <w:rsid w:val="00C25986"/>
    <w:rsid w:val="00C25C88"/>
    <w:rsid w:val="00C26024"/>
    <w:rsid w:val="00C265EF"/>
    <w:rsid w:val="00C269F4"/>
    <w:rsid w:val="00C26BF5"/>
    <w:rsid w:val="00C26BFB"/>
    <w:rsid w:val="00C26F3A"/>
    <w:rsid w:val="00C277EF"/>
    <w:rsid w:val="00C2782C"/>
    <w:rsid w:val="00C27E92"/>
    <w:rsid w:val="00C30110"/>
    <w:rsid w:val="00C3015B"/>
    <w:rsid w:val="00C30423"/>
    <w:rsid w:val="00C304BA"/>
    <w:rsid w:val="00C30ADB"/>
    <w:rsid w:val="00C30FF4"/>
    <w:rsid w:val="00C312AB"/>
    <w:rsid w:val="00C312E4"/>
    <w:rsid w:val="00C31656"/>
    <w:rsid w:val="00C31AF6"/>
    <w:rsid w:val="00C325AC"/>
    <w:rsid w:val="00C325B2"/>
    <w:rsid w:val="00C325DA"/>
    <w:rsid w:val="00C32E05"/>
    <w:rsid w:val="00C3312E"/>
    <w:rsid w:val="00C33194"/>
    <w:rsid w:val="00C332DA"/>
    <w:rsid w:val="00C33330"/>
    <w:rsid w:val="00C3349C"/>
    <w:rsid w:val="00C3350B"/>
    <w:rsid w:val="00C33624"/>
    <w:rsid w:val="00C3367A"/>
    <w:rsid w:val="00C3389D"/>
    <w:rsid w:val="00C338D1"/>
    <w:rsid w:val="00C33B08"/>
    <w:rsid w:val="00C34304"/>
    <w:rsid w:val="00C349FE"/>
    <w:rsid w:val="00C34A64"/>
    <w:rsid w:val="00C34B09"/>
    <w:rsid w:val="00C34D22"/>
    <w:rsid w:val="00C34EB0"/>
    <w:rsid w:val="00C35844"/>
    <w:rsid w:val="00C35B6A"/>
    <w:rsid w:val="00C35C52"/>
    <w:rsid w:val="00C35C9E"/>
    <w:rsid w:val="00C35EB7"/>
    <w:rsid w:val="00C35FFD"/>
    <w:rsid w:val="00C36141"/>
    <w:rsid w:val="00C36237"/>
    <w:rsid w:val="00C362DB"/>
    <w:rsid w:val="00C3671F"/>
    <w:rsid w:val="00C368AE"/>
    <w:rsid w:val="00C3692F"/>
    <w:rsid w:val="00C36E69"/>
    <w:rsid w:val="00C37324"/>
    <w:rsid w:val="00C37344"/>
    <w:rsid w:val="00C373F4"/>
    <w:rsid w:val="00C37587"/>
    <w:rsid w:val="00C37A8E"/>
    <w:rsid w:val="00C405C8"/>
    <w:rsid w:val="00C40649"/>
    <w:rsid w:val="00C406F6"/>
    <w:rsid w:val="00C40771"/>
    <w:rsid w:val="00C40B5F"/>
    <w:rsid w:val="00C4108C"/>
    <w:rsid w:val="00C4120B"/>
    <w:rsid w:val="00C4144C"/>
    <w:rsid w:val="00C41695"/>
    <w:rsid w:val="00C41BBF"/>
    <w:rsid w:val="00C41BEA"/>
    <w:rsid w:val="00C41D5B"/>
    <w:rsid w:val="00C41EC4"/>
    <w:rsid w:val="00C41F62"/>
    <w:rsid w:val="00C4345A"/>
    <w:rsid w:val="00C43604"/>
    <w:rsid w:val="00C43947"/>
    <w:rsid w:val="00C439AC"/>
    <w:rsid w:val="00C439B1"/>
    <w:rsid w:val="00C43B88"/>
    <w:rsid w:val="00C43E42"/>
    <w:rsid w:val="00C443CF"/>
    <w:rsid w:val="00C44543"/>
    <w:rsid w:val="00C4466E"/>
    <w:rsid w:val="00C44710"/>
    <w:rsid w:val="00C447F4"/>
    <w:rsid w:val="00C448C5"/>
    <w:rsid w:val="00C44B92"/>
    <w:rsid w:val="00C44EDD"/>
    <w:rsid w:val="00C4505E"/>
    <w:rsid w:val="00C45743"/>
    <w:rsid w:val="00C45A94"/>
    <w:rsid w:val="00C464C1"/>
    <w:rsid w:val="00C469AF"/>
    <w:rsid w:val="00C46D77"/>
    <w:rsid w:val="00C470E2"/>
    <w:rsid w:val="00C47229"/>
    <w:rsid w:val="00C47683"/>
    <w:rsid w:val="00C4769B"/>
    <w:rsid w:val="00C47A3E"/>
    <w:rsid w:val="00C47D88"/>
    <w:rsid w:val="00C47F5A"/>
    <w:rsid w:val="00C47FD0"/>
    <w:rsid w:val="00C5012E"/>
    <w:rsid w:val="00C50316"/>
    <w:rsid w:val="00C5041D"/>
    <w:rsid w:val="00C5044B"/>
    <w:rsid w:val="00C506DB"/>
    <w:rsid w:val="00C50B8E"/>
    <w:rsid w:val="00C50C21"/>
    <w:rsid w:val="00C5119E"/>
    <w:rsid w:val="00C51207"/>
    <w:rsid w:val="00C516F7"/>
    <w:rsid w:val="00C518AF"/>
    <w:rsid w:val="00C5199B"/>
    <w:rsid w:val="00C51CEA"/>
    <w:rsid w:val="00C51D15"/>
    <w:rsid w:val="00C51DE9"/>
    <w:rsid w:val="00C51F69"/>
    <w:rsid w:val="00C51FCC"/>
    <w:rsid w:val="00C52477"/>
    <w:rsid w:val="00C52A5D"/>
    <w:rsid w:val="00C52B58"/>
    <w:rsid w:val="00C52CEF"/>
    <w:rsid w:val="00C52CFB"/>
    <w:rsid w:val="00C52DF4"/>
    <w:rsid w:val="00C53361"/>
    <w:rsid w:val="00C535BF"/>
    <w:rsid w:val="00C535D4"/>
    <w:rsid w:val="00C535E8"/>
    <w:rsid w:val="00C539F2"/>
    <w:rsid w:val="00C54088"/>
    <w:rsid w:val="00C545DD"/>
    <w:rsid w:val="00C54616"/>
    <w:rsid w:val="00C549F8"/>
    <w:rsid w:val="00C54AFC"/>
    <w:rsid w:val="00C54C5F"/>
    <w:rsid w:val="00C54D63"/>
    <w:rsid w:val="00C54E69"/>
    <w:rsid w:val="00C54EA6"/>
    <w:rsid w:val="00C55652"/>
    <w:rsid w:val="00C571E2"/>
    <w:rsid w:val="00C57275"/>
    <w:rsid w:val="00C5762A"/>
    <w:rsid w:val="00C577D6"/>
    <w:rsid w:val="00C5781E"/>
    <w:rsid w:val="00C57C18"/>
    <w:rsid w:val="00C57D76"/>
    <w:rsid w:val="00C57EED"/>
    <w:rsid w:val="00C60216"/>
    <w:rsid w:val="00C60481"/>
    <w:rsid w:val="00C61B7D"/>
    <w:rsid w:val="00C6213C"/>
    <w:rsid w:val="00C622CD"/>
    <w:rsid w:val="00C62508"/>
    <w:rsid w:val="00C62550"/>
    <w:rsid w:val="00C62591"/>
    <w:rsid w:val="00C6266F"/>
    <w:rsid w:val="00C62890"/>
    <w:rsid w:val="00C62A74"/>
    <w:rsid w:val="00C62E62"/>
    <w:rsid w:val="00C62E83"/>
    <w:rsid w:val="00C6304C"/>
    <w:rsid w:val="00C63763"/>
    <w:rsid w:val="00C63876"/>
    <w:rsid w:val="00C63B4C"/>
    <w:rsid w:val="00C63FD1"/>
    <w:rsid w:val="00C640D0"/>
    <w:rsid w:val="00C6454A"/>
    <w:rsid w:val="00C64AC3"/>
    <w:rsid w:val="00C64F47"/>
    <w:rsid w:val="00C65162"/>
    <w:rsid w:val="00C651E0"/>
    <w:rsid w:val="00C656DC"/>
    <w:rsid w:val="00C657B2"/>
    <w:rsid w:val="00C66193"/>
    <w:rsid w:val="00C661E2"/>
    <w:rsid w:val="00C661F8"/>
    <w:rsid w:val="00C662F4"/>
    <w:rsid w:val="00C66319"/>
    <w:rsid w:val="00C663D8"/>
    <w:rsid w:val="00C66681"/>
    <w:rsid w:val="00C666F8"/>
    <w:rsid w:val="00C66FD8"/>
    <w:rsid w:val="00C6748A"/>
    <w:rsid w:val="00C67664"/>
    <w:rsid w:val="00C67C78"/>
    <w:rsid w:val="00C67D43"/>
    <w:rsid w:val="00C67DF6"/>
    <w:rsid w:val="00C700D4"/>
    <w:rsid w:val="00C70281"/>
    <w:rsid w:val="00C70798"/>
    <w:rsid w:val="00C7087B"/>
    <w:rsid w:val="00C70D3D"/>
    <w:rsid w:val="00C70DA7"/>
    <w:rsid w:val="00C71555"/>
    <w:rsid w:val="00C71651"/>
    <w:rsid w:val="00C71B2F"/>
    <w:rsid w:val="00C720E1"/>
    <w:rsid w:val="00C722A4"/>
    <w:rsid w:val="00C72D5F"/>
    <w:rsid w:val="00C72E23"/>
    <w:rsid w:val="00C7321A"/>
    <w:rsid w:val="00C73C8B"/>
    <w:rsid w:val="00C73DD7"/>
    <w:rsid w:val="00C74157"/>
    <w:rsid w:val="00C74503"/>
    <w:rsid w:val="00C745E1"/>
    <w:rsid w:val="00C754FF"/>
    <w:rsid w:val="00C7569C"/>
    <w:rsid w:val="00C756FA"/>
    <w:rsid w:val="00C7586B"/>
    <w:rsid w:val="00C75C52"/>
    <w:rsid w:val="00C75DD9"/>
    <w:rsid w:val="00C75E92"/>
    <w:rsid w:val="00C761A4"/>
    <w:rsid w:val="00C76C97"/>
    <w:rsid w:val="00C76DFE"/>
    <w:rsid w:val="00C772F3"/>
    <w:rsid w:val="00C774D0"/>
    <w:rsid w:val="00C7778D"/>
    <w:rsid w:val="00C77796"/>
    <w:rsid w:val="00C77D24"/>
    <w:rsid w:val="00C801BA"/>
    <w:rsid w:val="00C802D4"/>
    <w:rsid w:val="00C8050D"/>
    <w:rsid w:val="00C8084C"/>
    <w:rsid w:val="00C80B3F"/>
    <w:rsid w:val="00C80CD9"/>
    <w:rsid w:val="00C80F14"/>
    <w:rsid w:val="00C80F7F"/>
    <w:rsid w:val="00C811E2"/>
    <w:rsid w:val="00C8135E"/>
    <w:rsid w:val="00C81866"/>
    <w:rsid w:val="00C81A5C"/>
    <w:rsid w:val="00C81AD2"/>
    <w:rsid w:val="00C8250F"/>
    <w:rsid w:val="00C82886"/>
    <w:rsid w:val="00C82D4C"/>
    <w:rsid w:val="00C82F20"/>
    <w:rsid w:val="00C8311F"/>
    <w:rsid w:val="00C83273"/>
    <w:rsid w:val="00C8345B"/>
    <w:rsid w:val="00C83917"/>
    <w:rsid w:val="00C842AF"/>
    <w:rsid w:val="00C84307"/>
    <w:rsid w:val="00C84530"/>
    <w:rsid w:val="00C84548"/>
    <w:rsid w:val="00C847F1"/>
    <w:rsid w:val="00C84D39"/>
    <w:rsid w:val="00C850CC"/>
    <w:rsid w:val="00C852DF"/>
    <w:rsid w:val="00C8530B"/>
    <w:rsid w:val="00C85601"/>
    <w:rsid w:val="00C85808"/>
    <w:rsid w:val="00C85B97"/>
    <w:rsid w:val="00C8610A"/>
    <w:rsid w:val="00C8659C"/>
    <w:rsid w:val="00C8664F"/>
    <w:rsid w:val="00C86B84"/>
    <w:rsid w:val="00C86D02"/>
    <w:rsid w:val="00C8706B"/>
    <w:rsid w:val="00C871C8"/>
    <w:rsid w:val="00C87277"/>
    <w:rsid w:val="00C878E9"/>
    <w:rsid w:val="00C9008A"/>
    <w:rsid w:val="00C9011D"/>
    <w:rsid w:val="00C902C7"/>
    <w:rsid w:val="00C9096B"/>
    <w:rsid w:val="00C909ED"/>
    <w:rsid w:val="00C90AE5"/>
    <w:rsid w:val="00C90C99"/>
    <w:rsid w:val="00C90EFC"/>
    <w:rsid w:val="00C90FC7"/>
    <w:rsid w:val="00C9180F"/>
    <w:rsid w:val="00C91B1D"/>
    <w:rsid w:val="00C91BAA"/>
    <w:rsid w:val="00C91C12"/>
    <w:rsid w:val="00C91DC7"/>
    <w:rsid w:val="00C92815"/>
    <w:rsid w:val="00C92AC6"/>
    <w:rsid w:val="00C92F0D"/>
    <w:rsid w:val="00C9322A"/>
    <w:rsid w:val="00C93C3E"/>
    <w:rsid w:val="00C93CDF"/>
    <w:rsid w:val="00C93D73"/>
    <w:rsid w:val="00C93D77"/>
    <w:rsid w:val="00C943AD"/>
    <w:rsid w:val="00C94690"/>
    <w:rsid w:val="00C94968"/>
    <w:rsid w:val="00C94CFE"/>
    <w:rsid w:val="00C94F3E"/>
    <w:rsid w:val="00C95367"/>
    <w:rsid w:val="00C953CB"/>
    <w:rsid w:val="00C957A5"/>
    <w:rsid w:val="00C957D5"/>
    <w:rsid w:val="00C95906"/>
    <w:rsid w:val="00C95B8A"/>
    <w:rsid w:val="00C95BBB"/>
    <w:rsid w:val="00C95E6B"/>
    <w:rsid w:val="00C960F4"/>
    <w:rsid w:val="00C96230"/>
    <w:rsid w:val="00C966DC"/>
    <w:rsid w:val="00C96BD9"/>
    <w:rsid w:val="00C96F34"/>
    <w:rsid w:val="00C97603"/>
    <w:rsid w:val="00C97920"/>
    <w:rsid w:val="00C97D13"/>
    <w:rsid w:val="00C97D9A"/>
    <w:rsid w:val="00C97D9B"/>
    <w:rsid w:val="00C97E1D"/>
    <w:rsid w:val="00C97E93"/>
    <w:rsid w:val="00CA00A2"/>
    <w:rsid w:val="00CA0185"/>
    <w:rsid w:val="00CA041C"/>
    <w:rsid w:val="00CA0755"/>
    <w:rsid w:val="00CA098D"/>
    <w:rsid w:val="00CA0F54"/>
    <w:rsid w:val="00CA1844"/>
    <w:rsid w:val="00CA186F"/>
    <w:rsid w:val="00CA1A88"/>
    <w:rsid w:val="00CA1BC5"/>
    <w:rsid w:val="00CA1BDA"/>
    <w:rsid w:val="00CA1EC4"/>
    <w:rsid w:val="00CA23B7"/>
    <w:rsid w:val="00CA2DB1"/>
    <w:rsid w:val="00CA2EA0"/>
    <w:rsid w:val="00CA2F3F"/>
    <w:rsid w:val="00CA309D"/>
    <w:rsid w:val="00CA30A0"/>
    <w:rsid w:val="00CA3393"/>
    <w:rsid w:val="00CA3D00"/>
    <w:rsid w:val="00CA3E5B"/>
    <w:rsid w:val="00CA46D1"/>
    <w:rsid w:val="00CA4857"/>
    <w:rsid w:val="00CA4B93"/>
    <w:rsid w:val="00CA4F8B"/>
    <w:rsid w:val="00CA5263"/>
    <w:rsid w:val="00CA530E"/>
    <w:rsid w:val="00CA5330"/>
    <w:rsid w:val="00CA53B0"/>
    <w:rsid w:val="00CA54DC"/>
    <w:rsid w:val="00CA59D2"/>
    <w:rsid w:val="00CA61F7"/>
    <w:rsid w:val="00CA62FC"/>
    <w:rsid w:val="00CA66BE"/>
    <w:rsid w:val="00CA6718"/>
    <w:rsid w:val="00CA681F"/>
    <w:rsid w:val="00CA68B8"/>
    <w:rsid w:val="00CA6CD7"/>
    <w:rsid w:val="00CA713A"/>
    <w:rsid w:val="00CA7259"/>
    <w:rsid w:val="00CA74F5"/>
    <w:rsid w:val="00CA7A7E"/>
    <w:rsid w:val="00CA7B47"/>
    <w:rsid w:val="00CA7EE5"/>
    <w:rsid w:val="00CA7F4B"/>
    <w:rsid w:val="00CB06AA"/>
    <w:rsid w:val="00CB0B1F"/>
    <w:rsid w:val="00CB0CEC"/>
    <w:rsid w:val="00CB117C"/>
    <w:rsid w:val="00CB1519"/>
    <w:rsid w:val="00CB196D"/>
    <w:rsid w:val="00CB2127"/>
    <w:rsid w:val="00CB24CF"/>
    <w:rsid w:val="00CB29C7"/>
    <w:rsid w:val="00CB29EC"/>
    <w:rsid w:val="00CB2DE1"/>
    <w:rsid w:val="00CB2EF9"/>
    <w:rsid w:val="00CB313C"/>
    <w:rsid w:val="00CB3511"/>
    <w:rsid w:val="00CB36D8"/>
    <w:rsid w:val="00CB3EE1"/>
    <w:rsid w:val="00CB3F17"/>
    <w:rsid w:val="00CB43CB"/>
    <w:rsid w:val="00CB475E"/>
    <w:rsid w:val="00CB49C5"/>
    <w:rsid w:val="00CB563B"/>
    <w:rsid w:val="00CB5815"/>
    <w:rsid w:val="00CB5C26"/>
    <w:rsid w:val="00CB62C7"/>
    <w:rsid w:val="00CB62D4"/>
    <w:rsid w:val="00CB6748"/>
    <w:rsid w:val="00CB6837"/>
    <w:rsid w:val="00CB6BE9"/>
    <w:rsid w:val="00CB70CC"/>
    <w:rsid w:val="00CB70D6"/>
    <w:rsid w:val="00CB73E1"/>
    <w:rsid w:val="00CB7478"/>
    <w:rsid w:val="00CB74E3"/>
    <w:rsid w:val="00CB7708"/>
    <w:rsid w:val="00CB78A9"/>
    <w:rsid w:val="00CB791B"/>
    <w:rsid w:val="00CB7988"/>
    <w:rsid w:val="00CB7B12"/>
    <w:rsid w:val="00CB7CA0"/>
    <w:rsid w:val="00CB7F6A"/>
    <w:rsid w:val="00CC03A5"/>
    <w:rsid w:val="00CC08E7"/>
    <w:rsid w:val="00CC0A02"/>
    <w:rsid w:val="00CC0D1D"/>
    <w:rsid w:val="00CC0DC4"/>
    <w:rsid w:val="00CC1305"/>
    <w:rsid w:val="00CC1541"/>
    <w:rsid w:val="00CC19DD"/>
    <w:rsid w:val="00CC24E9"/>
    <w:rsid w:val="00CC27CA"/>
    <w:rsid w:val="00CC28D8"/>
    <w:rsid w:val="00CC2DB3"/>
    <w:rsid w:val="00CC2E5B"/>
    <w:rsid w:val="00CC2FC5"/>
    <w:rsid w:val="00CC3472"/>
    <w:rsid w:val="00CC362E"/>
    <w:rsid w:val="00CC3855"/>
    <w:rsid w:val="00CC3DAC"/>
    <w:rsid w:val="00CC402D"/>
    <w:rsid w:val="00CC43DE"/>
    <w:rsid w:val="00CC488A"/>
    <w:rsid w:val="00CC4BF8"/>
    <w:rsid w:val="00CC4C19"/>
    <w:rsid w:val="00CC4D74"/>
    <w:rsid w:val="00CC5A80"/>
    <w:rsid w:val="00CC5B44"/>
    <w:rsid w:val="00CC5DE5"/>
    <w:rsid w:val="00CC5E33"/>
    <w:rsid w:val="00CC608C"/>
    <w:rsid w:val="00CC653D"/>
    <w:rsid w:val="00CC6A26"/>
    <w:rsid w:val="00CC6DCF"/>
    <w:rsid w:val="00CC71D9"/>
    <w:rsid w:val="00CC735A"/>
    <w:rsid w:val="00CC7474"/>
    <w:rsid w:val="00CC7B70"/>
    <w:rsid w:val="00CC7BD5"/>
    <w:rsid w:val="00CC7D9B"/>
    <w:rsid w:val="00CD00D6"/>
    <w:rsid w:val="00CD035F"/>
    <w:rsid w:val="00CD06C7"/>
    <w:rsid w:val="00CD088F"/>
    <w:rsid w:val="00CD0F05"/>
    <w:rsid w:val="00CD10E2"/>
    <w:rsid w:val="00CD13DC"/>
    <w:rsid w:val="00CD13E7"/>
    <w:rsid w:val="00CD1509"/>
    <w:rsid w:val="00CD1631"/>
    <w:rsid w:val="00CD1A51"/>
    <w:rsid w:val="00CD1DF9"/>
    <w:rsid w:val="00CD2E18"/>
    <w:rsid w:val="00CD2EF4"/>
    <w:rsid w:val="00CD302B"/>
    <w:rsid w:val="00CD3066"/>
    <w:rsid w:val="00CD34E8"/>
    <w:rsid w:val="00CD3E9D"/>
    <w:rsid w:val="00CD3F43"/>
    <w:rsid w:val="00CD4223"/>
    <w:rsid w:val="00CD472E"/>
    <w:rsid w:val="00CD4770"/>
    <w:rsid w:val="00CD486C"/>
    <w:rsid w:val="00CD48F6"/>
    <w:rsid w:val="00CD4C31"/>
    <w:rsid w:val="00CD4D97"/>
    <w:rsid w:val="00CD4DF5"/>
    <w:rsid w:val="00CD50A3"/>
    <w:rsid w:val="00CD5E1A"/>
    <w:rsid w:val="00CD60F7"/>
    <w:rsid w:val="00CD611C"/>
    <w:rsid w:val="00CD654C"/>
    <w:rsid w:val="00CD6A3A"/>
    <w:rsid w:val="00CD6BD1"/>
    <w:rsid w:val="00CD6C45"/>
    <w:rsid w:val="00CD6CBE"/>
    <w:rsid w:val="00CD6FA6"/>
    <w:rsid w:val="00CD6FDE"/>
    <w:rsid w:val="00CD7375"/>
    <w:rsid w:val="00CD7510"/>
    <w:rsid w:val="00CD7586"/>
    <w:rsid w:val="00CD759A"/>
    <w:rsid w:val="00CD766D"/>
    <w:rsid w:val="00CD781F"/>
    <w:rsid w:val="00CD7ECF"/>
    <w:rsid w:val="00CD7F15"/>
    <w:rsid w:val="00CE11D8"/>
    <w:rsid w:val="00CE1213"/>
    <w:rsid w:val="00CE1258"/>
    <w:rsid w:val="00CE146F"/>
    <w:rsid w:val="00CE1476"/>
    <w:rsid w:val="00CE17F0"/>
    <w:rsid w:val="00CE1D19"/>
    <w:rsid w:val="00CE1EE6"/>
    <w:rsid w:val="00CE2041"/>
    <w:rsid w:val="00CE2705"/>
    <w:rsid w:val="00CE2F3D"/>
    <w:rsid w:val="00CE3138"/>
    <w:rsid w:val="00CE3654"/>
    <w:rsid w:val="00CE36D9"/>
    <w:rsid w:val="00CE394D"/>
    <w:rsid w:val="00CE3C82"/>
    <w:rsid w:val="00CE3EB9"/>
    <w:rsid w:val="00CE43F8"/>
    <w:rsid w:val="00CE4441"/>
    <w:rsid w:val="00CE45E5"/>
    <w:rsid w:val="00CE4686"/>
    <w:rsid w:val="00CE4778"/>
    <w:rsid w:val="00CE49AB"/>
    <w:rsid w:val="00CE4CBD"/>
    <w:rsid w:val="00CE4D0E"/>
    <w:rsid w:val="00CE4DC1"/>
    <w:rsid w:val="00CE5201"/>
    <w:rsid w:val="00CE5883"/>
    <w:rsid w:val="00CE5A96"/>
    <w:rsid w:val="00CE5CCF"/>
    <w:rsid w:val="00CE6B9C"/>
    <w:rsid w:val="00CE7314"/>
    <w:rsid w:val="00CE7BCA"/>
    <w:rsid w:val="00CE7C4C"/>
    <w:rsid w:val="00CE7E53"/>
    <w:rsid w:val="00CE7F42"/>
    <w:rsid w:val="00CF0159"/>
    <w:rsid w:val="00CF0329"/>
    <w:rsid w:val="00CF0636"/>
    <w:rsid w:val="00CF0A8C"/>
    <w:rsid w:val="00CF0B69"/>
    <w:rsid w:val="00CF0F06"/>
    <w:rsid w:val="00CF130D"/>
    <w:rsid w:val="00CF1CE2"/>
    <w:rsid w:val="00CF1D98"/>
    <w:rsid w:val="00CF1E5B"/>
    <w:rsid w:val="00CF215B"/>
    <w:rsid w:val="00CF22EE"/>
    <w:rsid w:val="00CF234C"/>
    <w:rsid w:val="00CF2B6B"/>
    <w:rsid w:val="00CF307D"/>
    <w:rsid w:val="00CF3380"/>
    <w:rsid w:val="00CF38F4"/>
    <w:rsid w:val="00CF558D"/>
    <w:rsid w:val="00CF5912"/>
    <w:rsid w:val="00CF5A9B"/>
    <w:rsid w:val="00CF5DBF"/>
    <w:rsid w:val="00CF5EFD"/>
    <w:rsid w:val="00CF5F58"/>
    <w:rsid w:val="00CF618C"/>
    <w:rsid w:val="00CF6878"/>
    <w:rsid w:val="00CF6D40"/>
    <w:rsid w:val="00CF6F5B"/>
    <w:rsid w:val="00CF7561"/>
    <w:rsid w:val="00CF7A3D"/>
    <w:rsid w:val="00CF7BFD"/>
    <w:rsid w:val="00CF7C82"/>
    <w:rsid w:val="00CF7F5B"/>
    <w:rsid w:val="00D00220"/>
    <w:rsid w:val="00D00331"/>
    <w:rsid w:val="00D005CF"/>
    <w:rsid w:val="00D006D4"/>
    <w:rsid w:val="00D00DBD"/>
    <w:rsid w:val="00D018C0"/>
    <w:rsid w:val="00D01D15"/>
    <w:rsid w:val="00D01F05"/>
    <w:rsid w:val="00D025FE"/>
    <w:rsid w:val="00D02660"/>
    <w:rsid w:val="00D028A3"/>
    <w:rsid w:val="00D028AD"/>
    <w:rsid w:val="00D02AEE"/>
    <w:rsid w:val="00D02CA5"/>
    <w:rsid w:val="00D0394A"/>
    <w:rsid w:val="00D03DF4"/>
    <w:rsid w:val="00D03EAC"/>
    <w:rsid w:val="00D042FE"/>
    <w:rsid w:val="00D0442D"/>
    <w:rsid w:val="00D048B5"/>
    <w:rsid w:val="00D04FA1"/>
    <w:rsid w:val="00D05259"/>
    <w:rsid w:val="00D05C64"/>
    <w:rsid w:val="00D05CD5"/>
    <w:rsid w:val="00D05F05"/>
    <w:rsid w:val="00D060F9"/>
    <w:rsid w:val="00D064DD"/>
    <w:rsid w:val="00D06683"/>
    <w:rsid w:val="00D066D9"/>
    <w:rsid w:val="00D066E0"/>
    <w:rsid w:val="00D06799"/>
    <w:rsid w:val="00D0692B"/>
    <w:rsid w:val="00D06946"/>
    <w:rsid w:val="00D06EEA"/>
    <w:rsid w:val="00D072EF"/>
    <w:rsid w:val="00D073FA"/>
    <w:rsid w:val="00D0765A"/>
    <w:rsid w:val="00D114BB"/>
    <w:rsid w:val="00D11569"/>
    <w:rsid w:val="00D11D26"/>
    <w:rsid w:val="00D11E89"/>
    <w:rsid w:val="00D11EF3"/>
    <w:rsid w:val="00D12161"/>
    <w:rsid w:val="00D1231C"/>
    <w:rsid w:val="00D12756"/>
    <w:rsid w:val="00D12891"/>
    <w:rsid w:val="00D12FEE"/>
    <w:rsid w:val="00D1327A"/>
    <w:rsid w:val="00D13539"/>
    <w:rsid w:val="00D1380F"/>
    <w:rsid w:val="00D13B57"/>
    <w:rsid w:val="00D140D1"/>
    <w:rsid w:val="00D1434D"/>
    <w:rsid w:val="00D14402"/>
    <w:rsid w:val="00D144D4"/>
    <w:rsid w:val="00D14D5B"/>
    <w:rsid w:val="00D14F19"/>
    <w:rsid w:val="00D15215"/>
    <w:rsid w:val="00D15448"/>
    <w:rsid w:val="00D1545F"/>
    <w:rsid w:val="00D15652"/>
    <w:rsid w:val="00D156EF"/>
    <w:rsid w:val="00D1574A"/>
    <w:rsid w:val="00D1581F"/>
    <w:rsid w:val="00D15AA9"/>
    <w:rsid w:val="00D15ED4"/>
    <w:rsid w:val="00D161C5"/>
    <w:rsid w:val="00D16625"/>
    <w:rsid w:val="00D1673D"/>
    <w:rsid w:val="00D16A9B"/>
    <w:rsid w:val="00D16CCB"/>
    <w:rsid w:val="00D16D12"/>
    <w:rsid w:val="00D16DA2"/>
    <w:rsid w:val="00D16DD4"/>
    <w:rsid w:val="00D16EAF"/>
    <w:rsid w:val="00D16FD3"/>
    <w:rsid w:val="00D1767F"/>
    <w:rsid w:val="00D17736"/>
    <w:rsid w:val="00D17BA2"/>
    <w:rsid w:val="00D20753"/>
    <w:rsid w:val="00D20A35"/>
    <w:rsid w:val="00D21461"/>
    <w:rsid w:val="00D21B4D"/>
    <w:rsid w:val="00D21F37"/>
    <w:rsid w:val="00D223BE"/>
    <w:rsid w:val="00D22456"/>
    <w:rsid w:val="00D22705"/>
    <w:rsid w:val="00D227AC"/>
    <w:rsid w:val="00D22E8D"/>
    <w:rsid w:val="00D23265"/>
    <w:rsid w:val="00D2340D"/>
    <w:rsid w:val="00D23660"/>
    <w:rsid w:val="00D237A0"/>
    <w:rsid w:val="00D23A64"/>
    <w:rsid w:val="00D23D6A"/>
    <w:rsid w:val="00D24054"/>
    <w:rsid w:val="00D24356"/>
    <w:rsid w:val="00D246B9"/>
    <w:rsid w:val="00D24A51"/>
    <w:rsid w:val="00D24D3A"/>
    <w:rsid w:val="00D2518C"/>
    <w:rsid w:val="00D251F8"/>
    <w:rsid w:val="00D2525F"/>
    <w:rsid w:val="00D25622"/>
    <w:rsid w:val="00D258C8"/>
    <w:rsid w:val="00D25F4B"/>
    <w:rsid w:val="00D2635C"/>
    <w:rsid w:val="00D26491"/>
    <w:rsid w:val="00D26D8B"/>
    <w:rsid w:val="00D300B0"/>
    <w:rsid w:val="00D302C2"/>
    <w:rsid w:val="00D304DE"/>
    <w:rsid w:val="00D30669"/>
    <w:rsid w:val="00D3076E"/>
    <w:rsid w:val="00D30A6E"/>
    <w:rsid w:val="00D30C8E"/>
    <w:rsid w:val="00D31500"/>
    <w:rsid w:val="00D31699"/>
    <w:rsid w:val="00D3221D"/>
    <w:rsid w:val="00D323A0"/>
    <w:rsid w:val="00D323DB"/>
    <w:rsid w:val="00D3254A"/>
    <w:rsid w:val="00D325AA"/>
    <w:rsid w:val="00D32723"/>
    <w:rsid w:val="00D32E4B"/>
    <w:rsid w:val="00D33268"/>
    <w:rsid w:val="00D33313"/>
    <w:rsid w:val="00D3357F"/>
    <w:rsid w:val="00D3371D"/>
    <w:rsid w:val="00D33814"/>
    <w:rsid w:val="00D33C42"/>
    <w:rsid w:val="00D33E78"/>
    <w:rsid w:val="00D33FD3"/>
    <w:rsid w:val="00D34370"/>
    <w:rsid w:val="00D34372"/>
    <w:rsid w:val="00D34A46"/>
    <w:rsid w:val="00D34AE5"/>
    <w:rsid w:val="00D34BD5"/>
    <w:rsid w:val="00D350C3"/>
    <w:rsid w:val="00D35256"/>
    <w:rsid w:val="00D3546B"/>
    <w:rsid w:val="00D3565A"/>
    <w:rsid w:val="00D356C9"/>
    <w:rsid w:val="00D358D2"/>
    <w:rsid w:val="00D35D87"/>
    <w:rsid w:val="00D35F10"/>
    <w:rsid w:val="00D35FF8"/>
    <w:rsid w:val="00D3670B"/>
    <w:rsid w:val="00D36ABE"/>
    <w:rsid w:val="00D36CA2"/>
    <w:rsid w:val="00D36D84"/>
    <w:rsid w:val="00D37650"/>
    <w:rsid w:val="00D37D18"/>
    <w:rsid w:val="00D37F84"/>
    <w:rsid w:val="00D4031F"/>
    <w:rsid w:val="00D4037B"/>
    <w:rsid w:val="00D4042B"/>
    <w:rsid w:val="00D405B7"/>
    <w:rsid w:val="00D40610"/>
    <w:rsid w:val="00D40713"/>
    <w:rsid w:val="00D407B2"/>
    <w:rsid w:val="00D40AE8"/>
    <w:rsid w:val="00D40D3E"/>
    <w:rsid w:val="00D41177"/>
    <w:rsid w:val="00D4131E"/>
    <w:rsid w:val="00D4174D"/>
    <w:rsid w:val="00D4175B"/>
    <w:rsid w:val="00D417A7"/>
    <w:rsid w:val="00D41B53"/>
    <w:rsid w:val="00D41FBA"/>
    <w:rsid w:val="00D42411"/>
    <w:rsid w:val="00D42784"/>
    <w:rsid w:val="00D427E2"/>
    <w:rsid w:val="00D42E5B"/>
    <w:rsid w:val="00D42F43"/>
    <w:rsid w:val="00D430F0"/>
    <w:rsid w:val="00D43198"/>
    <w:rsid w:val="00D435E6"/>
    <w:rsid w:val="00D435F2"/>
    <w:rsid w:val="00D438D9"/>
    <w:rsid w:val="00D43BCE"/>
    <w:rsid w:val="00D43F9B"/>
    <w:rsid w:val="00D43FF3"/>
    <w:rsid w:val="00D442B9"/>
    <w:rsid w:val="00D44B56"/>
    <w:rsid w:val="00D44C26"/>
    <w:rsid w:val="00D44DCC"/>
    <w:rsid w:val="00D44E29"/>
    <w:rsid w:val="00D44FAC"/>
    <w:rsid w:val="00D44FCB"/>
    <w:rsid w:val="00D45CDB"/>
    <w:rsid w:val="00D45E59"/>
    <w:rsid w:val="00D462AE"/>
    <w:rsid w:val="00D4648F"/>
    <w:rsid w:val="00D46577"/>
    <w:rsid w:val="00D46611"/>
    <w:rsid w:val="00D46BF8"/>
    <w:rsid w:val="00D46CB0"/>
    <w:rsid w:val="00D46F90"/>
    <w:rsid w:val="00D46F95"/>
    <w:rsid w:val="00D470C7"/>
    <w:rsid w:val="00D470FA"/>
    <w:rsid w:val="00D4742B"/>
    <w:rsid w:val="00D475C5"/>
    <w:rsid w:val="00D47899"/>
    <w:rsid w:val="00D47B25"/>
    <w:rsid w:val="00D47DB0"/>
    <w:rsid w:val="00D500E1"/>
    <w:rsid w:val="00D5011E"/>
    <w:rsid w:val="00D502E2"/>
    <w:rsid w:val="00D50499"/>
    <w:rsid w:val="00D504E1"/>
    <w:rsid w:val="00D504F3"/>
    <w:rsid w:val="00D5086F"/>
    <w:rsid w:val="00D509A7"/>
    <w:rsid w:val="00D50EC7"/>
    <w:rsid w:val="00D50F79"/>
    <w:rsid w:val="00D517B5"/>
    <w:rsid w:val="00D519E6"/>
    <w:rsid w:val="00D51D23"/>
    <w:rsid w:val="00D51D92"/>
    <w:rsid w:val="00D51E06"/>
    <w:rsid w:val="00D51EED"/>
    <w:rsid w:val="00D52033"/>
    <w:rsid w:val="00D52FF6"/>
    <w:rsid w:val="00D5351D"/>
    <w:rsid w:val="00D536C7"/>
    <w:rsid w:val="00D537B0"/>
    <w:rsid w:val="00D53855"/>
    <w:rsid w:val="00D53B84"/>
    <w:rsid w:val="00D53FD0"/>
    <w:rsid w:val="00D5416D"/>
    <w:rsid w:val="00D54343"/>
    <w:rsid w:val="00D543BA"/>
    <w:rsid w:val="00D54767"/>
    <w:rsid w:val="00D54FB0"/>
    <w:rsid w:val="00D55579"/>
    <w:rsid w:val="00D55758"/>
    <w:rsid w:val="00D5615C"/>
    <w:rsid w:val="00D562B0"/>
    <w:rsid w:val="00D56327"/>
    <w:rsid w:val="00D563D1"/>
    <w:rsid w:val="00D564F2"/>
    <w:rsid w:val="00D56E94"/>
    <w:rsid w:val="00D56F24"/>
    <w:rsid w:val="00D570F2"/>
    <w:rsid w:val="00D5770F"/>
    <w:rsid w:val="00D579EE"/>
    <w:rsid w:val="00D57A9F"/>
    <w:rsid w:val="00D57CA3"/>
    <w:rsid w:val="00D57ED2"/>
    <w:rsid w:val="00D601B3"/>
    <w:rsid w:val="00D604EE"/>
    <w:rsid w:val="00D60CE7"/>
    <w:rsid w:val="00D61410"/>
    <w:rsid w:val="00D61609"/>
    <w:rsid w:val="00D6162B"/>
    <w:rsid w:val="00D61661"/>
    <w:rsid w:val="00D61678"/>
    <w:rsid w:val="00D61DAC"/>
    <w:rsid w:val="00D61DED"/>
    <w:rsid w:val="00D62591"/>
    <w:rsid w:val="00D62636"/>
    <w:rsid w:val="00D62CEF"/>
    <w:rsid w:val="00D63697"/>
    <w:rsid w:val="00D6374E"/>
    <w:rsid w:val="00D63900"/>
    <w:rsid w:val="00D6414E"/>
    <w:rsid w:val="00D64704"/>
    <w:rsid w:val="00D65074"/>
    <w:rsid w:val="00D65409"/>
    <w:rsid w:val="00D6580D"/>
    <w:rsid w:val="00D65AC5"/>
    <w:rsid w:val="00D6609B"/>
    <w:rsid w:val="00D660A8"/>
    <w:rsid w:val="00D66350"/>
    <w:rsid w:val="00D66893"/>
    <w:rsid w:val="00D66FDF"/>
    <w:rsid w:val="00D670A9"/>
    <w:rsid w:val="00D67688"/>
    <w:rsid w:val="00D677D0"/>
    <w:rsid w:val="00D67A88"/>
    <w:rsid w:val="00D67B25"/>
    <w:rsid w:val="00D67F2B"/>
    <w:rsid w:val="00D70891"/>
    <w:rsid w:val="00D7098B"/>
    <w:rsid w:val="00D70A17"/>
    <w:rsid w:val="00D70BB5"/>
    <w:rsid w:val="00D70D3C"/>
    <w:rsid w:val="00D70FCF"/>
    <w:rsid w:val="00D718C7"/>
    <w:rsid w:val="00D71A42"/>
    <w:rsid w:val="00D71BA9"/>
    <w:rsid w:val="00D71EE7"/>
    <w:rsid w:val="00D72181"/>
    <w:rsid w:val="00D72429"/>
    <w:rsid w:val="00D727EA"/>
    <w:rsid w:val="00D73268"/>
    <w:rsid w:val="00D73698"/>
    <w:rsid w:val="00D736F4"/>
    <w:rsid w:val="00D73872"/>
    <w:rsid w:val="00D738EB"/>
    <w:rsid w:val="00D73B0C"/>
    <w:rsid w:val="00D73CDC"/>
    <w:rsid w:val="00D73E97"/>
    <w:rsid w:val="00D73F69"/>
    <w:rsid w:val="00D74278"/>
    <w:rsid w:val="00D743E7"/>
    <w:rsid w:val="00D744F6"/>
    <w:rsid w:val="00D7456C"/>
    <w:rsid w:val="00D747EC"/>
    <w:rsid w:val="00D74C7B"/>
    <w:rsid w:val="00D74E77"/>
    <w:rsid w:val="00D75740"/>
    <w:rsid w:val="00D758B8"/>
    <w:rsid w:val="00D75C47"/>
    <w:rsid w:val="00D75C6E"/>
    <w:rsid w:val="00D76647"/>
    <w:rsid w:val="00D772AD"/>
    <w:rsid w:val="00D773A3"/>
    <w:rsid w:val="00D77420"/>
    <w:rsid w:val="00D7743E"/>
    <w:rsid w:val="00D77874"/>
    <w:rsid w:val="00D800A4"/>
    <w:rsid w:val="00D806C3"/>
    <w:rsid w:val="00D8097E"/>
    <w:rsid w:val="00D80A58"/>
    <w:rsid w:val="00D80BEB"/>
    <w:rsid w:val="00D80D59"/>
    <w:rsid w:val="00D810B7"/>
    <w:rsid w:val="00D8237D"/>
    <w:rsid w:val="00D8274B"/>
    <w:rsid w:val="00D82806"/>
    <w:rsid w:val="00D82DB0"/>
    <w:rsid w:val="00D8316D"/>
    <w:rsid w:val="00D838FC"/>
    <w:rsid w:val="00D840DE"/>
    <w:rsid w:val="00D8479C"/>
    <w:rsid w:val="00D8481D"/>
    <w:rsid w:val="00D84900"/>
    <w:rsid w:val="00D84A24"/>
    <w:rsid w:val="00D84F90"/>
    <w:rsid w:val="00D8517C"/>
    <w:rsid w:val="00D858E2"/>
    <w:rsid w:val="00D85EFA"/>
    <w:rsid w:val="00D86684"/>
    <w:rsid w:val="00D86917"/>
    <w:rsid w:val="00D86954"/>
    <w:rsid w:val="00D86981"/>
    <w:rsid w:val="00D86AE0"/>
    <w:rsid w:val="00D86ED8"/>
    <w:rsid w:val="00D8780E"/>
    <w:rsid w:val="00D902E6"/>
    <w:rsid w:val="00D90350"/>
    <w:rsid w:val="00D903E0"/>
    <w:rsid w:val="00D904C5"/>
    <w:rsid w:val="00D9053E"/>
    <w:rsid w:val="00D9057F"/>
    <w:rsid w:val="00D9075F"/>
    <w:rsid w:val="00D907E5"/>
    <w:rsid w:val="00D9091B"/>
    <w:rsid w:val="00D90C3E"/>
    <w:rsid w:val="00D91249"/>
    <w:rsid w:val="00D9154D"/>
    <w:rsid w:val="00D91E66"/>
    <w:rsid w:val="00D91F21"/>
    <w:rsid w:val="00D92461"/>
    <w:rsid w:val="00D92640"/>
    <w:rsid w:val="00D92923"/>
    <w:rsid w:val="00D92A24"/>
    <w:rsid w:val="00D93099"/>
    <w:rsid w:val="00D930D1"/>
    <w:rsid w:val="00D934C0"/>
    <w:rsid w:val="00D9357A"/>
    <w:rsid w:val="00D93A71"/>
    <w:rsid w:val="00D93AC5"/>
    <w:rsid w:val="00D93CC4"/>
    <w:rsid w:val="00D93FA5"/>
    <w:rsid w:val="00D95397"/>
    <w:rsid w:val="00D96ACE"/>
    <w:rsid w:val="00D96D2E"/>
    <w:rsid w:val="00D96EB0"/>
    <w:rsid w:val="00D97292"/>
    <w:rsid w:val="00D973E6"/>
    <w:rsid w:val="00DA015C"/>
    <w:rsid w:val="00DA02B1"/>
    <w:rsid w:val="00DA08F3"/>
    <w:rsid w:val="00DA0C23"/>
    <w:rsid w:val="00DA0F31"/>
    <w:rsid w:val="00DA1085"/>
    <w:rsid w:val="00DA1324"/>
    <w:rsid w:val="00DA1414"/>
    <w:rsid w:val="00DA1619"/>
    <w:rsid w:val="00DA1715"/>
    <w:rsid w:val="00DA1C29"/>
    <w:rsid w:val="00DA1F7E"/>
    <w:rsid w:val="00DA1FDA"/>
    <w:rsid w:val="00DA2074"/>
    <w:rsid w:val="00DA2458"/>
    <w:rsid w:val="00DA294E"/>
    <w:rsid w:val="00DA2CFA"/>
    <w:rsid w:val="00DA2DEE"/>
    <w:rsid w:val="00DA30E9"/>
    <w:rsid w:val="00DA419E"/>
    <w:rsid w:val="00DA465A"/>
    <w:rsid w:val="00DA47CB"/>
    <w:rsid w:val="00DA4AD2"/>
    <w:rsid w:val="00DA4ADF"/>
    <w:rsid w:val="00DA5820"/>
    <w:rsid w:val="00DA5CE6"/>
    <w:rsid w:val="00DA6C24"/>
    <w:rsid w:val="00DA6D71"/>
    <w:rsid w:val="00DA7757"/>
    <w:rsid w:val="00DA7E32"/>
    <w:rsid w:val="00DA7EAF"/>
    <w:rsid w:val="00DA7F6F"/>
    <w:rsid w:val="00DB008F"/>
    <w:rsid w:val="00DB0302"/>
    <w:rsid w:val="00DB04FB"/>
    <w:rsid w:val="00DB0613"/>
    <w:rsid w:val="00DB0718"/>
    <w:rsid w:val="00DB0CB6"/>
    <w:rsid w:val="00DB0F8A"/>
    <w:rsid w:val="00DB12FC"/>
    <w:rsid w:val="00DB1302"/>
    <w:rsid w:val="00DB1549"/>
    <w:rsid w:val="00DB17CC"/>
    <w:rsid w:val="00DB1A87"/>
    <w:rsid w:val="00DB1AE5"/>
    <w:rsid w:val="00DB1B1C"/>
    <w:rsid w:val="00DB1BB4"/>
    <w:rsid w:val="00DB1EA0"/>
    <w:rsid w:val="00DB1FC6"/>
    <w:rsid w:val="00DB25FE"/>
    <w:rsid w:val="00DB2BB7"/>
    <w:rsid w:val="00DB300C"/>
    <w:rsid w:val="00DB30EB"/>
    <w:rsid w:val="00DB3222"/>
    <w:rsid w:val="00DB3409"/>
    <w:rsid w:val="00DB36EF"/>
    <w:rsid w:val="00DB3AC3"/>
    <w:rsid w:val="00DB3DAB"/>
    <w:rsid w:val="00DB424F"/>
    <w:rsid w:val="00DB42E5"/>
    <w:rsid w:val="00DB4496"/>
    <w:rsid w:val="00DB4953"/>
    <w:rsid w:val="00DB4A33"/>
    <w:rsid w:val="00DB4CC8"/>
    <w:rsid w:val="00DB4E9F"/>
    <w:rsid w:val="00DB50C6"/>
    <w:rsid w:val="00DB57A2"/>
    <w:rsid w:val="00DB57AB"/>
    <w:rsid w:val="00DB57B2"/>
    <w:rsid w:val="00DB5A48"/>
    <w:rsid w:val="00DB5BA8"/>
    <w:rsid w:val="00DB6027"/>
    <w:rsid w:val="00DB62AA"/>
    <w:rsid w:val="00DB64FA"/>
    <w:rsid w:val="00DB6932"/>
    <w:rsid w:val="00DB6AC6"/>
    <w:rsid w:val="00DB729A"/>
    <w:rsid w:val="00DB747B"/>
    <w:rsid w:val="00DB74D9"/>
    <w:rsid w:val="00DB7BC9"/>
    <w:rsid w:val="00DC09A2"/>
    <w:rsid w:val="00DC0A76"/>
    <w:rsid w:val="00DC0D3C"/>
    <w:rsid w:val="00DC0DEF"/>
    <w:rsid w:val="00DC1687"/>
    <w:rsid w:val="00DC1793"/>
    <w:rsid w:val="00DC1AE9"/>
    <w:rsid w:val="00DC22FA"/>
    <w:rsid w:val="00DC2E13"/>
    <w:rsid w:val="00DC2E1A"/>
    <w:rsid w:val="00DC35FE"/>
    <w:rsid w:val="00DC37E8"/>
    <w:rsid w:val="00DC3D38"/>
    <w:rsid w:val="00DC4008"/>
    <w:rsid w:val="00DC42EC"/>
    <w:rsid w:val="00DC48EE"/>
    <w:rsid w:val="00DC4DA5"/>
    <w:rsid w:val="00DC5813"/>
    <w:rsid w:val="00DC5AD2"/>
    <w:rsid w:val="00DC5BA3"/>
    <w:rsid w:val="00DC5CF3"/>
    <w:rsid w:val="00DC5D50"/>
    <w:rsid w:val="00DC5DA9"/>
    <w:rsid w:val="00DC5EE4"/>
    <w:rsid w:val="00DC5FCE"/>
    <w:rsid w:val="00DC6A88"/>
    <w:rsid w:val="00DC6AA9"/>
    <w:rsid w:val="00DC76FD"/>
    <w:rsid w:val="00DC7830"/>
    <w:rsid w:val="00DC7876"/>
    <w:rsid w:val="00DC7C9F"/>
    <w:rsid w:val="00DC7F22"/>
    <w:rsid w:val="00DD01D4"/>
    <w:rsid w:val="00DD03A2"/>
    <w:rsid w:val="00DD07BB"/>
    <w:rsid w:val="00DD1286"/>
    <w:rsid w:val="00DD195D"/>
    <w:rsid w:val="00DD1AE6"/>
    <w:rsid w:val="00DD1C3F"/>
    <w:rsid w:val="00DD2095"/>
    <w:rsid w:val="00DD24DB"/>
    <w:rsid w:val="00DD25BD"/>
    <w:rsid w:val="00DD25ED"/>
    <w:rsid w:val="00DD2B4E"/>
    <w:rsid w:val="00DD2B6D"/>
    <w:rsid w:val="00DD2D5A"/>
    <w:rsid w:val="00DD331B"/>
    <w:rsid w:val="00DD3534"/>
    <w:rsid w:val="00DD3D3B"/>
    <w:rsid w:val="00DD3F3C"/>
    <w:rsid w:val="00DD43C8"/>
    <w:rsid w:val="00DD444F"/>
    <w:rsid w:val="00DD47B7"/>
    <w:rsid w:val="00DD4854"/>
    <w:rsid w:val="00DD49EA"/>
    <w:rsid w:val="00DD4C0A"/>
    <w:rsid w:val="00DD4CA6"/>
    <w:rsid w:val="00DD4D30"/>
    <w:rsid w:val="00DD533F"/>
    <w:rsid w:val="00DD5470"/>
    <w:rsid w:val="00DD54CD"/>
    <w:rsid w:val="00DD56AD"/>
    <w:rsid w:val="00DD60E1"/>
    <w:rsid w:val="00DD615A"/>
    <w:rsid w:val="00DD6198"/>
    <w:rsid w:val="00DD62D2"/>
    <w:rsid w:val="00DD6365"/>
    <w:rsid w:val="00DD6DB2"/>
    <w:rsid w:val="00DD6E16"/>
    <w:rsid w:val="00DD7679"/>
    <w:rsid w:val="00DD7DB8"/>
    <w:rsid w:val="00DE0152"/>
    <w:rsid w:val="00DE03FA"/>
    <w:rsid w:val="00DE0ABE"/>
    <w:rsid w:val="00DE0B40"/>
    <w:rsid w:val="00DE0BEB"/>
    <w:rsid w:val="00DE119B"/>
    <w:rsid w:val="00DE15F5"/>
    <w:rsid w:val="00DE15F9"/>
    <w:rsid w:val="00DE1A3A"/>
    <w:rsid w:val="00DE1C32"/>
    <w:rsid w:val="00DE1CE9"/>
    <w:rsid w:val="00DE1D8A"/>
    <w:rsid w:val="00DE22FF"/>
    <w:rsid w:val="00DE23B4"/>
    <w:rsid w:val="00DE268C"/>
    <w:rsid w:val="00DE31FA"/>
    <w:rsid w:val="00DE3AFA"/>
    <w:rsid w:val="00DE4172"/>
    <w:rsid w:val="00DE426C"/>
    <w:rsid w:val="00DE43D5"/>
    <w:rsid w:val="00DE4405"/>
    <w:rsid w:val="00DE442E"/>
    <w:rsid w:val="00DE477A"/>
    <w:rsid w:val="00DE4A62"/>
    <w:rsid w:val="00DE4B96"/>
    <w:rsid w:val="00DE58AA"/>
    <w:rsid w:val="00DE59F4"/>
    <w:rsid w:val="00DE5CC4"/>
    <w:rsid w:val="00DE6207"/>
    <w:rsid w:val="00DE6327"/>
    <w:rsid w:val="00DE6347"/>
    <w:rsid w:val="00DE673D"/>
    <w:rsid w:val="00DE68CA"/>
    <w:rsid w:val="00DE68FD"/>
    <w:rsid w:val="00DE6A13"/>
    <w:rsid w:val="00DE6B70"/>
    <w:rsid w:val="00DE6CA4"/>
    <w:rsid w:val="00DE74FB"/>
    <w:rsid w:val="00DE753B"/>
    <w:rsid w:val="00DE7DF3"/>
    <w:rsid w:val="00DE7E3F"/>
    <w:rsid w:val="00DE7F6A"/>
    <w:rsid w:val="00DF008E"/>
    <w:rsid w:val="00DF01BF"/>
    <w:rsid w:val="00DF0807"/>
    <w:rsid w:val="00DF0BCE"/>
    <w:rsid w:val="00DF0DA9"/>
    <w:rsid w:val="00DF12F6"/>
    <w:rsid w:val="00DF15B3"/>
    <w:rsid w:val="00DF165B"/>
    <w:rsid w:val="00DF168A"/>
    <w:rsid w:val="00DF195B"/>
    <w:rsid w:val="00DF1D03"/>
    <w:rsid w:val="00DF2089"/>
    <w:rsid w:val="00DF2122"/>
    <w:rsid w:val="00DF2172"/>
    <w:rsid w:val="00DF297A"/>
    <w:rsid w:val="00DF299A"/>
    <w:rsid w:val="00DF341B"/>
    <w:rsid w:val="00DF35F5"/>
    <w:rsid w:val="00DF3610"/>
    <w:rsid w:val="00DF3875"/>
    <w:rsid w:val="00DF457F"/>
    <w:rsid w:val="00DF4C30"/>
    <w:rsid w:val="00DF5579"/>
    <w:rsid w:val="00DF5A2F"/>
    <w:rsid w:val="00DF5A32"/>
    <w:rsid w:val="00DF5E10"/>
    <w:rsid w:val="00DF5FD6"/>
    <w:rsid w:val="00DF5FDD"/>
    <w:rsid w:val="00DF64E0"/>
    <w:rsid w:val="00DF693C"/>
    <w:rsid w:val="00DF697E"/>
    <w:rsid w:val="00DF6B86"/>
    <w:rsid w:val="00DF6E66"/>
    <w:rsid w:val="00DF7010"/>
    <w:rsid w:val="00DF71AA"/>
    <w:rsid w:val="00DF7442"/>
    <w:rsid w:val="00DF7670"/>
    <w:rsid w:val="00DF798E"/>
    <w:rsid w:val="00E00240"/>
    <w:rsid w:val="00E00507"/>
    <w:rsid w:val="00E0050F"/>
    <w:rsid w:val="00E00958"/>
    <w:rsid w:val="00E00BED"/>
    <w:rsid w:val="00E00F4D"/>
    <w:rsid w:val="00E00F6D"/>
    <w:rsid w:val="00E010FD"/>
    <w:rsid w:val="00E015DA"/>
    <w:rsid w:val="00E018C1"/>
    <w:rsid w:val="00E01F3A"/>
    <w:rsid w:val="00E0258A"/>
    <w:rsid w:val="00E027F2"/>
    <w:rsid w:val="00E028EE"/>
    <w:rsid w:val="00E02968"/>
    <w:rsid w:val="00E02C52"/>
    <w:rsid w:val="00E02E54"/>
    <w:rsid w:val="00E031AC"/>
    <w:rsid w:val="00E033ED"/>
    <w:rsid w:val="00E03739"/>
    <w:rsid w:val="00E03C76"/>
    <w:rsid w:val="00E040A9"/>
    <w:rsid w:val="00E040C9"/>
    <w:rsid w:val="00E041B4"/>
    <w:rsid w:val="00E04407"/>
    <w:rsid w:val="00E04CF8"/>
    <w:rsid w:val="00E053E1"/>
    <w:rsid w:val="00E055BD"/>
    <w:rsid w:val="00E05C5B"/>
    <w:rsid w:val="00E05E79"/>
    <w:rsid w:val="00E05F7D"/>
    <w:rsid w:val="00E05FA0"/>
    <w:rsid w:val="00E06242"/>
    <w:rsid w:val="00E06B57"/>
    <w:rsid w:val="00E06BAB"/>
    <w:rsid w:val="00E06C24"/>
    <w:rsid w:val="00E07014"/>
    <w:rsid w:val="00E10012"/>
    <w:rsid w:val="00E1024D"/>
    <w:rsid w:val="00E10C20"/>
    <w:rsid w:val="00E10DF8"/>
    <w:rsid w:val="00E10F8A"/>
    <w:rsid w:val="00E11A67"/>
    <w:rsid w:val="00E11E7C"/>
    <w:rsid w:val="00E12830"/>
    <w:rsid w:val="00E129FE"/>
    <w:rsid w:val="00E12B23"/>
    <w:rsid w:val="00E12E3A"/>
    <w:rsid w:val="00E12E98"/>
    <w:rsid w:val="00E134E6"/>
    <w:rsid w:val="00E13B01"/>
    <w:rsid w:val="00E13B4C"/>
    <w:rsid w:val="00E13B9A"/>
    <w:rsid w:val="00E13DAD"/>
    <w:rsid w:val="00E14115"/>
    <w:rsid w:val="00E147AD"/>
    <w:rsid w:val="00E14C77"/>
    <w:rsid w:val="00E16052"/>
    <w:rsid w:val="00E162AB"/>
    <w:rsid w:val="00E162EF"/>
    <w:rsid w:val="00E16CA3"/>
    <w:rsid w:val="00E16D16"/>
    <w:rsid w:val="00E17379"/>
    <w:rsid w:val="00E177D2"/>
    <w:rsid w:val="00E178BB"/>
    <w:rsid w:val="00E17FBE"/>
    <w:rsid w:val="00E200A0"/>
    <w:rsid w:val="00E2071C"/>
    <w:rsid w:val="00E20905"/>
    <w:rsid w:val="00E20996"/>
    <w:rsid w:val="00E209B4"/>
    <w:rsid w:val="00E209DE"/>
    <w:rsid w:val="00E20C69"/>
    <w:rsid w:val="00E20C93"/>
    <w:rsid w:val="00E20FA7"/>
    <w:rsid w:val="00E212EC"/>
    <w:rsid w:val="00E2139D"/>
    <w:rsid w:val="00E213E5"/>
    <w:rsid w:val="00E2142D"/>
    <w:rsid w:val="00E2159C"/>
    <w:rsid w:val="00E21764"/>
    <w:rsid w:val="00E21ADA"/>
    <w:rsid w:val="00E21CE9"/>
    <w:rsid w:val="00E21DD1"/>
    <w:rsid w:val="00E22191"/>
    <w:rsid w:val="00E22430"/>
    <w:rsid w:val="00E224F1"/>
    <w:rsid w:val="00E2266C"/>
    <w:rsid w:val="00E22A50"/>
    <w:rsid w:val="00E22BDA"/>
    <w:rsid w:val="00E22D75"/>
    <w:rsid w:val="00E22FF3"/>
    <w:rsid w:val="00E23931"/>
    <w:rsid w:val="00E23BDC"/>
    <w:rsid w:val="00E23C12"/>
    <w:rsid w:val="00E23D45"/>
    <w:rsid w:val="00E24483"/>
    <w:rsid w:val="00E2473A"/>
    <w:rsid w:val="00E24821"/>
    <w:rsid w:val="00E24953"/>
    <w:rsid w:val="00E24D60"/>
    <w:rsid w:val="00E24ECA"/>
    <w:rsid w:val="00E25251"/>
    <w:rsid w:val="00E2535E"/>
    <w:rsid w:val="00E25476"/>
    <w:rsid w:val="00E257BD"/>
    <w:rsid w:val="00E25D39"/>
    <w:rsid w:val="00E26026"/>
    <w:rsid w:val="00E262D9"/>
    <w:rsid w:val="00E263E5"/>
    <w:rsid w:val="00E26649"/>
    <w:rsid w:val="00E26833"/>
    <w:rsid w:val="00E26A86"/>
    <w:rsid w:val="00E26DF0"/>
    <w:rsid w:val="00E26F1F"/>
    <w:rsid w:val="00E2724B"/>
    <w:rsid w:val="00E27416"/>
    <w:rsid w:val="00E274D8"/>
    <w:rsid w:val="00E27675"/>
    <w:rsid w:val="00E277B9"/>
    <w:rsid w:val="00E279D7"/>
    <w:rsid w:val="00E27AC1"/>
    <w:rsid w:val="00E27CEE"/>
    <w:rsid w:val="00E301B9"/>
    <w:rsid w:val="00E30227"/>
    <w:rsid w:val="00E303DF"/>
    <w:rsid w:val="00E304BC"/>
    <w:rsid w:val="00E305EF"/>
    <w:rsid w:val="00E313D8"/>
    <w:rsid w:val="00E31944"/>
    <w:rsid w:val="00E31CD6"/>
    <w:rsid w:val="00E32077"/>
    <w:rsid w:val="00E32174"/>
    <w:rsid w:val="00E32601"/>
    <w:rsid w:val="00E32A2D"/>
    <w:rsid w:val="00E32D52"/>
    <w:rsid w:val="00E33324"/>
    <w:rsid w:val="00E3345A"/>
    <w:rsid w:val="00E33729"/>
    <w:rsid w:val="00E33861"/>
    <w:rsid w:val="00E3393F"/>
    <w:rsid w:val="00E34261"/>
    <w:rsid w:val="00E34396"/>
    <w:rsid w:val="00E346C7"/>
    <w:rsid w:val="00E34C76"/>
    <w:rsid w:val="00E34CB8"/>
    <w:rsid w:val="00E34D31"/>
    <w:rsid w:val="00E34E86"/>
    <w:rsid w:val="00E354DC"/>
    <w:rsid w:val="00E35539"/>
    <w:rsid w:val="00E35545"/>
    <w:rsid w:val="00E357B4"/>
    <w:rsid w:val="00E3597B"/>
    <w:rsid w:val="00E359BB"/>
    <w:rsid w:val="00E35D70"/>
    <w:rsid w:val="00E35F6F"/>
    <w:rsid w:val="00E36225"/>
    <w:rsid w:val="00E36357"/>
    <w:rsid w:val="00E363A8"/>
    <w:rsid w:val="00E3645B"/>
    <w:rsid w:val="00E3650C"/>
    <w:rsid w:val="00E365FF"/>
    <w:rsid w:val="00E368A8"/>
    <w:rsid w:val="00E369DE"/>
    <w:rsid w:val="00E36E0E"/>
    <w:rsid w:val="00E36F46"/>
    <w:rsid w:val="00E3719D"/>
    <w:rsid w:val="00E373FD"/>
    <w:rsid w:val="00E377A7"/>
    <w:rsid w:val="00E377D5"/>
    <w:rsid w:val="00E40CE4"/>
    <w:rsid w:val="00E41034"/>
    <w:rsid w:val="00E41159"/>
    <w:rsid w:val="00E41161"/>
    <w:rsid w:val="00E41266"/>
    <w:rsid w:val="00E41E0E"/>
    <w:rsid w:val="00E4207B"/>
    <w:rsid w:val="00E4224B"/>
    <w:rsid w:val="00E42341"/>
    <w:rsid w:val="00E4257C"/>
    <w:rsid w:val="00E42954"/>
    <w:rsid w:val="00E42A12"/>
    <w:rsid w:val="00E42B7D"/>
    <w:rsid w:val="00E42DC8"/>
    <w:rsid w:val="00E43618"/>
    <w:rsid w:val="00E43B5D"/>
    <w:rsid w:val="00E44309"/>
    <w:rsid w:val="00E449EF"/>
    <w:rsid w:val="00E453DD"/>
    <w:rsid w:val="00E45A7E"/>
    <w:rsid w:val="00E45D08"/>
    <w:rsid w:val="00E45E82"/>
    <w:rsid w:val="00E45F8A"/>
    <w:rsid w:val="00E4619E"/>
    <w:rsid w:val="00E465E6"/>
    <w:rsid w:val="00E46E0A"/>
    <w:rsid w:val="00E4701F"/>
    <w:rsid w:val="00E47716"/>
    <w:rsid w:val="00E47D88"/>
    <w:rsid w:val="00E47E23"/>
    <w:rsid w:val="00E50086"/>
    <w:rsid w:val="00E5013D"/>
    <w:rsid w:val="00E50717"/>
    <w:rsid w:val="00E50C87"/>
    <w:rsid w:val="00E512CE"/>
    <w:rsid w:val="00E517E8"/>
    <w:rsid w:val="00E5181E"/>
    <w:rsid w:val="00E51F79"/>
    <w:rsid w:val="00E527E7"/>
    <w:rsid w:val="00E5290C"/>
    <w:rsid w:val="00E52ACD"/>
    <w:rsid w:val="00E531C9"/>
    <w:rsid w:val="00E532BA"/>
    <w:rsid w:val="00E53428"/>
    <w:rsid w:val="00E5388E"/>
    <w:rsid w:val="00E53C86"/>
    <w:rsid w:val="00E5436B"/>
    <w:rsid w:val="00E543BC"/>
    <w:rsid w:val="00E54B56"/>
    <w:rsid w:val="00E54CFB"/>
    <w:rsid w:val="00E54D43"/>
    <w:rsid w:val="00E54F41"/>
    <w:rsid w:val="00E55015"/>
    <w:rsid w:val="00E552CF"/>
    <w:rsid w:val="00E556C6"/>
    <w:rsid w:val="00E55A85"/>
    <w:rsid w:val="00E55CFF"/>
    <w:rsid w:val="00E55E3E"/>
    <w:rsid w:val="00E5680E"/>
    <w:rsid w:val="00E56B49"/>
    <w:rsid w:val="00E57124"/>
    <w:rsid w:val="00E57E72"/>
    <w:rsid w:val="00E6021D"/>
    <w:rsid w:val="00E603DC"/>
    <w:rsid w:val="00E6064C"/>
    <w:rsid w:val="00E60B10"/>
    <w:rsid w:val="00E60E76"/>
    <w:rsid w:val="00E6178D"/>
    <w:rsid w:val="00E61E02"/>
    <w:rsid w:val="00E61E0C"/>
    <w:rsid w:val="00E6215F"/>
    <w:rsid w:val="00E6224D"/>
    <w:rsid w:val="00E62440"/>
    <w:rsid w:val="00E627ED"/>
    <w:rsid w:val="00E62E57"/>
    <w:rsid w:val="00E62E75"/>
    <w:rsid w:val="00E63164"/>
    <w:rsid w:val="00E6342E"/>
    <w:rsid w:val="00E63988"/>
    <w:rsid w:val="00E63F48"/>
    <w:rsid w:val="00E63FFF"/>
    <w:rsid w:val="00E64253"/>
    <w:rsid w:val="00E65119"/>
    <w:rsid w:val="00E6519E"/>
    <w:rsid w:val="00E65858"/>
    <w:rsid w:val="00E658CE"/>
    <w:rsid w:val="00E65D46"/>
    <w:rsid w:val="00E66279"/>
    <w:rsid w:val="00E66575"/>
    <w:rsid w:val="00E6685B"/>
    <w:rsid w:val="00E6689C"/>
    <w:rsid w:val="00E66928"/>
    <w:rsid w:val="00E66A4A"/>
    <w:rsid w:val="00E66A6E"/>
    <w:rsid w:val="00E67449"/>
    <w:rsid w:val="00E67BDC"/>
    <w:rsid w:val="00E67E37"/>
    <w:rsid w:val="00E7006F"/>
    <w:rsid w:val="00E701F5"/>
    <w:rsid w:val="00E702B6"/>
    <w:rsid w:val="00E70549"/>
    <w:rsid w:val="00E70EE0"/>
    <w:rsid w:val="00E712BA"/>
    <w:rsid w:val="00E716C9"/>
    <w:rsid w:val="00E719C8"/>
    <w:rsid w:val="00E71B17"/>
    <w:rsid w:val="00E71FA3"/>
    <w:rsid w:val="00E720BA"/>
    <w:rsid w:val="00E7212D"/>
    <w:rsid w:val="00E7222E"/>
    <w:rsid w:val="00E72865"/>
    <w:rsid w:val="00E7294D"/>
    <w:rsid w:val="00E729FF"/>
    <w:rsid w:val="00E72A6C"/>
    <w:rsid w:val="00E72BF3"/>
    <w:rsid w:val="00E73017"/>
    <w:rsid w:val="00E733C2"/>
    <w:rsid w:val="00E739AD"/>
    <w:rsid w:val="00E73C0B"/>
    <w:rsid w:val="00E74157"/>
    <w:rsid w:val="00E7462A"/>
    <w:rsid w:val="00E74768"/>
    <w:rsid w:val="00E747B0"/>
    <w:rsid w:val="00E74A39"/>
    <w:rsid w:val="00E74B36"/>
    <w:rsid w:val="00E757A0"/>
    <w:rsid w:val="00E76A7A"/>
    <w:rsid w:val="00E76F15"/>
    <w:rsid w:val="00E76F9B"/>
    <w:rsid w:val="00E7706A"/>
    <w:rsid w:val="00E778CE"/>
    <w:rsid w:val="00E7794D"/>
    <w:rsid w:val="00E77965"/>
    <w:rsid w:val="00E77BCB"/>
    <w:rsid w:val="00E80CC7"/>
    <w:rsid w:val="00E80DD6"/>
    <w:rsid w:val="00E80F55"/>
    <w:rsid w:val="00E80F9F"/>
    <w:rsid w:val="00E811B3"/>
    <w:rsid w:val="00E81315"/>
    <w:rsid w:val="00E8167A"/>
    <w:rsid w:val="00E819B3"/>
    <w:rsid w:val="00E8231F"/>
    <w:rsid w:val="00E82A09"/>
    <w:rsid w:val="00E82C22"/>
    <w:rsid w:val="00E82DC8"/>
    <w:rsid w:val="00E82F6B"/>
    <w:rsid w:val="00E83016"/>
    <w:rsid w:val="00E83531"/>
    <w:rsid w:val="00E839C8"/>
    <w:rsid w:val="00E83A9B"/>
    <w:rsid w:val="00E83E34"/>
    <w:rsid w:val="00E83F4A"/>
    <w:rsid w:val="00E83FE1"/>
    <w:rsid w:val="00E83FE7"/>
    <w:rsid w:val="00E840D9"/>
    <w:rsid w:val="00E8459A"/>
    <w:rsid w:val="00E852DA"/>
    <w:rsid w:val="00E854BA"/>
    <w:rsid w:val="00E858F4"/>
    <w:rsid w:val="00E85C0A"/>
    <w:rsid w:val="00E8608A"/>
    <w:rsid w:val="00E86338"/>
    <w:rsid w:val="00E864AD"/>
    <w:rsid w:val="00E86929"/>
    <w:rsid w:val="00E86AC6"/>
    <w:rsid w:val="00E87078"/>
    <w:rsid w:val="00E87555"/>
    <w:rsid w:val="00E87572"/>
    <w:rsid w:val="00E900A7"/>
    <w:rsid w:val="00E90687"/>
    <w:rsid w:val="00E90D59"/>
    <w:rsid w:val="00E91318"/>
    <w:rsid w:val="00E91545"/>
    <w:rsid w:val="00E9176D"/>
    <w:rsid w:val="00E91813"/>
    <w:rsid w:val="00E91AA8"/>
    <w:rsid w:val="00E91ACE"/>
    <w:rsid w:val="00E91CD1"/>
    <w:rsid w:val="00E91F30"/>
    <w:rsid w:val="00E91F74"/>
    <w:rsid w:val="00E91FCC"/>
    <w:rsid w:val="00E921DE"/>
    <w:rsid w:val="00E92333"/>
    <w:rsid w:val="00E925C3"/>
    <w:rsid w:val="00E9260F"/>
    <w:rsid w:val="00E9295D"/>
    <w:rsid w:val="00E92C42"/>
    <w:rsid w:val="00E92CB8"/>
    <w:rsid w:val="00E92E1C"/>
    <w:rsid w:val="00E931F2"/>
    <w:rsid w:val="00E932F5"/>
    <w:rsid w:val="00E93324"/>
    <w:rsid w:val="00E933F3"/>
    <w:rsid w:val="00E9396F"/>
    <w:rsid w:val="00E93DBC"/>
    <w:rsid w:val="00E94003"/>
    <w:rsid w:val="00E94285"/>
    <w:rsid w:val="00E9438C"/>
    <w:rsid w:val="00E94414"/>
    <w:rsid w:val="00E948B8"/>
    <w:rsid w:val="00E94F06"/>
    <w:rsid w:val="00E95799"/>
    <w:rsid w:val="00E95AC8"/>
    <w:rsid w:val="00E961FA"/>
    <w:rsid w:val="00E962C8"/>
    <w:rsid w:val="00E96435"/>
    <w:rsid w:val="00E96765"/>
    <w:rsid w:val="00E9682D"/>
    <w:rsid w:val="00E968F7"/>
    <w:rsid w:val="00E96C1E"/>
    <w:rsid w:val="00E96E3E"/>
    <w:rsid w:val="00E975EB"/>
    <w:rsid w:val="00E97849"/>
    <w:rsid w:val="00E97B57"/>
    <w:rsid w:val="00E97C05"/>
    <w:rsid w:val="00E97E65"/>
    <w:rsid w:val="00EA0526"/>
    <w:rsid w:val="00EA0A84"/>
    <w:rsid w:val="00EA0CF5"/>
    <w:rsid w:val="00EA0D0F"/>
    <w:rsid w:val="00EA0E62"/>
    <w:rsid w:val="00EA0EBB"/>
    <w:rsid w:val="00EA0FB7"/>
    <w:rsid w:val="00EA1809"/>
    <w:rsid w:val="00EA1CB8"/>
    <w:rsid w:val="00EA1D49"/>
    <w:rsid w:val="00EA23F4"/>
    <w:rsid w:val="00EA27D2"/>
    <w:rsid w:val="00EA305D"/>
    <w:rsid w:val="00EA360F"/>
    <w:rsid w:val="00EA3663"/>
    <w:rsid w:val="00EA3859"/>
    <w:rsid w:val="00EA3D75"/>
    <w:rsid w:val="00EA3E0A"/>
    <w:rsid w:val="00EA45D6"/>
    <w:rsid w:val="00EA4830"/>
    <w:rsid w:val="00EA49E8"/>
    <w:rsid w:val="00EA4DE9"/>
    <w:rsid w:val="00EA4E3E"/>
    <w:rsid w:val="00EA512F"/>
    <w:rsid w:val="00EA54B5"/>
    <w:rsid w:val="00EA5622"/>
    <w:rsid w:val="00EA5674"/>
    <w:rsid w:val="00EA581F"/>
    <w:rsid w:val="00EA5A66"/>
    <w:rsid w:val="00EA5B46"/>
    <w:rsid w:val="00EA5C5B"/>
    <w:rsid w:val="00EA5CAB"/>
    <w:rsid w:val="00EA5CC5"/>
    <w:rsid w:val="00EA5D2A"/>
    <w:rsid w:val="00EA696E"/>
    <w:rsid w:val="00EA6B63"/>
    <w:rsid w:val="00EA6F82"/>
    <w:rsid w:val="00EA6FE9"/>
    <w:rsid w:val="00EA71FE"/>
    <w:rsid w:val="00EA7595"/>
    <w:rsid w:val="00EA762D"/>
    <w:rsid w:val="00EA7871"/>
    <w:rsid w:val="00EB00F8"/>
    <w:rsid w:val="00EB0511"/>
    <w:rsid w:val="00EB0664"/>
    <w:rsid w:val="00EB09E6"/>
    <w:rsid w:val="00EB0C42"/>
    <w:rsid w:val="00EB0CA5"/>
    <w:rsid w:val="00EB0D76"/>
    <w:rsid w:val="00EB17E8"/>
    <w:rsid w:val="00EB1D87"/>
    <w:rsid w:val="00EB1E4A"/>
    <w:rsid w:val="00EB2129"/>
    <w:rsid w:val="00EB2665"/>
    <w:rsid w:val="00EB268F"/>
    <w:rsid w:val="00EB26D9"/>
    <w:rsid w:val="00EB2856"/>
    <w:rsid w:val="00EB28FD"/>
    <w:rsid w:val="00EB2B15"/>
    <w:rsid w:val="00EB2C43"/>
    <w:rsid w:val="00EB2F3F"/>
    <w:rsid w:val="00EB2FD1"/>
    <w:rsid w:val="00EB330C"/>
    <w:rsid w:val="00EB3449"/>
    <w:rsid w:val="00EB3493"/>
    <w:rsid w:val="00EB349B"/>
    <w:rsid w:val="00EB37A2"/>
    <w:rsid w:val="00EB37FF"/>
    <w:rsid w:val="00EB3D48"/>
    <w:rsid w:val="00EB3EF7"/>
    <w:rsid w:val="00EB4210"/>
    <w:rsid w:val="00EB433D"/>
    <w:rsid w:val="00EB4621"/>
    <w:rsid w:val="00EB46A5"/>
    <w:rsid w:val="00EB4766"/>
    <w:rsid w:val="00EB4898"/>
    <w:rsid w:val="00EB4D1B"/>
    <w:rsid w:val="00EB4E4D"/>
    <w:rsid w:val="00EB504E"/>
    <w:rsid w:val="00EB5187"/>
    <w:rsid w:val="00EB53B4"/>
    <w:rsid w:val="00EB53BA"/>
    <w:rsid w:val="00EB53C9"/>
    <w:rsid w:val="00EB5840"/>
    <w:rsid w:val="00EB593D"/>
    <w:rsid w:val="00EB5C3C"/>
    <w:rsid w:val="00EB5DE1"/>
    <w:rsid w:val="00EB6146"/>
    <w:rsid w:val="00EB654C"/>
    <w:rsid w:val="00EB6630"/>
    <w:rsid w:val="00EB66F5"/>
    <w:rsid w:val="00EB70E4"/>
    <w:rsid w:val="00EC0395"/>
    <w:rsid w:val="00EC04D3"/>
    <w:rsid w:val="00EC0CD3"/>
    <w:rsid w:val="00EC0F1E"/>
    <w:rsid w:val="00EC14AB"/>
    <w:rsid w:val="00EC1CE5"/>
    <w:rsid w:val="00EC1FEF"/>
    <w:rsid w:val="00EC2ECB"/>
    <w:rsid w:val="00EC318E"/>
    <w:rsid w:val="00EC32CA"/>
    <w:rsid w:val="00EC37CF"/>
    <w:rsid w:val="00EC45FA"/>
    <w:rsid w:val="00EC4B84"/>
    <w:rsid w:val="00EC4E39"/>
    <w:rsid w:val="00EC55A0"/>
    <w:rsid w:val="00EC5670"/>
    <w:rsid w:val="00EC5A25"/>
    <w:rsid w:val="00EC65FC"/>
    <w:rsid w:val="00EC6D99"/>
    <w:rsid w:val="00EC6DBA"/>
    <w:rsid w:val="00EC7014"/>
    <w:rsid w:val="00EC760F"/>
    <w:rsid w:val="00EC7D93"/>
    <w:rsid w:val="00ED082F"/>
    <w:rsid w:val="00ED08DE"/>
    <w:rsid w:val="00ED0977"/>
    <w:rsid w:val="00ED0B5C"/>
    <w:rsid w:val="00ED0CB1"/>
    <w:rsid w:val="00ED0D93"/>
    <w:rsid w:val="00ED0FC4"/>
    <w:rsid w:val="00ED110B"/>
    <w:rsid w:val="00ED1229"/>
    <w:rsid w:val="00ED1429"/>
    <w:rsid w:val="00ED1C05"/>
    <w:rsid w:val="00ED1CB4"/>
    <w:rsid w:val="00ED1ED8"/>
    <w:rsid w:val="00ED25E2"/>
    <w:rsid w:val="00ED268A"/>
    <w:rsid w:val="00ED2DA6"/>
    <w:rsid w:val="00ED2EA7"/>
    <w:rsid w:val="00ED3844"/>
    <w:rsid w:val="00ED3946"/>
    <w:rsid w:val="00ED4014"/>
    <w:rsid w:val="00ED4428"/>
    <w:rsid w:val="00ED446A"/>
    <w:rsid w:val="00ED44FD"/>
    <w:rsid w:val="00ED45E0"/>
    <w:rsid w:val="00ED4705"/>
    <w:rsid w:val="00ED478F"/>
    <w:rsid w:val="00ED4CD5"/>
    <w:rsid w:val="00ED4D77"/>
    <w:rsid w:val="00ED5BE4"/>
    <w:rsid w:val="00ED5CB5"/>
    <w:rsid w:val="00ED5D2F"/>
    <w:rsid w:val="00ED5EBE"/>
    <w:rsid w:val="00ED6051"/>
    <w:rsid w:val="00ED643B"/>
    <w:rsid w:val="00ED6586"/>
    <w:rsid w:val="00ED6611"/>
    <w:rsid w:val="00ED6704"/>
    <w:rsid w:val="00ED677E"/>
    <w:rsid w:val="00ED7396"/>
    <w:rsid w:val="00ED7627"/>
    <w:rsid w:val="00ED7B9C"/>
    <w:rsid w:val="00EE0461"/>
    <w:rsid w:val="00EE08DD"/>
    <w:rsid w:val="00EE0C78"/>
    <w:rsid w:val="00EE0D5E"/>
    <w:rsid w:val="00EE0F7F"/>
    <w:rsid w:val="00EE13B2"/>
    <w:rsid w:val="00EE1656"/>
    <w:rsid w:val="00EE1835"/>
    <w:rsid w:val="00EE1B27"/>
    <w:rsid w:val="00EE20DE"/>
    <w:rsid w:val="00EE239D"/>
    <w:rsid w:val="00EE2497"/>
    <w:rsid w:val="00EE285B"/>
    <w:rsid w:val="00EE29E2"/>
    <w:rsid w:val="00EE2A75"/>
    <w:rsid w:val="00EE2C2C"/>
    <w:rsid w:val="00EE2DD1"/>
    <w:rsid w:val="00EE2F84"/>
    <w:rsid w:val="00EE36BD"/>
    <w:rsid w:val="00EE387F"/>
    <w:rsid w:val="00EE3E0F"/>
    <w:rsid w:val="00EE3EA9"/>
    <w:rsid w:val="00EE41EC"/>
    <w:rsid w:val="00EE4366"/>
    <w:rsid w:val="00EE46A6"/>
    <w:rsid w:val="00EE48D4"/>
    <w:rsid w:val="00EE4ADE"/>
    <w:rsid w:val="00EE5033"/>
    <w:rsid w:val="00EE505D"/>
    <w:rsid w:val="00EE529D"/>
    <w:rsid w:val="00EE5C0E"/>
    <w:rsid w:val="00EE5C3F"/>
    <w:rsid w:val="00EE5D93"/>
    <w:rsid w:val="00EE605A"/>
    <w:rsid w:val="00EE6556"/>
    <w:rsid w:val="00EE6875"/>
    <w:rsid w:val="00EE6DE1"/>
    <w:rsid w:val="00EE732B"/>
    <w:rsid w:val="00EE7388"/>
    <w:rsid w:val="00EE7BD2"/>
    <w:rsid w:val="00EE7E42"/>
    <w:rsid w:val="00EE7FDA"/>
    <w:rsid w:val="00EF00A7"/>
    <w:rsid w:val="00EF095F"/>
    <w:rsid w:val="00EF0A48"/>
    <w:rsid w:val="00EF0C09"/>
    <w:rsid w:val="00EF0D1B"/>
    <w:rsid w:val="00EF0E4B"/>
    <w:rsid w:val="00EF0FC7"/>
    <w:rsid w:val="00EF16F4"/>
    <w:rsid w:val="00EF1B7A"/>
    <w:rsid w:val="00EF1FF0"/>
    <w:rsid w:val="00EF24E2"/>
    <w:rsid w:val="00EF2AF5"/>
    <w:rsid w:val="00EF33FA"/>
    <w:rsid w:val="00EF3BB2"/>
    <w:rsid w:val="00EF3CB2"/>
    <w:rsid w:val="00EF44E5"/>
    <w:rsid w:val="00EF5150"/>
    <w:rsid w:val="00EF55A8"/>
    <w:rsid w:val="00EF55B1"/>
    <w:rsid w:val="00EF5738"/>
    <w:rsid w:val="00EF57AB"/>
    <w:rsid w:val="00EF59D2"/>
    <w:rsid w:val="00EF5B76"/>
    <w:rsid w:val="00EF624A"/>
    <w:rsid w:val="00EF6272"/>
    <w:rsid w:val="00EF6291"/>
    <w:rsid w:val="00EF6508"/>
    <w:rsid w:val="00EF6608"/>
    <w:rsid w:val="00EF6986"/>
    <w:rsid w:val="00EF6C77"/>
    <w:rsid w:val="00EF6CB6"/>
    <w:rsid w:val="00EF7A30"/>
    <w:rsid w:val="00EF7C6F"/>
    <w:rsid w:val="00EF7C89"/>
    <w:rsid w:val="00EF7FDE"/>
    <w:rsid w:val="00F00023"/>
    <w:rsid w:val="00F000F0"/>
    <w:rsid w:val="00F0042A"/>
    <w:rsid w:val="00F006D0"/>
    <w:rsid w:val="00F008C3"/>
    <w:rsid w:val="00F00C89"/>
    <w:rsid w:val="00F00FB8"/>
    <w:rsid w:val="00F01130"/>
    <w:rsid w:val="00F0168D"/>
    <w:rsid w:val="00F01C1D"/>
    <w:rsid w:val="00F01C2C"/>
    <w:rsid w:val="00F02032"/>
    <w:rsid w:val="00F0266E"/>
    <w:rsid w:val="00F02800"/>
    <w:rsid w:val="00F0294E"/>
    <w:rsid w:val="00F02A8F"/>
    <w:rsid w:val="00F02DFA"/>
    <w:rsid w:val="00F03289"/>
    <w:rsid w:val="00F03393"/>
    <w:rsid w:val="00F03480"/>
    <w:rsid w:val="00F034E9"/>
    <w:rsid w:val="00F03A9D"/>
    <w:rsid w:val="00F03BE5"/>
    <w:rsid w:val="00F04224"/>
    <w:rsid w:val="00F04243"/>
    <w:rsid w:val="00F042AD"/>
    <w:rsid w:val="00F0474A"/>
    <w:rsid w:val="00F047D7"/>
    <w:rsid w:val="00F0480A"/>
    <w:rsid w:val="00F04927"/>
    <w:rsid w:val="00F05306"/>
    <w:rsid w:val="00F057F1"/>
    <w:rsid w:val="00F05D16"/>
    <w:rsid w:val="00F05FF1"/>
    <w:rsid w:val="00F060CA"/>
    <w:rsid w:val="00F0628C"/>
    <w:rsid w:val="00F065D5"/>
    <w:rsid w:val="00F06875"/>
    <w:rsid w:val="00F06907"/>
    <w:rsid w:val="00F06DDA"/>
    <w:rsid w:val="00F070B2"/>
    <w:rsid w:val="00F07393"/>
    <w:rsid w:val="00F075A4"/>
    <w:rsid w:val="00F07C33"/>
    <w:rsid w:val="00F07E43"/>
    <w:rsid w:val="00F07FBC"/>
    <w:rsid w:val="00F10077"/>
    <w:rsid w:val="00F10780"/>
    <w:rsid w:val="00F10A26"/>
    <w:rsid w:val="00F117CA"/>
    <w:rsid w:val="00F11997"/>
    <w:rsid w:val="00F12286"/>
    <w:rsid w:val="00F1261F"/>
    <w:rsid w:val="00F1271B"/>
    <w:rsid w:val="00F12EAE"/>
    <w:rsid w:val="00F1309C"/>
    <w:rsid w:val="00F130A6"/>
    <w:rsid w:val="00F13988"/>
    <w:rsid w:val="00F13A02"/>
    <w:rsid w:val="00F13A1C"/>
    <w:rsid w:val="00F13DC9"/>
    <w:rsid w:val="00F13DE1"/>
    <w:rsid w:val="00F13ED6"/>
    <w:rsid w:val="00F143B3"/>
    <w:rsid w:val="00F148CC"/>
    <w:rsid w:val="00F14F13"/>
    <w:rsid w:val="00F154CB"/>
    <w:rsid w:val="00F15591"/>
    <w:rsid w:val="00F15E52"/>
    <w:rsid w:val="00F1619A"/>
    <w:rsid w:val="00F16212"/>
    <w:rsid w:val="00F16367"/>
    <w:rsid w:val="00F16469"/>
    <w:rsid w:val="00F167CC"/>
    <w:rsid w:val="00F16963"/>
    <w:rsid w:val="00F16CCF"/>
    <w:rsid w:val="00F1700C"/>
    <w:rsid w:val="00F176D9"/>
    <w:rsid w:val="00F17D9A"/>
    <w:rsid w:val="00F17E8D"/>
    <w:rsid w:val="00F20664"/>
    <w:rsid w:val="00F20F90"/>
    <w:rsid w:val="00F20FE0"/>
    <w:rsid w:val="00F2111F"/>
    <w:rsid w:val="00F216BF"/>
    <w:rsid w:val="00F21839"/>
    <w:rsid w:val="00F21969"/>
    <w:rsid w:val="00F21FD0"/>
    <w:rsid w:val="00F220D0"/>
    <w:rsid w:val="00F22823"/>
    <w:rsid w:val="00F2313F"/>
    <w:rsid w:val="00F23291"/>
    <w:rsid w:val="00F234D6"/>
    <w:rsid w:val="00F23795"/>
    <w:rsid w:val="00F237B4"/>
    <w:rsid w:val="00F23E7B"/>
    <w:rsid w:val="00F2412A"/>
    <w:rsid w:val="00F242AD"/>
    <w:rsid w:val="00F2487A"/>
    <w:rsid w:val="00F249A8"/>
    <w:rsid w:val="00F24B31"/>
    <w:rsid w:val="00F24CC9"/>
    <w:rsid w:val="00F25199"/>
    <w:rsid w:val="00F252BD"/>
    <w:rsid w:val="00F25327"/>
    <w:rsid w:val="00F25C4A"/>
    <w:rsid w:val="00F26126"/>
    <w:rsid w:val="00F2670D"/>
    <w:rsid w:val="00F26A04"/>
    <w:rsid w:val="00F26D7E"/>
    <w:rsid w:val="00F26F1E"/>
    <w:rsid w:val="00F2750C"/>
    <w:rsid w:val="00F27681"/>
    <w:rsid w:val="00F27E80"/>
    <w:rsid w:val="00F30153"/>
    <w:rsid w:val="00F30957"/>
    <w:rsid w:val="00F31435"/>
    <w:rsid w:val="00F31506"/>
    <w:rsid w:val="00F31D4D"/>
    <w:rsid w:val="00F31E4D"/>
    <w:rsid w:val="00F31FF4"/>
    <w:rsid w:val="00F329E9"/>
    <w:rsid w:val="00F32BF6"/>
    <w:rsid w:val="00F332AF"/>
    <w:rsid w:val="00F33446"/>
    <w:rsid w:val="00F33453"/>
    <w:rsid w:val="00F33625"/>
    <w:rsid w:val="00F33B1C"/>
    <w:rsid w:val="00F33D96"/>
    <w:rsid w:val="00F33E23"/>
    <w:rsid w:val="00F340AC"/>
    <w:rsid w:val="00F34681"/>
    <w:rsid w:val="00F34774"/>
    <w:rsid w:val="00F34A69"/>
    <w:rsid w:val="00F34AB6"/>
    <w:rsid w:val="00F34B37"/>
    <w:rsid w:val="00F34C39"/>
    <w:rsid w:val="00F3532E"/>
    <w:rsid w:val="00F35B68"/>
    <w:rsid w:val="00F35D77"/>
    <w:rsid w:val="00F36B93"/>
    <w:rsid w:val="00F36BDA"/>
    <w:rsid w:val="00F36F16"/>
    <w:rsid w:val="00F37017"/>
    <w:rsid w:val="00F372F0"/>
    <w:rsid w:val="00F375B2"/>
    <w:rsid w:val="00F37719"/>
    <w:rsid w:val="00F37812"/>
    <w:rsid w:val="00F378D0"/>
    <w:rsid w:val="00F406DF"/>
    <w:rsid w:val="00F40916"/>
    <w:rsid w:val="00F40A2C"/>
    <w:rsid w:val="00F40DEA"/>
    <w:rsid w:val="00F40EA6"/>
    <w:rsid w:val="00F40FA2"/>
    <w:rsid w:val="00F4136E"/>
    <w:rsid w:val="00F42056"/>
    <w:rsid w:val="00F4214E"/>
    <w:rsid w:val="00F42446"/>
    <w:rsid w:val="00F42666"/>
    <w:rsid w:val="00F42D42"/>
    <w:rsid w:val="00F43053"/>
    <w:rsid w:val="00F434CC"/>
    <w:rsid w:val="00F43A13"/>
    <w:rsid w:val="00F43EFF"/>
    <w:rsid w:val="00F43F0B"/>
    <w:rsid w:val="00F4422A"/>
    <w:rsid w:val="00F4449E"/>
    <w:rsid w:val="00F44A10"/>
    <w:rsid w:val="00F44A9A"/>
    <w:rsid w:val="00F44D80"/>
    <w:rsid w:val="00F457B2"/>
    <w:rsid w:val="00F45CA8"/>
    <w:rsid w:val="00F45CBD"/>
    <w:rsid w:val="00F469F8"/>
    <w:rsid w:val="00F46E37"/>
    <w:rsid w:val="00F47554"/>
    <w:rsid w:val="00F47601"/>
    <w:rsid w:val="00F47A30"/>
    <w:rsid w:val="00F47CAA"/>
    <w:rsid w:val="00F47D95"/>
    <w:rsid w:val="00F47F25"/>
    <w:rsid w:val="00F47FBA"/>
    <w:rsid w:val="00F50087"/>
    <w:rsid w:val="00F50153"/>
    <w:rsid w:val="00F50209"/>
    <w:rsid w:val="00F5092C"/>
    <w:rsid w:val="00F50AA9"/>
    <w:rsid w:val="00F50D1E"/>
    <w:rsid w:val="00F514B8"/>
    <w:rsid w:val="00F51D72"/>
    <w:rsid w:val="00F51E83"/>
    <w:rsid w:val="00F52317"/>
    <w:rsid w:val="00F52809"/>
    <w:rsid w:val="00F528EC"/>
    <w:rsid w:val="00F52BC4"/>
    <w:rsid w:val="00F52BDE"/>
    <w:rsid w:val="00F52BEA"/>
    <w:rsid w:val="00F52FDD"/>
    <w:rsid w:val="00F53534"/>
    <w:rsid w:val="00F53775"/>
    <w:rsid w:val="00F538C0"/>
    <w:rsid w:val="00F53978"/>
    <w:rsid w:val="00F53D96"/>
    <w:rsid w:val="00F53F48"/>
    <w:rsid w:val="00F53FD6"/>
    <w:rsid w:val="00F54487"/>
    <w:rsid w:val="00F545B9"/>
    <w:rsid w:val="00F55832"/>
    <w:rsid w:val="00F56064"/>
    <w:rsid w:val="00F561B7"/>
    <w:rsid w:val="00F561BF"/>
    <w:rsid w:val="00F56B95"/>
    <w:rsid w:val="00F56EB8"/>
    <w:rsid w:val="00F56F57"/>
    <w:rsid w:val="00F57098"/>
    <w:rsid w:val="00F573A3"/>
    <w:rsid w:val="00F57585"/>
    <w:rsid w:val="00F5769E"/>
    <w:rsid w:val="00F57756"/>
    <w:rsid w:val="00F577F8"/>
    <w:rsid w:val="00F57C45"/>
    <w:rsid w:val="00F57CBE"/>
    <w:rsid w:val="00F600E0"/>
    <w:rsid w:val="00F601D7"/>
    <w:rsid w:val="00F604C3"/>
    <w:rsid w:val="00F60C01"/>
    <w:rsid w:val="00F61508"/>
    <w:rsid w:val="00F61847"/>
    <w:rsid w:val="00F620C1"/>
    <w:rsid w:val="00F62204"/>
    <w:rsid w:val="00F624F3"/>
    <w:rsid w:val="00F62B26"/>
    <w:rsid w:val="00F6320E"/>
    <w:rsid w:val="00F63231"/>
    <w:rsid w:val="00F63863"/>
    <w:rsid w:val="00F639FA"/>
    <w:rsid w:val="00F63D90"/>
    <w:rsid w:val="00F64043"/>
    <w:rsid w:val="00F64578"/>
    <w:rsid w:val="00F648D9"/>
    <w:rsid w:val="00F649DC"/>
    <w:rsid w:val="00F64AB4"/>
    <w:rsid w:val="00F6557E"/>
    <w:rsid w:val="00F656D3"/>
    <w:rsid w:val="00F65966"/>
    <w:rsid w:val="00F65DE2"/>
    <w:rsid w:val="00F66495"/>
    <w:rsid w:val="00F66AE4"/>
    <w:rsid w:val="00F67040"/>
    <w:rsid w:val="00F67FA4"/>
    <w:rsid w:val="00F7009E"/>
    <w:rsid w:val="00F700AA"/>
    <w:rsid w:val="00F70172"/>
    <w:rsid w:val="00F70271"/>
    <w:rsid w:val="00F706DF"/>
    <w:rsid w:val="00F70C6B"/>
    <w:rsid w:val="00F70EF8"/>
    <w:rsid w:val="00F70F3D"/>
    <w:rsid w:val="00F71157"/>
    <w:rsid w:val="00F7170F"/>
    <w:rsid w:val="00F71A52"/>
    <w:rsid w:val="00F71A6D"/>
    <w:rsid w:val="00F72623"/>
    <w:rsid w:val="00F72636"/>
    <w:rsid w:val="00F7276E"/>
    <w:rsid w:val="00F72911"/>
    <w:rsid w:val="00F72BD5"/>
    <w:rsid w:val="00F73060"/>
    <w:rsid w:val="00F736C2"/>
    <w:rsid w:val="00F738E8"/>
    <w:rsid w:val="00F739B9"/>
    <w:rsid w:val="00F73E40"/>
    <w:rsid w:val="00F749FA"/>
    <w:rsid w:val="00F74BFA"/>
    <w:rsid w:val="00F75073"/>
    <w:rsid w:val="00F755A3"/>
    <w:rsid w:val="00F755A4"/>
    <w:rsid w:val="00F75A3C"/>
    <w:rsid w:val="00F75A4F"/>
    <w:rsid w:val="00F75A54"/>
    <w:rsid w:val="00F75BF3"/>
    <w:rsid w:val="00F75D5B"/>
    <w:rsid w:val="00F75E74"/>
    <w:rsid w:val="00F765CA"/>
    <w:rsid w:val="00F7717B"/>
    <w:rsid w:val="00F77A51"/>
    <w:rsid w:val="00F77EDB"/>
    <w:rsid w:val="00F80102"/>
    <w:rsid w:val="00F80B0D"/>
    <w:rsid w:val="00F80C63"/>
    <w:rsid w:val="00F80D94"/>
    <w:rsid w:val="00F80F91"/>
    <w:rsid w:val="00F810BB"/>
    <w:rsid w:val="00F81BF8"/>
    <w:rsid w:val="00F81D47"/>
    <w:rsid w:val="00F81F88"/>
    <w:rsid w:val="00F8226C"/>
    <w:rsid w:val="00F82695"/>
    <w:rsid w:val="00F82752"/>
    <w:rsid w:val="00F828B0"/>
    <w:rsid w:val="00F829B1"/>
    <w:rsid w:val="00F82CA6"/>
    <w:rsid w:val="00F833DA"/>
    <w:rsid w:val="00F8411C"/>
    <w:rsid w:val="00F85AC1"/>
    <w:rsid w:val="00F85DC9"/>
    <w:rsid w:val="00F85E5B"/>
    <w:rsid w:val="00F862B3"/>
    <w:rsid w:val="00F869A8"/>
    <w:rsid w:val="00F869B7"/>
    <w:rsid w:val="00F869D5"/>
    <w:rsid w:val="00F87581"/>
    <w:rsid w:val="00F875DA"/>
    <w:rsid w:val="00F8797C"/>
    <w:rsid w:val="00F87C94"/>
    <w:rsid w:val="00F87DA8"/>
    <w:rsid w:val="00F87FA0"/>
    <w:rsid w:val="00F90157"/>
    <w:rsid w:val="00F903B0"/>
    <w:rsid w:val="00F9043E"/>
    <w:rsid w:val="00F9070C"/>
    <w:rsid w:val="00F907D6"/>
    <w:rsid w:val="00F90861"/>
    <w:rsid w:val="00F908A7"/>
    <w:rsid w:val="00F90DC1"/>
    <w:rsid w:val="00F9108C"/>
    <w:rsid w:val="00F91298"/>
    <w:rsid w:val="00F9194E"/>
    <w:rsid w:val="00F9240A"/>
    <w:rsid w:val="00F926BB"/>
    <w:rsid w:val="00F9277F"/>
    <w:rsid w:val="00F92868"/>
    <w:rsid w:val="00F929E9"/>
    <w:rsid w:val="00F92F93"/>
    <w:rsid w:val="00F92FB3"/>
    <w:rsid w:val="00F9347C"/>
    <w:rsid w:val="00F934C3"/>
    <w:rsid w:val="00F938EA"/>
    <w:rsid w:val="00F93ABB"/>
    <w:rsid w:val="00F93C0B"/>
    <w:rsid w:val="00F94114"/>
    <w:rsid w:val="00F94818"/>
    <w:rsid w:val="00F94FE0"/>
    <w:rsid w:val="00F95092"/>
    <w:rsid w:val="00F952BF"/>
    <w:rsid w:val="00F9540A"/>
    <w:rsid w:val="00F9579C"/>
    <w:rsid w:val="00F9589C"/>
    <w:rsid w:val="00F95BB9"/>
    <w:rsid w:val="00F96273"/>
    <w:rsid w:val="00F962E2"/>
    <w:rsid w:val="00F964E7"/>
    <w:rsid w:val="00F96E35"/>
    <w:rsid w:val="00F9714F"/>
    <w:rsid w:val="00F97527"/>
    <w:rsid w:val="00F97F7D"/>
    <w:rsid w:val="00F97FE8"/>
    <w:rsid w:val="00FA0281"/>
    <w:rsid w:val="00FA035F"/>
    <w:rsid w:val="00FA092A"/>
    <w:rsid w:val="00FA0AF0"/>
    <w:rsid w:val="00FA0DC3"/>
    <w:rsid w:val="00FA1782"/>
    <w:rsid w:val="00FA1784"/>
    <w:rsid w:val="00FA1884"/>
    <w:rsid w:val="00FA1E9B"/>
    <w:rsid w:val="00FA2894"/>
    <w:rsid w:val="00FA2B5B"/>
    <w:rsid w:val="00FA2DF2"/>
    <w:rsid w:val="00FA365D"/>
    <w:rsid w:val="00FA3A39"/>
    <w:rsid w:val="00FA4054"/>
    <w:rsid w:val="00FA4C07"/>
    <w:rsid w:val="00FA4EDE"/>
    <w:rsid w:val="00FA4F00"/>
    <w:rsid w:val="00FA5363"/>
    <w:rsid w:val="00FA5432"/>
    <w:rsid w:val="00FA5661"/>
    <w:rsid w:val="00FA5A82"/>
    <w:rsid w:val="00FA5D10"/>
    <w:rsid w:val="00FA636B"/>
    <w:rsid w:val="00FA66C0"/>
    <w:rsid w:val="00FA66E9"/>
    <w:rsid w:val="00FA68B6"/>
    <w:rsid w:val="00FA6BA5"/>
    <w:rsid w:val="00FA6D45"/>
    <w:rsid w:val="00FA6D71"/>
    <w:rsid w:val="00FA6E2D"/>
    <w:rsid w:val="00FA702C"/>
    <w:rsid w:val="00FA7A0E"/>
    <w:rsid w:val="00FB0074"/>
    <w:rsid w:val="00FB0113"/>
    <w:rsid w:val="00FB05F1"/>
    <w:rsid w:val="00FB0B89"/>
    <w:rsid w:val="00FB0E8F"/>
    <w:rsid w:val="00FB1103"/>
    <w:rsid w:val="00FB12C4"/>
    <w:rsid w:val="00FB14D6"/>
    <w:rsid w:val="00FB198E"/>
    <w:rsid w:val="00FB19E4"/>
    <w:rsid w:val="00FB1AD1"/>
    <w:rsid w:val="00FB2159"/>
    <w:rsid w:val="00FB22BB"/>
    <w:rsid w:val="00FB25CE"/>
    <w:rsid w:val="00FB2718"/>
    <w:rsid w:val="00FB2A2F"/>
    <w:rsid w:val="00FB2AC7"/>
    <w:rsid w:val="00FB2F72"/>
    <w:rsid w:val="00FB3398"/>
    <w:rsid w:val="00FB39D5"/>
    <w:rsid w:val="00FB3A57"/>
    <w:rsid w:val="00FB41E4"/>
    <w:rsid w:val="00FB4695"/>
    <w:rsid w:val="00FB51BC"/>
    <w:rsid w:val="00FB521C"/>
    <w:rsid w:val="00FB5260"/>
    <w:rsid w:val="00FB539C"/>
    <w:rsid w:val="00FB543E"/>
    <w:rsid w:val="00FB5443"/>
    <w:rsid w:val="00FB5522"/>
    <w:rsid w:val="00FB5538"/>
    <w:rsid w:val="00FB57AB"/>
    <w:rsid w:val="00FB5817"/>
    <w:rsid w:val="00FB5852"/>
    <w:rsid w:val="00FB5D81"/>
    <w:rsid w:val="00FB5DBE"/>
    <w:rsid w:val="00FB5DCF"/>
    <w:rsid w:val="00FB613C"/>
    <w:rsid w:val="00FB62C2"/>
    <w:rsid w:val="00FB68D8"/>
    <w:rsid w:val="00FB69DF"/>
    <w:rsid w:val="00FB6A06"/>
    <w:rsid w:val="00FB6D72"/>
    <w:rsid w:val="00FB6E14"/>
    <w:rsid w:val="00FB703D"/>
    <w:rsid w:val="00FB70A0"/>
    <w:rsid w:val="00FB7142"/>
    <w:rsid w:val="00FB7689"/>
    <w:rsid w:val="00FB7857"/>
    <w:rsid w:val="00FB7B72"/>
    <w:rsid w:val="00FB7B87"/>
    <w:rsid w:val="00FB7EDC"/>
    <w:rsid w:val="00FB7EFD"/>
    <w:rsid w:val="00FC037A"/>
    <w:rsid w:val="00FC0419"/>
    <w:rsid w:val="00FC0574"/>
    <w:rsid w:val="00FC0A01"/>
    <w:rsid w:val="00FC0B74"/>
    <w:rsid w:val="00FC0C28"/>
    <w:rsid w:val="00FC1239"/>
    <w:rsid w:val="00FC1D6B"/>
    <w:rsid w:val="00FC223B"/>
    <w:rsid w:val="00FC22D7"/>
    <w:rsid w:val="00FC238E"/>
    <w:rsid w:val="00FC28ED"/>
    <w:rsid w:val="00FC2992"/>
    <w:rsid w:val="00FC2B95"/>
    <w:rsid w:val="00FC2E99"/>
    <w:rsid w:val="00FC2EBC"/>
    <w:rsid w:val="00FC2FCC"/>
    <w:rsid w:val="00FC33B6"/>
    <w:rsid w:val="00FC38B7"/>
    <w:rsid w:val="00FC3C7F"/>
    <w:rsid w:val="00FC3FC3"/>
    <w:rsid w:val="00FC42E5"/>
    <w:rsid w:val="00FC4B14"/>
    <w:rsid w:val="00FC51F2"/>
    <w:rsid w:val="00FC52B7"/>
    <w:rsid w:val="00FC5484"/>
    <w:rsid w:val="00FC55F0"/>
    <w:rsid w:val="00FC585B"/>
    <w:rsid w:val="00FC5DED"/>
    <w:rsid w:val="00FC5F15"/>
    <w:rsid w:val="00FC6480"/>
    <w:rsid w:val="00FC65CA"/>
    <w:rsid w:val="00FC69B1"/>
    <w:rsid w:val="00FC6DC0"/>
    <w:rsid w:val="00FC7022"/>
    <w:rsid w:val="00FC71B8"/>
    <w:rsid w:val="00FC71D5"/>
    <w:rsid w:val="00FC767F"/>
    <w:rsid w:val="00FC7932"/>
    <w:rsid w:val="00FC79EA"/>
    <w:rsid w:val="00FC7ADE"/>
    <w:rsid w:val="00FC7EA4"/>
    <w:rsid w:val="00FD0213"/>
    <w:rsid w:val="00FD0236"/>
    <w:rsid w:val="00FD05FE"/>
    <w:rsid w:val="00FD0807"/>
    <w:rsid w:val="00FD0DD7"/>
    <w:rsid w:val="00FD0E30"/>
    <w:rsid w:val="00FD0EA6"/>
    <w:rsid w:val="00FD10D6"/>
    <w:rsid w:val="00FD15D1"/>
    <w:rsid w:val="00FD16A0"/>
    <w:rsid w:val="00FD1916"/>
    <w:rsid w:val="00FD1ADD"/>
    <w:rsid w:val="00FD1C78"/>
    <w:rsid w:val="00FD2173"/>
    <w:rsid w:val="00FD2222"/>
    <w:rsid w:val="00FD29DD"/>
    <w:rsid w:val="00FD2A13"/>
    <w:rsid w:val="00FD2AC8"/>
    <w:rsid w:val="00FD2B03"/>
    <w:rsid w:val="00FD30ED"/>
    <w:rsid w:val="00FD31BC"/>
    <w:rsid w:val="00FD3761"/>
    <w:rsid w:val="00FD3798"/>
    <w:rsid w:val="00FD39B0"/>
    <w:rsid w:val="00FD3AEF"/>
    <w:rsid w:val="00FD4057"/>
    <w:rsid w:val="00FD40A6"/>
    <w:rsid w:val="00FD42C8"/>
    <w:rsid w:val="00FD4317"/>
    <w:rsid w:val="00FD436B"/>
    <w:rsid w:val="00FD43EF"/>
    <w:rsid w:val="00FD442A"/>
    <w:rsid w:val="00FD44C7"/>
    <w:rsid w:val="00FD49A8"/>
    <w:rsid w:val="00FD4A1F"/>
    <w:rsid w:val="00FD4A6A"/>
    <w:rsid w:val="00FD4AD3"/>
    <w:rsid w:val="00FD4D23"/>
    <w:rsid w:val="00FD4DAE"/>
    <w:rsid w:val="00FD51E6"/>
    <w:rsid w:val="00FD57E4"/>
    <w:rsid w:val="00FD5807"/>
    <w:rsid w:val="00FD5B12"/>
    <w:rsid w:val="00FD5D0A"/>
    <w:rsid w:val="00FD62D9"/>
    <w:rsid w:val="00FD643B"/>
    <w:rsid w:val="00FD645D"/>
    <w:rsid w:val="00FD72D2"/>
    <w:rsid w:val="00FD741E"/>
    <w:rsid w:val="00FD7787"/>
    <w:rsid w:val="00FD7955"/>
    <w:rsid w:val="00FD79DC"/>
    <w:rsid w:val="00FD79F8"/>
    <w:rsid w:val="00FD7CDE"/>
    <w:rsid w:val="00FE008D"/>
    <w:rsid w:val="00FE00D3"/>
    <w:rsid w:val="00FE0102"/>
    <w:rsid w:val="00FE0AB7"/>
    <w:rsid w:val="00FE104C"/>
    <w:rsid w:val="00FE2652"/>
    <w:rsid w:val="00FE29CF"/>
    <w:rsid w:val="00FE2D2D"/>
    <w:rsid w:val="00FE4060"/>
    <w:rsid w:val="00FE4157"/>
    <w:rsid w:val="00FE438E"/>
    <w:rsid w:val="00FE4819"/>
    <w:rsid w:val="00FE4D8D"/>
    <w:rsid w:val="00FE4DE1"/>
    <w:rsid w:val="00FE5080"/>
    <w:rsid w:val="00FE5329"/>
    <w:rsid w:val="00FE5362"/>
    <w:rsid w:val="00FE53FA"/>
    <w:rsid w:val="00FE5534"/>
    <w:rsid w:val="00FE5598"/>
    <w:rsid w:val="00FE56D5"/>
    <w:rsid w:val="00FE6246"/>
    <w:rsid w:val="00FE6525"/>
    <w:rsid w:val="00FE6762"/>
    <w:rsid w:val="00FE67B6"/>
    <w:rsid w:val="00FE6B21"/>
    <w:rsid w:val="00FE6F11"/>
    <w:rsid w:val="00FE7230"/>
    <w:rsid w:val="00FE74D9"/>
    <w:rsid w:val="00FE7D6F"/>
    <w:rsid w:val="00FE7DAF"/>
    <w:rsid w:val="00FF0060"/>
    <w:rsid w:val="00FF007B"/>
    <w:rsid w:val="00FF0546"/>
    <w:rsid w:val="00FF060A"/>
    <w:rsid w:val="00FF0DC4"/>
    <w:rsid w:val="00FF0F0A"/>
    <w:rsid w:val="00FF140F"/>
    <w:rsid w:val="00FF2029"/>
    <w:rsid w:val="00FF26D1"/>
    <w:rsid w:val="00FF29ED"/>
    <w:rsid w:val="00FF29F1"/>
    <w:rsid w:val="00FF2A25"/>
    <w:rsid w:val="00FF2E60"/>
    <w:rsid w:val="00FF3392"/>
    <w:rsid w:val="00FF383E"/>
    <w:rsid w:val="00FF3A17"/>
    <w:rsid w:val="00FF3C4D"/>
    <w:rsid w:val="00FF3FBF"/>
    <w:rsid w:val="00FF407B"/>
    <w:rsid w:val="00FF40B6"/>
    <w:rsid w:val="00FF46B5"/>
    <w:rsid w:val="00FF4F7F"/>
    <w:rsid w:val="00FF565B"/>
    <w:rsid w:val="00FF5BEF"/>
    <w:rsid w:val="00FF5CB0"/>
    <w:rsid w:val="00FF5D08"/>
    <w:rsid w:val="00FF61C8"/>
    <w:rsid w:val="00FF640E"/>
    <w:rsid w:val="00FF6A39"/>
    <w:rsid w:val="00FF6C5D"/>
    <w:rsid w:val="00FF7310"/>
    <w:rsid w:val="00FF74E9"/>
    <w:rsid w:val="00FF776C"/>
    <w:rsid w:val="00FF7AA4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2F5A40"/>
  <w15:chartTrackingRefBased/>
  <w15:docId w15:val="{44F91F50-61B6-420D-BE4F-EB1310ED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A6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243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243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ED6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46CE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B7DB1"/>
  </w:style>
  <w:style w:type="paragraph" w:customStyle="1" w:styleId="Default">
    <w:name w:val="Default"/>
    <w:rsid w:val="00731F76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E3E97"/>
    <w:pPr>
      <w:ind w:left="720"/>
    </w:pPr>
  </w:style>
  <w:style w:type="character" w:styleId="CommentReference">
    <w:name w:val="annotation reference"/>
    <w:rsid w:val="00CB117C"/>
    <w:rPr>
      <w:sz w:val="16"/>
      <w:szCs w:val="16"/>
    </w:rPr>
  </w:style>
  <w:style w:type="paragraph" w:styleId="CommentText">
    <w:name w:val="annotation text"/>
    <w:basedOn w:val="Normal"/>
    <w:link w:val="CommentTextChar"/>
    <w:rsid w:val="00CB117C"/>
    <w:rPr>
      <w:sz w:val="20"/>
      <w:szCs w:val="20"/>
    </w:rPr>
  </w:style>
  <w:style w:type="character" w:customStyle="1" w:styleId="CommentTextChar">
    <w:name w:val="Comment Text Char"/>
    <w:link w:val="CommentText"/>
    <w:rsid w:val="00CB117C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B117C"/>
    <w:rPr>
      <w:b/>
      <w:bCs/>
    </w:rPr>
  </w:style>
  <w:style w:type="character" w:customStyle="1" w:styleId="CommentSubjectChar">
    <w:name w:val="Comment Subject Char"/>
    <w:link w:val="CommentSubject"/>
    <w:rsid w:val="00CB117C"/>
    <w:rPr>
      <w:b/>
      <w:bCs/>
      <w:lang w:val="en-US" w:eastAsia="en-US"/>
    </w:rPr>
  </w:style>
  <w:style w:type="character" w:styleId="Emphasis">
    <w:name w:val="Emphasis"/>
    <w:basedOn w:val="DefaultParagraphFont"/>
    <w:qFormat/>
    <w:rsid w:val="003162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3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5.vsdx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package" Target="embeddings/_________Microsoft_Visio4.vsd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E9D6E14-4C5D-4443-8E2B-8A27A087E5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D6C05-3CA3-418D-AF98-842F95D7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3451</TotalTime>
  <Pages>18</Pages>
  <Words>2467</Words>
  <Characters>14064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AVEGA</vt:lpstr>
    </vt:vector>
  </TitlesOfParts>
  <Company>iTOTi®</Company>
  <LinksUpToDate>false</LinksUpToDate>
  <CharactersWithSpaces>16499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AVEGA</dc:title>
  <dc:subject/>
  <dc:creator>BP&amp;Co.</dc:creator>
  <cp:keywords/>
  <dc:description/>
  <cp:lastModifiedBy>Noel M. Cainglet</cp:lastModifiedBy>
  <cp:revision>6213</cp:revision>
  <cp:lastPrinted>2017-10-24T03:46:00Z</cp:lastPrinted>
  <dcterms:created xsi:type="dcterms:W3CDTF">2017-07-17T05:46:00Z</dcterms:created>
  <dcterms:modified xsi:type="dcterms:W3CDTF">2017-12-16T01:44:00Z</dcterms:modified>
</cp:coreProperties>
</file>