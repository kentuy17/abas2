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D938AC" w14:textId="2D56312B" w:rsidR="00347263" w:rsidRPr="004B77C7" w:rsidRDefault="00E97E65" w:rsidP="0040596C">
      <w:r w:rsidRPr="004B77C7">
        <w:rPr>
          <w:rFonts w:ascii="Arial" w:hAnsi="Arial"/>
          <w:noProof/>
          <w:sz w:val="18"/>
          <w:szCs w:val="18"/>
          <w:lang w:val="en-PH" w:eastAsia="en-PH"/>
        </w:rPr>
        <mc:AlternateContent>
          <mc:Choice Requires="wps">
            <w:drawing>
              <wp:anchor distT="0" distB="0" distL="114300" distR="114300" simplePos="0" relativeHeight="251656704" behindDoc="0" locked="0" layoutInCell="1" allowOverlap="1" wp14:anchorId="3A30B881" wp14:editId="76C03BF3">
                <wp:simplePos x="0" y="0"/>
                <wp:positionH relativeFrom="column">
                  <wp:posOffset>0</wp:posOffset>
                </wp:positionH>
                <wp:positionV relativeFrom="paragraph">
                  <wp:posOffset>123825</wp:posOffset>
                </wp:positionV>
                <wp:extent cx="5989320" cy="1271270"/>
                <wp:effectExtent l="9525" t="7620" r="11430" b="698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271270"/>
                        </a:xfrm>
                        <a:prstGeom prst="rect">
                          <a:avLst/>
                        </a:prstGeom>
                        <a:solidFill>
                          <a:srgbClr val="FFFFFF"/>
                        </a:solidFill>
                        <a:ln w="9525">
                          <a:solidFill>
                            <a:srgbClr val="000000"/>
                          </a:solidFill>
                          <a:miter lim="800000"/>
                          <a:headEnd/>
                          <a:tailEnd/>
                        </a:ln>
                      </wps:spPr>
                      <wps:txbx>
                        <w:txbxContent>
                          <w:p w14:paraId="6BDE176C" w14:textId="77777777" w:rsidR="00BF5007" w:rsidRDefault="00BF50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0B881" id="_x0000_t202" coordsize="21600,21600" o:spt="202" path="m,l,21600r21600,l21600,xe">
                <v:stroke joinstyle="miter"/>
                <v:path gradientshapeok="t" o:connecttype="rect"/>
              </v:shapetype>
              <v:shape id="Text Box 8" o:spid="_x0000_s1026" type="#_x0000_t202" style="position:absolute;margin-left:0;margin-top:9.75pt;width:471.6pt;height:100.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">
                <v:textbox>
                  <w:txbxContent>
                    <w:p w14:paraId="6BDE176C" w14:textId="77777777" w:rsidR="00BF5007" w:rsidRDefault="00BF5007"/>
                  </w:txbxContent>
                </v:textbox>
              </v:shape>
            </w:pict>
          </mc:Fallback>
        </mc:AlternateContent>
      </w:r>
    </w:p>
    <w:p w14:paraId="165FFBA0" w14:textId="307473E7" w:rsidR="003A0818" w:rsidRPr="004B77C7" w:rsidRDefault="00E97E65" w:rsidP="0040596C">
      <w:pPr>
        <w:rPr>
          <w:rFonts w:ascii="Arial" w:hAnsi="Arial"/>
          <w:sz w:val="18"/>
          <w:szCs w:val="18"/>
        </w:rPr>
      </w:pPr>
      <w:r w:rsidRPr="004B77C7">
        <w:rPr>
          <w:rFonts w:ascii="Arial" w:hAnsi="Arial"/>
          <w:noProof/>
          <w:sz w:val="18"/>
          <w:szCs w:val="18"/>
          <w:lang w:val="en-PH" w:eastAsia="en-PH"/>
        </w:rPr>
        <mc:AlternateContent>
          <mc:Choice Requires="wps">
            <w:drawing>
              <wp:anchor distT="0" distB="0" distL="114300" distR="114300" simplePos="0" relativeHeight="251657728" behindDoc="0" locked="0" layoutInCell="1" allowOverlap="1" wp14:anchorId="7A2302BA" wp14:editId="0579E5E0">
                <wp:simplePos x="0" y="0"/>
                <wp:positionH relativeFrom="column">
                  <wp:posOffset>114300</wp:posOffset>
                </wp:positionH>
                <wp:positionV relativeFrom="paragraph">
                  <wp:posOffset>62865</wp:posOffset>
                </wp:positionV>
                <wp:extent cx="5760720" cy="457200"/>
                <wp:effectExtent l="9525" t="7620" r="11430" b="1143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192CB1F6" w14:textId="77777777" w:rsidR="00BF5007" w:rsidRPr="00E359BB" w:rsidRDefault="00BF5007">
                            <w:r w:rsidRPr="00E359BB">
                              <w:t>PROGRAM TITLE</w:t>
                            </w:r>
                          </w:p>
                          <w:p w14:paraId="62B3DB12" w14:textId="4C6277D0" w:rsidR="00BF5007" w:rsidRPr="00FC71B8" w:rsidRDefault="00BF5007" w:rsidP="003A2961">
                            <w:pPr>
                              <w:jc w:val="center"/>
                              <w:rPr>
                                <w:caps/>
                              </w:rPr>
                            </w:pPr>
                            <w:r>
                              <w:rPr>
                                <w:caps/>
                              </w:rPr>
                              <w:t>MARKETING AND OPERATIONS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302BA" id="Text Box 9" o:spid="_x0000_s1027" type="#_x0000_t202" style="position:absolute;margin-left:9pt;margin-top:4.95pt;width:453.6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">
                <v:textbox>
                  <w:txbxContent>
                    <w:p w14:paraId="192CB1F6" w14:textId="77777777" w:rsidR="00BF5007" w:rsidRPr="00E359BB" w:rsidRDefault="00BF5007">
                      <w:r w:rsidRPr="00E359BB">
                        <w:t>PROGRAM TITLE</w:t>
                      </w:r>
                    </w:p>
                    <w:p w14:paraId="62B3DB12" w14:textId="4C6277D0" w:rsidR="00BF5007" w:rsidRPr="00FC71B8" w:rsidRDefault="00BF5007" w:rsidP="003A2961">
                      <w:pPr>
                        <w:jc w:val="center"/>
                        <w:rPr>
                          <w:caps/>
                        </w:rPr>
                      </w:pPr>
                      <w:r>
                        <w:rPr>
                          <w:caps/>
                        </w:rPr>
                        <w:t>MARKETING AND OPERATIONS</w:t>
                      </w:r>
                    </w:p>
                  </w:txbxContent>
                </v:textbox>
              </v:shape>
            </w:pict>
          </mc:Fallback>
        </mc:AlternateContent>
      </w:r>
    </w:p>
    <w:p w14:paraId="7B44D421" w14:textId="77777777" w:rsidR="003A0818" w:rsidRPr="004B77C7" w:rsidRDefault="003A0818" w:rsidP="0040596C">
      <w:pPr>
        <w:rPr>
          <w:rFonts w:ascii="Arial" w:hAnsi="Arial"/>
          <w:sz w:val="18"/>
          <w:szCs w:val="18"/>
        </w:rPr>
      </w:pPr>
    </w:p>
    <w:p w14:paraId="1A8B003C" w14:textId="77777777" w:rsidR="003A0818" w:rsidRPr="004B77C7" w:rsidRDefault="003A0818" w:rsidP="0040596C">
      <w:pPr>
        <w:rPr>
          <w:rFonts w:ascii="Arial" w:hAnsi="Arial"/>
          <w:sz w:val="18"/>
          <w:szCs w:val="18"/>
        </w:rPr>
      </w:pPr>
    </w:p>
    <w:p w14:paraId="6194B637" w14:textId="664FB731" w:rsidR="003A0818" w:rsidRPr="004B77C7" w:rsidRDefault="003A0818" w:rsidP="0040596C">
      <w:pPr>
        <w:rPr>
          <w:rFonts w:ascii="Arial" w:hAnsi="Arial"/>
          <w:sz w:val="18"/>
          <w:szCs w:val="18"/>
        </w:rPr>
      </w:pPr>
    </w:p>
    <w:p w14:paraId="211F5391" w14:textId="1B33CBF6" w:rsidR="003A0818" w:rsidRPr="004B77C7" w:rsidRDefault="00175234" w:rsidP="0040596C">
      <w:pPr>
        <w:rPr>
          <w:rFonts w:ascii="Arial" w:hAnsi="Arial"/>
          <w:sz w:val="18"/>
          <w:szCs w:val="18"/>
        </w:rPr>
      </w:pPr>
      <w:r w:rsidRPr="004B77C7">
        <w:rPr>
          <w:rFonts w:ascii="Arial" w:hAnsi="Arial"/>
          <w:noProof/>
          <w:sz w:val="18"/>
          <w:szCs w:val="18"/>
          <w:lang w:val="en-PH" w:eastAsia="en-PH"/>
        </w:rPr>
        <mc:AlternateContent>
          <mc:Choice Requires="wps">
            <w:drawing>
              <wp:anchor distT="0" distB="0" distL="114300" distR="114300" simplePos="0" relativeHeight="251658752" behindDoc="0" locked="0" layoutInCell="1" allowOverlap="1" wp14:anchorId="2C2C9FEB" wp14:editId="001125DC">
                <wp:simplePos x="0" y="0"/>
                <wp:positionH relativeFrom="column">
                  <wp:posOffset>114300</wp:posOffset>
                </wp:positionH>
                <wp:positionV relativeFrom="paragraph">
                  <wp:posOffset>108585</wp:posOffset>
                </wp:positionV>
                <wp:extent cx="5760720" cy="457200"/>
                <wp:effectExtent l="9525" t="7620" r="11430" b="1143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6BD0E583" w14:textId="77777777" w:rsidR="00BF5007" w:rsidRPr="00E359BB" w:rsidRDefault="00BF5007">
                            <w:r w:rsidRPr="00E359BB">
                              <w:t>PROCESS TITLE</w:t>
                            </w:r>
                          </w:p>
                          <w:p w14:paraId="4801B951" w14:textId="110A9049" w:rsidR="00BF5007" w:rsidRPr="00FC71B8" w:rsidRDefault="00BF5007" w:rsidP="00B9648F">
                            <w:pPr>
                              <w:jc w:val="center"/>
                            </w:pPr>
                            <w:r>
                              <w:t>Vessel Operations and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C9FEB" id="Text Box 10" o:spid="_x0000_s1028" type="#_x0000_t202" style="position:absolute;margin-left:9pt;margin-top:8.55pt;width:453.6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">
                <v:textbox>
                  <w:txbxContent>
                    <w:p w14:paraId="6BD0E583" w14:textId="77777777" w:rsidR="00BF5007" w:rsidRPr="00E359BB" w:rsidRDefault="00BF5007">
                      <w:r w:rsidRPr="00E359BB">
                        <w:t>PROCESS TITLE</w:t>
                      </w:r>
                    </w:p>
                    <w:p w14:paraId="4801B951" w14:textId="110A9049" w:rsidR="00BF5007" w:rsidRPr="00FC71B8" w:rsidRDefault="00BF5007" w:rsidP="00B9648F">
                      <w:pPr>
                        <w:jc w:val="center"/>
                      </w:pPr>
                      <w:r>
                        <w:t>Vessel Operations and Management</w:t>
                      </w:r>
                    </w:p>
                  </w:txbxContent>
                </v:textbox>
              </v:shape>
            </w:pict>
          </mc:Fallback>
        </mc:AlternateContent>
      </w:r>
    </w:p>
    <w:p w14:paraId="49D5B79E" w14:textId="77777777" w:rsidR="003A0818" w:rsidRPr="004B77C7" w:rsidRDefault="003A0818" w:rsidP="0040596C">
      <w:pPr>
        <w:rPr>
          <w:rFonts w:ascii="Arial" w:hAnsi="Arial"/>
          <w:sz w:val="18"/>
          <w:szCs w:val="18"/>
        </w:rPr>
      </w:pPr>
    </w:p>
    <w:p w14:paraId="26F20F5A" w14:textId="77777777" w:rsidR="003A0818" w:rsidRPr="004B77C7" w:rsidRDefault="003A0818" w:rsidP="0040596C">
      <w:pPr>
        <w:rPr>
          <w:rFonts w:ascii="Arial" w:hAnsi="Arial"/>
          <w:sz w:val="18"/>
          <w:szCs w:val="18"/>
        </w:rPr>
      </w:pPr>
    </w:p>
    <w:p w14:paraId="2F43B934" w14:textId="77777777" w:rsidR="003A0818" w:rsidRPr="004B77C7" w:rsidRDefault="003A0818" w:rsidP="0040596C">
      <w:pPr>
        <w:rPr>
          <w:rFonts w:ascii="Arial" w:hAnsi="Arial"/>
          <w:sz w:val="18"/>
          <w:szCs w:val="18"/>
        </w:rPr>
      </w:pPr>
    </w:p>
    <w:p w14:paraId="5424BAA2" w14:textId="77777777" w:rsidR="005673EC" w:rsidRPr="004B77C7" w:rsidRDefault="005673EC" w:rsidP="0040596C">
      <w:pPr>
        <w:rPr>
          <w:rFonts w:ascii="Arial" w:hAnsi="Arial"/>
          <w:sz w:val="18"/>
          <w:szCs w:val="18"/>
        </w:rPr>
      </w:pPr>
    </w:p>
    <w:p w14:paraId="2018C247" w14:textId="0D62408F" w:rsidR="003226EA" w:rsidRDefault="003226EA" w:rsidP="0040596C">
      <w:pPr>
        <w:rPr>
          <w:rFonts w:ascii="Arial" w:hAnsi="Arial"/>
          <w:sz w:val="18"/>
          <w:szCs w:val="18"/>
        </w:rPr>
      </w:pPr>
    </w:p>
    <w:p w14:paraId="0D5369D2" w14:textId="77777777" w:rsidR="006F5E3C" w:rsidRPr="004B77C7" w:rsidRDefault="006F5E3C" w:rsidP="0040596C">
      <w:pPr>
        <w:rPr>
          <w:rFonts w:ascii="Arial" w:hAnsi="Arial"/>
          <w:sz w:val="18"/>
          <w:szCs w:val="18"/>
        </w:rPr>
      </w:pPr>
      <w:bookmarkStart w:id="0" w:name="_GoBack"/>
      <w:bookmarkEnd w:id="0"/>
    </w:p>
    <w:p w14:paraId="7D0D4C9B" w14:textId="77777777" w:rsidR="00797EA1" w:rsidRPr="004B77C7" w:rsidRDefault="003226EA" w:rsidP="00797EA1">
      <w:pPr>
        <w:numPr>
          <w:ilvl w:val="0"/>
          <w:numId w:val="1"/>
        </w:numPr>
        <w:jc w:val="both"/>
        <w:rPr>
          <w:rPrChange w:id="1" w:author="Noel M. Cainglet" w:date="2017-10-07T08:05:00Z">
            <w:rPr>
              <w:u w:val="single"/>
            </w:rPr>
          </w:rPrChange>
        </w:rPr>
      </w:pPr>
      <w:r w:rsidRPr="004B77C7">
        <w:rPr>
          <w:u w:val="single"/>
        </w:rPr>
        <w:t>SCOPE</w:t>
      </w:r>
    </w:p>
    <w:p w14:paraId="136A68F0" w14:textId="77777777" w:rsidR="00797EA1" w:rsidRPr="004B77C7" w:rsidRDefault="00797EA1" w:rsidP="00797EA1">
      <w:pPr>
        <w:ind w:left="576"/>
        <w:jc w:val="both"/>
        <w:rPr>
          <w:rPrChange w:id="2" w:author="Noel M. Cainglet" w:date="2017-10-07T08:05:00Z">
            <w:rPr>
              <w:u w:val="single"/>
            </w:rPr>
          </w:rPrChange>
        </w:rPr>
      </w:pPr>
    </w:p>
    <w:p w14:paraId="04272B50" w14:textId="1EFDE434" w:rsidR="007B261E" w:rsidRPr="004B77C7" w:rsidRDefault="003226EA" w:rsidP="00797EA1">
      <w:pPr>
        <w:ind w:left="576"/>
        <w:jc w:val="both"/>
        <w:rPr>
          <w:u w:val="single"/>
        </w:rPr>
      </w:pPr>
      <w:r w:rsidRPr="004B77C7">
        <w:t xml:space="preserve">This </w:t>
      </w:r>
      <w:r w:rsidRPr="004B77C7">
        <w:rPr>
          <w:caps/>
        </w:rPr>
        <w:t>p</w:t>
      </w:r>
      <w:r w:rsidRPr="004B77C7">
        <w:t xml:space="preserve">olicies and </w:t>
      </w:r>
      <w:r w:rsidRPr="004B77C7">
        <w:rPr>
          <w:caps/>
        </w:rPr>
        <w:t>p</w:t>
      </w:r>
      <w:r w:rsidRPr="004B77C7">
        <w:t xml:space="preserve">rocedures </w:t>
      </w:r>
      <w:r w:rsidRPr="004B77C7">
        <w:rPr>
          <w:caps/>
        </w:rPr>
        <w:t>m</w:t>
      </w:r>
      <w:r w:rsidRPr="004B77C7">
        <w:t>anual establishes policies, systems</w:t>
      </w:r>
      <w:r w:rsidR="004E06D7" w:rsidRPr="004B77C7">
        <w:t>,</w:t>
      </w:r>
      <w:r w:rsidR="00BA622E" w:rsidRPr="004B77C7">
        <w:t xml:space="preserve"> procedures and controls on</w:t>
      </w:r>
      <w:r w:rsidR="00D86ED8" w:rsidRPr="004B77C7">
        <w:t xml:space="preserve"> </w:t>
      </w:r>
      <w:r w:rsidR="00B500BC" w:rsidRPr="004B77C7">
        <w:t xml:space="preserve">vessel </w:t>
      </w:r>
      <w:r w:rsidR="004702E9" w:rsidRPr="004B77C7">
        <w:t>operations</w:t>
      </w:r>
      <w:r w:rsidR="00B500BC" w:rsidRPr="004B77C7">
        <w:t xml:space="preserve"> and management</w:t>
      </w:r>
      <w:r w:rsidR="00AA76B0" w:rsidRPr="004B77C7">
        <w:t xml:space="preserve">. </w:t>
      </w:r>
      <w:r w:rsidR="00067C56" w:rsidRPr="004B77C7">
        <w:t>All duties and responsibilities stated in this manual are not exclusive to the personnel’s designated responsibilities in this process title</w:t>
      </w:r>
      <w:r w:rsidR="009B61D8" w:rsidRPr="004B77C7">
        <w:t>.</w:t>
      </w:r>
    </w:p>
    <w:p w14:paraId="6DB544D2" w14:textId="329290CE" w:rsidR="003226EA" w:rsidRPr="004B77C7" w:rsidRDefault="003226EA" w:rsidP="0040596C">
      <w:pPr>
        <w:tabs>
          <w:tab w:val="left" w:pos="1792"/>
        </w:tabs>
        <w:ind w:left="576"/>
        <w:jc w:val="both"/>
      </w:pPr>
    </w:p>
    <w:p w14:paraId="3968D2A2" w14:textId="77777777" w:rsidR="001C40E7" w:rsidRPr="004B77C7" w:rsidRDefault="003226EA" w:rsidP="0040596C">
      <w:pPr>
        <w:numPr>
          <w:ilvl w:val="0"/>
          <w:numId w:val="1"/>
        </w:numPr>
        <w:jc w:val="both"/>
        <w:rPr>
          <w:u w:val="single"/>
        </w:rPr>
      </w:pPr>
      <w:r w:rsidRPr="004B77C7">
        <w:rPr>
          <w:u w:val="single"/>
        </w:rPr>
        <w:t>OBJECTIVES</w:t>
      </w:r>
    </w:p>
    <w:p w14:paraId="30246F73" w14:textId="77777777" w:rsidR="001C40E7" w:rsidRPr="004B77C7" w:rsidRDefault="001C40E7" w:rsidP="0040596C">
      <w:pPr>
        <w:ind w:left="576"/>
        <w:jc w:val="both"/>
      </w:pPr>
    </w:p>
    <w:p w14:paraId="17421A18" w14:textId="63FA1A43" w:rsidR="00E8536D" w:rsidRPr="004B77C7" w:rsidRDefault="00C572A4" w:rsidP="00336B05">
      <w:pPr>
        <w:pStyle w:val="ListParagraph"/>
        <w:numPr>
          <w:ilvl w:val="0"/>
          <w:numId w:val="2"/>
        </w:numPr>
        <w:tabs>
          <w:tab w:val="left" w:pos="8460"/>
        </w:tabs>
        <w:jc w:val="both"/>
        <w:rPr>
          <w:ins w:id="3" w:author="Noel M. Cainglet" w:date="2017-10-07T07:57:00Z"/>
        </w:rPr>
      </w:pPr>
      <w:r w:rsidRPr="004B77C7">
        <w:t xml:space="preserve">To </w:t>
      </w:r>
      <w:del w:id="4" w:author="Noel M. Cainglet" w:date="2017-10-07T07:57:00Z">
        <w:r w:rsidRPr="004B77C7" w:rsidDel="00E8536D">
          <w:delText>provide</w:delText>
        </w:r>
      </w:del>
      <w:ins w:id="5" w:author="Noel M. Cainglet" w:date="2017-10-07T07:57:00Z">
        <w:r w:rsidR="00E8536D" w:rsidRPr="004B77C7">
          <w:t xml:space="preserve">establish policies and procedures </w:t>
        </w:r>
      </w:ins>
      <w:del w:id="6" w:author="Noel M. Cainglet" w:date="2017-10-07T07:57:00Z">
        <w:r w:rsidRPr="004B77C7" w:rsidDel="00E8536D">
          <w:delText xml:space="preserve"> </w:delText>
        </w:r>
      </w:del>
      <w:del w:id="7" w:author="jeserio lonon" w:date="2017-10-06T11:15:00Z">
        <w:r w:rsidRPr="004B77C7" w:rsidDel="00EB6E50">
          <w:delText xml:space="preserve">and </w:delText>
        </w:r>
      </w:del>
      <w:del w:id="8" w:author="Noel M. Cainglet" w:date="2017-10-07T07:57:00Z">
        <w:r w:rsidRPr="004B77C7" w:rsidDel="00E8536D">
          <w:delText xml:space="preserve">guidelines </w:delText>
        </w:r>
      </w:del>
      <w:r w:rsidRPr="004B77C7">
        <w:t>on vessel operations and management</w:t>
      </w:r>
      <w:ins w:id="9" w:author="Noel M. Cainglet" w:date="2017-10-07T07:57:00Z">
        <w:r w:rsidR="00E8536D" w:rsidRPr="004B77C7">
          <w:t xml:space="preserve"> in accordance with International Safety Management</w:t>
        </w:r>
      </w:ins>
      <w:r w:rsidR="00525C58" w:rsidRPr="004B77C7">
        <w:t xml:space="preserve"> (ISM)</w:t>
      </w:r>
      <w:ins w:id="10" w:author="Noel M. Cainglet" w:date="2017-10-07T07:57:00Z">
        <w:r w:rsidR="00E8536D" w:rsidRPr="004B77C7">
          <w:t xml:space="preserve"> Code.</w:t>
        </w:r>
      </w:ins>
    </w:p>
    <w:p w14:paraId="53AF528A" w14:textId="40A27952" w:rsidR="00B32FB8" w:rsidRPr="004B77C7" w:rsidRDefault="005370C9" w:rsidP="00336B05">
      <w:pPr>
        <w:pStyle w:val="ListParagraph"/>
        <w:numPr>
          <w:ilvl w:val="0"/>
          <w:numId w:val="2"/>
        </w:numPr>
        <w:tabs>
          <w:tab w:val="left" w:pos="8460"/>
        </w:tabs>
        <w:jc w:val="both"/>
        <w:rPr>
          <w:ins w:id="11" w:author="Noel M. Cainglet" w:date="2017-10-07T07:59:00Z"/>
        </w:rPr>
      </w:pPr>
      <w:ins w:id="12" w:author="Noel M. Cainglet" w:date="2017-10-07T07:57:00Z">
        <w:r w:rsidRPr="004B77C7">
          <w:t>To establish Designated Person</w:t>
        </w:r>
      </w:ins>
      <w:r w:rsidR="00E97E73" w:rsidRPr="004B77C7">
        <w:t xml:space="preserve"> </w:t>
      </w:r>
      <w:ins w:id="13" w:author="Noel M. Cainglet" w:date="2017-10-07T07:57:00Z">
        <w:r w:rsidRPr="004B77C7">
          <w:t xml:space="preserve">Ashore who shall ensure effective implementation of this Policies and Procedures Manual, </w:t>
        </w:r>
      </w:ins>
      <w:r w:rsidR="00A33E47" w:rsidRPr="004B77C7">
        <w:t xml:space="preserve">the ISM </w:t>
      </w:r>
      <w:ins w:id="14" w:author="Noel M. Cainglet" w:date="2017-10-07T07:58:00Z">
        <w:r w:rsidRPr="004B77C7">
          <w:t>Code and all other relevant guidelines and regulations.</w:t>
        </w:r>
      </w:ins>
    </w:p>
    <w:p w14:paraId="326BAAE3" w14:textId="66563755" w:rsidR="00304B01" w:rsidRPr="004B77C7" w:rsidRDefault="00B32FB8" w:rsidP="00336B05">
      <w:pPr>
        <w:pStyle w:val="ListParagraph"/>
        <w:numPr>
          <w:ilvl w:val="0"/>
          <w:numId w:val="2"/>
        </w:numPr>
        <w:tabs>
          <w:tab w:val="left" w:pos="8460"/>
        </w:tabs>
        <w:jc w:val="both"/>
        <w:rPr>
          <w:ins w:id="15" w:author="Noel M. Cainglet" w:date="2017-10-07T08:00:00Z"/>
        </w:rPr>
      </w:pPr>
      <w:ins w:id="16" w:author="Noel M. Cainglet" w:date="2017-10-07T07:59:00Z">
        <w:r w:rsidRPr="004B77C7">
          <w:t xml:space="preserve">To establish </w:t>
        </w:r>
      </w:ins>
      <w:ins w:id="17" w:author="Noel M. Cainglet" w:date="2017-10-07T08:00:00Z">
        <w:r w:rsidR="00691902" w:rsidRPr="004B77C7">
          <w:t>checklists</w:t>
        </w:r>
      </w:ins>
      <w:r w:rsidR="006C0979" w:rsidRPr="004B77C7">
        <w:t xml:space="preserve">, </w:t>
      </w:r>
      <w:ins w:id="18" w:author="Noel M. Cainglet" w:date="2017-10-07T07:59:00Z">
        <w:r w:rsidRPr="004B77C7">
          <w:t xml:space="preserve">procedures and documentation on vessel operations (i.e., pre-departure, operations at sea, pre-arrival, </w:t>
        </w:r>
      </w:ins>
      <w:ins w:id="19" w:author="Noel M. Cainglet" w:date="2017-10-07T08:00:00Z">
        <w:r w:rsidR="00691902" w:rsidRPr="004B77C7">
          <w:t xml:space="preserve">operations at </w:t>
        </w:r>
      </w:ins>
      <w:ins w:id="20" w:author="Noel M. Cainglet" w:date="2017-10-07T07:59:00Z">
        <w:r w:rsidRPr="004B77C7">
          <w:t xml:space="preserve">port, </w:t>
        </w:r>
      </w:ins>
      <w:ins w:id="21" w:author="Noel M. Cainglet" w:date="2017-10-07T08:00:00Z">
        <w:r w:rsidRPr="004B77C7">
          <w:rPr>
            <w:i/>
          </w:rPr>
          <w:t>etc.</w:t>
        </w:r>
        <w:r w:rsidR="00691902" w:rsidRPr="004B77C7">
          <w:t>).</w:t>
        </w:r>
      </w:ins>
    </w:p>
    <w:p w14:paraId="25EBDCED" w14:textId="3F85AC3C" w:rsidR="00304B01" w:rsidRPr="004B77C7" w:rsidRDefault="00304B01" w:rsidP="00336B05">
      <w:pPr>
        <w:pStyle w:val="ListParagraph"/>
        <w:numPr>
          <w:ilvl w:val="0"/>
          <w:numId w:val="2"/>
        </w:numPr>
        <w:tabs>
          <w:tab w:val="left" w:pos="8460"/>
        </w:tabs>
        <w:jc w:val="both"/>
        <w:rPr>
          <w:ins w:id="22" w:author="Noel M. Cainglet" w:date="2017-10-07T08:00:00Z"/>
        </w:rPr>
      </w:pPr>
      <w:ins w:id="23" w:author="Noel M. Cainglet" w:date="2017-10-07T08:00:00Z">
        <w:r w:rsidRPr="004B77C7">
          <w:t>To establish proper reporting and documentation on ship incidents</w:t>
        </w:r>
      </w:ins>
      <w:r w:rsidR="00881B18" w:rsidRPr="004B77C7">
        <w:t xml:space="preserve"> and personnel accidents on board</w:t>
      </w:r>
      <w:ins w:id="24" w:author="Noel M. Cainglet" w:date="2017-10-07T08:00:00Z">
        <w:r w:rsidRPr="004B77C7">
          <w:t>.</w:t>
        </w:r>
      </w:ins>
    </w:p>
    <w:p w14:paraId="45E843D0" w14:textId="2CE9280A" w:rsidR="0096448C" w:rsidRPr="004B77C7" w:rsidRDefault="00CF5FC2" w:rsidP="00336B05">
      <w:pPr>
        <w:pStyle w:val="ListParagraph"/>
        <w:numPr>
          <w:ilvl w:val="0"/>
          <w:numId w:val="2"/>
        </w:numPr>
        <w:tabs>
          <w:tab w:val="left" w:pos="8460"/>
        </w:tabs>
        <w:jc w:val="both"/>
      </w:pPr>
      <w:ins w:id="25" w:author="Noel M. Cainglet" w:date="2017-10-07T08:01:00Z">
        <w:r w:rsidRPr="004B77C7">
          <w:t xml:space="preserve">To establish an audit team who shall be responsible for monitoring and checking compliance of this Policies and Procedures Manual, </w:t>
        </w:r>
      </w:ins>
      <w:r w:rsidR="00C22341" w:rsidRPr="004B77C7">
        <w:t xml:space="preserve">the ISM </w:t>
      </w:r>
      <w:ins w:id="26" w:author="Noel M. Cainglet" w:date="2017-10-07T08:01:00Z">
        <w:r w:rsidRPr="004B77C7">
          <w:t>Code and all other relevant guidelines and regulations.</w:t>
        </w:r>
      </w:ins>
      <w:del w:id="27" w:author="Noel M. Cainglet" w:date="2017-10-07T07:57:00Z">
        <w:r w:rsidR="00C572A4" w:rsidRPr="004B77C7" w:rsidDel="00E8536D">
          <w:delText>.</w:delText>
        </w:r>
      </w:del>
    </w:p>
    <w:p w14:paraId="4098E058" w14:textId="43E71144" w:rsidR="003226EA" w:rsidRPr="004B77C7" w:rsidRDefault="00D32723" w:rsidP="0040596C">
      <w:pPr>
        <w:pStyle w:val="ListParagraph"/>
        <w:numPr>
          <w:ilvl w:val="0"/>
          <w:numId w:val="2"/>
        </w:numPr>
        <w:jc w:val="both"/>
      </w:pPr>
      <w:r w:rsidRPr="004B77C7">
        <w:t>To clearly define the duties and responsibilities of all personnel involved in this process title.</w:t>
      </w:r>
    </w:p>
    <w:p w14:paraId="2DE86348" w14:textId="77777777" w:rsidR="00937FDD" w:rsidRPr="004B77C7" w:rsidRDefault="00937FDD" w:rsidP="00937FDD">
      <w:pPr>
        <w:ind w:left="576"/>
        <w:jc w:val="both"/>
      </w:pPr>
    </w:p>
    <w:p w14:paraId="06FFF4A2" w14:textId="6EFE53F9" w:rsidR="001F55B3" w:rsidRPr="004B77C7" w:rsidRDefault="003226EA" w:rsidP="0040596C">
      <w:pPr>
        <w:numPr>
          <w:ilvl w:val="0"/>
          <w:numId w:val="1"/>
        </w:numPr>
        <w:jc w:val="both"/>
      </w:pPr>
      <w:r w:rsidRPr="004B77C7">
        <w:rPr>
          <w:u w:val="single"/>
        </w:rPr>
        <w:t>PERSONNEL INVOLVED</w:t>
      </w:r>
    </w:p>
    <w:p w14:paraId="24589D48" w14:textId="77777777" w:rsidR="00BB69AA" w:rsidRPr="004B77C7" w:rsidRDefault="00BB69AA" w:rsidP="0040596C">
      <w:pPr>
        <w:ind w:left="576"/>
        <w:jc w:val="both"/>
      </w:pPr>
    </w:p>
    <w:p w14:paraId="38EC4246" w14:textId="2C32055A" w:rsidR="00E21982" w:rsidRPr="004B77C7" w:rsidRDefault="00E21982" w:rsidP="00A41665">
      <w:pPr>
        <w:pStyle w:val="ListParagraph"/>
        <w:numPr>
          <w:ilvl w:val="1"/>
          <w:numId w:val="1"/>
        </w:numPr>
        <w:jc w:val="both"/>
        <w:rPr>
          <w:ins w:id="28" w:author="Noel M. Cainglet" w:date="2017-10-06T17:15:00Z"/>
        </w:rPr>
      </w:pPr>
      <w:ins w:id="29" w:author="Noel M. Cainglet" w:date="2017-10-06T17:15:00Z">
        <w:r w:rsidRPr="004B77C7">
          <w:t>Officer on Watch</w:t>
        </w:r>
      </w:ins>
    </w:p>
    <w:p w14:paraId="229668B0" w14:textId="3DB614AA" w:rsidR="00E21982" w:rsidRPr="004B77C7" w:rsidRDefault="00E21982">
      <w:pPr>
        <w:pStyle w:val="ListParagraph"/>
        <w:ind w:left="936"/>
        <w:jc w:val="both"/>
        <w:rPr>
          <w:ins w:id="30" w:author="Noel M. Cainglet" w:date="2017-10-06T17:15:00Z"/>
        </w:rPr>
        <w:pPrChange w:id="31" w:author="Noel M. Cainglet" w:date="2017-10-06T17:15:00Z">
          <w:pPr>
            <w:pStyle w:val="ListParagraph"/>
            <w:numPr>
              <w:ilvl w:val="1"/>
              <w:numId w:val="1"/>
            </w:numPr>
            <w:tabs>
              <w:tab w:val="num" w:pos="936"/>
            </w:tabs>
            <w:ind w:left="936" w:hanging="360"/>
            <w:jc w:val="both"/>
          </w:pPr>
        </w:pPrChange>
      </w:pPr>
    </w:p>
    <w:p w14:paraId="68DE6EFA" w14:textId="77777777" w:rsidR="00021109" w:rsidRPr="004B77C7" w:rsidRDefault="00021109">
      <w:pPr>
        <w:pStyle w:val="ListParagraph"/>
        <w:numPr>
          <w:ilvl w:val="2"/>
          <w:numId w:val="1"/>
        </w:numPr>
        <w:jc w:val="both"/>
        <w:rPr>
          <w:ins w:id="32" w:author="Noel M. Cainglet" w:date="2017-10-06T17:31:00Z"/>
        </w:rPr>
        <w:pPrChange w:id="33" w:author="Noel M. Cainglet" w:date="2017-10-06T17:31:00Z">
          <w:pPr>
            <w:pStyle w:val="ListParagraph"/>
            <w:numPr>
              <w:ilvl w:val="1"/>
              <w:numId w:val="1"/>
            </w:numPr>
            <w:tabs>
              <w:tab w:val="num" w:pos="936"/>
            </w:tabs>
            <w:ind w:left="936" w:hanging="360"/>
            <w:jc w:val="both"/>
          </w:pPr>
        </w:pPrChange>
      </w:pPr>
      <w:ins w:id="34" w:author="Noel M. Cainglet" w:date="2017-10-06T17:31:00Z">
        <w:r w:rsidRPr="004B77C7">
          <w:t>Keeps track of all officers and crews onboard at night and during heavy weather.</w:t>
        </w:r>
      </w:ins>
    </w:p>
    <w:p w14:paraId="632EA6AE" w14:textId="2A5196F1" w:rsidR="00D30901" w:rsidRPr="004B77C7" w:rsidRDefault="00D30901" w:rsidP="00D30901">
      <w:pPr>
        <w:pStyle w:val="ListParagraph"/>
        <w:numPr>
          <w:ilvl w:val="2"/>
          <w:numId w:val="1"/>
        </w:numPr>
        <w:jc w:val="both"/>
        <w:rPr>
          <w:ins w:id="35" w:author="Noel M. Cainglet" w:date="2017-10-07T08:05:00Z"/>
        </w:rPr>
      </w:pPr>
      <w:ins w:id="36" w:author="Noel M. Cainglet" w:date="2017-10-06T17:51:00Z">
        <w:r w:rsidRPr="004B77C7">
          <w:t>Regularly reviews and checks route coordinates and positioning of the vessel for Deck Department and all running engine and machineries for Engine Department.</w:t>
        </w:r>
      </w:ins>
    </w:p>
    <w:p w14:paraId="73176BFA" w14:textId="0733EEF9" w:rsidR="009B287A" w:rsidRPr="004B77C7" w:rsidRDefault="009B287A">
      <w:pPr>
        <w:pStyle w:val="ListParagraph"/>
        <w:numPr>
          <w:ilvl w:val="2"/>
          <w:numId w:val="1"/>
        </w:numPr>
        <w:jc w:val="both"/>
        <w:rPr>
          <w:ins w:id="37" w:author="Noel M. Cainglet" w:date="2017-10-06T17:31:00Z"/>
        </w:rPr>
        <w:pPrChange w:id="38" w:author="Noel M. Cainglet" w:date="2017-10-06T17:31:00Z">
          <w:pPr>
            <w:pStyle w:val="ListParagraph"/>
            <w:numPr>
              <w:ilvl w:val="1"/>
              <w:numId w:val="1"/>
            </w:numPr>
            <w:tabs>
              <w:tab w:val="num" w:pos="936"/>
            </w:tabs>
            <w:ind w:left="936" w:hanging="360"/>
            <w:jc w:val="both"/>
          </w:pPr>
        </w:pPrChange>
      </w:pPr>
      <w:ins w:id="39" w:author="Noel M. Cainglet" w:date="2017-10-06T17:31:00Z">
        <w:r w:rsidRPr="004B77C7">
          <w:t>Prepares the following</w:t>
        </w:r>
      </w:ins>
      <w:r w:rsidR="005E03A8" w:rsidRPr="004B77C7">
        <w:t xml:space="preserve"> </w:t>
      </w:r>
      <w:ins w:id="40" w:author="Noel M. Cainglet" w:date="2017-10-06T17:32:00Z">
        <w:r w:rsidR="00C16513" w:rsidRPr="004B77C7">
          <w:t>checklists</w:t>
        </w:r>
      </w:ins>
      <w:ins w:id="41" w:author="Noel M. Cainglet" w:date="2017-10-06T17:31:00Z">
        <w:r w:rsidRPr="004B77C7">
          <w:t>:</w:t>
        </w:r>
      </w:ins>
    </w:p>
    <w:p w14:paraId="382A9B26" w14:textId="19645BD2" w:rsidR="00C16513" w:rsidRPr="004B77C7" w:rsidRDefault="00760CA4">
      <w:pPr>
        <w:pStyle w:val="ListParagraph"/>
        <w:numPr>
          <w:ilvl w:val="0"/>
          <w:numId w:val="21"/>
        </w:numPr>
        <w:jc w:val="both"/>
        <w:rPr>
          <w:ins w:id="42" w:author="Noel M. Cainglet" w:date="2017-10-06T17:32:00Z"/>
        </w:rPr>
        <w:pPrChange w:id="43" w:author="Noel M. Cainglet" w:date="2017-10-06T17:31:00Z">
          <w:pPr>
            <w:pStyle w:val="ListParagraph"/>
            <w:numPr>
              <w:ilvl w:val="1"/>
              <w:numId w:val="1"/>
            </w:numPr>
            <w:tabs>
              <w:tab w:val="num" w:pos="936"/>
            </w:tabs>
            <w:ind w:left="936" w:hanging="360"/>
            <w:jc w:val="both"/>
          </w:pPr>
        </w:pPrChange>
      </w:pPr>
      <w:ins w:id="44" w:author="Noel M. Cainglet" w:date="2017-10-06T17:32:00Z">
        <w:r w:rsidRPr="004B77C7">
          <w:t>Pre-departure</w:t>
        </w:r>
      </w:ins>
    </w:p>
    <w:p w14:paraId="4F9776C1" w14:textId="13E9850A" w:rsidR="00760CA4" w:rsidRPr="004B77C7" w:rsidRDefault="00CD49CA">
      <w:pPr>
        <w:pStyle w:val="ListParagraph"/>
        <w:numPr>
          <w:ilvl w:val="0"/>
          <w:numId w:val="21"/>
        </w:numPr>
        <w:jc w:val="both"/>
        <w:rPr>
          <w:ins w:id="45" w:author="Noel M. Cainglet" w:date="2017-10-06T17:32:00Z"/>
        </w:rPr>
        <w:pPrChange w:id="46" w:author="Noel M. Cainglet" w:date="2017-10-06T17:31:00Z">
          <w:pPr>
            <w:pStyle w:val="ListParagraph"/>
            <w:numPr>
              <w:ilvl w:val="1"/>
              <w:numId w:val="1"/>
            </w:numPr>
            <w:tabs>
              <w:tab w:val="num" w:pos="936"/>
            </w:tabs>
            <w:ind w:left="936" w:hanging="360"/>
            <w:jc w:val="both"/>
          </w:pPr>
        </w:pPrChange>
      </w:pPr>
      <w:ins w:id="47" w:author="Noel M. Cainglet" w:date="2017-10-06T17:32:00Z">
        <w:r w:rsidRPr="004B77C7">
          <w:t xml:space="preserve">Changing </w:t>
        </w:r>
      </w:ins>
      <w:r w:rsidR="008F56E4" w:rsidRPr="004B77C7">
        <w:t>o</w:t>
      </w:r>
      <w:ins w:id="48" w:author="Noel M. Cainglet" w:date="2017-10-06T17:32:00Z">
        <w:r w:rsidRPr="004B77C7">
          <w:t xml:space="preserve">ver the </w:t>
        </w:r>
      </w:ins>
      <w:r w:rsidR="008F56E4" w:rsidRPr="004B77C7">
        <w:t>w</w:t>
      </w:r>
      <w:ins w:id="49" w:author="Noel M. Cainglet" w:date="2017-10-06T17:32:00Z">
        <w:r w:rsidRPr="004B77C7">
          <w:t>atch</w:t>
        </w:r>
      </w:ins>
    </w:p>
    <w:p w14:paraId="6083CE76" w14:textId="3BB3A828" w:rsidR="00CD49CA" w:rsidRPr="004B77C7" w:rsidRDefault="00CD49CA">
      <w:pPr>
        <w:pStyle w:val="ListParagraph"/>
        <w:numPr>
          <w:ilvl w:val="0"/>
          <w:numId w:val="21"/>
        </w:numPr>
        <w:jc w:val="both"/>
        <w:rPr>
          <w:ins w:id="50" w:author="Noel M. Cainglet" w:date="2017-10-06T17:32:00Z"/>
        </w:rPr>
        <w:pPrChange w:id="51" w:author="Noel M. Cainglet" w:date="2017-10-06T17:31:00Z">
          <w:pPr>
            <w:pStyle w:val="ListParagraph"/>
            <w:numPr>
              <w:ilvl w:val="1"/>
              <w:numId w:val="1"/>
            </w:numPr>
            <w:tabs>
              <w:tab w:val="num" w:pos="936"/>
            </w:tabs>
            <w:ind w:left="936" w:hanging="360"/>
            <w:jc w:val="both"/>
          </w:pPr>
        </w:pPrChange>
      </w:pPr>
      <w:ins w:id="52" w:author="Noel M. Cainglet" w:date="2017-10-06T17:32:00Z">
        <w:r w:rsidRPr="004B77C7">
          <w:t>Pre-arrival</w:t>
        </w:r>
      </w:ins>
    </w:p>
    <w:p w14:paraId="4BEDF951" w14:textId="2F9637DB" w:rsidR="00A020A6" w:rsidRPr="004B77C7" w:rsidRDefault="00A020A6" w:rsidP="00A41665">
      <w:pPr>
        <w:pStyle w:val="ListParagraph"/>
        <w:numPr>
          <w:ilvl w:val="1"/>
          <w:numId w:val="1"/>
        </w:numPr>
        <w:jc w:val="both"/>
        <w:rPr>
          <w:ins w:id="53" w:author="Noel M. Cainglet" w:date="2017-10-06T17:14:00Z"/>
        </w:rPr>
      </w:pPr>
      <w:ins w:id="54" w:author="Noel M. Cainglet" w:date="2017-10-06T17:14:00Z">
        <w:r w:rsidRPr="004B77C7">
          <w:lastRenderedPageBreak/>
          <w:t>Chief Mate</w:t>
        </w:r>
      </w:ins>
    </w:p>
    <w:p w14:paraId="2F3BD0BD" w14:textId="6ED9AC50" w:rsidR="00A020A6" w:rsidRPr="004B77C7" w:rsidRDefault="00A020A6">
      <w:pPr>
        <w:pStyle w:val="ListParagraph"/>
        <w:ind w:left="936"/>
        <w:jc w:val="both"/>
        <w:rPr>
          <w:ins w:id="55" w:author="Noel M. Cainglet" w:date="2017-10-06T17:14:00Z"/>
        </w:rPr>
        <w:pPrChange w:id="56" w:author="Noel M. Cainglet" w:date="2017-10-06T17:14:00Z">
          <w:pPr>
            <w:pStyle w:val="ListParagraph"/>
            <w:numPr>
              <w:ilvl w:val="1"/>
              <w:numId w:val="1"/>
            </w:numPr>
            <w:tabs>
              <w:tab w:val="num" w:pos="936"/>
            </w:tabs>
            <w:ind w:left="936" w:hanging="360"/>
            <w:jc w:val="both"/>
          </w:pPr>
        </w:pPrChange>
      </w:pPr>
    </w:p>
    <w:p w14:paraId="72ACA524" w14:textId="410DD87A" w:rsidR="00DB0840" w:rsidRPr="004B77C7" w:rsidRDefault="00DB0840" w:rsidP="00DB0840">
      <w:pPr>
        <w:pStyle w:val="ListParagraph"/>
        <w:numPr>
          <w:ilvl w:val="2"/>
          <w:numId w:val="1"/>
        </w:numPr>
        <w:jc w:val="both"/>
      </w:pPr>
      <w:r w:rsidRPr="004B77C7">
        <w:t>Prepares the following</w:t>
      </w:r>
      <w:r w:rsidR="004F78D3" w:rsidRPr="004B77C7">
        <w:t xml:space="preserve"> forms and checklists</w:t>
      </w:r>
      <w:r w:rsidRPr="004B77C7">
        <w:t>:</w:t>
      </w:r>
    </w:p>
    <w:p w14:paraId="6448424F" w14:textId="5130BC1A" w:rsidR="00DB0840" w:rsidRPr="004B77C7" w:rsidRDefault="00175093" w:rsidP="00AF57BB">
      <w:pPr>
        <w:pStyle w:val="ListParagraph"/>
        <w:numPr>
          <w:ilvl w:val="0"/>
          <w:numId w:val="20"/>
        </w:numPr>
        <w:jc w:val="both"/>
      </w:pPr>
      <w:r w:rsidRPr="004B77C7">
        <w:t>Shipboard familiarization, if applicable</w:t>
      </w:r>
    </w:p>
    <w:p w14:paraId="62976454" w14:textId="77777777" w:rsidR="00175093" w:rsidRPr="004B77C7" w:rsidDel="00170AD9" w:rsidRDefault="00175093" w:rsidP="00DB0840">
      <w:pPr>
        <w:pStyle w:val="ListParagraph"/>
        <w:ind w:left="1260"/>
        <w:jc w:val="both"/>
        <w:rPr>
          <w:del w:id="57" w:author="Noel M. Cainglet" w:date="2017-10-07T08:02:00Z"/>
        </w:rPr>
      </w:pPr>
    </w:p>
    <w:p w14:paraId="5B418892" w14:textId="27E8899E" w:rsidR="00AF57BB" w:rsidRPr="004B77C7" w:rsidRDefault="00F714F2" w:rsidP="00AF57BB">
      <w:pPr>
        <w:pStyle w:val="ListParagraph"/>
        <w:numPr>
          <w:ilvl w:val="0"/>
          <w:numId w:val="20"/>
        </w:numPr>
        <w:jc w:val="both"/>
      </w:pPr>
      <w:r w:rsidRPr="004B77C7">
        <w:t>Voyage plan</w:t>
      </w:r>
    </w:p>
    <w:p w14:paraId="33C53622" w14:textId="198ED312" w:rsidR="00F714F2" w:rsidRPr="004B77C7" w:rsidRDefault="00F714F2" w:rsidP="00F714F2">
      <w:pPr>
        <w:pStyle w:val="ListParagraph"/>
        <w:numPr>
          <w:ilvl w:val="0"/>
          <w:numId w:val="20"/>
        </w:numPr>
        <w:jc w:val="both"/>
      </w:pPr>
      <w:r w:rsidRPr="004B77C7">
        <w:t>Pre-loading/discharging</w:t>
      </w:r>
    </w:p>
    <w:p w14:paraId="17440EE4" w14:textId="10A9EE44" w:rsidR="00F714F2" w:rsidRPr="004B77C7" w:rsidRDefault="00F714F2" w:rsidP="00F714F2">
      <w:pPr>
        <w:pStyle w:val="ListParagraph"/>
        <w:numPr>
          <w:ilvl w:val="0"/>
          <w:numId w:val="20"/>
        </w:numPr>
        <w:jc w:val="both"/>
      </w:pPr>
      <w:r w:rsidRPr="004B77C7">
        <w:t>Cargo operations</w:t>
      </w:r>
    </w:p>
    <w:p w14:paraId="622657C8" w14:textId="65A92D16" w:rsidR="00F714F2" w:rsidRPr="004B77C7" w:rsidRDefault="00F714F2" w:rsidP="00F714F2">
      <w:pPr>
        <w:pStyle w:val="ListParagraph"/>
        <w:numPr>
          <w:ilvl w:val="0"/>
          <w:numId w:val="20"/>
        </w:numPr>
        <w:jc w:val="both"/>
      </w:pPr>
      <w:r w:rsidRPr="004B77C7">
        <w:t>Fire drill</w:t>
      </w:r>
    </w:p>
    <w:p w14:paraId="2633A02D" w14:textId="5D50178D" w:rsidR="00F714F2" w:rsidRPr="004B77C7" w:rsidRDefault="00F714F2" w:rsidP="00F714F2">
      <w:pPr>
        <w:pStyle w:val="ListParagraph"/>
        <w:numPr>
          <w:ilvl w:val="0"/>
          <w:numId w:val="20"/>
        </w:numPr>
        <w:jc w:val="both"/>
      </w:pPr>
      <w:r w:rsidRPr="004B77C7">
        <w:t>Hi-jacking/piracy</w:t>
      </w:r>
    </w:p>
    <w:p w14:paraId="64A46EA3" w14:textId="6D3B1D50" w:rsidR="00F714F2" w:rsidRPr="004B77C7" w:rsidRDefault="00F714F2" w:rsidP="00F714F2">
      <w:pPr>
        <w:pStyle w:val="ListParagraph"/>
        <w:numPr>
          <w:ilvl w:val="0"/>
          <w:numId w:val="20"/>
        </w:numPr>
        <w:jc w:val="both"/>
      </w:pPr>
      <w:r w:rsidRPr="004B77C7">
        <w:t>Emergency steering</w:t>
      </w:r>
    </w:p>
    <w:p w14:paraId="0FE06D9E" w14:textId="5C0C0A58" w:rsidR="00F714F2" w:rsidRPr="004B77C7" w:rsidRDefault="00F714F2" w:rsidP="00F714F2">
      <w:pPr>
        <w:pStyle w:val="ListParagraph"/>
        <w:numPr>
          <w:ilvl w:val="0"/>
          <w:numId w:val="20"/>
        </w:numPr>
        <w:jc w:val="both"/>
      </w:pPr>
      <w:r w:rsidRPr="004B77C7">
        <w:t>Collision</w:t>
      </w:r>
    </w:p>
    <w:p w14:paraId="54F5AD3B" w14:textId="2EEC6665" w:rsidR="00F714F2" w:rsidRPr="004B77C7" w:rsidRDefault="00F714F2" w:rsidP="00F714F2">
      <w:pPr>
        <w:pStyle w:val="ListParagraph"/>
        <w:numPr>
          <w:ilvl w:val="0"/>
          <w:numId w:val="20"/>
        </w:numPr>
        <w:jc w:val="both"/>
      </w:pPr>
      <w:r w:rsidRPr="004B77C7">
        <w:t>Oil spill</w:t>
      </w:r>
    </w:p>
    <w:p w14:paraId="3E20F4A7" w14:textId="68625334" w:rsidR="00F714F2" w:rsidRPr="004B77C7" w:rsidRDefault="00F714F2" w:rsidP="00F714F2">
      <w:pPr>
        <w:pStyle w:val="ListParagraph"/>
        <w:numPr>
          <w:ilvl w:val="0"/>
          <w:numId w:val="20"/>
        </w:numPr>
        <w:jc w:val="both"/>
      </w:pPr>
      <w:r w:rsidRPr="004B77C7">
        <w:t>Man overboard</w:t>
      </w:r>
    </w:p>
    <w:p w14:paraId="1F1EE728" w14:textId="352ABE36" w:rsidR="00F714F2" w:rsidRPr="004B77C7" w:rsidRDefault="00F714F2" w:rsidP="00F714F2">
      <w:pPr>
        <w:pStyle w:val="ListParagraph"/>
        <w:numPr>
          <w:ilvl w:val="0"/>
          <w:numId w:val="20"/>
        </w:numPr>
        <w:jc w:val="both"/>
      </w:pPr>
      <w:r w:rsidRPr="004B77C7">
        <w:t>Abandon ship</w:t>
      </w:r>
    </w:p>
    <w:p w14:paraId="43D00086" w14:textId="17E7BE10" w:rsidR="00F714F2" w:rsidRPr="004B77C7" w:rsidRDefault="00F714F2" w:rsidP="00F714F2">
      <w:pPr>
        <w:pStyle w:val="ListParagraph"/>
        <w:numPr>
          <w:ilvl w:val="0"/>
          <w:numId w:val="20"/>
        </w:numPr>
        <w:jc w:val="both"/>
      </w:pPr>
      <w:r w:rsidRPr="004B77C7">
        <w:t>Personnel Accident Report Form</w:t>
      </w:r>
    </w:p>
    <w:p w14:paraId="3073364B" w14:textId="2171BEA2" w:rsidR="00F714F2" w:rsidRPr="004B77C7" w:rsidRDefault="00F714F2" w:rsidP="00F714F2">
      <w:pPr>
        <w:pStyle w:val="ListParagraph"/>
        <w:numPr>
          <w:ilvl w:val="0"/>
          <w:numId w:val="20"/>
        </w:numPr>
        <w:jc w:val="both"/>
      </w:pPr>
      <w:r w:rsidRPr="004B77C7">
        <w:t>Ship Accident Report Form</w:t>
      </w:r>
    </w:p>
    <w:p w14:paraId="23AB031A" w14:textId="2FE31AC2" w:rsidR="00F714F2" w:rsidRPr="004B77C7" w:rsidRDefault="00F714F2" w:rsidP="00F714F2">
      <w:pPr>
        <w:pStyle w:val="ListParagraph"/>
        <w:numPr>
          <w:ilvl w:val="0"/>
          <w:numId w:val="20"/>
        </w:numPr>
        <w:jc w:val="both"/>
      </w:pPr>
      <w:r w:rsidRPr="004B77C7">
        <w:t>Safety Committee Meeting</w:t>
      </w:r>
    </w:p>
    <w:p w14:paraId="0909E2AD" w14:textId="77777777" w:rsidR="00BA7C13" w:rsidRPr="004B77C7" w:rsidRDefault="00BA7C13" w:rsidP="00BA7C13">
      <w:pPr>
        <w:pStyle w:val="ListParagraph"/>
        <w:ind w:left="1260"/>
        <w:jc w:val="both"/>
      </w:pPr>
    </w:p>
    <w:p w14:paraId="14986E1E" w14:textId="17EFE6F2" w:rsidR="00BF6CCB" w:rsidRPr="004B77C7" w:rsidRDefault="00BF6CCB">
      <w:pPr>
        <w:pStyle w:val="ListParagraph"/>
        <w:numPr>
          <w:ilvl w:val="2"/>
          <w:numId w:val="1"/>
        </w:numPr>
        <w:jc w:val="both"/>
        <w:rPr>
          <w:ins w:id="58" w:author="Noel M. Cainglet" w:date="2017-10-06T17:53:00Z"/>
        </w:rPr>
      </w:pPr>
      <w:ins w:id="59" w:author="Noel M. Cainglet" w:date="2017-10-06T17:53:00Z">
        <w:r w:rsidRPr="004B77C7">
          <w:t>Responsible for the overall aspects of the Deck Department</w:t>
        </w:r>
        <w:r w:rsidR="00D52FFD" w:rsidRPr="004B77C7">
          <w:t xml:space="preserve">, </w:t>
        </w:r>
      </w:ins>
      <w:ins w:id="60" w:author="Noel M. Cainglet" w:date="2017-10-07T07:17:00Z">
        <w:r w:rsidR="00182C58" w:rsidRPr="004B77C7">
          <w:t xml:space="preserve">monitoring and </w:t>
        </w:r>
        <w:r w:rsidR="006D2509" w:rsidRPr="004B77C7">
          <w:t>maintenance</w:t>
        </w:r>
        <w:r w:rsidR="00D02341" w:rsidRPr="004B77C7">
          <w:t xml:space="preserve"> of </w:t>
        </w:r>
      </w:ins>
      <w:ins w:id="61" w:author="Noel M. Cainglet" w:date="2017-10-06T17:53:00Z">
        <w:r w:rsidR="00D52FFD" w:rsidRPr="004B77C7">
          <w:t>navigational equipment and l</w:t>
        </w:r>
        <w:r w:rsidR="00F14ADA" w:rsidRPr="004B77C7">
          <w:t xml:space="preserve">oading </w:t>
        </w:r>
      </w:ins>
      <w:r w:rsidR="00C16D2F" w:rsidRPr="004B77C7">
        <w:t xml:space="preserve">or </w:t>
      </w:r>
      <w:ins w:id="62" w:author="Noel M. Cainglet" w:date="2017-10-06T17:53:00Z">
        <w:r w:rsidR="00F14ADA" w:rsidRPr="004B77C7">
          <w:t>unloading of cargoes</w:t>
        </w:r>
      </w:ins>
      <w:r w:rsidR="009B0F2D" w:rsidRPr="004B77C7">
        <w:t>.</w:t>
      </w:r>
    </w:p>
    <w:p w14:paraId="61743EE3" w14:textId="77777777" w:rsidR="00F14ADA" w:rsidRPr="004B77C7" w:rsidRDefault="00014F98">
      <w:pPr>
        <w:pStyle w:val="ListParagraph"/>
        <w:numPr>
          <w:ilvl w:val="2"/>
          <w:numId w:val="1"/>
        </w:numPr>
        <w:jc w:val="both"/>
        <w:rPr>
          <w:ins w:id="63" w:author="Noel M. Cainglet" w:date="2017-10-07T07:17:00Z"/>
        </w:rPr>
        <w:pPrChange w:id="64" w:author="Noel M. Cainglet" w:date="2017-10-06T17:27:00Z">
          <w:pPr>
            <w:pStyle w:val="ListParagraph"/>
            <w:numPr>
              <w:ilvl w:val="1"/>
              <w:numId w:val="1"/>
            </w:numPr>
            <w:tabs>
              <w:tab w:val="num" w:pos="936"/>
            </w:tabs>
            <w:ind w:left="936" w:hanging="360"/>
            <w:jc w:val="both"/>
          </w:pPr>
        </w:pPrChange>
      </w:pPr>
      <w:moveToRangeStart w:id="65" w:author="Noel M. Cainglet" w:date="2017-10-06T17:24:00Z" w:name="move495073998"/>
      <w:moveTo w:id="66" w:author="Noel M. Cainglet" w:date="2017-10-06T17:24:00Z">
        <w:r w:rsidRPr="004B77C7">
          <w:t>Responds immediately to injured employee</w:t>
        </w:r>
        <w:del w:id="67" w:author="Noel M. Cainglet" w:date="2017-10-06T17:27:00Z">
          <w:r w:rsidRPr="004B77C7" w:rsidDel="00851EF8">
            <w:delText xml:space="preserve">, </w:delText>
          </w:r>
        </w:del>
      </w:moveTo>
      <w:ins w:id="68" w:author="Noel M. Cainglet" w:date="2017-10-06T17:27:00Z">
        <w:r w:rsidR="00851EF8" w:rsidRPr="004B77C7">
          <w:t xml:space="preserve"> </w:t>
        </w:r>
        <w:r w:rsidR="006D2509" w:rsidRPr="004B77C7">
          <w:t xml:space="preserve">during </w:t>
        </w:r>
        <w:r w:rsidR="00445DA8" w:rsidRPr="004B77C7">
          <w:t xml:space="preserve">accidents </w:t>
        </w:r>
        <w:r w:rsidR="00851EF8" w:rsidRPr="004B77C7">
          <w:t xml:space="preserve">and </w:t>
        </w:r>
      </w:ins>
      <w:moveTo w:id="69" w:author="Noel M. Cainglet" w:date="2017-10-06T17:24:00Z">
        <w:r w:rsidRPr="004B77C7">
          <w:t>provides necessary first aid treatment</w:t>
        </w:r>
      </w:moveTo>
      <w:ins w:id="70" w:author="Noel M. Cainglet" w:date="2017-10-06T17:27:00Z">
        <w:r w:rsidR="00851EF8" w:rsidRPr="004B77C7">
          <w:t>.</w:t>
        </w:r>
      </w:ins>
    </w:p>
    <w:p w14:paraId="5713DA60" w14:textId="7FB40A63" w:rsidR="00014F98" w:rsidRPr="004B77C7" w:rsidDel="00851EF8" w:rsidRDefault="008A28E3" w:rsidP="00014F98">
      <w:pPr>
        <w:pStyle w:val="ListParagraph"/>
        <w:numPr>
          <w:ilvl w:val="2"/>
          <w:numId w:val="1"/>
        </w:numPr>
        <w:jc w:val="both"/>
        <w:rPr>
          <w:del w:id="71" w:author="Noel M. Cainglet" w:date="2017-10-06T17:27:00Z"/>
          <w:moveTo w:id="72" w:author="Noel M. Cainglet" w:date="2017-10-06T17:24:00Z"/>
        </w:rPr>
      </w:pPr>
      <w:ins w:id="73" w:author="Noel M. Cainglet" w:date="2017-10-07T07:18:00Z">
        <w:r w:rsidRPr="004B77C7">
          <w:t>Responsible for conducting drills and preparation of checklists.</w:t>
        </w:r>
      </w:ins>
      <w:moveTo w:id="74" w:author="Noel M. Cainglet" w:date="2017-10-06T17:24:00Z">
        <w:del w:id="75" w:author="Noel M. Cainglet" w:date="2017-10-06T17:27:00Z">
          <w:r w:rsidR="00014F98" w:rsidRPr="004B77C7" w:rsidDel="00851EF8">
            <w:delText xml:space="preserve"> and determines degree of injury.</w:delText>
          </w:r>
        </w:del>
      </w:moveTo>
    </w:p>
    <w:moveToRangeEnd w:id="65"/>
    <w:p w14:paraId="690EED74" w14:textId="77777777" w:rsidR="000259C1" w:rsidRPr="004B77C7" w:rsidRDefault="000259C1">
      <w:pPr>
        <w:pStyle w:val="ListParagraph"/>
        <w:numPr>
          <w:ilvl w:val="2"/>
          <w:numId w:val="1"/>
        </w:numPr>
        <w:jc w:val="both"/>
        <w:rPr>
          <w:ins w:id="76" w:author="Noel M. Cainglet" w:date="2017-10-06T17:14:00Z"/>
        </w:rPr>
        <w:pPrChange w:id="77" w:author="Noel M. Cainglet" w:date="2017-10-06T17:27:00Z">
          <w:pPr>
            <w:pStyle w:val="ListParagraph"/>
            <w:numPr>
              <w:ilvl w:val="1"/>
              <w:numId w:val="1"/>
            </w:numPr>
            <w:tabs>
              <w:tab w:val="num" w:pos="936"/>
            </w:tabs>
            <w:ind w:left="936" w:hanging="360"/>
            <w:jc w:val="both"/>
          </w:pPr>
        </w:pPrChange>
      </w:pPr>
    </w:p>
    <w:p w14:paraId="6E33FB98" w14:textId="77777777" w:rsidR="002E49E3" w:rsidRPr="004B77C7" w:rsidRDefault="002E49E3">
      <w:pPr>
        <w:pStyle w:val="ListParagraph"/>
        <w:ind w:left="936"/>
        <w:jc w:val="both"/>
        <w:rPr>
          <w:ins w:id="78" w:author="Noel M. Cainglet" w:date="2017-10-07T08:02:00Z"/>
        </w:rPr>
        <w:pPrChange w:id="79" w:author="Noel M. Cainglet" w:date="2017-10-07T08:02:00Z">
          <w:pPr>
            <w:pStyle w:val="ListParagraph"/>
            <w:numPr>
              <w:ilvl w:val="1"/>
              <w:numId w:val="1"/>
            </w:numPr>
            <w:tabs>
              <w:tab w:val="num" w:pos="936"/>
            </w:tabs>
            <w:ind w:left="936" w:hanging="360"/>
            <w:jc w:val="both"/>
          </w:pPr>
        </w:pPrChange>
      </w:pPr>
    </w:p>
    <w:p w14:paraId="7DC57074" w14:textId="4144245E" w:rsidR="0066068B" w:rsidRPr="004B77C7" w:rsidRDefault="0066068B">
      <w:pPr>
        <w:pStyle w:val="ListParagraph"/>
        <w:numPr>
          <w:ilvl w:val="1"/>
          <w:numId w:val="1"/>
        </w:numPr>
        <w:jc w:val="both"/>
        <w:rPr>
          <w:ins w:id="80" w:author="Noel M. Cainglet" w:date="2017-10-06T17:14:00Z"/>
        </w:rPr>
      </w:pPr>
      <w:ins w:id="81" w:author="Noel M. Cainglet" w:date="2017-10-06T17:14:00Z">
        <w:r w:rsidRPr="004B77C7">
          <w:t>Chief Engineer</w:t>
        </w:r>
      </w:ins>
    </w:p>
    <w:p w14:paraId="1EFEFFA6" w14:textId="7B41B627" w:rsidR="0066068B" w:rsidRPr="004B77C7" w:rsidRDefault="0066068B">
      <w:pPr>
        <w:pStyle w:val="ListParagraph"/>
        <w:ind w:left="936"/>
        <w:jc w:val="both"/>
        <w:rPr>
          <w:ins w:id="82" w:author="Noel M. Cainglet" w:date="2017-10-06T17:14:00Z"/>
        </w:rPr>
        <w:pPrChange w:id="83" w:author="Noel M. Cainglet" w:date="2017-10-06T17:14:00Z">
          <w:pPr>
            <w:pStyle w:val="ListParagraph"/>
            <w:numPr>
              <w:ilvl w:val="1"/>
              <w:numId w:val="1"/>
            </w:numPr>
            <w:tabs>
              <w:tab w:val="num" w:pos="936"/>
            </w:tabs>
            <w:ind w:left="936" w:hanging="360"/>
            <w:jc w:val="both"/>
          </w:pPr>
        </w:pPrChange>
      </w:pPr>
    </w:p>
    <w:p w14:paraId="071D7B21" w14:textId="4DB72039" w:rsidR="00F67D19" w:rsidRPr="004B77C7" w:rsidRDefault="00DB68B2">
      <w:pPr>
        <w:pStyle w:val="ListParagraph"/>
        <w:numPr>
          <w:ilvl w:val="2"/>
          <w:numId w:val="1"/>
        </w:numPr>
        <w:jc w:val="both"/>
        <w:rPr>
          <w:ins w:id="84" w:author="Noel M. Cainglet" w:date="2017-10-06T17:27:00Z"/>
        </w:rPr>
        <w:pPrChange w:id="85" w:author="Noel M. Cainglet" w:date="2017-10-06T17:14:00Z">
          <w:pPr>
            <w:pStyle w:val="ListParagraph"/>
            <w:numPr>
              <w:ilvl w:val="1"/>
              <w:numId w:val="1"/>
            </w:numPr>
            <w:tabs>
              <w:tab w:val="num" w:pos="936"/>
            </w:tabs>
            <w:ind w:left="936" w:hanging="360"/>
            <w:jc w:val="both"/>
          </w:pPr>
        </w:pPrChange>
      </w:pPr>
      <w:ins w:id="86" w:author="Noel M. Cainglet" w:date="2017-10-06T17:27:00Z">
        <w:r w:rsidRPr="004B77C7">
          <w:t xml:space="preserve">Responsible for the overall aspects of the </w:t>
        </w:r>
      </w:ins>
      <w:ins w:id="87" w:author="Noel M. Cainglet" w:date="2017-10-06T17:53:00Z">
        <w:r w:rsidRPr="004B77C7">
          <w:t>E</w:t>
        </w:r>
      </w:ins>
      <w:ins w:id="88" w:author="Noel M. Cainglet" w:date="2017-10-06T17:27:00Z">
        <w:r w:rsidR="00F67D19" w:rsidRPr="004B77C7">
          <w:t xml:space="preserve">ngine </w:t>
        </w:r>
      </w:ins>
      <w:ins w:id="89" w:author="Noel M. Cainglet" w:date="2017-10-06T17:53:00Z">
        <w:r w:rsidRPr="004B77C7">
          <w:t>D</w:t>
        </w:r>
      </w:ins>
      <w:ins w:id="90" w:author="Noel M. Cainglet" w:date="2017-10-06T17:27:00Z">
        <w:r w:rsidR="00D02341" w:rsidRPr="004B77C7">
          <w:t xml:space="preserve">epartment, monitoring and maintenance of </w:t>
        </w:r>
        <w:r w:rsidR="00F14ADA" w:rsidRPr="004B77C7">
          <w:t>machineries</w:t>
        </w:r>
      </w:ins>
      <w:r w:rsidR="00624DBD" w:rsidRPr="004B77C7">
        <w:t>, engines and equipment.</w:t>
      </w:r>
    </w:p>
    <w:p w14:paraId="22F5E178" w14:textId="5C823B38" w:rsidR="0066068B" w:rsidRPr="004B77C7" w:rsidRDefault="0072604F">
      <w:pPr>
        <w:pStyle w:val="ListParagraph"/>
        <w:numPr>
          <w:ilvl w:val="2"/>
          <w:numId w:val="1"/>
        </w:numPr>
        <w:jc w:val="both"/>
        <w:pPrChange w:id="91" w:author="Noel M. Cainglet" w:date="2017-10-06T17:14:00Z">
          <w:pPr>
            <w:pStyle w:val="ListParagraph"/>
            <w:numPr>
              <w:ilvl w:val="1"/>
              <w:numId w:val="1"/>
            </w:numPr>
            <w:tabs>
              <w:tab w:val="num" w:pos="936"/>
            </w:tabs>
            <w:ind w:left="936" w:hanging="360"/>
            <w:jc w:val="both"/>
          </w:pPr>
        </w:pPrChange>
      </w:pPr>
      <w:ins w:id="92" w:author="Noel M. Cainglet" w:date="2017-10-07T07:18:00Z">
        <w:r w:rsidRPr="004B77C7">
          <w:t>Attests on drill checklists</w:t>
        </w:r>
      </w:ins>
      <w:r w:rsidR="00855D08" w:rsidRPr="004B77C7">
        <w:t xml:space="preserve"> such as fire, hi-jacking or piracy, emergency steering, collision, oil spill, man overboard, abandon ship drill, </w:t>
      </w:r>
      <w:r w:rsidR="00855D08" w:rsidRPr="004B77C7">
        <w:rPr>
          <w:i/>
        </w:rPr>
        <w:t>etc.</w:t>
      </w:r>
    </w:p>
    <w:p w14:paraId="7587011A" w14:textId="77777777" w:rsidR="007D4044" w:rsidRPr="004B77C7" w:rsidRDefault="007D4044" w:rsidP="007D4044">
      <w:pPr>
        <w:pStyle w:val="ListParagraph"/>
        <w:numPr>
          <w:ilvl w:val="2"/>
          <w:numId w:val="1"/>
        </w:numPr>
        <w:jc w:val="both"/>
        <w:rPr>
          <w:ins w:id="93" w:author="Noel M. Cainglet" w:date="2017-10-06T17:28:00Z"/>
        </w:rPr>
      </w:pPr>
      <w:ins w:id="94" w:author="Noel M. Cainglet" w:date="2017-10-06T17:24:00Z">
        <w:r w:rsidRPr="004B77C7">
          <w:t>Conforms and acknowledges on vessel inspection form conducted by auditors.</w:t>
        </w:r>
      </w:ins>
    </w:p>
    <w:p w14:paraId="32F106B1" w14:textId="77777777" w:rsidR="00855D08" w:rsidRPr="004B77C7" w:rsidRDefault="00855D08" w:rsidP="00855D08">
      <w:pPr>
        <w:pStyle w:val="ListParagraph"/>
        <w:ind w:left="1260"/>
        <w:jc w:val="both"/>
        <w:rPr>
          <w:ins w:id="95" w:author="Noel M. Cainglet" w:date="2017-10-06T17:14:00Z"/>
        </w:rPr>
      </w:pPr>
    </w:p>
    <w:p w14:paraId="4501DEF0" w14:textId="35C46F48" w:rsidR="00B830E7" w:rsidRPr="004B77C7" w:rsidRDefault="00C87C18" w:rsidP="00A41665">
      <w:pPr>
        <w:pStyle w:val="ListParagraph"/>
        <w:numPr>
          <w:ilvl w:val="1"/>
          <w:numId w:val="1"/>
        </w:numPr>
        <w:jc w:val="both"/>
      </w:pPr>
      <w:r w:rsidRPr="004B77C7">
        <w:t>Master</w:t>
      </w:r>
    </w:p>
    <w:p w14:paraId="37D9BA0E" w14:textId="62BD592C" w:rsidR="00B830E7" w:rsidRPr="004B77C7" w:rsidRDefault="00B830E7" w:rsidP="00C31B1E">
      <w:pPr>
        <w:pStyle w:val="ListParagraph"/>
        <w:ind w:left="936"/>
        <w:jc w:val="both"/>
      </w:pPr>
    </w:p>
    <w:p w14:paraId="5D428A1A" w14:textId="2C3A48A2" w:rsidR="002E05A7" w:rsidRPr="004B77C7" w:rsidRDefault="002E05A7" w:rsidP="00AB594E">
      <w:pPr>
        <w:pStyle w:val="ListParagraph"/>
        <w:numPr>
          <w:ilvl w:val="2"/>
          <w:numId w:val="1"/>
        </w:numPr>
        <w:jc w:val="both"/>
        <w:rPr>
          <w:ins w:id="96" w:author="Noel M. Cainglet" w:date="2017-10-06T17:40:00Z"/>
        </w:rPr>
      </w:pPr>
      <w:ins w:id="97" w:author="Noel M. Cainglet" w:date="2017-10-06T17:30:00Z">
        <w:r w:rsidRPr="004B77C7">
          <w:t>Responsible for th</w:t>
        </w:r>
        <w:r w:rsidR="005A5C08" w:rsidRPr="004B77C7">
          <w:t>e overall aspects of the vesse</w:t>
        </w:r>
      </w:ins>
      <w:ins w:id="98" w:author="Noel M. Cainglet" w:date="2017-10-06T17:42:00Z">
        <w:r w:rsidR="005A5C08" w:rsidRPr="004B77C7">
          <w:t>l at all times (i.e., pre-</w:t>
        </w:r>
      </w:ins>
      <w:ins w:id="99" w:author="Noel M. Cainglet" w:date="2017-10-06T17:30:00Z">
        <w:r w:rsidR="005A5C08" w:rsidRPr="004B77C7">
          <w:t>departure,</w:t>
        </w:r>
      </w:ins>
      <w:ins w:id="100" w:author="Noel M. Cainglet" w:date="2017-10-06T17:42:00Z">
        <w:r w:rsidR="005A5C08" w:rsidRPr="004B77C7">
          <w:t xml:space="preserve"> at sea,</w:t>
        </w:r>
      </w:ins>
      <w:ins w:id="101" w:author="Noel M. Cainglet" w:date="2017-10-06T17:30:00Z">
        <w:r w:rsidR="005A5C08" w:rsidRPr="004B77C7">
          <w:t xml:space="preserve"> pre-arrival, </w:t>
        </w:r>
      </w:ins>
      <w:ins w:id="102" w:author="Noel M. Cainglet" w:date="2017-10-06T17:42:00Z">
        <w:r w:rsidR="005A5C08" w:rsidRPr="004B77C7">
          <w:t xml:space="preserve">at port, </w:t>
        </w:r>
        <w:r w:rsidR="005A5C08" w:rsidRPr="004B77C7">
          <w:rPr>
            <w:i/>
          </w:rPr>
          <w:t>etc.</w:t>
        </w:r>
        <w:r w:rsidR="00727520" w:rsidRPr="004B77C7">
          <w:t>)</w:t>
        </w:r>
      </w:ins>
    </w:p>
    <w:p w14:paraId="6D12CECC" w14:textId="7EC31FC4" w:rsidR="00F65158" w:rsidRPr="004B77C7" w:rsidRDefault="00F65158" w:rsidP="00AB594E">
      <w:pPr>
        <w:pStyle w:val="ListParagraph"/>
        <w:numPr>
          <w:ilvl w:val="2"/>
          <w:numId w:val="1"/>
        </w:numPr>
        <w:jc w:val="both"/>
      </w:pPr>
      <w:ins w:id="103" w:author="Noel M. Cainglet" w:date="2017-10-06T17:40:00Z">
        <w:r w:rsidRPr="004B77C7">
          <w:t>Approves</w:t>
        </w:r>
        <w:r w:rsidR="00C22E74" w:rsidRPr="004B77C7">
          <w:t xml:space="preserve"> shipboard familiarization</w:t>
        </w:r>
        <w:r w:rsidR="00514E68" w:rsidRPr="004B77C7">
          <w:t xml:space="preserve"> checklist and accepts</w:t>
        </w:r>
      </w:ins>
      <w:ins w:id="104" w:author="Noel M. Cainglet" w:date="2017-10-06T17:41:00Z">
        <w:r w:rsidR="00514E68" w:rsidRPr="004B77C7">
          <w:t xml:space="preserve"> </w:t>
        </w:r>
      </w:ins>
      <w:ins w:id="105" w:author="Noel M. Cainglet" w:date="2017-10-06T17:40:00Z">
        <w:r w:rsidRPr="004B77C7">
          <w:t>new ves</w:t>
        </w:r>
        <w:r w:rsidR="00F92C96" w:rsidRPr="004B77C7">
          <w:t xml:space="preserve">sel crew </w:t>
        </w:r>
        <w:r w:rsidRPr="004B77C7">
          <w:t>sailing onboard for the first time.</w:t>
        </w:r>
      </w:ins>
    </w:p>
    <w:p w14:paraId="1EA6A16F" w14:textId="1C77A0AA" w:rsidR="003123FC" w:rsidRPr="004B77C7" w:rsidRDefault="003123FC" w:rsidP="003123FC">
      <w:pPr>
        <w:pStyle w:val="ListParagraph"/>
        <w:ind w:left="1260"/>
        <w:jc w:val="both"/>
      </w:pPr>
      <w:r w:rsidRPr="004B77C7">
        <w:br w:type="page"/>
      </w:r>
    </w:p>
    <w:p w14:paraId="64A0E27C" w14:textId="1F17CDA9" w:rsidR="00283EEC" w:rsidRPr="004B77C7" w:rsidDel="00170AD9" w:rsidRDefault="00283EEC" w:rsidP="003A7D03">
      <w:pPr>
        <w:pStyle w:val="ListParagraph"/>
        <w:ind w:left="1260"/>
        <w:jc w:val="both"/>
        <w:rPr>
          <w:del w:id="106" w:author="Noel M. Cainglet" w:date="2017-10-07T08:02:00Z"/>
        </w:rPr>
      </w:pPr>
    </w:p>
    <w:p w14:paraId="24477ADC" w14:textId="6BF521FE" w:rsidR="00966CB8" w:rsidRPr="004B77C7" w:rsidRDefault="00BC411E" w:rsidP="00966CB8">
      <w:pPr>
        <w:pStyle w:val="ListParagraph"/>
        <w:numPr>
          <w:ilvl w:val="2"/>
          <w:numId w:val="1"/>
        </w:numPr>
        <w:jc w:val="both"/>
        <w:rPr>
          <w:ins w:id="107" w:author="Noel M. Cainglet" w:date="2017-10-06T17:17:00Z"/>
        </w:rPr>
      </w:pPr>
      <w:ins w:id="108" w:author="Noel M. Cainglet" w:date="2017-10-06T17:19:00Z">
        <w:r w:rsidRPr="004B77C7">
          <w:t>N</w:t>
        </w:r>
      </w:ins>
      <w:ins w:id="109" w:author="Noel M. Cainglet" w:date="2017-10-06T17:17:00Z">
        <w:r w:rsidR="00966CB8" w:rsidRPr="004B77C7">
          <w:t>otes</w:t>
        </w:r>
      </w:ins>
      <w:r w:rsidR="00403901" w:rsidRPr="004B77C7">
        <w:t>, verifies</w:t>
      </w:r>
      <w:r w:rsidR="001079AE" w:rsidRPr="004B77C7">
        <w:t>, confirms</w:t>
      </w:r>
      <w:r w:rsidR="0063136B" w:rsidRPr="004B77C7">
        <w:t xml:space="preserve">, </w:t>
      </w:r>
      <w:ins w:id="110" w:author="Noel M. Cainglet" w:date="2017-10-06T17:17:00Z">
        <w:r w:rsidR="00966CB8" w:rsidRPr="004B77C7">
          <w:t>approves</w:t>
        </w:r>
      </w:ins>
      <w:r w:rsidR="0063136B" w:rsidRPr="004B77C7">
        <w:t xml:space="preserve"> or acknowledges</w:t>
      </w:r>
      <w:r w:rsidR="00430B2C" w:rsidRPr="004B77C7">
        <w:t xml:space="preserve"> (whichever is appropriate) </w:t>
      </w:r>
      <w:ins w:id="111" w:author="Noel M. Cainglet" w:date="2017-10-06T17:17:00Z">
        <w:r w:rsidR="00966CB8" w:rsidRPr="004B77C7">
          <w:t>on the following</w:t>
        </w:r>
      </w:ins>
      <w:ins w:id="112" w:author="Noel M. Cainglet" w:date="2017-10-06T17:18:00Z">
        <w:r w:rsidR="00EC0228" w:rsidRPr="004B77C7">
          <w:t xml:space="preserve"> forms </w:t>
        </w:r>
      </w:ins>
      <w:ins w:id="113" w:author="Noel M. Cainglet" w:date="2017-10-06T17:20:00Z">
        <w:r w:rsidR="00EC0228" w:rsidRPr="004B77C7">
          <w:t>and checklists</w:t>
        </w:r>
      </w:ins>
      <w:ins w:id="114" w:author="Noel M. Cainglet" w:date="2017-10-06T17:17:00Z">
        <w:r w:rsidR="00966CB8" w:rsidRPr="004B77C7">
          <w:t>:</w:t>
        </w:r>
      </w:ins>
    </w:p>
    <w:p w14:paraId="79B88EE2" w14:textId="7EE9D1C0" w:rsidR="00EA30FD" w:rsidRPr="004B77C7" w:rsidRDefault="00572056" w:rsidP="00EA30FD">
      <w:pPr>
        <w:pStyle w:val="ListParagraph"/>
        <w:numPr>
          <w:ilvl w:val="0"/>
          <w:numId w:val="20"/>
        </w:numPr>
        <w:jc w:val="both"/>
      </w:pPr>
      <w:r w:rsidRPr="004B77C7">
        <w:t>Shipboard familiarization</w:t>
      </w:r>
    </w:p>
    <w:p w14:paraId="6B20A34A" w14:textId="1221E5B8" w:rsidR="00572056" w:rsidRPr="004B77C7" w:rsidRDefault="00572056" w:rsidP="00EA30FD">
      <w:pPr>
        <w:pStyle w:val="ListParagraph"/>
        <w:numPr>
          <w:ilvl w:val="0"/>
          <w:numId w:val="20"/>
        </w:numPr>
        <w:jc w:val="both"/>
      </w:pPr>
      <w:r w:rsidRPr="004B77C7">
        <w:t>Voyage plan</w:t>
      </w:r>
    </w:p>
    <w:p w14:paraId="39768362" w14:textId="58A710BE" w:rsidR="00572056" w:rsidRPr="004B77C7" w:rsidRDefault="00572056" w:rsidP="00EA30FD">
      <w:pPr>
        <w:pStyle w:val="ListParagraph"/>
        <w:numPr>
          <w:ilvl w:val="0"/>
          <w:numId w:val="20"/>
        </w:numPr>
        <w:jc w:val="both"/>
      </w:pPr>
      <w:r w:rsidRPr="004B77C7">
        <w:t>Pre-departure</w:t>
      </w:r>
    </w:p>
    <w:p w14:paraId="702D1BC9" w14:textId="1F7877C4" w:rsidR="00572056" w:rsidRPr="004B77C7" w:rsidRDefault="00572056" w:rsidP="00572056">
      <w:pPr>
        <w:pStyle w:val="ListParagraph"/>
        <w:numPr>
          <w:ilvl w:val="0"/>
          <w:numId w:val="20"/>
        </w:numPr>
        <w:jc w:val="both"/>
      </w:pPr>
      <w:r w:rsidRPr="004B77C7">
        <w:t>Pre-arrival</w:t>
      </w:r>
    </w:p>
    <w:p w14:paraId="6B976DF8" w14:textId="002DF48F" w:rsidR="00572056" w:rsidRPr="004B77C7" w:rsidRDefault="00572056" w:rsidP="00572056">
      <w:pPr>
        <w:pStyle w:val="ListParagraph"/>
        <w:numPr>
          <w:ilvl w:val="0"/>
          <w:numId w:val="20"/>
        </w:numPr>
        <w:jc w:val="both"/>
      </w:pPr>
      <w:r w:rsidRPr="004B77C7">
        <w:t>Pre-loading/discharging</w:t>
      </w:r>
    </w:p>
    <w:p w14:paraId="4826C0A6" w14:textId="1C29D790" w:rsidR="00572056" w:rsidRPr="004B77C7" w:rsidRDefault="00572056" w:rsidP="001E5BEC">
      <w:pPr>
        <w:pStyle w:val="ListParagraph"/>
        <w:numPr>
          <w:ilvl w:val="0"/>
          <w:numId w:val="20"/>
        </w:numPr>
        <w:jc w:val="both"/>
      </w:pPr>
      <w:r w:rsidRPr="004B77C7">
        <w:t>Cargo operations</w:t>
      </w:r>
    </w:p>
    <w:p w14:paraId="0C3F6112" w14:textId="729EE94D" w:rsidR="001E5BEC" w:rsidRPr="004B77C7" w:rsidRDefault="001E5BEC" w:rsidP="001E5BEC">
      <w:pPr>
        <w:pStyle w:val="ListParagraph"/>
        <w:numPr>
          <w:ilvl w:val="0"/>
          <w:numId w:val="20"/>
        </w:numPr>
        <w:jc w:val="both"/>
      </w:pPr>
      <w:r w:rsidRPr="004B77C7">
        <w:t>Changing over the watch</w:t>
      </w:r>
    </w:p>
    <w:p w14:paraId="55691B2B" w14:textId="2B1708AE" w:rsidR="001E5BEC" w:rsidRPr="004B77C7" w:rsidRDefault="001E5BEC" w:rsidP="001E5BEC">
      <w:pPr>
        <w:pStyle w:val="ListParagraph"/>
        <w:numPr>
          <w:ilvl w:val="0"/>
          <w:numId w:val="20"/>
        </w:numPr>
        <w:jc w:val="both"/>
      </w:pPr>
      <w:r w:rsidRPr="004B77C7">
        <w:t>Fire drill</w:t>
      </w:r>
    </w:p>
    <w:p w14:paraId="2DB4D50D" w14:textId="459A4ECE" w:rsidR="001E5BEC" w:rsidRPr="004B77C7" w:rsidRDefault="001E5BEC" w:rsidP="001E5BEC">
      <w:pPr>
        <w:pStyle w:val="ListParagraph"/>
        <w:numPr>
          <w:ilvl w:val="0"/>
          <w:numId w:val="20"/>
        </w:numPr>
        <w:jc w:val="both"/>
      </w:pPr>
      <w:r w:rsidRPr="004B77C7">
        <w:t>Hi-jacking or piracy</w:t>
      </w:r>
    </w:p>
    <w:p w14:paraId="4BCE0D1A" w14:textId="675ED020" w:rsidR="001E5BEC" w:rsidRPr="004B77C7" w:rsidRDefault="001E5BEC" w:rsidP="001E5BEC">
      <w:pPr>
        <w:pStyle w:val="ListParagraph"/>
        <w:numPr>
          <w:ilvl w:val="0"/>
          <w:numId w:val="20"/>
        </w:numPr>
        <w:jc w:val="both"/>
      </w:pPr>
      <w:r w:rsidRPr="004B77C7">
        <w:t>Emergency steering</w:t>
      </w:r>
    </w:p>
    <w:p w14:paraId="3B6353A9" w14:textId="51DC1F80" w:rsidR="001E5BEC" w:rsidRPr="004B77C7" w:rsidRDefault="001E5BEC" w:rsidP="001E5BEC">
      <w:pPr>
        <w:pStyle w:val="ListParagraph"/>
        <w:numPr>
          <w:ilvl w:val="0"/>
          <w:numId w:val="20"/>
        </w:numPr>
        <w:jc w:val="both"/>
      </w:pPr>
      <w:r w:rsidRPr="004B77C7">
        <w:t>Collision</w:t>
      </w:r>
    </w:p>
    <w:p w14:paraId="04B1572E" w14:textId="50F670C8" w:rsidR="001E5BEC" w:rsidRPr="004B77C7" w:rsidRDefault="001E5BEC" w:rsidP="001E5BEC">
      <w:pPr>
        <w:pStyle w:val="ListParagraph"/>
        <w:numPr>
          <w:ilvl w:val="0"/>
          <w:numId w:val="20"/>
        </w:numPr>
        <w:jc w:val="both"/>
      </w:pPr>
      <w:r w:rsidRPr="004B77C7">
        <w:t>Oil spill</w:t>
      </w:r>
    </w:p>
    <w:p w14:paraId="19517BE7" w14:textId="797AF728" w:rsidR="001E5BEC" w:rsidRPr="004B77C7" w:rsidRDefault="001E5BEC" w:rsidP="001E5BEC">
      <w:pPr>
        <w:pStyle w:val="ListParagraph"/>
        <w:numPr>
          <w:ilvl w:val="0"/>
          <w:numId w:val="20"/>
        </w:numPr>
        <w:jc w:val="both"/>
      </w:pPr>
      <w:r w:rsidRPr="004B77C7">
        <w:t>Man overboard</w:t>
      </w:r>
    </w:p>
    <w:p w14:paraId="7D68A31A" w14:textId="50D98AD9" w:rsidR="001E5BEC" w:rsidRPr="004B77C7" w:rsidRDefault="001E5BEC" w:rsidP="001E5BEC">
      <w:pPr>
        <w:pStyle w:val="ListParagraph"/>
        <w:numPr>
          <w:ilvl w:val="0"/>
          <w:numId w:val="20"/>
        </w:numPr>
        <w:jc w:val="both"/>
      </w:pPr>
      <w:r w:rsidRPr="004B77C7">
        <w:t>Abandon ship</w:t>
      </w:r>
    </w:p>
    <w:p w14:paraId="44B0834B" w14:textId="0B31028A" w:rsidR="001E5BEC" w:rsidRPr="004B77C7" w:rsidRDefault="001E5BEC" w:rsidP="001E5BEC">
      <w:pPr>
        <w:pStyle w:val="ListParagraph"/>
        <w:numPr>
          <w:ilvl w:val="0"/>
          <w:numId w:val="20"/>
        </w:numPr>
        <w:jc w:val="both"/>
      </w:pPr>
      <w:r w:rsidRPr="004B77C7">
        <w:t>Personnel Accident Report Form</w:t>
      </w:r>
    </w:p>
    <w:p w14:paraId="26F2D09D" w14:textId="28AF8534" w:rsidR="00005029" w:rsidRPr="004B77C7" w:rsidRDefault="00005029" w:rsidP="001E5BEC">
      <w:pPr>
        <w:pStyle w:val="ListParagraph"/>
        <w:numPr>
          <w:ilvl w:val="0"/>
          <w:numId w:val="20"/>
        </w:numPr>
        <w:jc w:val="both"/>
      </w:pPr>
      <w:r w:rsidRPr="004B77C7">
        <w:t>Ship Accident Report Form</w:t>
      </w:r>
    </w:p>
    <w:p w14:paraId="723B2B57" w14:textId="391FA5F2" w:rsidR="001E5BEC" w:rsidRPr="004B77C7" w:rsidRDefault="001E5BEC" w:rsidP="001E5BEC">
      <w:pPr>
        <w:pStyle w:val="ListParagraph"/>
        <w:numPr>
          <w:ilvl w:val="0"/>
          <w:numId w:val="20"/>
        </w:numPr>
        <w:jc w:val="both"/>
      </w:pPr>
      <w:r w:rsidRPr="004B77C7">
        <w:t>Safety Committee Meeting</w:t>
      </w:r>
    </w:p>
    <w:p w14:paraId="0E2DFFFF" w14:textId="7B66106C" w:rsidR="00191080" w:rsidRPr="004B77C7" w:rsidRDefault="00191080" w:rsidP="001E5BEC">
      <w:pPr>
        <w:pStyle w:val="ListParagraph"/>
        <w:numPr>
          <w:ilvl w:val="0"/>
          <w:numId w:val="20"/>
        </w:numPr>
        <w:jc w:val="both"/>
        <w:rPr>
          <w:ins w:id="115" w:author="Noel M. Cainglet" w:date="2017-10-06T17:20:00Z"/>
        </w:rPr>
      </w:pPr>
      <w:r w:rsidRPr="004B77C7">
        <w:t>Vessel Inspection Form</w:t>
      </w:r>
    </w:p>
    <w:p w14:paraId="27149634" w14:textId="1E0FE1F8" w:rsidR="003B626B" w:rsidRPr="004B77C7" w:rsidRDefault="003B626B">
      <w:pPr>
        <w:jc w:val="both"/>
        <w:rPr>
          <w:ins w:id="116" w:author="Noel M. Cainglet" w:date="2017-10-06T17:21:00Z"/>
        </w:rPr>
        <w:pPrChange w:id="117" w:author="Noel M. Cainglet" w:date="2017-10-06T17:21:00Z">
          <w:pPr>
            <w:pStyle w:val="ListParagraph"/>
            <w:numPr>
              <w:numId w:val="20"/>
            </w:numPr>
            <w:ind w:left="1980" w:hanging="360"/>
            <w:jc w:val="both"/>
          </w:pPr>
        </w:pPrChange>
      </w:pPr>
    </w:p>
    <w:p w14:paraId="4D9502F4" w14:textId="28FE21AC" w:rsidR="00966CB8" w:rsidRPr="004B77C7" w:rsidDel="007C21BE" w:rsidRDefault="00966CB8" w:rsidP="00C730A9">
      <w:pPr>
        <w:pStyle w:val="ListParagraph"/>
        <w:ind w:left="1260"/>
        <w:jc w:val="both"/>
        <w:rPr>
          <w:del w:id="118" w:author="Noel M. Cainglet" w:date="2017-10-06T17:21:00Z"/>
        </w:rPr>
      </w:pPr>
    </w:p>
    <w:p w14:paraId="1512DEBA" w14:textId="0402704E" w:rsidR="00C31B1E" w:rsidRPr="004B77C7" w:rsidDel="002C0EB8" w:rsidRDefault="00602738" w:rsidP="00C31B1E">
      <w:pPr>
        <w:pStyle w:val="ListParagraph"/>
        <w:numPr>
          <w:ilvl w:val="2"/>
          <w:numId w:val="1"/>
        </w:numPr>
        <w:jc w:val="both"/>
        <w:rPr>
          <w:moveFrom w:id="119" w:author="Noel M. Cainglet" w:date="2017-10-06T17:24:00Z"/>
        </w:rPr>
      </w:pPr>
      <w:moveFromRangeStart w:id="120" w:author="Noel M. Cainglet" w:date="2017-10-06T17:24:00Z" w:name="move495073998"/>
      <w:moveFrom w:id="121" w:author="Noel M. Cainglet" w:date="2017-10-06T17:24:00Z">
        <w:r w:rsidRPr="004B77C7" w:rsidDel="002C0EB8">
          <w:t>Responds immediately to injured employee, provides necessary first aid treatment and determines degree of injury.</w:t>
        </w:r>
      </w:moveFrom>
    </w:p>
    <w:moveFromRangeEnd w:id="120"/>
    <w:p w14:paraId="6F8FDD49" w14:textId="74FC9448" w:rsidR="00C31B1E" w:rsidRPr="004B77C7" w:rsidRDefault="00825E5A" w:rsidP="00C31B1E">
      <w:pPr>
        <w:pStyle w:val="ListParagraph"/>
        <w:numPr>
          <w:ilvl w:val="2"/>
          <w:numId w:val="1"/>
        </w:numPr>
        <w:jc w:val="both"/>
        <w:rPr>
          <w:ins w:id="122" w:author="Noel M. Cainglet" w:date="2017-10-07T07:20:00Z"/>
        </w:rPr>
      </w:pPr>
      <w:r w:rsidRPr="004B77C7">
        <w:t>Takes all necessary actions/steps to mitigate or avoid ri</w:t>
      </w:r>
      <w:r w:rsidR="00A22D36" w:rsidRPr="004B77C7">
        <w:t xml:space="preserve">sks and loss of life and notify the </w:t>
      </w:r>
      <w:r w:rsidRPr="004B77C7">
        <w:t>DPA of the incident.</w:t>
      </w:r>
    </w:p>
    <w:p w14:paraId="7B5D834C" w14:textId="3BDE943A" w:rsidR="005D4D55" w:rsidRPr="004B77C7" w:rsidRDefault="005D4D55" w:rsidP="00C31B1E">
      <w:pPr>
        <w:pStyle w:val="ListParagraph"/>
        <w:numPr>
          <w:ilvl w:val="2"/>
          <w:numId w:val="1"/>
        </w:numPr>
        <w:jc w:val="both"/>
        <w:rPr>
          <w:ins w:id="123" w:author="Noel M. Cainglet" w:date="2017-10-06T17:24:00Z"/>
        </w:rPr>
      </w:pPr>
      <w:ins w:id="124" w:author="Noel M. Cainglet" w:date="2017-10-07T07:20:00Z">
        <w:r w:rsidRPr="004B77C7">
          <w:t>Communicates with</w:t>
        </w:r>
      </w:ins>
      <w:r w:rsidR="00A22D36" w:rsidRPr="004B77C7">
        <w:t xml:space="preserve"> </w:t>
      </w:r>
      <w:ins w:id="125" w:author="Noel M. Cainglet" w:date="2017-10-07T07:20:00Z">
        <w:r w:rsidRPr="004B77C7">
          <w:t>DPA and asks for permission to transport injured employee to nearest port and medical facility/hospital in case of accidents resulting to serious medical injuries.</w:t>
        </w:r>
      </w:ins>
    </w:p>
    <w:p w14:paraId="64D5D285" w14:textId="7E9EB526" w:rsidR="00C41A91" w:rsidRPr="004B77C7" w:rsidRDefault="00C41A91" w:rsidP="00C41A91">
      <w:pPr>
        <w:pStyle w:val="ListParagraph"/>
        <w:numPr>
          <w:ilvl w:val="2"/>
          <w:numId w:val="1"/>
        </w:numPr>
        <w:jc w:val="both"/>
        <w:rPr>
          <w:ins w:id="126" w:author="Noel M. Cainglet" w:date="2017-10-06T17:28:00Z"/>
        </w:rPr>
      </w:pPr>
      <w:ins w:id="127" w:author="Noel M. Cainglet" w:date="2017-10-06T17:24:00Z">
        <w:r w:rsidRPr="004B77C7">
          <w:t>Conforms and acknowledges on vessel inspection form conducted by auditors.</w:t>
        </w:r>
      </w:ins>
    </w:p>
    <w:p w14:paraId="29986A3E" w14:textId="4EF7EC0E" w:rsidR="00AB4CEA" w:rsidRPr="004B77C7" w:rsidRDefault="00AB4CEA" w:rsidP="00C41A91">
      <w:pPr>
        <w:pStyle w:val="ListParagraph"/>
        <w:numPr>
          <w:ilvl w:val="2"/>
          <w:numId w:val="1"/>
        </w:numPr>
        <w:jc w:val="both"/>
        <w:rPr>
          <w:ins w:id="128" w:author="Noel M. Cainglet" w:date="2017-10-06T17:24:00Z"/>
        </w:rPr>
      </w:pPr>
      <w:ins w:id="129" w:author="Noel M. Cainglet" w:date="2017-10-06T17:28:00Z">
        <w:r w:rsidRPr="004B77C7">
          <w:t xml:space="preserve">Receives action memo from HR Department, communicate the same to vessel officers and crews, correct actions and follow recommendations. </w:t>
        </w:r>
      </w:ins>
    </w:p>
    <w:p w14:paraId="024E71FE" w14:textId="373792A1" w:rsidR="00D520A1" w:rsidRPr="004B77C7" w:rsidDel="00645EFF" w:rsidRDefault="00D520A1">
      <w:pPr>
        <w:pStyle w:val="ListParagraph"/>
        <w:tabs>
          <w:tab w:val="left" w:pos="3248"/>
        </w:tabs>
        <w:ind w:left="936"/>
        <w:jc w:val="both"/>
        <w:rPr>
          <w:del w:id="130" w:author="Noel M. Cainglet" w:date="2017-10-06T17:24:00Z"/>
        </w:rPr>
        <w:pPrChange w:id="131" w:author="Noel M. Cainglet" w:date="2017-10-06T17:28:00Z">
          <w:pPr>
            <w:pStyle w:val="ListParagraph"/>
            <w:numPr>
              <w:ilvl w:val="1"/>
              <w:numId w:val="1"/>
            </w:numPr>
            <w:tabs>
              <w:tab w:val="num" w:pos="936"/>
            </w:tabs>
            <w:ind w:left="936" w:hanging="360"/>
            <w:jc w:val="both"/>
          </w:pPr>
        </w:pPrChange>
      </w:pPr>
    </w:p>
    <w:p w14:paraId="6CE738E8" w14:textId="6D028459" w:rsidR="00645EFF" w:rsidRPr="004B77C7" w:rsidRDefault="00645EFF">
      <w:pPr>
        <w:ind w:left="936"/>
        <w:jc w:val="both"/>
        <w:rPr>
          <w:ins w:id="132" w:author="Noel M. Cainglet" w:date="2017-10-06T17:35:00Z"/>
        </w:rPr>
        <w:pPrChange w:id="133" w:author="Noel M. Cainglet" w:date="2017-10-06T17:24:00Z">
          <w:pPr>
            <w:pStyle w:val="ListParagraph"/>
            <w:numPr>
              <w:ilvl w:val="2"/>
              <w:numId w:val="1"/>
            </w:numPr>
            <w:tabs>
              <w:tab w:val="num" w:pos="1260"/>
            </w:tabs>
            <w:ind w:left="1260" w:hanging="360"/>
            <w:jc w:val="both"/>
          </w:pPr>
        </w:pPrChange>
      </w:pPr>
    </w:p>
    <w:p w14:paraId="79DA0BB0" w14:textId="77777777" w:rsidR="004578F5" w:rsidRPr="004B77C7" w:rsidRDefault="0091292E" w:rsidP="004578F5">
      <w:pPr>
        <w:pStyle w:val="ListParagraph"/>
        <w:numPr>
          <w:ilvl w:val="1"/>
          <w:numId w:val="1"/>
        </w:numPr>
        <w:jc w:val="both"/>
      </w:pPr>
      <w:ins w:id="134" w:author="Noel M. Cainglet" w:date="2017-10-06T17:42:00Z">
        <w:r w:rsidRPr="004B77C7">
          <w:t>Port Captain</w:t>
        </w:r>
      </w:ins>
    </w:p>
    <w:p w14:paraId="245D1F02" w14:textId="77777777" w:rsidR="004578F5" w:rsidRPr="004B77C7" w:rsidRDefault="004578F5" w:rsidP="004578F5">
      <w:pPr>
        <w:pStyle w:val="ListParagraph"/>
        <w:ind w:left="936"/>
        <w:jc w:val="both"/>
      </w:pPr>
    </w:p>
    <w:p w14:paraId="3C83FAC8" w14:textId="2C9A8B31" w:rsidR="004B7DD1" w:rsidRPr="004B77C7" w:rsidRDefault="004D5B4F" w:rsidP="004578F5">
      <w:pPr>
        <w:pStyle w:val="ListParagraph"/>
        <w:ind w:left="936"/>
        <w:jc w:val="both"/>
        <w:rPr>
          <w:ins w:id="135" w:author="Noel M. Cainglet" w:date="2017-10-06T17:42:00Z"/>
        </w:rPr>
      </w:pPr>
      <w:ins w:id="136" w:author="Noel M. Cainglet" w:date="2017-10-06T17:43:00Z">
        <w:r w:rsidRPr="004B77C7">
          <w:t xml:space="preserve">Reviews </w:t>
        </w:r>
        <w:r w:rsidR="006C1E3B" w:rsidRPr="004B77C7">
          <w:t xml:space="preserve">and evaluates duly accomplished </w:t>
        </w:r>
        <w:r w:rsidR="004B7DD1" w:rsidRPr="004B77C7">
          <w:t>forms and checklists</w:t>
        </w:r>
        <w:r w:rsidR="008237F7" w:rsidRPr="004B77C7">
          <w:t xml:space="preserve"> submitted by vessel.</w:t>
        </w:r>
      </w:ins>
    </w:p>
    <w:p w14:paraId="51CDD071" w14:textId="66BCD0F7" w:rsidR="00D3118C" w:rsidRPr="004B77C7" w:rsidRDefault="00D3118C">
      <w:pPr>
        <w:ind w:left="936"/>
        <w:jc w:val="both"/>
      </w:pPr>
      <w:r w:rsidRPr="004B77C7">
        <w:br w:type="page"/>
      </w:r>
    </w:p>
    <w:p w14:paraId="7FA5CA00" w14:textId="36E1DB1F" w:rsidR="00E13EBF" w:rsidRPr="004B77C7" w:rsidDel="009B7FFD" w:rsidRDefault="00E13EBF">
      <w:pPr>
        <w:numPr>
          <w:ilvl w:val="0"/>
          <w:numId w:val="1"/>
        </w:numPr>
        <w:jc w:val="both"/>
        <w:rPr>
          <w:del w:id="137" w:author="Noel M. Cainglet" w:date="2017-10-06T17:24:00Z"/>
        </w:rPr>
        <w:pPrChange w:id="138" w:author="Noel M. Cainglet" w:date="2017-10-06T17:42:00Z">
          <w:pPr>
            <w:jc w:val="both"/>
          </w:pPr>
        </w:pPrChange>
      </w:pPr>
    </w:p>
    <w:p w14:paraId="374D250A" w14:textId="5CF70B12" w:rsidR="005D2882" w:rsidRPr="004B77C7" w:rsidRDefault="005E0CCF">
      <w:pPr>
        <w:pStyle w:val="ListParagraph"/>
        <w:numPr>
          <w:ilvl w:val="1"/>
          <w:numId w:val="1"/>
        </w:numPr>
        <w:ind w:left="2160" w:hanging="1584"/>
        <w:jc w:val="both"/>
        <w:pPrChange w:id="139" w:author="Noel M. Cainglet" w:date="2017-10-06T17:25:00Z">
          <w:pPr>
            <w:pStyle w:val="ListParagraph"/>
            <w:numPr>
              <w:ilvl w:val="1"/>
              <w:numId w:val="1"/>
            </w:numPr>
            <w:tabs>
              <w:tab w:val="num" w:pos="936"/>
            </w:tabs>
            <w:ind w:left="936" w:hanging="360"/>
            <w:jc w:val="both"/>
          </w:pPr>
        </w:pPrChange>
      </w:pPr>
      <w:del w:id="140" w:author="Noel M. Cainglet" w:date="2017-10-06T17:25:00Z">
        <w:r w:rsidRPr="004B77C7" w:rsidDel="0061335E">
          <w:delText xml:space="preserve">Concerned </w:delText>
        </w:r>
      </w:del>
      <w:r w:rsidR="00E752A4" w:rsidRPr="004B77C7">
        <w:t>Designated Person Ashore (DPA)</w:t>
      </w:r>
    </w:p>
    <w:p w14:paraId="262842C5" w14:textId="7592C900" w:rsidR="005D2882" w:rsidRPr="004B77C7" w:rsidRDefault="005D2882" w:rsidP="005D2882">
      <w:pPr>
        <w:pStyle w:val="ListParagraph"/>
        <w:ind w:left="936"/>
        <w:jc w:val="both"/>
      </w:pPr>
    </w:p>
    <w:p w14:paraId="7F1D0FBB" w14:textId="2AAF2B6B" w:rsidR="00645EFF" w:rsidRPr="004B77C7" w:rsidRDefault="00645EFF" w:rsidP="008B51DE">
      <w:pPr>
        <w:pStyle w:val="ListParagraph"/>
        <w:numPr>
          <w:ilvl w:val="2"/>
          <w:numId w:val="1"/>
        </w:numPr>
        <w:jc w:val="both"/>
        <w:rPr>
          <w:ins w:id="141" w:author="Noel M. Cainglet" w:date="2017-10-06T17:34:00Z"/>
        </w:rPr>
      </w:pPr>
      <w:ins w:id="142" w:author="Noel M. Cainglet" w:date="2017-10-06T17:34:00Z">
        <w:r w:rsidRPr="004B77C7">
          <w:t xml:space="preserve">Ensures effective implementation </w:t>
        </w:r>
      </w:ins>
      <w:ins w:id="143" w:author="Noel M. Cainglet" w:date="2017-10-06T17:38:00Z">
        <w:r w:rsidR="001247A8" w:rsidRPr="004B77C7">
          <w:t xml:space="preserve">and compliance with </w:t>
        </w:r>
      </w:ins>
      <w:ins w:id="144" w:author="Noel M. Cainglet" w:date="2017-10-06T17:34:00Z">
        <w:r w:rsidRPr="004B77C7">
          <w:t>the following:</w:t>
        </w:r>
      </w:ins>
    </w:p>
    <w:p w14:paraId="199D9484" w14:textId="39EEAE8D" w:rsidR="00645EFF" w:rsidRPr="004B77C7" w:rsidRDefault="00A009D8">
      <w:pPr>
        <w:pStyle w:val="ListParagraph"/>
        <w:numPr>
          <w:ilvl w:val="0"/>
          <w:numId w:val="22"/>
        </w:numPr>
        <w:jc w:val="both"/>
        <w:rPr>
          <w:ins w:id="145" w:author="Noel M. Cainglet" w:date="2017-10-06T17:36:00Z"/>
        </w:rPr>
        <w:pPrChange w:id="146" w:author="Noel M. Cainglet" w:date="2017-10-06T17:35:00Z">
          <w:pPr>
            <w:pStyle w:val="ListParagraph"/>
            <w:numPr>
              <w:ilvl w:val="2"/>
              <w:numId w:val="1"/>
            </w:numPr>
            <w:tabs>
              <w:tab w:val="num" w:pos="1260"/>
            </w:tabs>
            <w:ind w:left="1260" w:hanging="360"/>
            <w:jc w:val="both"/>
          </w:pPr>
        </w:pPrChange>
      </w:pPr>
      <w:ins w:id="147" w:author="Noel M. Cainglet" w:date="2017-10-06T17:35:00Z">
        <w:r w:rsidRPr="004B77C7">
          <w:t>International Safety Management</w:t>
        </w:r>
      </w:ins>
      <w:ins w:id="148" w:author="Noel M. Cainglet" w:date="2017-10-06T17:36:00Z">
        <w:r w:rsidRPr="004B77C7">
          <w:t xml:space="preserve"> (ISM)</w:t>
        </w:r>
      </w:ins>
      <w:ins w:id="149" w:author="Noel M. Cainglet" w:date="2017-10-06T17:35:00Z">
        <w:r w:rsidRPr="004B77C7">
          <w:t xml:space="preserve"> Code</w:t>
        </w:r>
      </w:ins>
    </w:p>
    <w:p w14:paraId="14AB28F9" w14:textId="510F1EB5" w:rsidR="00A009D8" w:rsidRPr="004B77C7" w:rsidRDefault="00F751A2">
      <w:pPr>
        <w:pStyle w:val="ListParagraph"/>
        <w:numPr>
          <w:ilvl w:val="0"/>
          <w:numId w:val="22"/>
        </w:numPr>
        <w:jc w:val="both"/>
        <w:rPr>
          <w:ins w:id="150" w:author="Noel M. Cainglet" w:date="2017-10-06T17:36:00Z"/>
        </w:rPr>
        <w:pPrChange w:id="151" w:author="Noel M. Cainglet" w:date="2017-10-06T17:35:00Z">
          <w:pPr>
            <w:pStyle w:val="ListParagraph"/>
            <w:numPr>
              <w:ilvl w:val="2"/>
              <w:numId w:val="1"/>
            </w:numPr>
            <w:tabs>
              <w:tab w:val="num" w:pos="1260"/>
            </w:tabs>
            <w:ind w:left="1260" w:hanging="360"/>
            <w:jc w:val="both"/>
          </w:pPr>
        </w:pPrChange>
      </w:pPr>
      <w:ins w:id="152" w:author="Noel M. Cainglet" w:date="2017-10-06T17:36:00Z">
        <w:r w:rsidRPr="004B77C7">
          <w:t>Interna</w:t>
        </w:r>
        <w:r w:rsidR="00440630" w:rsidRPr="004B77C7">
          <w:t>tional Convention for the Safety of Life at Sea (SOLAS)</w:t>
        </w:r>
      </w:ins>
    </w:p>
    <w:p w14:paraId="7864C1D8" w14:textId="77777777" w:rsidR="00F751A2" w:rsidRPr="004B77C7" w:rsidRDefault="00F751A2" w:rsidP="00F751A2">
      <w:pPr>
        <w:pStyle w:val="ListParagraph"/>
        <w:numPr>
          <w:ilvl w:val="0"/>
          <w:numId w:val="22"/>
        </w:numPr>
        <w:jc w:val="both"/>
        <w:rPr>
          <w:ins w:id="153" w:author="Noel M. Cainglet" w:date="2017-10-06T17:36:00Z"/>
        </w:rPr>
      </w:pPr>
      <w:ins w:id="154" w:author="Noel M. Cainglet" w:date="2017-10-06T17:36:00Z">
        <w:r w:rsidRPr="004B77C7">
          <w:t>Safety Management System (SMS) Company Manual</w:t>
        </w:r>
      </w:ins>
    </w:p>
    <w:p w14:paraId="196E2E39" w14:textId="2E3EA796" w:rsidR="00F751A2" w:rsidRPr="004B77C7" w:rsidRDefault="00A92EA6">
      <w:pPr>
        <w:pStyle w:val="ListParagraph"/>
        <w:numPr>
          <w:ilvl w:val="0"/>
          <w:numId w:val="22"/>
        </w:numPr>
        <w:jc w:val="both"/>
        <w:rPr>
          <w:ins w:id="155" w:author="Noel M. Cainglet" w:date="2017-10-06T17:36:00Z"/>
        </w:rPr>
        <w:pPrChange w:id="156" w:author="Noel M. Cainglet" w:date="2017-10-06T17:35:00Z">
          <w:pPr>
            <w:pStyle w:val="ListParagraph"/>
            <w:numPr>
              <w:ilvl w:val="2"/>
              <w:numId w:val="1"/>
            </w:numPr>
            <w:tabs>
              <w:tab w:val="num" w:pos="1260"/>
            </w:tabs>
            <w:ind w:left="1260" w:hanging="360"/>
            <w:jc w:val="both"/>
          </w:pPr>
        </w:pPrChange>
      </w:pPr>
      <w:ins w:id="157" w:author="Noel M. Cainglet" w:date="2017-10-06T17:36:00Z">
        <w:r w:rsidRPr="004B77C7">
          <w:t>Shipboard Oil Pollution Emergency Plan (SOPEP)</w:t>
        </w:r>
      </w:ins>
    </w:p>
    <w:p w14:paraId="34AFF6F1" w14:textId="0C50A0E9" w:rsidR="00A92EA6" w:rsidRPr="004B77C7" w:rsidRDefault="00A92EA6">
      <w:pPr>
        <w:pStyle w:val="ListParagraph"/>
        <w:numPr>
          <w:ilvl w:val="0"/>
          <w:numId w:val="22"/>
        </w:numPr>
        <w:jc w:val="both"/>
        <w:pPrChange w:id="158" w:author="Noel M. Cainglet" w:date="2017-10-06T17:35:00Z">
          <w:pPr>
            <w:pStyle w:val="ListParagraph"/>
            <w:numPr>
              <w:ilvl w:val="2"/>
              <w:numId w:val="1"/>
            </w:numPr>
            <w:tabs>
              <w:tab w:val="num" w:pos="1260"/>
            </w:tabs>
            <w:ind w:left="1260" w:hanging="360"/>
            <w:jc w:val="both"/>
          </w:pPr>
        </w:pPrChange>
      </w:pPr>
      <w:ins w:id="159" w:author="Noel M. Cainglet" w:date="2017-10-06T17:37:00Z">
        <w:r w:rsidRPr="004B77C7">
          <w:t>Garbage Management Plan (GMP)</w:t>
        </w:r>
      </w:ins>
    </w:p>
    <w:p w14:paraId="0C39D13B" w14:textId="3217E067" w:rsidR="000426ED" w:rsidRPr="004B77C7" w:rsidRDefault="000426ED" w:rsidP="000426ED">
      <w:pPr>
        <w:pStyle w:val="ListParagraph"/>
        <w:numPr>
          <w:ilvl w:val="0"/>
          <w:numId w:val="22"/>
        </w:numPr>
        <w:jc w:val="both"/>
        <w:rPr>
          <w:ins w:id="160" w:author="Noel M. Cainglet" w:date="2017-10-06T17:37:00Z"/>
        </w:rPr>
      </w:pPr>
      <w:r w:rsidRPr="004B77C7">
        <w:t>Cargo Securing Manual</w:t>
      </w:r>
    </w:p>
    <w:p w14:paraId="438489BF" w14:textId="6D36BC96" w:rsidR="00A92EA6" w:rsidRPr="004B77C7" w:rsidRDefault="003231CC">
      <w:pPr>
        <w:pStyle w:val="ListParagraph"/>
        <w:numPr>
          <w:ilvl w:val="0"/>
          <w:numId w:val="22"/>
        </w:numPr>
        <w:jc w:val="both"/>
        <w:rPr>
          <w:ins w:id="161" w:author="Noel M. Cainglet" w:date="2017-10-06T17:37:00Z"/>
        </w:rPr>
        <w:pPrChange w:id="162" w:author="Noel M. Cainglet" w:date="2017-10-06T17:35:00Z">
          <w:pPr>
            <w:pStyle w:val="ListParagraph"/>
            <w:numPr>
              <w:ilvl w:val="2"/>
              <w:numId w:val="1"/>
            </w:numPr>
            <w:tabs>
              <w:tab w:val="num" w:pos="1260"/>
            </w:tabs>
            <w:ind w:left="1260" w:hanging="360"/>
            <w:jc w:val="both"/>
          </w:pPr>
        </w:pPrChange>
      </w:pPr>
      <w:ins w:id="163" w:author="Noel M. Cainglet" w:date="2017-10-06T17:37:00Z">
        <w:r w:rsidRPr="004B77C7">
          <w:t xml:space="preserve">Company </w:t>
        </w:r>
        <w:r w:rsidR="008E54A4" w:rsidRPr="004B77C7">
          <w:t>Policies and Procedu</w:t>
        </w:r>
        <w:r w:rsidR="00134744" w:rsidRPr="004B77C7">
          <w:t>res Manual</w:t>
        </w:r>
      </w:ins>
    </w:p>
    <w:p w14:paraId="129350B9" w14:textId="7D1227AF" w:rsidR="00134744" w:rsidRPr="004B77C7" w:rsidRDefault="003B31DF">
      <w:pPr>
        <w:pStyle w:val="ListParagraph"/>
        <w:numPr>
          <w:ilvl w:val="0"/>
          <w:numId w:val="22"/>
        </w:numPr>
        <w:jc w:val="both"/>
        <w:rPr>
          <w:ins w:id="164" w:author="Noel M. Cainglet" w:date="2017-10-06T17:38:00Z"/>
        </w:rPr>
        <w:pPrChange w:id="165" w:author="Noel M. Cainglet" w:date="2017-10-06T17:35:00Z">
          <w:pPr>
            <w:pStyle w:val="ListParagraph"/>
            <w:numPr>
              <w:ilvl w:val="2"/>
              <w:numId w:val="1"/>
            </w:numPr>
            <w:tabs>
              <w:tab w:val="num" w:pos="1260"/>
            </w:tabs>
            <w:ind w:left="1260" w:hanging="360"/>
            <w:jc w:val="both"/>
          </w:pPr>
        </w:pPrChange>
      </w:pPr>
      <w:ins w:id="166" w:author="Noel M. Cainglet" w:date="2017-10-06T17:38:00Z">
        <w:r w:rsidRPr="004B77C7">
          <w:t>Maritime Industry Authority (MARINA)</w:t>
        </w:r>
      </w:ins>
    </w:p>
    <w:p w14:paraId="3C896261" w14:textId="3675936F" w:rsidR="003B31DF" w:rsidRPr="004B77C7" w:rsidRDefault="003B31DF">
      <w:pPr>
        <w:pStyle w:val="ListParagraph"/>
        <w:numPr>
          <w:ilvl w:val="0"/>
          <w:numId w:val="22"/>
        </w:numPr>
        <w:jc w:val="both"/>
        <w:rPr>
          <w:ins w:id="167" w:author="Noel M. Cainglet" w:date="2017-10-06T17:38:00Z"/>
        </w:rPr>
        <w:pPrChange w:id="168" w:author="Noel M. Cainglet" w:date="2017-10-06T17:35:00Z">
          <w:pPr>
            <w:pStyle w:val="ListParagraph"/>
            <w:numPr>
              <w:ilvl w:val="2"/>
              <w:numId w:val="1"/>
            </w:numPr>
            <w:tabs>
              <w:tab w:val="num" w:pos="1260"/>
            </w:tabs>
            <w:ind w:left="1260" w:hanging="360"/>
            <w:jc w:val="both"/>
          </w:pPr>
        </w:pPrChange>
      </w:pPr>
      <w:ins w:id="169" w:author="Noel M. Cainglet" w:date="2017-10-06T17:38:00Z">
        <w:r w:rsidRPr="004B77C7">
          <w:t>Philippine Coast Guard (PCG)</w:t>
        </w:r>
      </w:ins>
    </w:p>
    <w:p w14:paraId="57A5CC16" w14:textId="600518B4" w:rsidR="003B31DF" w:rsidRPr="004B77C7" w:rsidRDefault="003B31DF">
      <w:pPr>
        <w:pStyle w:val="ListParagraph"/>
        <w:numPr>
          <w:ilvl w:val="0"/>
          <w:numId w:val="22"/>
        </w:numPr>
        <w:jc w:val="both"/>
        <w:rPr>
          <w:ins w:id="170" w:author="Noel M. Cainglet" w:date="2017-10-06T17:38:00Z"/>
        </w:rPr>
        <w:pPrChange w:id="171" w:author="Noel M. Cainglet" w:date="2017-10-06T17:35:00Z">
          <w:pPr>
            <w:pStyle w:val="ListParagraph"/>
            <w:numPr>
              <w:ilvl w:val="2"/>
              <w:numId w:val="1"/>
            </w:numPr>
            <w:tabs>
              <w:tab w:val="num" w:pos="1260"/>
            </w:tabs>
            <w:ind w:left="1260" w:hanging="360"/>
            <w:jc w:val="both"/>
          </w:pPr>
        </w:pPrChange>
      </w:pPr>
      <w:ins w:id="172" w:author="Noel M. Cainglet" w:date="2017-10-06T17:38:00Z">
        <w:r w:rsidRPr="004B77C7">
          <w:t>Philippine Ports Authority (PPA)</w:t>
        </w:r>
      </w:ins>
    </w:p>
    <w:p w14:paraId="3E91AB86" w14:textId="0BBA2019" w:rsidR="003B31DF" w:rsidRPr="004B77C7" w:rsidRDefault="003B31DF">
      <w:pPr>
        <w:pStyle w:val="ListParagraph"/>
        <w:numPr>
          <w:ilvl w:val="0"/>
          <w:numId w:val="22"/>
        </w:numPr>
        <w:jc w:val="both"/>
        <w:rPr>
          <w:ins w:id="173" w:author="Noel M. Cainglet" w:date="2017-10-06T17:38:00Z"/>
        </w:rPr>
        <w:pPrChange w:id="174" w:author="Noel M. Cainglet" w:date="2017-10-06T17:35:00Z">
          <w:pPr>
            <w:pStyle w:val="ListParagraph"/>
            <w:numPr>
              <w:ilvl w:val="2"/>
              <w:numId w:val="1"/>
            </w:numPr>
            <w:tabs>
              <w:tab w:val="num" w:pos="1260"/>
            </w:tabs>
            <w:ind w:left="1260" w:hanging="360"/>
            <w:jc w:val="both"/>
          </w:pPr>
        </w:pPrChange>
      </w:pPr>
      <w:ins w:id="175" w:author="Noel M. Cainglet" w:date="2017-10-06T17:38:00Z">
        <w:r w:rsidRPr="004B77C7">
          <w:t>Bureau of Quarantine (BOQ)</w:t>
        </w:r>
      </w:ins>
    </w:p>
    <w:p w14:paraId="7E6E1C4C" w14:textId="7BB8564D" w:rsidR="003B31DF" w:rsidRPr="004B77C7" w:rsidRDefault="003B31DF">
      <w:pPr>
        <w:pStyle w:val="ListParagraph"/>
        <w:numPr>
          <w:ilvl w:val="0"/>
          <w:numId w:val="22"/>
        </w:numPr>
        <w:jc w:val="both"/>
        <w:rPr>
          <w:ins w:id="176" w:author="Noel M. Cainglet" w:date="2017-10-06T17:39:00Z"/>
        </w:rPr>
        <w:pPrChange w:id="177" w:author="Noel M. Cainglet" w:date="2017-10-06T17:35:00Z">
          <w:pPr>
            <w:pStyle w:val="ListParagraph"/>
            <w:numPr>
              <w:ilvl w:val="2"/>
              <w:numId w:val="1"/>
            </w:numPr>
            <w:tabs>
              <w:tab w:val="num" w:pos="1260"/>
            </w:tabs>
            <w:ind w:left="1260" w:hanging="360"/>
            <w:jc w:val="both"/>
          </w:pPr>
        </w:pPrChange>
      </w:pPr>
      <w:ins w:id="178" w:author="Noel M. Cainglet" w:date="2017-10-06T17:38:00Z">
        <w:r w:rsidRPr="004B77C7">
          <w:t>Department of Environment and Natural Resources (DENR)</w:t>
        </w:r>
      </w:ins>
    </w:p>
    <w:p w14:paraId="69D3CF97" w14:textId="02DFD812" w:rsidR="00231A3B" w:rsidRPr="004B77C7" w:rsidRDefault="00231A3B">
      <w:pPr>
        <w:pStyle w:val="ListParagraph"/>
        <w:numPr>
          <w:ilvl w:val="0"/>
          <w:numId w:val="22"/>
        </w:numPr>
        <w:jc w:val="both"/>
        <w:rPr>
          <w:ins w:id="179" w:author="Noel M. Cainglet" w:date="2017-10-06T17:38:00Z"/>
        </w:rPr>
        <w:pPrChange w:id="180" w:author="Noel M. Cainglet" w:date="2017-10-06T17:35:00Z">
          <w:pPr>
            <w:pStyle w:val="ListParagraph"/>
            <w:numPr>
              <w:ilvl w:val="2"/>
              <w:numId w:val="1"/>
            </w:numPr>
            <w:tabs>
              <w:tab w:val="num" w:pos="1260"/>
            </w:tabs>
            <w:ind w:left="1260" w:hanging="360"/>
            <w:jc w:val="both"/>
          </w:pPr>
        </w:pPrChange>
      </w:pPr>
      <w:ins w:id="181" w:author="Noel M. Cainglet" w:date="2017-10-06T17:39:00Z">
        <w:r w:rsidRPr="004B77C7">
          <w:t xml:space="preserve">Other </w:t>
        </w:r>
        <w:r w:rsidR="008A3B5D" w:rsidRPr="004B77C7">
          <w:t>relevant regulatory bodies</w:t>
        </w:r>
        <w:r w:rsidR="004B50F4" w:rsidRPr="004B77C7">
          <w:t xml:space="preserve">, codes, rules and regulations, circulars, memorandums, </w:t>
        </w:r>
        <w:r w:rsidR="004B50F4" w:rsidRPr="004B77C7">
          <w:rPr>
            <w:i/>
          </w:rPr>
          <w:t>etc.</w:t>
        </w:r>
      </w:ins>
    </w:p>
    <w:p w14:paraId="3A6A054A" w14:textId="77777777" w:rsidR="00645EFF" w:rsidRPr="004B77C7" w:rsidRDefault="00645EFF">
      <w:pPr>
        <w:pStyle w:val="ListParagraph"/>
        <w:ind w:left="1260"/>
        <w:jc w:val="both"/>
        <w:rPr>
          <w:ins w:id="182" w:author="Noel M. Cainglet" w:date="2017-10-06T17:34:00Z"/>
        </w:rPr>
        <w:pPrChange w:id="183" w:author="Noel M. Cainglet" w:date="2017-10-06T17:35:00Z">
          <w:pPr>
            <w:pStyle w:val="ListParagraph"/>
            <w:numPr>
              <w:ilvl w:val="2"/>
              <w:numId w:val="1"/>
            </w:numPr>
            <w:tabs>
              <w:tab w:val="num" w:pos="1260"/>
            </w:tabs>
            <w:ind w:left="1260" w:hanging="360"/>
            <w:jc w:val="both"/>
          </w:pPr>
        </w:pPrChange>
      </w:pPr>
    </w:p>
    <w:p w14:paraId="42CE3C58" w14:textId="28BCB362" w:rsidR="004578F5" w:rsidRPr="004B77C7" w:rsidRDefault="004578F5" w:rsidP="004578F5">
      <w:pPr>
        <w:pStyle w:val="ListParagraph"/>
        <w:numPr>
          <w:ilvl w:val="2"/>
          <w:numId w:val="1"/>
        </w:numPr>
        <w:jc w:val="both"/>
      </w:pPr>
      <w:ins w:id="184" w:author="Noel M. Cainglet" w:date="2017-10-06T17:43:00Z">
        <w:r w:rsidRPr="004B77C7">
          <w:t>Reviews and evaluates duly accomplished forms and checklists submitted by vessel.</w:t>
        </w:r>
      </w:ins>
    </w:p>
    <w:p w14:paraId="56260D23" w14:textId="0CF2285A" w:rsidR="008B51DE" w:rsidRPr="004B77C7" w:rsidRDefault="008B51DE" w:rsidP="008B51DE">
      <w:pPr>
        <w:pStyle w:val="ListParagraph"/>
        <w:numPr>
          <w:ilvl w:val="2"/>
          <w:numId w:val="1"/>
        </w:numPr>
        <w:jc w:val="both"/>
      </w:pPr>
      <w:del w:id="185" w:author="Noel M. Cainglet" w:date="2017-10-06T17:44:00Z">
        <w:r w:rsidRPr="004B77C7" w:rsidDel="00591288">
          <w:delText>Analyzes</w:delText>
        </w:r>
        <w:r w:rsidR="003E6905" w:rsidRPr="004B77C7" w:rsidDel="00591288">
          <w:delText xml:space="preserve"> situation or incident and give instruction or advice</w:delText>
        </w:r>
        <w:r w:rsidR="00B0504B" w:rsidRPr="004B77C7" w:rsidDel="00591288">
          <w:delText>.</w:delText>
        </w:r>
      </w:del>
      <w:ins w:id="186" w:author="Noel M. Cainglet" w:date="2017-10-06T17:44:00Z">
        <w:r w:rsidR="00591288" w:rsidRPr="004B77C7">
          <w:t>Give</w:t>
        </w:r>
      </w:ins>
      <w:ins w:id="187" w:author="Noel M. Cainglet" w:date="2017-10-06T17:46:00Z">
        <w:r w:rsidR="008926DC" w:rsidRPr="004B77C7">
          <w:t>s</w:t>
        </w:r>
      </w:ins>
      <w:ins w:id="188" w:author="Noel M. Cainglet" w:date="2017-10-06T17:44:00Z">
        <w:r w:rsidR="008926DC" w:rsidRPr="004B77C7">
          <w:t xml:space="preserve"> instruction</w:t>
        </w:r>
      </w:ins>
      <w:r w:rsidR="001419CC" w:rsidRPr="004B77C7">
        <w:t>s</w:t>
      </w:r>
      <w:r w:rsidR="00834529" w:rsidRPr="004B77C7">
        <w:t xml:space="preserve"> </w:t>
      </w:r>
      <w:ins w:id="189" w:author="Noel M. Cainglet" w:date="2017-10-06T17:44:00Z">
        <w:r w:rsidR="008926DC" w:rsidRPr="004B77C7">
          <w:t>or advice</w:t>
        </w:r>
        <w:r w:rsidR="00591288" w:rsidRPr="004B77C7">
          <w:t xml:space="preserve"> the vessel during accidents or hazardous </w:t>
        </w:r>
      </w:ins>
      <w:ins w:id="190" w:author="Noel M. Cainglet" w:date="2017-10-06T17:45:00Z">
        <w:r w:rsidR="004D390C" w:rsidRPr="004B77C7">
          <w:t>occurrences</w:t>
        </w:r>
      </w:ins>
      <w:ins w:id="191" w:author="Noel M. Cainglet" w:date="2017-10-06T17:44:00Z">
        <w:r w:rsidR="00591288" w:rsidRPr="004B77C7">
          <w:t>.</w:t>
        </w:r>
      </w:ins>
    </w:p>
    <w:p w14:paraId="71176AE7" w14:textId="415E3052" w:rsidR="005D2882" w:rsidRPr="004B77C7" w:rsidRDefault="005862A2" w:rsidP="005D2882">
      <w:pPr>
        <w:pStyle w:val="ListParagraph"/>
        <w:numPr>
          <w:ilvl w:val="2"/>
          <w:numId w:val="1"/>
        </w:numPr>
        <w:jc w:val="both"/>
      </w:pPr>
      <w:del w:id="192" w:author="Noel M. Cainglet" w:date="2017-10-06T17:45:00Z">
        <w:r w:rsidRPr="004B77C7" w:rsidDel="004D390C">
          <w:delText>Coordinate with vessel officers and crew to conduct and investigation.</w:delText>
        </w:r>
      </w:del>
      <w:ins w:id="193" w:author="Noel M. Cainglet" w:date="2017-10-06T17:45:00Z">
        <w:r w:rsidR="004D390C" w:rsidRPr="004B77C7">
          <w:t xml:space="preserve">Coordinates with HR Department, vessel and other relevant parties during investigation of </w:t>
        </w:r>
      </w:ins>
      <w:r w:rsidR="00564E48" w:rsidRPr="004B77C7">
        <w:t xml:space="preserve">personnel or ship </w:t>
      </w:r>
      <w:ins w:id="194" w:author="Noel M. Cainglet" w:date="2017-10-06T17:45:00Z">
        <w:r w:rsidR="004D390C" w:rsidRPr="004B77C7">
          <w:t>accidents.</w:t>
        </w:r>
      </w:ins>
    </w:p>
    <w:p w14:paraId="608CBE0D" w14:textId="40552C1A" w:rsidR="005862A2" w:rsidRPr="004B77C7" w:rsidRDefault="00B265B6" w:rsidP="005D2882">
      <w:pPr>
        <w:pStyle w:val="ListParagraph"/>
        <w:numPr>
          <w:ilvl w:val="2"/>
          <w:numId w:val="1"/>
        </w:numPr>
        <w:jc w:val="both"/>
        <w:rPr>
          <w:ins w:id="195" w:author="Noel M. Cainglet" w:date="2017-10-06T17:46:00Z"/>
        </w:rPr>
      </w:pPr>
      <w:ins w:id="196" w:author="Noel M. Cainglet" w:date="2017-10-06T17:48:00Z">
        <w:r w:rsidRPr="004B77C7">
          <w:t xml:space="preserve">Reviews and evaluates reported accidents and near misses. </w:t>
        </w:r>
      </w:ins>
      <w:r w:rsidR="00B341EF" w:rsidRPr="004B77C7">
        <w:t>Formulate</w:t>
      </w:r>
      <w:ins w:id="197" w:author="Noel M. Cainglet" w:date="2017-10-06T17:46:00Z">
        <w:r w:rsidR="008926DC" w:rsidRPr="004B77C7">
          <w:t>s</w:t>
        </w:r>
      </w:ins>
      <w:del w:id="198" w:author="Noel M. Cainglet" w:date="2017-10-06T17:46:00Z">
        <w:r w:rsidR="00A11239" w:rsidRPr="004B77C7" w:rsidDel="008036F8">
          <w:delText>s</w:delText>
        </w:r>
      </w:del>
      <w:ins w:id="199" w:author="Noel M. Cainglet" w:date="2017-10-06T17:46:00Z">
        <w:r w:rsidR="008036F8" w:rsidRPr="004B77C7">
          <w:t xml:space="preserve"> </w:t>
        </w:r>
      </w:ins>
      <w:del w:id="200" w:author="Noel M. Cainglet" w:date="2017-10-06T17:46:00Z">
        <w:r w:rsidR="00B341EF" w:rsidRPr="004B77C7" w:rsidDel="008036F8">
          <w:delText xml:space="preserve"> </w:delText>
        </w:r>
      </w:del>
      <w:r w:rsidR="00B341EF" w:rsidRPr="004B77C7">
        <w:t>corrective actions and install</w:t>
      </w:r>
      <w:r w:rsidR="00D02459" w:rsidRPr="004B77C7">
        <w:t>s</w:t>
      </w:r>
      <w:r w:rsidR="00B341EF" w:rsidRPr="004B77C7">
        <w:t xml:space="preserve"> preventive measures.</w:t>
      </w:r>
    </w:p>
    <w:p w14:paraId="401FD9CF" w14:textId="1161FE29" w:rsidR="008926DC" w:rsidRPr="004B77C7" w:rsidRDefault="00A1459C" w:rsidP="005D2882">
      <w:pPr>
        <w:pStyle w:val="ListParagraph"/>
        <w:numPr>
          <w:ilvl w:val="2"/>
          <w:numId w:val="1"/>
        </w:numPr>
        <w:jc w:val="both"/>
        <w:rPr>
          <w:ins w:id="201" w:author="Noel M. Cainglet" w:date="2017-10-06T17:47:00Z"/>
        </w:rPr>
      </w:pPr>
      <w:ins w:id="202" w:author="Noel M. Cainglet" w:date="2017-10-06T17:46:00Z">
        <w:r w:rsidRPr="004B77C7">
          <w:t>Regularly reviews vessel systems, policies and procedures and update the same from time to time as necessary to comply with latest regulations.</w:t>
        </w:r>
      </w:ins>
    </w:p>
    <w:p w14:paraId="77602C61" w14:textId="374E9816" w:rsidR="00901D0B" w:rsidRPr="004B77C7" w:rsidRDefault="00901D0B" w:rsidP="005D2882">
      <w:pPr>
        <w:pStyle w:val="ListParagraph"/>
        <w:numPr>
          <w:ilvl w:val="2"/>
          <w:numId w:val="1"/>
        </w:numPr>
        <w:jc w:val="both"/>
      </w:pPr>
      <w:ins w:id="203" w:author="Noel M. Cainglet" w:date="2017-10-06T17:47:00Z">
        <w:r w:rsidRPr="004B77C7">
          <w:t>Keeps and maintains all vessel certificates and responsible for renewal thereof from time to time prior to ex</w:t>
        </w:r>
      </w:ins>
      <w:ins w:id="204" w:author="Noel M. Cainglet" w:date="2017-10-06T17:48:00Z">
        <w:r w:rsidRPr="004B77C7">
          <w:t>piration of its effectivity.</w:t>
        </w:r>
      </w:ins>
    </w:p>
    <w:p w14:paraId="5D2D4866" w14:textId="466FA47B" w:rsidR="00DE75E4" w:rsidRPr="004B77C7" w:rsidRDefault="00DE75E4" w:rsidP="005D2882">
      <w:pPr>
        <w:pStyle w:val="ListParagraph"/>
        <w:numPr>
          <w:ilvl w:val="2"/>
          <w:numId w:val="1"/>
        </w:numPr>
        <w:jc w:val="both"/>
        <w:rPr>
          <w:ins w:id="205" w:author="Noel M. Cainglet" w:date="2017-10-07T07:56:00Z"/>
        </w:rPr>
      </w:pPr>
      <w:r w:rsidRPr="004B77C7">
        <w:t>Approves HR Action Memo</w:t>
      </w:r>
    </w:p>
    <w:p w14:paraId="75D9D8E9" w14:textId="77777777" w:rsidR="00F6703C" w:rsidRPr="004B77C7" w:rsidRDefault="00F6703C">
      <w:pPr>
        <w:pStyle w:val="ListParagraph"/>
        <w:ind w:left="1260"/>
        <w:jc w:val="both"/>
        <w:pPrChange w:id="206" w:author="Noel M. Cainglet" w:date="2017-10-07T07:56:00Z">
          <w:pPr>
            <w:pStyle w:val="ListParagraph"/>
            <w:numPr>
              <w:ilvl w:val="2"/>
              <w:numId w:val="1"/>
            </w:numPr>
            <w:tabs>
              <w:tab w:val="num" w:pos="1260"/>
            </w:tabs>
            <w:ind w:left="1260" w:hanging="360"/>
            <w:jc w:val="both"/>
          </w:pPr>
        </w:pPrChange>
      </w:pPr>
    </w:p>
    <w:p w14:paraId="5A789782" w14:textId="010EB185" w:rsidR="000E07B0" w:rsidRPr="004B77C7" w:rsidDel="00A020A6" w:rsidRDefault="000E07B0">
      <w:pPr>
        <w:pStyle w:val="ListParagraph"/>
        <w:numPr>
          <w:ilvl w:val="1"/>
          <w:numId w:val="1"/>
        </w:numPr>
        <w:jc w:val="both"/>
        <w:rPr>
          <w:del w:id="207" w:author="Noel M. Cainglet" w:date="2017-10-06T17:14:00Z"/>
        </w:rPr>
        <w:pPrChange w:id="208" w:author="Noel M. Cainglet" w:date="2017-10-06T17:46:00Z">
          <w:pPr>
            <w:pStyle w:val="ListParagraph"/>
            <w:ind w:left="1260"/>
            <w:jc w:val="both"/>
          </w:pPr>
        </w:pPrChange>
      </w:pPr>
    </w:p>
    <w:p w14:paraId="50A69DC4" w14:textId="0E463BED" w:rsidR="000E07B0" w:rsidRPr="004B77C7" w:rsidDel="00A020A6" w:rsidRDefault="000E07B0" w:rsidP="000E07B0">
      <w:pPr>
        <w:pStyle w:val="ListParagraph"/>
        <w:ind w:left="1260"/>
        <w:jc w:val="both"/>
        <w:rPr>
          <w:del w:id="209" w:author="Noel M. Cainglet" w:date="2017-10-06T17:14:00Z"/>
        </w:rPr>
      </w:pPr>
    </w:p>
    <w:p w14:paraId="09ABA8EA" w14:textId="050951B2" w:rsidR="000E07B0" w:rsidRPr="004B77C7" w:rsidDel="00A020A6" w:rsidRDefault="000E07B0" w:rsidP="000E07B0">
      <w:pPr>
        <w:pStyle w:val="ListParagraph"/>
        <w:ind w:left="1260"/>
        <w:jc w:val="both"/>
        <w:rPr>
          <w:del w:id="210" w:author="Noel M. Cainglet" w:date="2017-10-06T17:14:00Z"/>
        </w:rPr>
      </w:pPr>
    </w:p>
    <w:p w14:paraId="060E7CB1" w14:textId="099B7BBA" w:rsidR="008721DE" w:rsidRPr="004B77C7" w:rsidDel="008926DC" w:rsidRDefault="00604967" w:rsidP="005D2882">
      <w:pPr>
        <w:pStyle w:val="ListParagraph"/>
        <w:numPr>
          <w:ilvl w:val="2"/>
          <w:numId w:val="1"/>
        </w:numPr>
        <w:jc w:val="both"/>
        <w:rPr>
          <w:del w:id="211" w:author="Noel M. Cainglet" w:date="2017-10-06T17:46:00Z"/>
        </w:rPr>
      </w:pPr>
      <w:del w:id="212" w:author="Noel M. Cainglet" w:date="2017-10-06T17:46:00Z">
        <w:r w:rsidRPr="004B77C7" w:rsidDel="008926DC">
          <w:delText xml:space="preserve">Notes </w:delText>
        </w:r>
        <w:r w:rsidR="004B6EEF" w:rsidRPr="004B77C7" w:rsidDel="008926DC">
          <w:delText xml:space="preserve">on </w:delText>
        </w:r>
        <w:r w:rsidR="008721DE" w:rsidRPr="004B77C7" w:rsidDel="008926DC">
          <w:delText>the following:</w:delText>
        </w:r>
      </w:del>
    </w:p>
    <w:p w14:paraId="40063D8E" w14:textId="1AB6DE8E" w:rsidR="00604967" w:rsidRPr="004B77C7" w:rsidDel="008926DC" w:rsidRDefault="008721DE" w:rsidP="00CB7473">
      <w:pPr>
        <w:pStyle w:val="ListParagraph"/>
        <w:numPr>
          <w:ilvl w:val="0"/>
          <w:numId w:val="13"/>
        </w:numPr>
        <w:jc w:val="both"/>
        <w:rPr>
          <w:del w:id="213" w:author="Noel M. Cainglet" w:date="2017-10-06T17:46:00Z"/>
        </w:rPr>
      </w:pPr>
      <w:del w:id="214" w:author="Noel M. Cainglet" w:date="2017-10-06T17:46:00Z">
        <w:r w:rsidRPr="004B77C7" w:rsidDel="008926DC">
          <w:delText>HR Action Memos</w:delText>
        </w:r>
      </w:del>
    </w:p>
    <w:p w14:paraId="72955999" w14:textId="23E39DC8" w:rsidR="008721DE" w:rsidRPr="004B77C7" w:rsidDel="008926DC" w:rsidRDefault="008721DE" w:rsidP="00CB7473">
      <w:pPr>
        <w:pStyle w:val="ListParagraph"/>
        <w:numPr>
          <w:ilvl w:val="0"/>
          <w:numId w:val="13"/>
        </w:numPr>
        <w:jc w:val="both"/>
        <w:rPr>
          <w:del w:id="215" w:author="Noel M. Cainglet" w:date="2017-10-06T17:46:00Z"/>
        </w:rPr>
      </w:pPr>
      <w:del w:id="216" w:author="Noel M. Cainglet" w:date="2017-10-06T17:46:00Z">
        <w:r w:rsidRPr="004B77C7" w:rsidDel="008926DC">
          <w:delText>Injury Incident Report Form (IIRF)</w:delText>
        </w:r>
      </w:del>
    </w:p>
    <w:p w14:paraId="5AB2601C" w14:textId="7ED52538" w:rsidR="003745E8" w:rsidRPr="004B77C7" w:rsidDel="0055759A" w:rsidRDefault="003745E8">
      <w:pPr>
        <w:pStyle w:val="ListParagraph"/>
        <w:tabs>
          <w:tab w:val="left" w:pos="3525"/>
        </w:tabs>
        <w:ind w:left="936"/>
        <w:jc w:val="both"/>
        <w:rPr>
          <w:del w:id="217" w:author="Noel M. Cainglet" w:date="2017-10-07T07:19:00Z"/>
        </w:rPr>
        <w:pPrChange w:id="218" w:author="Noel M. Cainglet" w:date="2017-10-06T14:22:00Z">
          <w:pPr>
            <w:pStyle w:val="ListParagraph"/>
            <w:ind w:left="936"/>
            <w:jc w:val="both"/>
          </w:pPr>
        </w:pPrChange>
      </w:pPr>
    </w:p>
    <w:p w14:paraId="24FF9FEF" w14:textId="6ECA1C73" w:rsidR="00D75FE5" w:rsidRPr="004B77C7" w:rsidRDefault="00D75FE5" w:rsidP="00D75FE5">
      <w:pPr>
        <w:pStyle w:val="ListParagraph"/>
        <w:numPr>
          <w:ilvl w:val="1"/>
          <w:numId w:val="1"/>
        </w:numPr>
        <w:jc w:val="both"/>
      </w:pPr>
      <w:r w:rsidRPr="004B77C7">
        <w:t>HR Manager</w:t>
      </w:r>
    </w:p>
    <w:p w14:paraId="13882BAA" w14:textId="50EA6D3F" w:rsidR="0055759A" w:rsidRPr="004B77C7" w:rsidRDefault="0055759A" w:rsidP="006F3A2E"/>
    <w:p w14:paraId="130AC8EA" w14:textId="3317A291" w:rsidR="009F2DB4" w:rsidRPr="004B77C7" w:rsidRDefault="009F2DB4" w:rsidP="009F2DB4">
      <w:pPr>
        <w:pStyle w:val="ListParagraph"/>
        <w:numPr>
          <w:ilvl w:val="2"/>
          <w:numId w:val="1"/>
        </w:numPr>
        <w:jc w:val="both"/>
      </w:pPr>
      <w:r w:rsidRPr="004B77C7">
        <w:t>Ascertain</w:t>
      </w:r>
      <w:r w:rsidR="005614B8" w:rsidRPr="004B77C7">
        <w:t xml:space="preserve">s </w:t>
      </w:r>
      <w:r w:rsidRPr="004B77C7">
        <w:t xml:space="preserve">violations to Company Manuals </w:t>
      </w:r>
      <w:r w:rsidR="006E6C89" w:rsidRPr="004B77C7">
        <w:t xml:space="preserve">and </w:t>
      </w:r>
      <w:r w:rsidRPr="004B77C7">
        <w:t>Code of Conduct.</w:t>
      </w:r>
    </w:p>
    <w:p w14:paraId="4C6DECB7" w14:textId="5C80F6D0" w:rsidR="006F3A2E" w:rsidRPr="004B77C7" w:rsidDel="0055759A" w:rsidRDefault="00902092">
      <w:pPr>
        <w:pStyle w:val="ListParagraph"/>
        <w:numPr>
          <w:ilvl w:val="2"/>
          <w:numId w:val="1"/>
        </w:numPr>
        <w:jc w:val="both"/>
        <w:rPr>
          <w:del w:id="219" w:author="Noel M. Cainglet" w:date="2017-10-07T07:19:00Z"/>
        </w:rPr>
        <w:pPrChange w:id="220" w:author="Noel M. Cainglet" w:date="2017-10-07T07:19:00Z">
          <w:pPr>
            <w:pStyle w:val="ListParagraph"/>
            <w:numPr>
              <w:numId w:val="14"/>
            </w:numPr>
            <w:ind w:left="1980" w:hanging="360"/>
            <w:jc w:val="both"/>
          </w:pPr>
        </w:pPrChange>
      </w:pPr>
      <w:r w:rsidRPr="004B77C7">
        <w:t xml:space="preserve">Reviews and recommends approval on </w:t>
      </w:r>
      <w:r w:rsidR="006F3A2E" w:rsidRPr="004B77C7">
        <w:t>HR Action Memo.</w:t>
      </w:r>
    </w:p>
    <w:p w14:paraId="7C334B4B" w14:textId="77777777" w:rsidR="0055759A" w:rsidRPr="004B77C7" w:rsidRDefault="0055759A">
      <w:pPr>
        <w:pStyle w:val="ListParagraph"/>
        <w:numPr>
          <w:ilvl w:val="2"/>
          <w:numId w:val="1"/>
        </w:numPr>
        <w:rPr>
          <w:ins w:id="221" w:author="Noel M. Cainglet" w:date="2017-10-07T07:19:00Z"/>
        </w:rPr>
        <w:pPrChange w:id="222" w:author="Noel M. Cainglet" w:date="2017-10-07T07:19:00Z">
          <w:pPr>
            <w:pStyle w:val="ListParagraph"/>
            <w:numPr>
              <w:ilvl w:val="2"/>
              <w:numId w:val="1"/>
            </w:numPr>
            <w:tabs>
              <w:tab w:val="num" w:pos="1260"/>
            </w:tabs>
            <w:ind w:left="1260" w:hanging="360"/>
            <w:jc w:val="both"/>
          </w:pPr>
        </w:pPrChange>
      </w:pPr>
    </w:p>
    <w:p w14:paraId="03A616FC" w14:textId="77777777" w:rsidR="00582678" w:rsidRPr="004B77C7" w:rsidRDefault="00582678" w:rsidP="00582678">
      <w:pPr>
        <w:pStyle w:val="ListParagraph"/>
        <w:ind w:left="936"/>
        <w:jc w:val="both"/>
      </w:pPr>
    </w:p>
    <w:p w14:paraId="03A25176" w14:textId="2198F2C4" w:rsidR="00D75FE5" w:rsidRPr="004B77C7" w:rsidRDefault="00D75FE5" w:rsidP="00D75FE5">
      <w:pPr>
        <w:pStyle w:val="ListParagraph"/>
        <w:numPr>
          <w:ilvl w:val="1"/>
          <w:numId w:val="1"/>
        </w:numPr>
        <w:jc w:val="both"/>
      </w:pPr>
      <w:r w:rsidRPr="004B77C7">
        <w:t>HR Staff</w:t>
      </w:r>
    </w:p>
    <w:p w14:paraId="7243FA81" w14:textId="0458AF83" w:rsidR="00D75FE5" w:rsidRPr="004B77C7" w:rsidRDefault="00D75FE5" w:rsidP="00D75FE5">
      <w:pPr>
        <w:pStyle w:val="ListParagraph"/>
        <w:ind w:left="936"/>
        <w:jc w:val="both"/>
      </w:pPr>
    </w:p>
    <w:p w14:paraId="4A4576E8" w14:textId="0DB49E75" w:rsidR="007477F0" w:rsidRPr="004B77C7" w:rsidRDefault="007477F0" w:rsidP="006D3374">
      <w:pPr>
        <w:pStyle w:val="ListParagraph"/>
        <w:numPr>
          <w:ilvl w:val="2"/>
          <w:numId w:val="1"/>
        </w:numPr>
        <w:jc w:val="both"/>
      </w:pPr>
      <w:r w:rsidRPr="004B77C7">
        <w:t>Facilitates shipboard familiarization training</w:t>
      </w:r>
      <w:r w:rsidR="00107007" w:rsidRPr="004B77C7">
        <w:t xml:space="preserve"> conducted by subject matter experts (SMEs) </w:t>
      </w:r>
      <w:r w:rsidRPr="004B77C7">
        <w:t>to new vessel</w:t>
      </w:r>
      <w:r w:rsidR="00155FB9" w:rsidRPr="004B77C7">
        <w:t xml:space="preserve"> crew sailing </w:t>
      </w:r>
      <w:r w:rsidRPr="004B77C7">
        <w:t xml:space="preserve">for the first time </w:t>
      </w:r>
    </w:p>
    <w:p w14:paraId="57068F10" w14:textId="1FCE5953" w:rsidR="006D3374" w:rsidRPr="004B77C7" w:rsidRDefault="006D3374" w:rsidP="006D3374">
      <w:pPr>
        <w:pStyle w:val="ListParagraph"/>
        <w:numPr>
          <w:ilvl w:val="2"/>
          <w:numId w:val="1"/>
        </w:numPr>
        <w:jc w:val="both"/>
      </w:pPr>
      <w:del w:id="223" w:author="Noel M. Cainglet" w:date="2017-10-06T17:45:00Z">
        <w:r w:rsidRPr="004B77C7" w:rsidDel="004D390C">
          <w:delText>Coordinate with vessel officers and crew to conduct and investigation.</w:delText>
        </w:r>
      </w:del>
      <w:ins w:id="224" w:author="Noel M. Cainglet" w:date="2017-10-06T17:45:00Z">
        <w:r w:rsidRPr="004B77C7">
          <w:t xml:space="preserve">Coordinates with </w:t>
        </w:r>
      </w:ins>
      <w:r w:rsidRPr="004B77C7">
        <w:t>DPA</w:t>
      </w:r>
      <w:ins w:id="225" w:author="Noel M. Cainglet" w:date="2017-10-06T17:45:00Z">
        <w:r w:rsidRPr="004B77C7">
          <w:t xml:space="preserve">, vessel and other relevant parties during investigation of </w:t>
        </w:r>
      </w:ins>
      <w:r w:rsidRPr="004B77C7">
        <w:t xml:space="preserve">personnel or ship </w:t>
      </w:r>
      <w:ins w:id="226" w:author="Noel M. Cainglet" w:date="2017-10-06T17:45:00Z">
        <w:r w:rsidRPr="004B77C7">
          <w:t>accidents.</w:t>
        </w:r>
      </w:ins>
    </w:p>
    <w:p w14:paraId="5951F64D" w14:textId="372A4D06" w:rsidR="00D75FE5" w:rsidRPr="004B77C7" w:rsidRDefault="00BB73BA" w:rsidP="00D75FE5">
      <w:pPr>
        <w:pStyle w:val="ListParagraph"/>
        <w:numPr>
          <w:ilvl w:val="2"/>
          <w:numId w:val="1"/>
        </w:numPr>
        <w:jc w:val="both"/>
      </w:pPr>
      <w:r w:rsidRPr="004B77C7">
        <w:t>Prepares HR Action Memo</w:t>
      </w:r>
      <w:r w:rsidR="00582678" w:rsidRPr="004B77C7">
        <w:t>.</w:t>
      </w:r>
    </w:p>
    <w:p w14:paraId="28098185" w14:textId="3796D5EC" w:rsidR="00D75FE5" w:rsidRPr="004B77C7" w:rsidRDefault="00C3331D" w:rsidP="00D75FE5">
      <w:pPr>
        <w:pStyle w:val="ListParagraph"/>
        <w:numPr>
          <w:ilvl w:val="2"/>
          <w:numId w:val="1"/>
        </w:numPr>
        <w:jc w:val="both"/>
      </w:pPr>
      <w:r w:rsidRPr="004B77C7">
        <w:lastRenderedPageBreak/>
        <w:t>Processes all necessary documentations and settle medical obligations</w:t>
      </w:r>
      <w:r w:rsidR="00BB74A2" w:rsidRPr="004B77C7">
        <w:t xml:space="preserve"> including health benefit, medical and other possible insurance claims</w:t>
      </w:r>
      <w:r w:rsidRPr="004B77C7">
        <w:t>, if any.</w:t>
      </w:r>
    </w:p>
    <w:p w14:paraId="46645065" w14:textId="08EBA1E9" w:rsidR="00BE4090" w:rsidRPr="004B77C7" w:rsidRDefault="00BE4090" w:rsidP="00D75FE5">
      <w:pPr>
        <w:pStyle w:val="ListParagraph"/>
        <w:numPr>
          <w:ilvl w:val="2"/>
          <w:numId w:val="1"/>
        </w:numPr>
        <w:jc w:val="both"/>
      </w:pPr>
      <w:r w:rsidRPr="004B77C7">
        <w:t>Accepts and welcomes employee back to work upon receipt of medical certificate from the injured employee.</w:t>
      </w:r>
    </w:p>
    <w:p w14:paraId="4B6583D0" w14:textId="2F5638FC" w:rsidR="009F1C8C" w:rsidRPr="004B77C7" w:rsidRDefault="009F1C8C" w:rsidP="00794A76">
      <w:pPr>
        <w:jc w:val="both"/>
      </w:pPr>
    </w:p>
    <w:p w14:paraId="19D4DC36" w14:textId="2A8C380B" w:rsidR="00794A76" w:rsidRPr="004B77C7" w:rsidRDefault="00794A76" w:rsidP="00794A76">
      <w:pPr>
        <w:pStyle w:val="ListParagraph"/>
        <w:numPr>
          <w:ilvl w:val="1"/>
          <w:numId w:val="1"/>
        </w:numPr>
        <w:jc w:val="both"/>
      </w:pPr>
      <w:r w:rsidRPr="004B77C7">
        <w:t>Injured Employee</w:t>
      </w:r>
    </w:p>
    <w:p w14:paraId="604ED942" w14:textId="76B024AB" w:rsidR="00794A76" w:rsidRPr="004B77C7" w:rsidRDefault="00794A76" w:rsidP="00794A76">
      <w:pPr>
        <w:pStyle w:val="ListParagraph"/>
        <w:ind w:left="936"/>
        <w:jc w:val="both"/>
      </w:pPr>
    </w:p>
    <w:p w14:paraId="5E7BB106" w14:textId="5D614D18" w:rsidR="00794A76" w:rsidRPr="004B77C7" w:rsidRDefault="009923CD" w:rsidP="00794A76">
      <w:pPr>
        <w:pStyle w:val="ListParagraph"/>
        <w:numPr>
          <w:ilvl w:val="2"/>
          <w:numId w:val="1"/>
        </w:numPr>
        <w:jc w:val="both"/>
      </w:pPr>
      <w:r w:rsidRPr="004B77C7">
        <w:t>Seeks medical assistance and treatment during accidents.</w:t>
      </w:r>
    </w:p>
    <w:p w14:paraId="78D77A77" w14:textId="1C83FBC9" w:rsidR="009923CD" w:rsidRPr="004B77C7" w:rsidRDefault="009923CD" w:rsidP="00794A76">
      <w:pPr>
        <w:pStyle w:val="ListParagraph"/>
        <w:numPr>
          <w:ilvl w:val="2"/>
          <w:numId w:val="1"/>
        </w:numPr>
        <w:jc w:val="both"/>
      </w:pPr>
      <w:r w:rsidRPr="004B77C7">
        <w:t>Updates HR of status and physical condition and expected date to resume to work.</w:t>
      </w:r>
    </w:p>
    <w:p w14:paraId="16B51161" w14:textId="091007D8" w:rsidR="009923CD" w:rsidRPr="004B77C7" w:rsidRDefault="009923CD" w:rsidP="0086318C">
      <w:pPr>
        <w:pStyle w:val="ListParagraph"/>
        <w:numPr>
          <w:ilvl w:val="2"/>
          <w:numId w:val="1"/>
        </w:numPr>
        <w:jc w:val="both"/>
      </w:pPr>
      <w:r w:rsidRPr="004B77C7">
        <w:t xml:space="preserve">Obtain medical certificate from </w:t>
      </w:r>
      <w:r w:rsidR="0086318C" w:rsidRPr="004B77C7">
        <w:t xml:space="preserve">accredited physician and presents the same </w:t>
      </w:r>
      <w:r w:rsidRPr="004B77C7">
        <w:t>upon</w:t>
      </w:r>
      <w:r w:rsidR="00375AB1" w:rsidRPr="004B77C7">
        <w:t xml:space="preserve"> recovery and </w:t>
      </w:r>
      <w:r w:rsidRPr="004B77C7">
        <w:t>return to work.</w:t>
      </w:r>
    </w:p>
    <w:p w14:paraId="66B27544" w14:textId="36D77058" w:rsidR="001F17E3" w:rsidRPr="004B77C7" w:rsidRDefault="001F17E3" w:rsidP="001F17E3">
      <w:pPr>
        <w:jc w:val="both"/>
      </w:pPr>
    </w:p>
    <w:p w14:paraId="4B474E0A" w14:textId="77777777" w:rsidR="001F17E3" w:rsidRPr="004B77C7" w:rsidRDefault="001F17E3" w:rsidP="001F17E3">
      <w:pPr>
        <w:pStyle w:val="ListParagraph"/>
        <w:numPr>
          <w:ilvl w:val="1"/>
          <w:numId w:val="1"/>
        </w:numPr>
        <w:jc w:val="both"/>
      </w:pPr>
      <w:r w:rsidRPr="004B77C7">
        <w:t>New Vessel Crew Sailing For The First Time</w:t>
      </w:r>
    </w:p>
    <w:p w14:paraId="0989BFE3" w14:textId="77777777" w:rsidR="001F17E3" w:rsidRPr="004B77C7" w:rsidRDefault="001F17E3" w:rsidP="001F17E3">
      <w:pPr>
        <w:pStyle w:val="ListParagraph"/>
        <w:ind w:left="936"/>
        <w:jc w:val="both"/>
      </w:pPr>
    </w:p>
    <w:p w14:paraId="04930A4F" w14:textId="77777777" w:rsidR="001F17E3" w:rsidRPr="004B77C7" w:rsidRDefault="001F17E3" w:rsidP="001F17E3">
      <w:pPr>
        <w:pStyle w:val="ListParagraph"/>
        <w:numPr>
          <w:ilvl w:val="2"/>
          <w:numId w:val="1"/>
        </w:numPr>
        <w:jc w:val="both"/>
      </w:pPr>
      <w:r w:rsidRPr="004B77C7">
        <w:t>Undergoes shipboard familiarization orientation and placement program conducted by subject matter experts (SMEs) and facilitated by the HR Department.</w:t>
      </w:r>
    </w:p>
    <w:p w14:paraId="01FDBF35" w14:textId="7018E9EC" w:rsidR="001F17E3" w:rsidRPr="004B77C7" w:rsidRDefault="001F17E3" w:rsidP="001F17E3">
      <w:pPr>
        <w:pStyle w:val="ListParagraph"/>
        <w:numPr>
          <w:ilvl w:val="2"/>
          <w:numId w:val="1"/>
        </w:numPr>
        <w:jc w:val="both"/>
      </w:pPr>
      <w:r w:rsidRPr="004B77C7">
        <w:t>Signs “noted and u</w:t>
      </w:r>
      <w:r w:rsidR="005C48C3" w:rsidRPr="004B77C7">
        <w:t>nderstood by” upon successful</w:t>
      </w:r>
      <w:r w:rsidR="005453AE" w:rsidRPr="004B77C7">
        <w:t xml:space="preserve">ly passing </w:t>
      </w:r>
      <w:r w:rsidRPr="004B77C7">
        <w:t>the shipboard familiarization.</w:t>
      </w:r>
    </w:p>
    <w:p w14:paraId="44E1AAC8" w14:textId="6B9C1BEB" w:rsidR="00C646BB" w:rsidRPr="004B77C7" w:rsidRDefault="00C646BB">
      <w:pPr>
        <w:jc w:val="both"/>
      </w:pPr>
      <w:r w:rsidRPr="004B77C7">
        <w:br w:type="page"/>
      </w:r>
    </w:p>
    <w:p w14:paraId="68F2E01F" w14:textId="245EA8C0" w:rsidR="004E375E" w:rsidRPr="004B77C7" w:rsidRDefault="003226EA" w:rsidP="00BC03FA">
      <w:pPr>
        <w:pStyle w:val="ListParagraph"/>
        <w:numPr>
          <w:ilvl w:val="0"/>
          <w:numId w:val="1"/>
        </w:numPr>
        <w:jc w:val="both"/>
      </w:pPr>
      <w:r w:rsidRPr="004B77C7">
        <w:rPr>
          <w:u w:val="single"/>
        </w:rPr>
        <w:lastRenderedPageBreak/>
        <w:t>POLICIE</w:t>
      </w:r>
      <w:r w:rsidR="00046C98" w:rsidRPr="004B77C7">
        <w:rPr>
          <w:u w:val="single"/>
        </w:rPr>
        <w:t>S</w:t>
      </w:r>
    </w:p>
    <w:p w14:paraId="0CDA7141" w14:textId="77777777" w:rsidR="00BC03FA" w:rsidRPr="004B77C7" w:rsidRDefault="00BC03FA" w:rsidP="00BC03FA">
      <w:pPr>
        <w:pStyle w:val="ListParagraph"/>
        <w:tabs>
          <w:tab w:val="left" w:pos="4065"/>
        </w:tabs>
        <w:ind w:left="576"/>
        <w:jc w:val="both"/>
      </w:pPr>
    </w:p>
    <w:p w14:paraId="53A3281A" w14:textId="2B0C20D1" w:rsidR="00CA6631" w:rsidRPr="004B77C7" w:rsidRDefault="00CA6631" w:rsidP="00BC03FA">
      <w:pPr>
        <w:pStyle w:val="ListParagraph"/>
        <w:numPr>
          <w:ilvl w:val="1"/>
          <w:numId w:val="1"/>
        </w:numPr>
        <w:jc w:val="both"/>
      </w:pPr>
      <w:r w:rsidRPr="004B77C7">
        <w:rPr>
          <w:b/>
        </w:rPr>
        <w:t>General</w:t>
      </w:r>
    </w:p>
    <w:p w14:paraId="0B53BDAF" w14:textId="78AAF0C6" w:rsidR="00CA6631" w:rsidRPr="004B77C7" w:rsidRDefault="00CA6631" w:rsidP="00CA6631">
      <w:pPr>
        <w:pStyle w:val="ListParagraph"/>
        <w:ind w:left="936"/>
        <w:jc w:val="both"/>
      </w:pPr>
    </w:p>
    <w:p w14:paraId="605980B7" w14:textId="3F5A87B9" w:rsidR="00397519" w:rsidRPr="004B77C7" w:rsidRDefault="00967A06" w:rsidP="005F093D">
      <w:pPr>
        <w:pStyle w:val="ListParagraph"/>
        <w:numPr>
          <w:ilvl w:val="2"/>
          <w:numId w:val="1"/>
        </w:numPr>
        <w:jc w:val="both"/>
      </w:pPr>
      <w:r w:rsidRPr="004B77C7">
        <w:t xml:space="preserve">The Company shall develop </w:t>
      </w:r>
      <w:r w:rsidR="00397519" w:rsidRPr="004B77C7">
        <w:t xml:space="preserve">and maintain </w:t>
      </w:r>
      <w:r w:rsidRPr="004B77C7">
        <w:t xml:space="preserve">a strong culture and awareness </w:t>
      </w:r>
      <w:r w:rsidR="001745AC" w:rsidRPr="004B77C7">
        <w:t>am</w:t>
      </w:r>
      <w:r w:rsidR="0056287B" w:rsidRPr="004B77C7">
        <w:t>ong vessel officers and crews of the following:</w:t>
      </w:r>
    </w:p>
    <w:p w14:paraId="7009FD12" w14:textId="77777777" w:rsidR="00397519" w:rsidRPr="004B77C7" w:rsidRDefault="00397519" w:rsidP="00397519">
      <w:pPr>
        <w:pStyle w:val="ListParagraph"/>
        <w:ind w:left="1260"/>
        <w:jc w:val="both"/>
      </w:pPr>
    </w:p>
    <w:p w14:paraId="63E64879" w14:textId="1843059D" w:rsidR="00E279DF" w:rsidRPr="004B77C7" w:rsidRDefault="0056287B" w:rsidP="00CB7473">
      <w:pPr>
        <w:pStyle w:val="ListParagraph"/>
        <w:numPr>
          <w:ilvl w:val="0"/>
          <w:numId w:val="15"/>
        </w:numPr>
        <w:jc w:val="both"/>
        <w:rPr>
          <w:ins w:id="227" w:author="Noel M. Cainglet" w:date="2017-10-06T15:42:00Z"/>
        </w:rPr>
      </w:pPr>
      <w:r w:rsidRPr="004B77C7">
        <w:t xml:space="preserve">Adherence to </w:t>
      </w:r>
      <w:r w:rsidR="00C24E3A" w:rsidRPr="004B77C7">
        <w:t>Company Policies and Procedures Manual and the rules and regulations imposed by the regulatory authorities</w:t>
      </w:r>
      <w:ins w:id="228" w:author="Noel M. Cainglet" w:date="2017-10-06T15:42:00Z">
        <w:r w:rsidR="00E279DF" w:rsidRPr="004B77C7">
          <w:t xml:space="preserve">, </w:t>
        </w:r>
      </w:ins>
      <w:ins w:id="229" w:author="Noel M. Cainglet" w:date="2017-10-06T15:43:00Z">
        <w:r w:rsidR="00692DF2" w:rsidRPr="004B77C7">
          <w:t>such as</w:t>
        </w:r>
      </w:ins>
      <w:ins w:id="230" w:author="Noel M. Cainglet" w:date="2017-10-06T15:42:00Z">
        <w:r w:rsidR="00E279DF" w:rsidRPr="004B77C7">
          <w:t>:</w:t>
        </w:r>
      </w:ins>
    </w:p>
    <w:p w14:paraId="2F379FD8" w14:textId="77777777" w:rsidR="00C71AC9" w:rsidRPr="004B77C7" w:rsidRDefault="00C71AC9">
      <w:pPr>
        <w:pStyle w:val="ListParagraph"/>
        <w:ind w:left="2700"/>
        <w:jc w:val="both"/>
        <w:rPr>
          <w:ins w:id="231" w:author="Noel M. Cainglet" w:date="2017-10-06T15:45:00Z"/>
        </w:rPr>
        <w:pPrChange w:id="232" w:author="Noel M. Cainglet" w:date="2017-10-06T15:45:00Z">
          <w:pPr>
            <w:pStyle w:val="ListParagraph"/>
            <w:numPr>
              <w:numId w:val="15"/>
            </w:numPr>
            <w:ind w:left="1980" w:hanging="360"/>
            <w:jc w:val="both"/>
          </w:pPr>
        </w:pPrChange>
      </w:pPr>
    </w:p>
    <w:p w14:paraId="59329032" w14:textId="77777777" w:rsidR="00D833DD" w:rsidRPr="004B77C7" w:rsidRDefault="00D833DD" w:rsidP="00D833DD">
      <w:pPr>
        <w:pStyle w:val="ListParagraph"/>
        <w:numPr>
          <w:ilvl w:val="0"/>
          <w:numId w:val="16"/>
        </w:numPr>
        <w:jc w:val="both"/>
        <w:rPr>
          <w:ins w:id="233" w:author="Noel M. Cainglet" w:date="2017-10-06T15:45:00Z"/>
        </w:rPr>
      </w:pPr>
      <w:ins w:id="234" w:author="Noel M. Cainglet" w:date="2017-10-06T15:45:00Z">
        <w:r w:rsidRPr="004B77C7">
          <w:t>International Safety Management (ISM) Code</w:t>
        </w:r>
      </w:ins>
    </w:p>
    <w:p w14:paraId="03D2C168" w14:textId="77777777" w:rsidR="00D833DD" w:rsidRPr="004B77C7" w:rsidRDefault="00D833DD" w:rsidP="00D833DD">
      <w:pPr>
        <w:pStyle w:val="ListParagraph"/>
        <w:numPr>
          <w:ilvl w:val="0"/>
          <w:numId w:val="16"/>
        </w:numPr>
        <w:jc w:val="both"/>
        <w:rPr>
          <w:ins w:id="235" w:author="Noel M. Cainglet" w:date="2017-10-06T15:45:00Z"/>
        </w:rPr>
      </w:pPr>
      <w:ins w:id="236" w:author="Noel M. Cainglet" w:date="2017-10-06T15:45:00Z">
        <w:r w:rsidRPr="004B77C7">
          <w:t>International Convention for the Safety of Life at Sea (SOLAS)</w:t>
        </w:r>
      </w:ins>
    </w:p>
    <w:p w14:paraId="5435A51F" w14:textId="5C25A399" w:rsidR="00E279DF" w:rsidRPr="004B77C7" w:rsidRDefault="00E279DF">
      <w:pPr>
        <w:pStyle w:val="ListParagraph"/>
        <w:numPr>
          <w:ilvl w:val="0"/>
          <w:numId w:val="16"/>
        </w:numPr>
        <w:jc w:val="both"/>
        <w:rPr>
          <w:ins w:id="237" w:author="Noel M. Cainglet" w:date="2017-10-06T15:42:00Z"/>
        </w:rPr>
        <w:pPrChange w:id="238" w:author="Noel M. Cainglet" w:date="2017-10-06T15:42:00Z">
          <w:pPr>
            <w:pStyle w:val="ListParagraph"/>
            <w:numPr>
              <w:numId w:val="15"/>
            </w:numPr>
            <w:ind w:left="1980" w:hanging="360"/>
            <w:jc w:val="both"/>
          </w:pPr>
        </w:pPrChange>
      </w:pPr>
      <w:ins w:id="239" w:author="Noel M. Cainglet" w:date="2017-10-06T15:42:00Z">
        <w:r w:rsidRPr="004B77C7">
          <w:t>Safety Management System (SMS) Company Manual</w:t>
        </w:r>
      </w:ins>
    </w:p>
    <w:p w14:paraId="79CC7D5C" w14:textId="392022BB" w:rsidR="00E279DF" w:rsidRPr="004B77C7" w:rsidRDefault="00E279DF">
      <w:pPr>
        <w:pStyle w:val="ListParagraph"/>
        <w:numPr>
          <w:ilvl w:val="0"/>
          <w:numId w:val="16"/>
        </w:numPr>
        <w:jc w:val="both"/>
        <w:rPr>
          <w:ins w:id="240" w:author="Noel M. Cainglet" w:date="2017-10-06T15:42:00Z"/>
        </w:rPr>
        <w:pPrChange w:id="241" w:author="Noel M. Cainglet" w:date="2017-10-06T15:42:00Z">
          <w:pPr>
            <w:pStyle w:val="ListParagraph"/>
            <w:numPr>
              <w:numId w:val="15"/>
            </w:numPr>
            <w:ind w:left="1980" w:hanging="360"/>
            <w:jc w:val="both"/>
          </w:pPr>
        </w:pPrChange>
      </w:pPr>
      <w:ins w:id="242" w:author="Noel M. Cainglet" w:date="2017-10-06T15:42:00Z">
        <w:r w:rsidRPr="004B77C7">
          <w:t>Shipboard Oil Pollution Emergency Plan (SOPEP)</w:t>
        </w:r>
      </w:ins>
    </w:p>
    <w:p w14:paraId="20E12EFC" w14:textId="4302C778" w:rsidR="00E279DF" w:rsidRPr="004B77C7" w:rsidRDefault="00E279DF">
      <w:pPr>
        <w:pStyle w:val="ListParagraph"/>
        <w:numPr>
          <w:ilvl w:val="0"/>
          <w:numId w:val="16"/>
        </w:numPr>
        <w:jc w:val="both"/>
        <w:pPrChange w:id="243" w:author="Noel M. Cainglet" w:date="2017-10-06T15:42:00Z">
          <w:pPr>
            <w:pStyle w:val="ListParagraph"/>
            <w:numPr>
              <w:numId w:val="15"/>
            </w:numPr>
            <w:ind w:left="1980" w:hanging="360"/>
            <w:jc w:val="both"/>
          </w:pPr>
        </w:pPrChange>
      </w:pPr>
      <w:ins w:id="244" w:author="Noel M. Cainglet" w:date="2017-10-06T15:43:00Z">
        <w:r w:rsidRPr="004B77C7">
          <w:t>Garbage Management Plan (GMP)</w:t>
        </w:r>
      </w:ins>
    </w:p>
    <w:p w14:paraId="5CAB10EC" w14:textId="2C5417B4" w:rsidR="001423F2" w:rsidRPr="004B77C7" w:rsidRDefault="001423F2" w:rsidP="001423F2">
      <w:pPr>
        <w:pStyle w:val="ListParagraph"/>
        <w:numPr>
          <w:ilvl w:val="0"/>
          <w:numId w:val="16"/>
        </w:numPr>
        <w:jc w:val="both"/>
        <w:rPr>
          <w:ins w:id="245" w:author="Noel M. Cainglet" w:date="2017-10-06T15:43:00Z"/>
        </w:rPr>
      </w:pPr>
      <w:r w:rsidRPr="004B77C7">
        <w:t>Cargo Securing Manual</w:t>
      </w:r>
      <w:r w:rsidR="0057668D" w:rsidRPr="004B77C7">
        <w:t xml:space="preserve"> (CSM)</w:t>
      </w:r>
    </w:p>
    <w:p w14:paraId="7F41A036" w14:textId="3C45936E" w:rsidR="00A24171" w:rsidRPr="004B77C7" w:rsidRDefault="00C24E3A">
      <w:pPr>
        <w:pStyle w:val="ListParagraph"/>
        <w:ind w:left="1980"/>
        <w:jc w:val="both"/>
        <w:pPrChange w:id="246" w:author="Noel M. Cainglet" w:date="2017-10-06T15:42:00Z">
          <w:pPr>
            <w:pStyle w:val="ListParagraph"/>
            <w:numPr>
              <w:numId w:val="15"/>
            </w:numPr>
            <w:ind w:left="1980" w:hanging="360"/>
            <w:jc w:val="both"/>
          </w:pPr>
        </w:pPrChange>
      </w:pPr>
      <w:del w:id="247" w:author="Noel M. Cainglet" w:date="2017-10-06T15:42:00Z">
        <w:r w:rsidRPr="004B77C7" w:rsidDel="00DB5E3D">
          <w:delText>;</w:delText>
        </w:r>
      </w:del>
    </w:p>
    <w:p w14:paraId="53A94B34" w14:textId="0F30DC6F" w:rsidR="00C24E3A" w:rsidRPr="004B77C7" w:rsidRDefault="00630544" w:rsidP="00CB7473">
      <w:pPr>
        <w:pStyle w:val="ListParagraph"/>
        <w:numPr>
          <w:ilvl w:val="0"/>
          <w:numId w:val="15"/>
        </w:numPr>
        <w:jc w:val="both"/>
      </w:pPr>
      <w:r w:rsidRPr="004B77C7">
        <w:t>A smooth, effective and effi</w:t>
      </w:r>
      <w:r w:rsidR="007B7210" w:rsidRPr="004B77C7">
        <w:t xml:space="preserve">cient implementation </w:t>
      </w:r>
      <w:r w:rsidR="00182C97" w:rsidRPr="004B77C7">
        <w:t xml:space="preserve">in all aspects of </w:t>
      </w:r>
      <w:r w:rsidR="006A544B" w:rsidRPr="004B77C7">
        <w:t xml:space="preserve">vessel operations (i.e., </w:t>
      </w:r>
      <w:r w:rsidR="00322F2B" w:rsidRPr="004B77C7">
        <w:t xml:space="preserve">prior to </w:t>
      </w:r>
      <w:r w:rsidR="006A544B" w:rsidRPr="004B77C7">
        <w:t xml:space="preserve">departure, </w:t>
      </w:r>
      <w:r w:rsidR="00BE05D9" w:rsidRPr="004B77C7">
        <w:t>at sea</w:t>
      </w:r>
      <w:r w:rsidR="00322F2B" w:rsidRPr="004B77C7">
        <w:t>, prior to arrival</w:t>
      </w:r>
      <w:r w:rsidR="006A544B" w:rsidRPr="004B77C7">
        <w:t>,</w:t>
      </w:r>
      <w:r w:rsidR="00BE05D9" w:rsidRPr="004B77C7">
        <w:t xml:space="preserve"> at port</w:t>
      </w:r>
      <w:r w:rsidR="00322F2B" w:rsidRPr="004B77C7">
        <w:t xml:space="preserve">, </w:t>
      </w:r>
      <w:r w:rsidR="00322F2B" w:rsidRPr="004B77C7">
        <w:rPr>
          <w:i/>
        </w:rPr>
        <w:t>etc.</w:t>
      </w:r>
      <w:r w:rsidR="00BE05D9" w:rsidRPr="004B77C7">
        <w:t>)</w:t>
      </w:r>
      <w:r w:rsidRPr="004B77C7">
        <w:t>;</w:t>
      </w:r>
    </w:p>
    <w:p w14:paraId="609E2BDA" w14:textId="26744437" w:rsidR="007B7210" w:rsidRPr="004B77C7" w:rsidRDefault="003338CF" w:rsidP="00CB7473">
      <w:pPr>
        <w:pStyle w:val="ListParagraph"/>
        <w:numPr>
          <w:ilvl w:val="0"/>
          <w:numId w:val="15"/>
        </w:numPr>
        <w:jc w:val="both"/>
      </w:pPr>
      <w:del w:id="248" w:author="Noel M. Cainglet" w:date="2017-10-06T15:30:00Z">
        <w:r w:rsidRPr="004B77C7" w:rsidDel="005215E2">
          <w:delText>Safety</w:delText>
        </w:r>
        <w:r w:rsidR="00000E27" w:rsidRPr="004B77C7" w:rsidDel="00B47CB3">
          <w:delText xml:space="preserve"> and </w:delText>
        </w:r>
        <w:r w:rsidRPr="004B77C7" w:rsidDel="005215E2">
          <w:delText>health</w:delText>
        </w:r>
      </w:del>
      <w:ins w:id="249" w:author="Noel M. Cainglet" w:date="2017-10-06T15:30:00Z">
        <w:r w:rsidR="005215E2" w:rsidRPr="004B77C7">
          <w:t>Safety, health</w:t>
        </w:r>
      </w:ins>
      <w:r w:rsidRPr="004B77C7">
        <w:t>,</w:t>
      </w:r>
      <w:ins w:id="250" w:author="Noel M. Cainglet" w:date="2017-10-06T15:30:00Z">
        <w:r w:rsidR="00B47CB3" w:rsidRPr="004B77C7">
          <w:t xml:space="preserve"> and</w:t>
        </w:r>
      </w:ins>
      <w:r w:rsidRPr="004B77C7">
        <w:t xml:space="preserve"> environment</w:t>
      </w:r>
      <w:r w:rsidR="0052240D" w:rsidRPr="004B77C7">
        <w:t>al aspects of the vessel</w:t>
      </w:r>
      <w:r w:rsidR="00CC4711" w:rsidRPr="004B77C7">
        <w:t>;</w:t>
      </w:r>
    </w:p>
    <w:p w14:paraId="469791CF" w14:textId="14BD4E64" w:rsidR="00361F20" w:rsidRPr="004B77C7" w:rsidRDefault="00361F20" w:rsidP="00CB7473">
      <w:pPr>
        <w:pStyle w:val="ListParagraph"/>
        <w:numPr>
          <w:ilvl w:val="0"/>
          <w:numId w:val="15"/>
        </w:numPr>
        <w:jc w:val="both"/>
        <w:rPr>
          <w:ins w:id="251" w:author="Noel M. Cainglet" w:date="2017-10-07T08:05:00Z"/>
        </w:rPr>
      </w:pPr>
      <w:r w:rsidRPr="004B77C7">
        <w:t>Emergency preparedness</w:t>
      </w:r>
      <w:r w:rsidR="00BF0EF3" w:rsidRPr="004B77C7">
        <w:t xml:space="preserve"> of all officers and crews</w:t>
      </w:r>
      <w:r w:rsidRPr="004B77C7">
        <w:t>;</w:t>
      </w:r>
    </w:p>
    <w:p w14:paraId="29E678F4" w14:textId="2000230C" w:rsidR="00361F20" w:rsidRPr="004B77C7" w:rsidRDefault="00361F20" w:rsidP="00CB7473">
      <w:pPr>
        <w:pStyle w:val="ListParagraph"/>
        <w:numPr>
          <w:ilvl w:val="0"/>
          <w:numId w:val="15"/>
        </w:numPr>
        <w:jc w:val="both"/>
      </w:pPr>
      <w:r w:rsidRPr="004B77C7">
        <w:t>Incident reporting and response</w:t>
      </w:r>
      <w:r w:rsidR="00A4534B" w:rsidRPr="004B77C7">
        <w:t>;</w:t>
      </w:r>
    </w:p>
    <w:p w14:paraId="530F987B" w14:textId="6DFDFE7C" w:rsidR="00361F20" w:rsidRPr="004B77C7" w:rsidRDefault="00361F20" w:rsidP="00CB7473">
      <w:pPr>
        <w:pStyle w:val="ListParagraph"/>
        <w:numPr>
          <w:ilvl w:val="0"/>
          <w:numId w:val="15"/>
        </w:numPr>
        <w:jc w:val="both"/>
      </w:pPr>
      <w:r w:rsidRPr="004B77C7">
        <w:t>Monitoring and evaluation</w:t>
      </w:r>
      <w:r w:rsidR="00A4534B" w:rsidRPr="004B77C7">
        <w:t>; and</w:t>
      </w:r>
    </w:p>
    <w:p w14:paraId="34F70FBE" w14:textId="6BEC6724" w:rsidR="00361F20" w:rsidRPr="004B77C7" w:rsidRDefault="00563D5C" w:rsidP="00CB7473">
      <w:pPr>
        <w:pStyle w:val="ListParagraph"/>
        <w:numPr>
          <w:ilvl w:val="0"/>
          <w:numId w:val="15"/>
        </w:numPr>
        <w:jc w:val="both"/>
      </w:pPr>
      <w:ins w:id="252" w:author="Noel M. Cainglet" w:date="2017-10-06T15:46:00Z">
        <w:r w:rsidRPr="004B77C7">
          <w:t xml:space="preserve">Proper </w:t>
        </w:r>
      </w:ins>
      <w:del w:id="253" w:author="Noel M. Cainglet" w:date="2017-10-06T15:46:00Z">
        <w:r w:rsidR="00A4534B" w:rsidRPr="004B77C7" w:rsidDel="00563D5C">
          <w:delText>D</w:delText>
        </w:r>
      </w:del>
      <w:ins w:id="254" w:author="Noel M. Cainglet" w:date="2017-10-06T15:46:00Z">
        <w:r w:rsidRPr="004B77C7">
          <w:t>d</w:t>
        </w:r>
      </w:ins>
      <w:r w:rsidR="00A4534B" w:rsidRPr="004B77C7">
        <w:t>ocumentation</w:t>
      </w:r>
      <w:ins w:id="255" w:author="Noel M. Cainglet" w:date="2017-10-06T15:46:00Z">
        <w:r w:rsidR="00C142D0" w:rsidRPr="004B77C7">
          <w:t xml:space="preserve"> of </w:t>
        </w:r>
        <w:r w:rsidRPr="004B77C7">
          <w:t>business forms and ship certificates.</w:t>
        </w:r>
      </w:ins>
    </w:p>
    <w:p w14:paraId="039F58D3" w14:textId="5C32110F" w:rsidR="006A7171" w:rsidRPr="004B77C7" w:rsidRDefault="006A7171" w:rsidP="006A7171">
      <w:pPr>
        <w:pStyle w:val="ListParagraph"/>
        <w:ind w:left="1260"/>
        <w:jc w:val="both"/>
        <w:rPr>
          <w:ins w:id="256" w:author="Noel M. Cainglet" w:date="2017-10-06T15:43:00Z"/>
        </w:rPr>
      </w:pPr>
    </w:p>
    <w:p w14:paraId="0C9629CB" w14:textId="346FE9C1" w:rsidR="00E67737" w:rsidRPr="004B77C7" w:rsidDel="00C71AC9" w:rsidRDefault="00E67737" w:rsidP="006A7171">
      <w:pPr>
        <w:pStyle w:val="ListParagraph"/>
        <w:ind w:left="1260"/>
        <w:jc w:val="both"/>
        <w:rPr>
          <w:del w:id="257" w:author="Noel M. Cainglet" w:date="2017-10-06T15:45:00Z"/>
        </w:rPr>
      </w:pPr>
    </w:p>
    <w:p w14:paraId="16EC9AD5" w14:textId="2DF44E93" w:rsidR="00D31B2D" w:rsidRPr="004B77C7" w:rsidDel="00E67737" w:rsidRDefault="00914032">
      <w:pPr>
        <w:pStyle w:val="ListParagraph"/>
        <w:numPr>
          <w:ilvl w:val="0"/>
          <w:numId w:val="1"/>
        </w:numPr>
        <w:jc w:val="both"/>
        <w:rPr>
          <w:del w:id="258" w:author="Noel M. Cainglet" w:date="2017-10-06T15:43:00Z"/>
        </w:rPr>
        <w:pPrChange w:id="259" w:author="Noel M. Cainglet" w:date="2017-10-06T15:43:00Z">
          <w:pPr>
            <w:pStyle w:val="ListParagraph"/>
            <w:numPr>
              <w:ilvl w:val="2"/>
              <w:numId w:val="1"/>
            </w:numPr>
            <w:tabs>
              <w:tab w:val="num" w:pos="1260"/>
            </w:tabs>
            <w:ind w:left="1260" w:hanging="360"/>
            <w:jc w:val="both"/>
          </w:pPr>
        </w:pPrChange>
      </w:pPr>
      <w:commentRangeStart w:id="260"/>
      <w:del w:id="261" w:author="Noel M. Cainglet" w:date="2017-10-06T15:43:00Z">
        <w:r w:rsidRPr="004B77C7" w:rsidDel="00E67737">
          <w:delText xml:space="preserve">The succeeding policies, procedures </w:delText>
        </w:r>
        <w:r w:rsidR="00B22193" w:rsidRPr="004B77C7" w:rsidDel="00E67737">
          <w:delText>and guidelines shall be</w:delText>
        </w:r>
      </w:del>
      <w:ins w:id="262" w:author="jeserio lonon" w:date="2017-10-06T11:16:00Z">
        <w:del w:id="263" w:author="Noel M. Cainglet" w:date="2017-10-06T15:43:00Z">
          <w:r w:rsidR="00EB6E50" w:rsidRPr="004B77C7" w:rsidDel="00E67737">
            <w:delText xml:space="preserve"> considered</w:delText>
          </w:r>
        </w:del>
      </w:ins>
      <w:del w:id="264" w:author="Noel M. Cainglet" w:date="2017-10-06T15:43:00Z">
        <w:r w:rsidR="00B22193" w:rsidRPr="004B77C7" w:rsidDel="00E67737">
          <w:delText xml:space="preserve"> read in connection </w:delText>
        </w:r>
        <w:r w:rsidRPr="004B77C7" w:rsidDel="00E67737">
          <w:delText>wit</w:delText>
        </w:r>
        <w:r w:rsidR="00433F2F" w:rsidRPr="004B77C7" w:rsidDel="00E67737">
          <w:delText xml:space="preserve">h the </w:delText>
        </w:r>
        <w:r w:rsidR="00A63C8D" w:rsidRPr="004B77C7" w:rsidDel="00E67737">
          <w:delText>Safety Management System (SMS) Company Manual</w:delText>
        </w:r>
        <w:r w:rsidR="00433F2F" w:rsidRPr="004B77C7" w:rsidDel="00E67737">
          <w:delText xml:space="preserve">, </w:delText>
        </w:r>
        <w:r w:rsidRPr="004B77C7" w:rsidDel="00E67737">
          <w:delText>Shipboard Oil Pollution Emergency Plan (SOPEP)</w:delText>
        </w:r>
        <w:r w:rsidR="00433F2F" w:rsidRPr="004B77C7" w:rsidDel="00E67737">
          <w:delText xml:space="preserve">, </w:delText>
        </w:r>
        <w:r w:rsidR="00113051" w:rsidRPr="004B77C7" w:rsidDel="00E67737">
          <w:delText>Garbage Management Plan (GMP)</w:delText>
        </w:r>
        <w:r w:rsidR="004B7A00" w:rsidRPr="004B77C7" w:rsidDel="00E67737">
          <w:delText xml:space="preserve">, Policies and Procedures for Safety, </w:delText>
        </w:r>
        <w:r w:rsidR="00D31B2D" w:rsidRPr="004B77C7" w:rsidDel="00E67737">
          <w:delText>Health and Environment</w:delText>
        </w:r>
        <w:r w:rsidR="004B7A00" w:rsidRPr="004B77C7" w:rsidDel="00E67737">
          <w:delText xml:space="preserve"> and Regulatory Compliance.</w:delText>
        </w:r>
        <w:commentRangeEnd w:id="260"/>
        <w:r w:rsidR="00EB6E50" w:rsidRPr="004B77C7" w:rsidDel="00E67737">
          <w:rPr>
            <w:rStyle w:val="CommentReference"/>
          </w:rPr>
          <w:commentReference w:id="260"/>
        </w:r>
      </w:del>
    </w:p>
    <w:p w14:paraId="0932166D" w14:textId="46C04C04" w:rsidR="002C1495" w:rsidRPr="004B77C7" w:rsidDel="00E67737" w:rsidRDefault="002C1495" w:rsidP="00E94F08">
      <w:pPr>
        <w:ind w:left="900"/>
        <w:jc w:val="both"/>
        <w:rPr>
          <w:del w:id="265" w:author="Noel M. Cainglet" w:date="2017-10-06T15:43:00Z"/>
        </w:rPr>
      </w:pPr>
      <w:del w:id="266" w:author="Noel M. Cainglet" w:date="2017-10-06T15:43:00Z">
        <w:r w:rsidRPr="004B77C7" w:rsidDel="00E67737">
          <w:br w:type="page"/>
        </w:r>
      </w:del>
    </w:p>
    <w:p w14:paraId="333778FF" w14:textId="2834FC8B" w:rsidR="00BC03FA" w:rsidRPr="004B77C7" w:rsidRDefault="004650BE" w:rsidP="00BC03FA">
      <w:pPr>
        <w:pStyle w:val="ListParagraph"/>
        <w:numPr>
          <w:ilvl w:val="1"/>
          <w:numId w:val="1"/>
        </w:numPr>
        <w:jc w:val="both"/>
      </w:pPr>
      <w:r w:rsidRPr="004B77C7">
        <w:rPr>
          <w:b/>
        </w:rPr>
        <w:t>Designated Person</w:t>
      </w:r>
      <w:r w:rsidR="00BC03FA" w:rsidRPr="004B77C7">
        <w:rPr>
          <w:b/>
        </w:rPr>
        <w:t xml:space="preserve"> Ashore (DPA)</w:t>
      </w:r>
    </w:p>
    <w:p w14:paraId="722992D2" w14:textId="77777777" w:rsidR="00BC03FA" w:rsidRPr="004B77C7" w:rsidRDefault="00BC03FA" w:rsidP="00BC03FA">
      <w:pPr>
        <w:pStyle w:val="ListParagraph"/>
        <w:ind w:left="1260"/>
        <w:jc w:val="both"/>
      </w:pPr>
    </w:p>
    <w:p w14:paraId="3FF2675E" w14:textId="0534CEBD" w:rsidR="00BC03FA" w:rsidRPr="004B77C7" w:rsidRDefault="00BC03FA" w:rsidP="00BC03FA">
      <w:pPr>
        <w:pStyle w:val="ListParagraph"/>
        <w:numPr>
          <w:ilvl w:val="2"/>
          <w:numId w:val="1"/>
        </w:numPr>
        <w:jc w:val="both"/>
      </w:pPr>
      <w:r w:rsidRPr="004B77C7">
        <w:t xml:space="preserve">The Company shall designate </w:t>
      </w:r>
      <w:r w:rsidR="004650BE" w:rsidRPr="004B77C7">
        <w:t>person</w:t>
      </w:r>
      <w:r w:rsidRPr="004B77C7">
        <w:t xml:space="preserve"> ashore who shall have the authority and responsibility to:</w:t>
      </w:r>
    </w:p>
    <w:p w14:paraId="51745C56" w14:textId="77777777" w:rsidR="00BC03FA" w:rsidRPr="004B77C7" w:rsidRDefault="00BC03FA" w:rsidP="00BC03FA">
      <w:pPr>
        <w:pStyle w:val="ListParagraph"/>
        <w:ind w:left="1980"/>
        <w:jc w:val="both"/>
      </w:pPr>
    </w:p>
    <w:p w14:paraId="78072B40" w14:textId="2CCC24E5" w:rsidR="00BC03FA" w:rsidRPr="004B77C7" w:rsidRDefault="00BC03FA" w:rsidP="00CB7473">
      <w:pPr>
        <w:pStyle w:val="ListParagraph"/>
        <w:numPr>
          <w:ilvl w:val="0"/>
          <w:numId w:val="6"/>
        </w:numPr>
        <w:jc w:val="both"/>
      </w:pPr>
      <w:r w:rsidRPr="004B77C7">
        <w:t>Ensure effective implementation of the</w:t>
      </w:r>
      <w:ins w:id="267" w:author="Noel M. Cainglet" w:date="2017-10-06T15:45:00Z">
        <w:r w:rsidR="00FC6AC0" w:rsidRPr="004B77C7">
          <w:t xml:space="preserve"> </w:t>
        </w:r>
      </w:ins>
      <w:r w:rsidR="00154713" w:rsidRPr="004B77C7">
        <w:t>ISM/</w:t>
      </w:r>
      <w:ins w:id="268" w:author="Noel M. Cainglet" w:date="2017-10-06T15:45:00Z">
        <w:r w:rsidR="00FC6AC0" w:rsidRPr="004B77C7">
          <w:t xml:space="preserve">SMS </w:t>
        </w:r>
      </w:ins>
      <w:del w:id="269" w:author="Noel M. Cainglet" w:date="2017-10-06T15:45:00Z">
        <w:r w:rsidRPr="004B77C7" w:rsidDel="00FC6AC0">
          <w:delText xml:space="preserve"> Safety Management System (SMS) </w:delText>
        </w:r>
      </w:del>
      <w:r w:rsidRPr="004B77C7">
        <w:t>Company Manual and make appropriate revisions thereof, as necessary;</w:t>
      </w:r>
    </w:p>
    <w:p w14:paraId="4613388D" w14:textId="7DA17657" w:rsidR="00BC03FA" w:rsidRPr="004B77C7" w:rsidRDefault="00BC03FA" w:rsidP="00CB7473">
      <w:pPr>
        <w:pStyle w:val="ListParagraph"/>
        <w:numPr>
          <w:ilvl w:val="0"/>
          <w:numId w:val="6"/>
        </w:numPr>
        <w:jc w:val="both"/>
      </w:pPr>
      <w:r w:rsidRPr="004B77C7">
        <w:t>Ensure effective and efficient implementation of</w:t>
      </w:r>
      <w:r w:rsidR="00C07900" w:rsidRPr="004B77C7">
        <w:t xml:space="preserve"> policies and procedures for </w:t>
      </w:r>
      <w:r w:rsidRPr="004B77C7">
        <w:t>vessel operations, management, repairs and maintenance;</w:t>
      </w:r>
    </w:p>
    <w:p w14:paraId="6A6D4E44" w14:textId="0EB8F1CA" w:rsidR="00BC03FA" w:rsidRPr="004B77C7" w:rsidRDefault="00BC03FA" w:rsidP="00CB7473">
      <w:pPr>
        <w:pStyle w:val="ListParagraph"/>
        <w:numPr>
          <w:ilvl w:val="0"/>
          <w:numId w:val="6"/>
        </w:numPr>
        <w:jc w:val="both"/>
      </w:pPr>
      <w:r w:rsidRPr="004B77C7">
        <w:t>Ensure effective implementation and monitoring of</w:t>
      </w:r>
      <w:r w:rsidR="00F941EA" w:rsidRPr="004B77C7">
        <w:t xml:space="preserve"> policies and procedures for </w:t>
      </w:r>
      <w:r w:rsidRPr="004B77C7">
        <w:t xml:space="preserve">safety, health and environmental (i.e., pollution prevention, </w:t>
      </w:r>
      <w:r w:rsidRPr="004B77C7">
        <w:rPr>
          <w:i/>
        </w:rPr>
        <w:t>etc.</w:t>
      </w:r>
      <w:r w:rsidRPr="004B77C7">
        <w:t>) aspects of the operations of each vessel;</w:t>
      </w:r>
    </w:p>
    <w:p w14:paraId="7E6066C2" w14:textId="77777777" w:rsidR="00BC03FA" w:rsidRPr="004B77C7" w:rsidRDefault="00BC03FA" w:rsidP="00CB7473">
      <w:pPr>
        <w:pStyle w:val="ListParagraph"/>
        <w:numPr>
          <w:ilvl w:val="0"/>
          <w:numId w:val="6"/>
        </w:numPr>
        <w:jc w:val="both"/>
      </w:pPr>
      <w:r w:rsidRPr="004B77C7">
        <w:t>Ensure adequate resources and shore-based support are applied on each vessel;</w:t>
      </w:r>
    </w:p>
    <w:p w14:paraId="5AABA4E5" w14:textId="6CC2B63D" w:rsidR="0051633C" w:rsidRPr="004B77C7" w:rsidRDefault="0051633C" w:rsidP="0051633C">
      <w:pPr>
        <w:pStyle w:val="ListParagraph"/>
        <w:ind w:left="1980"/>
        <w:jc w:val="both"/>
      </w:pPr>
    </w:p>
    <w:p w14:paraId="04D6272B" w14:textId="1DAF02CC" w:rsidR="0051633C" w:rsidRPr="004B77C7" w:rsidRDefault="0051633C" w:rsidP="0051633C">
      <w:pPr>
        <w:pStyle w:val="ListParagraph"/>
        <w:ind w:left="1980"/>
        <w:jc w:val="both"/>
      </w:pPr>
    </w:p>
    <w:p w14:paraId="5E0B12FD" w14:textId="77777777" w:rsidR="0051633C" w:rsidRPr="004B77C7" w:rsidRDefault="0051633C" w:rsidP="0051633C">
      <w:pPr>
        <w:pStyle w:val="ListParagraph"/>
        <w:ind w:left="1980"/>
        <w:jc w:val="both"/>
      </w:pPr>
    </w:p>
    <w:p w14:paraId="53531B6F" w14:textId="5ECF8845" w:rsidR="00BC03FA" w:rsidRPr="004B77C7" w:rsidRDefault="00BC03FA" w:rsidP="00CB7473">
      <w:pPr>
        <w:pStyle w:val="ListParagraph"/>
        <w:numPr>
          <w:ilvl w:val="0"/>
          <w:numId w:val="6"/>
        </w:numPr>
        <w:jc w:val="both"/>
      </w:pPr>
      <w:r w:rsidRPr="004B77C7">
        <w:lastRenderedPageBreak/>
        <w:t>Ensure compliance wit</w:t>
      </w:r>
      <w:ins w:id="270" w:author="Noel M. Cainglet" w:date="2017-10-06T15:44:00Z">
        <w:r w:rsidR="005021F3" w:rsidRPr="004B77C7">
          <w:t xml:space="preserve">h the </w:t>
        </w:r>
        <w:r w:rsidR="00A621CC" w:rsidRPr="004B77C7">
          <w:t xml:space="preserve">ISM </w:t>
        </w:r>
      </w:ins>
      <w:del w:id="271" w:author="Noel M. Cainglet" w:date="2017-10-06T15:44:00Z">
        <w:r w:rsidRPr="004B77C7" w:rsidDel="00A621CC">
          <w:delText xml:space="preserve">h International Safety Management (ISM) </w:delText>
        </w:r>
      </w:del>
      <w:r w:rsidRPr="004B77C7">
        <w:t>Code,</w:t>
      </w:r>
      <w:ins w:id="272" w:author="Noel M. Cainglet" w:date="2017-10-06T15:45:00Z">
        <w:r w:rsidR="005021F3" w:rsidRPr="004B77C7">
          <w:t xml:space="preserve"> </w:t>
        </w:r>
      </w:ins>
      <w:del w:id="273" w:author="Noel M. Cainglet" w:date="2017-10-06T15:45:00Z">
        <w:r w:rsidRPr="004B77C7" w:rsidDel="005021F3">
          <w:delText xml:space="preserve"> International Convention for the Safety of Life at Sea (SOLAS)</w:delText>
        </w:r>
      </w:del>
      <w:ins w:id="274" w:author="Noel M. Cainglet" w:date="2017-10-06T15:45:00Z">
        <w:r w:rsidR="005021F3" w:rsidRPr="004B77C7">
          <w:t>SOLAS</w:t>
        </w:r>
      </w:ins>
      <w:r w:rsidRPr="004B77C7">
        <w:t>,</w:t>
      </w:r>
      <w:ins w:id="275" w:author="Noel M. Cainglet" w:date="2017-10-06T15:45:00Z">
        <w:r w:rsidR="005021F3" w:rsidRPr="004B77C7">
          <w:t xml:space="preserve"> </w:t>
        </w:r>
      </w:ins>
      <w:del w:id="276" w:author="Noel M. Cainglet" w:date="2017-10-06T15:45:00Z">
        <w:r w:rsidRPr="004B77C7" w:rsidDel="005021F3">
          <w:delText xml:space="preserve"> </w:delText>
        </w:r>
      </w:del>
      <w:r w:rsidRPr="004B77C7">
        <w:t>and the rules and regulations of relevant government agencies such as, but not limited to, the following:</w:t>
      </w:r>
    </w:p>
    <w:p w14:paraId="41CD9704" w14:textId="77777777" w:rsidR="00BC03FA" w:rsidRPr="004B77C7" w:rsidRDefault="00BC03FA" w:rsidP="00CB7473">
      <w:pPr>
        <w:pStyle w:val="ListParagraph"/>
        <w:numPr>
          <w:ilvl w:val="0"/>
          <w:numId w:val="7"/>
        </w:numPr>
        <w:jc w:val="both"/>
      </w:pPr>
      <w:r w:rsidRPr="004B77C7">
        <w:t>Maritime Industry Authority (MARINA)</w:t>
      </w:r>
    </w:p>
    <w:p w14:paraId="07274AB3" w14:textId="77777777" w:rsidR="00BC03FA" w:rsidRPr="004B77C7" w:rsidRDefault="00BC03FA" w:rsidP="00CB7473">
      <w:pPr>
        <w:pStyle w:val="ListParagraph"/>
        <w:numPr>
          <w:ilvl w:val="0"/>
          <w:numId w:val="7"/>
        </w:numPr>
        <w:jc w:val="both"/>
      </w:pPr>
      <w:r w:rsidRPr="004B77C7">
        <w:t>Philippine Coast Guard (PCG)</w:t>
      </w:r>
    </w:p>
    <w:p w14:paraId="09696B21" w14:textId="77777777" w:rsidR="00BC03FA" w:rsidRPr="004B77C7" w:rsidRDefault="00BC03FA" w:rsidP="00CB7473">
      <w:pPr>
        <w:pStyle w:val="ListParagraph"/>
        <w:numPr>
          <w:ilvl w:val="0"/>
          <w:numId w:val="7"/>
        </w:numPr>
        <w:jc w:val="both"/>
      </w:pPr>
      <w:r w:rsidRPr="004B77C7">
        <w:t>Philippine Ports Authority (PPA)</w:t>
      </w:r>
    </w:p>
    <w:p w14:paraId="2C3F8A03" w14:textId="77777777" w:rsidR="00BC03FA" w:rsidRPr="004B77C7" w:rsidRDefault="00BC03FA" w:rsidP="00CB7473">
      <w:pPr>
        <w:pStyle w:val="ListParagraph"/>
        <w:numPr>
          <w:ilvl w:val="0"/>
          <w:numId w:val="7"/>
        </w:numPr>
        <w:jc w:val="both"/>
      </w:pPr>
      <w:r w:rsidRPr="004B77C7">
        <w:t>Bureau of Quarantine (BOQ)</w:t>
      </w:r>
    </w:p>
    <w:p w14:paraId="1C9E5156" w14:textId="77777777" w:rsidR="00BC03FA" w:rsidRPr="004B77C7" w:rsidRDefault="00BC03FA" w:rsidP="00CB7473">
      <w:pPr>
        <w:pStyle w:val="ListParagraph"/>
        <w:numPr>
          <w:ilvl w:val="0"/>
          <w:numId w:val="7"/>
        </w:numPr>
        <w:jc w:val="both"/>
      </w:pPr>
      <w:r w:rsidRPr="004B77C7">
        <w:t>Department of Environment and Natural Resources (DENR).</w:t>
      </w:r>
    </w:p>
    <w:p w14:paraId="00A30538" w14:textId="7EB9C236" w:rsidR="00BC03FA" w:rsidRPr="004B77C7" w:rsidRDefault="00BC03FA" w:rsidP="00BC03FA">
      <w:pPr>
        <w:pStyle w:val="ListParagraph"/>
        <w:ind w:left="1260"/>
        <w:jc w:val="both"/>
      </w:pPr>
    </w:p>
    <w:p w14:paraId="601E792A" w14:textId="1D221A45" w:rsidR="00BC03FA" w:rsidRPr="004B77C7" w:rsidRDefault="00491F39" w:rsidP="00F52026">
      <w:pPr>
        <w:pStyle w:val="ListParagraph"/>
        <w:numPr>
          <w:ilvl w:val="2"/>
          <w:numId w:val="1"/>
        </w:numPr>
        <w:jc w:val="both"/>
      </w:pPr>
      <w:r w:rsidRPr="004B77C7">
        <w:t>The DPA</w:t>
      </w:r>
      <w:r w:rsidR="00BC03FA" w:rsidRPr="004B77C7">
        <w:t xml:space="preserve"> must have the adequate knowledge, training and meaningful years of relevant experience to ensure proper implementation of the above-mentioned authority and responsibility</w:t>
      </w:r>
      <w:r w:rsidR="00F52026" w:rsidRPr="004B77C7">
        <w:t>. He/she m</w:t>
      </w:r>
      <w:r w:rsidR="00BC03FA" w:rsidRPr="004B77C7">
        <w:t xml:space="preserve">ust have access to the highest level of management and shall be known by all officers and crews of the vessel. His/her contact details </w:t>
      </w:r>
      <w:r w:rsidR="004D76BC" w:rsidRPr="004B77C7">
        <w:t xml:space="preserve">shall </w:t>
      </w:r>
      <w:r w:rsidR="00BC03FA" w:rsidRPr="004B77C7">
        <w:t>be posted in conspicuous areas of the vessel where it can be easily accessible by all officers and crews of the vessel.</w:t>
      </w:r>
    </w:p>
    <w:p w14:paraId="370D3B8F" w14:textId="0EACECF6" w:rsidR="00E53CBB" w:rsidRPr="004B77C7" w:rsidRDefault="00E53CBB" w:rsidP="002D6DFD">
      <w:pPr>
        <w:jc w:val="both"/>
      </w:pPr>
    </w:p>
    <w:p w14:paraId="0B4B6EA4" w14:textId="5D5117FF" w:rsidR="00BC03FA" w:rsidRPr="004B77C7" w:rsidRDefault="001F3F34" w:rsidP="00BC03FA">
      <w:pPr>
        <w:pStyle w:val="ListParagraph"/>
        <w:numPr>
          <w:ilvl w:val="1"/>
          <w:numId w:val="1"/>
        </w:numPr>
        <w:jc w:val="both"/>
      </w:pPr>
      <w:r w:rsidRPr="004B77C7">
        <w:rPr>
          <w:b/>
        </w:rPr>
        <w:t>S</w:t>
      </w:r>
      <w:r w:rsidR="00BC03FA" w:rsidRPr="004B77C7">
        <w:rPr>
          <w:b/>
        </w:rPr>
        <w:t>hipboard Familiarization</w:t>
      </w:r>
    </w:p>
    <w:p w14:paraId="67E03170" w14:textId="77777777" w:rsidR="00BC03FA" w:rsidRPr="004B77C7" w:rsidRDefault="00BC03FA" w:rsidP="00BC03FA">
      <w:pPr>
        <w:ind w:left="900"/>
        <w:jc w:val="both"/>
      </w:pPr>
    </w:p>
    <w:p w14:paraId="1445671C" w14:textId="77777777" w:rsidR="00C760BC" w:rsidRPr="004B77C7" w:rsidRDefault="00E34EBD" w:rsidP="00C760BC">
      <w:pPr>
        <w:pStyle w:val="ListParagraph"/>
        <w:numPr>
          <w:ilvl w:val="2"/>
          <w:numId w:val="1"/>
        </w:numPr>
        <w:jc w:val="both"/>
      </w:pPr>
      <w:r w:rsidRPr="004B77C7">
        <w:t xml:space="preserve">All vessel </w:t>
      </w:r>
      <w:r w:rsidR="00870A3B" w:rsidRPr="004B77C7">
        <w:t>crew</w:t>
      </w:r>
      <w:r w:rsidR="00590D5A" w:rsidRPr="004B77C7">
        <w:t xml:space="preserve"> </w:t>
      </w:r>
      <w:r w:rsidR="00870A3B" w:rsidRPr="004B77C7">
        <w:t>members</w:t>
      </w:r>
      <w:r w:rsidR="00BC03FA" w:rsidRPr="004B77C7">
        <w:t xml:space="preserve"> assigned to a vessel for the first time shall undergo a shipboard familiarization training prior to departure of vessel from port or elsewhere</w:t>
      </w:r>
      <w:r w:rsidR="002D6DFD" w:rsidRPr="004B77C7">
        <w:t xml:space="preserve"> and commence sailing.</w:t>
      </w:r>
      <w:r w:rsidR="00C760BC" w:rsidRPr="004B77C7">
        <w:t xml:space="preserve"> This shall form part of the orientation and placement program to be facilitated by the HR Department.</w:t>
      </w:r>
    </w:p>
    <w:p w14:paraId="1ED587CE" w14:textId="2E1E90CC" w:rsidR="00BC03FA" w:rsidRPr="004B77C7" w:rsidRDefault="00BC03FA" w:rsidP="00BC03FA">
      <w:pPr>
        <w:pStyle w:val="ListParagraph"/>
        <w:numPr>
          <w:ilvl w:val="2"/>
          <w:numId w:val="1"/>
        </w:numPr>
        <w:jc w:val="both"/>
      </w:pPr>
      <w:r w:rsidRPr="004B77C7">
        <w:t>The shipboard familiarization training shall cover, at a minimum, the following:</w:t>
      </w:r>
    </w:p>
    <w:p w14:paraId="00C7B5D1" w14:textId="77777777" w:rsidR="00BC03FA" w:rsidRPr="004B77C7" w:rsidRDefault="00BC03FA" w:rsidP="00BC03FA">
      <w:pPr>
        <w:pStyle w:val="ListParagraph"/>
        <w:ind w:left="1260"/>
        <w:jc w:val="both"/>
      </w:pPr>
    </w:p>
    <w:p w14:paraId="0896CD73" w14:textId="0D7ECCA1" w:rsidR="00BC03FA" w:rsidRPr="004B77C7" w:rsidRDefault="00BC03FA" w:rsidP="00CB7473">
      <w:pPr>
        <w:pStyle w:val="ListParagraph"/>
        <w:numPr>
          <w:ilvl w:val="0"/>
          <w:numId w:val="5"/>
        </w:numPr>
        <w:jc w:val="both"/>
      </w:pPr>
      <w:r w:rsidRPr="004B77C7">
        <w:t>Specific duties and responsibilities</w:t>
      </w:r>
      <w:r w:rsidR="00581DC0" w:rsidRPr="004B77C7">
        <w:t xml:space="preserve"> of the new vessel crew;</w:t>
      </w:r>
    </w:p>
    <w:p w14:paraId="1C5462F0" w14:textId="4F06D897" w:rsidR="00BC03FA" w:rsidRPr="004B77C7" w:rsidRDefault="00BC03FA" w:rsidP="00CB7473">
      <w:pPr>
        <w:pStyle w:val="ListParagraph"/>
        <w:numPr>
          <w:ilvl w:val="0"/>
          <w:numId w:val="5"/>
        </w:numPr>
        <w:jc w:val="both"/>
      </w:pPr>
      <w:r w:rsidRPr="004B77C7">
        <w:t>Specific machineries and equipment to be operated and maintained</w:t>
      </w:r>
      <w:r w:rsidR="003843F2" w:rsidRPr="004B77C7">
        <w:t>; and</w:t>
      </w:r>
    </w:p>
    <w:p w14:paraId="6C644BF7" w14:textId="20FEDEB1" w:rsidR="00BC03FA" w:rsidRPr="004B77C7" w:rsidRDefault="00806285" w:rsidP="00CB7473">
      <w:pPr>
        <w:pStyle w:val="ListParagraph"/>
        <w:numPr>
          <w:ilvl w:val="0"/>
          <w:numId w:val="5"/>
        </w:numPr>
        <w:jc w:val="both"/>
      </w:pPr>
      <w:r w:rsidRPr="004B77C7">
        <w:t xml:space="preserve">Relevant </w:t>
      </w:r>
      <w:r w:rsidR="00BC03FA" w:rsidRPr="004B77C7">
        <w:t>Company Policies and Procedures Manual</w:t>
      </w:r>
      <w:r w:rsidRPr="004B77C7">
        <w:t xml:space="preserve"> (i.e., vessel operations, management, dry docking, preventive maintenance, safety and health, alcohol and drug policy, quarantine, emergency p</w:t>
      </w:r>
      <w:r w:rsidR="00795856">
        <w:t xml:space="preserve">reparedness, incident reporting, code of conduct, </w:t>
      </w:r>
      <w:r w:rsidRPr="004B77C7">
        <w:rPr>
          <w:i/>
        </w:rPr>
        <w:t>etc.</w:t>
      </w:r>
      <w:r w:rsidRPr="004B77C7">
        <w:t>)</w:t>
      </w:r>
    </w:p>
    <w:p w14:paraId="0301D006" w14:textId="77777777" w:rsidR="00045C9E" w:rsidRPr="004B77C7" w:rsidRDefault="00045C9E" w:rsidP="00045C9E">
      <w:pPr>
        <w:pStyle w:val="ListParagraph"/>
        <w:ind w:left="1260"/>
        <w:jc w:val="both"/>
      </w:pPr>
    </w:p>
    <w:p w14:paraId="655D2B35" w14:textId="5966E788" w:rsidR="00242D46" w:rsidRPr="004B77C7" w:rsidRDefault="00BC03FA" w:rsidP="00045C9E">
      <w:pPr>
        <w:pStyle w:val="ListParagraph"/>
        <w:numPr>
          <w:ilvl w:val="2"/>
          <w:numId w:val="1"/>
        </w:numPr>
        <w:jc w:val="both"/>
      </w:pPr>
      <w:r w:rsidRPr="004B77C7">
        <w:t xml:space="preserve">A shipboard familiarization checklist shall be accomplished </w:t>
      </w:r>
      <w:r w:rsidR="00F467CE" w:rsidRPr="004B77C7">
        <w:t>by the vessel officer conducting</w:t>
      </w:r>
      <w:r w:rsidR="007D3B40" w:rsidRPr="004B77C7">
        <w:t xml:space="preserve"> the shipboard familiarization. The Master shall not </w:t>
      </w:r>
      <w:del w:id="277" w:author="jeserio lonon" w:date="2017-10-06T11:19:00Z">
        <w:r w:rsidR="007D3B40" w:rsidRPr="004B77C7" w:rsidDel="00EB6E50">
          <w:delText>sign approval</w:delText>
        </w:r>
      </w:del>
      <w:ins w:id="278" w:author="jeserio lonon" w:date="2017-10-06T11:19:00Z">
        <w:r w:rsidR="00EB6E50" w:rsidRPr="004B77C7">
          <w:t>approve</w:t>
        </w:r>
      </w:ins>
      <w:r w:rsidR="007D3B40" w:rsidRPr="004B77C7">
        <w:t xml:space="preserve"> and accept the new crew until he is satisfied that such crew </w:t>
      </w:r>
      <w:r w:rsidR="00D815D3" w:rsidRPr="004B77C7">
        <w:t>thoroughly</w:t>
      </w:r>
      <w:r w:rsidR="007D3B40" w:rsidRPr="004B77C7">
        <w:t xml:space="preserve"> understands and familiarized himself with his duties and responsibilities, the vessel and company policies and procedures.</w:t>
      </w:r>
    </w:p>
    <w:p w14:paraId="41D77ACB" w14:textId="7FC8CE29" w:rsidR="00BC03FA" w:rsidRPr="004B77C7" w:rsidRDefault="006E2CFC" w:rsidP="00BC03FA">
      <w:pPr>
        <w:pStyle w:val="ListParagraph"/>
        <w:numPr>
          <w:ilvl w:val="2"/>
          <w:numId w:val="1"/>
        </w:numPr>
        <w:jc w:val="both"/>
      </w:pPr>
      <w:r w:rsidRPr="004B77C7">
        <w:t xml:space="preserve">Vessel crew </w:t>
      </w:r>
      <w:r w:rsidR="00BC03FA" w:rsidRPr="004B77C7">
        <w:t>sailing onboard for the first time without duly accomplished and approved shipboard familiarization training</w:t>
      </w:r>
      <w:r w:rsidR="00D56FDF" w:rsidRPr="004B77C7">
        <w:t xml:space="preserve"> </w:t>
      </w:r>
      <w:r w:rsidR="00BC03FA" w:rsidRPr="004B77C7">
        <w:t>shall be a violation of this Policy</w:t>
      </w:r>
      <w:r w:rsidR="007920F8" w:rsidRPr="004B77C7">
        <w:t xml:space="preserve">. Both the vessel officer responsible for the shipboard familiarization and the new crew </w:t>
      </w:r>
      <w:r w:rsidR="00BC03FA" w:rsidRPr="004B77C7">
        <w:t>shall be subjected to disciplinary action as determined by the HR Department.</w:t>
      </w:r>
    </w:p>
    <w:p w14:paraId="028EA800" w14:textId="5D16DB8D" w:rsidR="00FE5E75" w:rsidRPr="004B77C7" w:rsidRDefault="00FE5E75" w:rsidP="00BC03FA">
      <w:pPr>
        <w:pStyle w:val="ListParagraph"/>
        <w:ind w:left="936"/>
        <w:jc w:val="both"/>
      </w:pPr>
      <w:r w:rsidRPr="004B77C7">
        <w:br w:type="page"/>
      </w:r>
    </w:p>
    <w:p w14:paraId="5E1E0C28" w14:textId="77777777" w:rsidR="00B71625" w:rsidRPr="004B77C7" w:rsidRDefault="00BC03FA" w:rsidP="00B71625">
      <w:pPr>
        <w:pStyle w:val="ListParagraph"/>
        <w:numPr>
          <w:ilvl w:val="1"/>
          <w:numId w:val="1"/>
        </w:numPr>
        <w:jc w:val="both"/>
      </w:pPr>
      <w:r w:rsidRPr="004B77C7">
        <w:rPr>
          <w:b/>
        </w:rPr>
        <w:lastRenderedPageBreak/>
        <w:t>Pre-Departure</w:t>
      </w:r>
    </w:p>
    <w:p w14:paraId="51625434" w14:textId="77777777" w:rsidR="00B71625" w:rsidRPr="004B77C7" w:rsidRDefault="00B71625" w:rsidP="00B71625">
      <w:pPr>
        <w:pStyle w:val="ListParagraph"/>
        <w:ind w:left="936"/>
        <w:jc w:val="both"/>
        <w:rPr>
          <w:b/>
        </w:rPr>
      </w:pPr>
    </w:p>
    <w:p w14:paraId="438B9D28" w14:textId="77777777" w:rsidR="00F96BC1" w:rsidRPr="004B77C7" w:rsidRDefault="00BC03FA" w:rsidP="00B71625">
      <w:pPr>
        <w:pStyle w:val="ListParagraph"/>
        <w:numPr>
          <w:ilvl w:val="2"/>
          <w:numId w:val="1"/>
        </w:numPr>
        <w:jc w:val="both"/>
      </w:pPr>
      <w:r w:rsidRPr="004B77C7">
        <w:t>The Master shall ensure that the vessel is seaworthy in all respects prior to departure from Port. He shall be in command for the undocking maneuv</w:t>
      </w:r>
      <w:r w:rsidR="00F96BC1" w:rsidRPr="004B77C7">
        <w:t>er of the vessel from the Port.</w:t>
      </w:r>
    </w:p>
    <w:p w14:paraId="4312E52C" w14:textId="14472F22" w:rsidR="00B71625" w:rsidRPr="004B77C7" w:rsidRDefault="00F96BC1" w:rsidP="00F96BC1">
      <w:pPr>
        <w:pStyle w:val="ListParagraph"/>
        <w:numPr>
          <w:ilvl w:val="2"/>
          <w:numId w:val="1"/>
        </w:numPr>
        <w:jc w:val="both"/>
      </w:pPr>
      <w:r w:rsidRPr="004B77C7">
        <w:t xml:space="preserve">A </w:t>
      </w:r>
      <w:r w:rsidR="00BC03FA" w:rsidRPr="004B77C7">
        <w:t>Pre-</w:t>
      </w:r>
      <w:r w:rsidRPr="004B77C7">
        <w:t>D</w:t>
      </w:r>
      <w:r w:rsidR="00BC03FA" w:rsidRPr="004B77C7">
        <w:t>eparture Checklist shall be accomplished b</w:t>
      </w:r>
      <w:r w:rsidRPr="004B77C7">
        <w:t xml:space="preserve">y the Master and the Officer on </w:t>
      </w:r>
      <w:r w:rsidR="00BC03FA" w:rsidRPr="004B77C7">
        <w:t>Watch</w:t>
      </w:r>
      <w:r w:rsidRPr="004B77C7">
        <w:t xml:space="preserve"> prior to departure an</w:t>
      </w:r>
      <w:r w:rsidR="002E4426" w:rsidRPr="004B77C7">
        <w:t>d commence sailing.</w:t>
      </w:r>
    </w:p>
    <w:p w14:paraId="674E11CC" w14:textId="565653FF" w:rsidR="00B71625" w:rsidRPr="004B77C7" w:rsidRDefault="00BC03FA" w:rsidP="00B71625">
      <w:pPr>
        <w:pStyle w:val="ListParagraph"/>
        <w:numPr>
          <w:ilvl w:val="2"/>
          <w:numId w:val="1"/>
        </w:numPr>
        <w:jc w:val="both"/>
      </w:pPr>
      <w:r w:rsidRPr="004B77C7">
        <w:t xml:space="preserve">A standard voyage plan shall be followed and prepared by the </w:t>
      </w:r>
      <w:r w:rsidR="00252516" w:rsidRPr="004B77C7">
        <w:t xml:space="preserve">Chief Mate </w:t>
      </w:r>
      <w:r w:rsidRPr="004B77C7">
        <w:t>of each vessel for every trip or voyage. As much as possible, the voyage plan shall follow the shortest and the safest rout</w:t>
      </w:r>
      <w:r w:rsidR="00801559" w:rsidRPr="004B77C7">
        <w:t xml:space="preserve">e for the vessel. This must </w:t>
      </w:r>
      <w:r w:rsidR="00F33F21" w:rsidRPr="004B77C7">
        <w:t xml:space="preserve">be </w:t>
      </w:r>
      <w:r w:rsidRPr="004B77C7">
        <w:t>review</w:t>
      </w:r>
      <w:r w:rsidR="00F33F21" w:rsidRPr="004B77C7">
        <w:t xml:space="preserve">ed and approved by the Master </w:t>
      </w:r>
      <w:r w:rsidRPr="004B77C7">
        <w:t>before plotting the route coordinates to the GPS and commence sailing.</w:t>
      </w:r>
    </w:p>
    <w:p w14:paraId="46BDCE1C" w14:textId="5CD5082F" w:rsidR="00B71625" w:rsidRPr="004B77C7" w:rsidRDefault="00BC03FA" w:rsidP="00B71625">
      <w:pPr>
        <w:pStyle w:val="ListParagraph"/>
        <w:numPr>
          <w:ilvl w:val="2"/>
          <w:numId w:val="1"/>
        </w:numPr>
        <w:jc w:val="both"/>
      </w:pPr>
      <w:r w:rsidRPr="004B77C7">
        <w:t xml:space="preserve">All deck and engine crews shall be properly advised as to the estimated time of departure and shall be on board at least three (3) hours prior to departure. A detailed list of all vessel crews present on board shall </w:t>
      </w:r>
      <w:del w:id="279" w:author="jeserio lonon" w:date="2017-10-06T11:22:00Z">
        <w:r w:rsidRPr="004B77C7" w:rsidDel="00EB6E50">
          <w:delText xml:space="preserve">thereafter </w:delText>
        </w:r>
      </w:del>
      <w:r w:rsidRPr="004B77C7">
        <w:t>be prepared</w:t>
      </w:r>
      <w:ins w:id="280" w:author="jeserio lonon" w:date="2017-10-06T11:22:00Z">
        <w:r w:rsidR="00EB6E50" w:rsidRPr="004B77C7">
          <w:t xml:space="preserve"> thereafter</w:t>
        </w:r>
      </w:ins>
      <w:r w:rsidRPr="004B77C7">
        <w:t>.</w:t>
      </w:r>
    </w:p>
    <w:p w14:paraId="00F5DD90" w14:textId="4664E160" w:rsidR="00BC03FA" w:rsidRPr="004B77C7" w:rsidRDefault="00BC03FA" w:rsidP="00B71625">
      <w:pPr>
        <w:pStyle w:val="ListParagraph"/>
        <w:numPr>
          <w:ilvl w:val="2"/>
          <w:numId w:val="1"/>
        </w:numPr>
        <w:jc w:val="both"/>
      </w:pPr>
      <w:r w:rsidRPr="004B77C7">
        <w:t>Sufficient food and fresh water provisions shall be onboard at least one (1) day prior to estimated time of departure</w:t>
      </w:r>
      <w:r w:rsidR="00C6154D" w:rsidRPr="004B77C7">
        <w:t>.</w:t>
      </w:r>
    </w:p>
    <w:p w14:paraId="395B9AE7" w14:textId="6F715C9C" w:rsidR="00066495" w:rsidRPr="004B77C7" w:rsidRDefault="00066495" w:rsidP="00B71625">
      <w:pPr>
        <w:pStyle w:val="ListParagraph"/>
        <w:numPr>
          <w:ilvl w:val="2"/>
          <w:numId w:val="1"/>
        </w:numPr>
        <w:jc w:val="both"/>
      </w:pPr>
      <w:r w:rsidRPr="004B77C7">
        <w:t>Pre-departure</w:t>
      </w:r>
      <w:r w:rsidR="00C6154D" w:rsidRPr="004B77C7">
        <w:t xml:space="preserve"> procedures and </w:t>
      </w:r>
      <w:r w:rsidRPr="004B77C7">
        <w:t>forms required by the regulatory authorities such as the Philippine Coast Guard (PCG), Philippines Ports Authority (PPA) and Bureau of Customs (BOC) shall be pro</w:t>
      </w:r>
      <w:r w:rsidR="00904C1B" w:rsidRPr="004B77C7">
        <w:t xml:space="preserve">perly complied (i.e., Master’s Declaration of Safe Departure/MDSD, </w:t>
      </w:r>
      <w:r w:rsidR="004775CE" w:rsidRPr="004B77C7">
        <w:t>Oath of Master’s Covering List of</w:t>
      </w:r>
      <w:r w:rsidR="00D10465" w:rsidRPr="004B77C7">
        <w:t xml:space="preserve"> Officers on Coastwise Vessels, Coasting Manifest, </w:t>
      </w:r>
      <w:r w:rsidR="00D10465" w:rsidRPr="004B77C7">
        <w:rPr>
          <w:i/>
        </w:rPr>
        <w:t>etc</w:t>
      </w:r>
      <w:r w:rsidR="00D10465" w:rsidRPr="004B77C7">
        <w:t>.)</w:t>
      </w:r>
    </w:p>
    <w:p w14:paraId="1006A9BD" w14:textId="77777777" w:rsidR="00FE5E75" w:rsidRPr="004B77C7" w:rsidRDefault="00FE5E75" w:rsidP="00FE5E75">
      <w:pPr>
        <w:pStyle w:val="ListParagraph"/>
        <w:ind w:left="936"/>
        <w:jc w:val="both"/>
      </w:pPr>
    </w:p>
    <w:p w14:paraId="7E2D0D9D" w14:textId="77F8E823" w:rsidR="003574AB" w:rsidRPr="004B77C7" w:rsidRDefault="00BC03FA" w:rsidP="003574AB">
      <w:pPr>
        <w:pStyle w:val="ListParagraph"/>
        <w:numPr>
          <w:ilvl w:val="1"/>
          <w:numId w:val="1"/>
        </w:numPr>
        <w:jc w:val="both"/>
      </w:pPr>
      <w:r w:rsidRPr="004B77C7">
        <w:rPr>
          <w:b/>
        </w:rPr>
        <w:t>Operations At Sea</w:t>
      </w:r>
    </w:p>
    <w:p w14:paraId="3D73E081" w14:textId="77777777" w:rsidR="003574AB" w:rsidRPr="004B77C7" w:rsidRDefault="003574AB" w:rsidP="003574AB">
      <w:pPr>
        <w:pStyle w:val="ListParagraph"/>
        <w:ind w:left="936"/>
        <w:jc w:val="both"/>
      </w:pPr>
    </w:p>
    <w:p w14:paraId="0E3BA356" w14:textId="08011984" w:rsidR="00BC03FA" w:rsidRPr="004B77C7" w:rsidRDefault="00BC03FA" w:rsidP="003574AB">
      <w:pPr>
        <w:pStyle w:val="ListParagraph"/>
        <w:numPr>
          <w:ilvl w:val="2"/>
          <w:numId w:val="1"/>
        </w:numPr>
        <w:jc w:val="both"/>
      </w:pPr>
      <w:r w:rsidRPr="004B77C7">
        <w:t>Officer’s watch keeping duty in a twenty-four (24) hour period shall be as follows:</w:t>
      </w:r>
    </w:p>
    <w:p w14:paraId="20F5DD75" w14:textId="77777777" w:rsidR="00BC03FA" w:rsidRPr="004B77C7" w:rsidRDefault="00BC03FA" w:rsidP="00BC03FA">
      <w:pPr>
        <w:pStyle w:val="ListParagraph"/>
        <w:ind w:left="1710"/>
        <w:jc w:val="both"/>
      </w:pPr>
    </w:p>
    <w:tbl>
      <w:tblPr>
        <w:tblW w:w="0" w:type="auto"/>
        <w:tblInd w:w="1638" w:type="dxa"/>
        <w:tblLook w:val="04A0" w:firstRow="1" w:lastRow="0" w:firstColumn="1" w:lastColumn="0" w:noHBand="0" w:noVBand="1"/>
      </w:tblPr>
      <w:tblGrid>
        <w:gridCol w:w="2802"/>
        <w:gridCol w:w="2797"/>
        <w:gridCol w:w="2195"/>
      </w:tblGrid>
      <w:tr w:rsidR="00AA0B9B" w:rsidRPr="004B77C7" w14:paraId="31B6F568" w14:textId="77777777" w:rsidTr="003E7F8A">
        <w:trPr>
          <w:trHeight w:val="255"/>
        </w:trPr>
        <w:tc>
          <w:tcPr>
            <w:tcW w:w="2880" w:type="dxa"/>
            <w:tcBorders>
              <w:bottom w:val="single" w:sz="4" w:space="0" w:color="auto"/>
            </w:tcBorders>
            <w:shd w:val="clear" w:color="auto" w:fill="auto"/>
            <w:vAlign w:val="bottom"/>
          </w:tcPr>
          <w:p w14:paraId="133D825C" w14:textId="77777777" w:rsidR="00BC03FA" w:rsidRPr="004B77C7" w:rsidRDefault="00BC03FA" w:rsidP="003E7F8A">
            <w:pPr>
              <w:pStyle w:val="ListParagraph"/>
              <w:ind w:left="0"/>
              <w:jc w:val="center"/>
              <w:rPr>
                <w:b/>
              </w:rPr>
            </w:pPr>
            <w:r w:rsidRPr="004B77C7">
              <w:rPr>
                <w:b/>
              </w:rPr>
              <w:t>Watch keeping System</w:t>
            </w:r>
          </w:p>
        </w:tc>
        <w:tc>
          <w:tcPr>
            <w:tcW w:w="2880" w:type="dxa"/>
            <w:tcBorders>
              <w:bottom w:val="single" w:sz="4" w:space="0" w:color="auto"/>
            </w:tcBorders>
            <w:shd w:val="clear" w:color="auto" w:fill="auto"/>
            <w:vAlign w:val="bottom"/>
          </w:tcPr>
          <w:p w14:paraId="39BEC762" w14:textId="77777777" w:rsidR="00BC03FA" w:rsidRPr="004B77C7" w:rsidRDefault="00BC03FA" w:rsidP="003E7F8A">
            <w:pPr>
              <w:pStyle w:val="ListParagraph"/>
              <w:ind w:left="0"/>
              <w:jc w:val="center"/>
              <w:rPr>
                <w:b/>
              </w:rPr>
            </w:pPr>
            <w:r w:rsidRPr="004B77C7">
              <w:rPr>
                <w:b/>
              </w:rPr>
              <w:t>Hours per Duty per Watch</w:t>
            </w:r>
          </w:p>
        </w:tc>
        <w:tc>
          <w:tcPr>
            <w:tcW w:w="2250" w:type="dxa"/>
            <w:tcBorders>
              <w:bottom w:val="single" w:sz="4" w:space="0" w:color="auto"/>
            </w:tcBorders>
            <w:shd w:val="clear" w:color="auto" w:fill="auto"/>
            <w:vAlign w:val="bottom"/>
          </w:tcPr>
          <w:p w14:paraId="66F3CAC6" w14:textId="54AB6156" w:rsidR="00BC03FA" w:rsidRPr="004B77C7" w:rsidRDefault="00D62FAF" w:rsidP="00670371">
            <w:pPr>
              <w:pStyle w:val="ListParagraph"/>
              <w:ind w:left="0"/>
              <w:jc w:val="center"/>
              <w:rPr>
                <w:b/>
              </w:rPr>
            </w:pPr>
            <w:r w:rsidRPr="004B77C7">
              <w:rPr>
                <w:b/>
              </w:rPr>
              <w:t>Total h</w:t>
            </w:r>
            <w:r w:rsidR="004C2A3E" w:rsidRPr="004B77C7">
              <w:rPr>
                <w:b/>
              </w:rPr>
              <w:t xml:space="preserve">ours </w:t>
            </w:r>
            <w:r w:rsidR="00670371" w:rsidRPr="004B77C7">
              <w:rPr>
                <w:b/>
              </w:rPr>
              <w:t xml:space="preserve">per Watch </w:t>
            </w:r>
            <w:r w:rsidR="00300748" w:rsidRPr="004B77C7">
              <w:rPr>
                <w:b/>
              </w:rPr>
              <w:t xml:space="preserve">Officer </w:t>
            </w:r>
            <w:r w:rsidR="004C2A3E" w:rsidRPr="004B77C7">
              <w:rPr>
                <w:b/>
              </w:rPr>
              <w:t>in a 24-hour period</w:t>
            </w:r>
          </w:p>
        </w:tc>
      </w:tr>
      <w:tr w:rsidR="00AA0B9B" w:rsidRPr="004B77C7" w14:paraId="5760E6B0" w14:textId="77777777" w:rsidTr="003E7F8A">
        <w:trPr>
          <w:trHeight w:val="255"/>
        </w:trPr>
        <w:tc>
          <w:tcPr>
            <w:tcW w:w="2880" w:type="dxa"/>
            <w:tcBorders>
              <w:top w:val="single" w:sz="4" w:space="0" w:color="auto"/>
            </w:tcBorders>
            <w:shd w:val="clear" w:color="auto" w:fill="auto"/>
          </w:tcPr>
          <w:p w14:paraId="52F16AB3" w14:textId="77777777" w:rsidR="00BC03FA" w:rsidRPr="004B77C7" w:rsidRDefault="00BC03FA" w:rsidP="003E7F8A">
            <w:pPr>
              <w:pStyle w:val="ListParagraph"/>
              <w:ind w:left="0"/>
              <w:jc w:val="center"/>
            </w:pPr>
            <w:r w:rsidRPr="004B77C7">
              <w:t>Two (2) watch system</w:t>
            </w:r>
          </w:p>
        </w:tc>
        <w:tc>
          <w:tcPr>
            <w:tcW w:w="2880" w:type="dxa"/>
            <w:tcBorders>
              <w:top w:val="single" w:sz="4" w:space="0" w:color="auto"/>
            </w:tcBorders>
            <w:shd w:val="clear" w:color="auto" w:fill="auto"/>
          </w:tcPr>
          <w:p w14:paraId="12973FA7" w14:textId="77777777" w:rsidR="00BC03FA" w:rsidRPr="004B77C7" w:rsidRDefault="00BC03FA" w:rsidP="003E7F8A">
            <w:pPr>
              <w:pStyle w:val="ListParagraph"/>
              <w:ind w:left="0"/>
              <w:jc w:val="center"/>
            </w:pPr>
            <w:r w:rsidRPr="004B77C7">
              <w:t>Six (6) hours</w:t>
            </w:r>
          </w:p>
        </w:tc>
        <w:tc>
          <w:tcPr>
            <w:tcW w:w="2250" w:type="dxa"/>
            <w:tcBorders>
              <w:top w:val="single" w:sz="4" w:space="0" w:color="auto"/>
            </w:tcBorders>
            <w:shd w:val="clear" w:color="auto" w:fill="auto"/>
          </w:tcPr>
          <w:p w14:paraId="4F71AF5A" w14:textId="77777777" w:rsidR="00BC03FA" w:rsidRPr="004B77C7" w:rsidRDefault="00BC03FA">
            <w:pPr>
              <w:pStyle w:val="ListParagraph"/>
              <w:ind w:left="0"/>
              <w:jc w:val="center"/>
            </w:pPr>
            <w:r w:rsidRPr="004B77C7">
              <w:t>12 hours</w:t>
            </w:r>
          </w:p>
        </w:tc>
      </w:tr>
      <w:tr w:rsidR="00AA0B9B" w:rsidRPr="004B77C7" w14:paraId="46291E86" w14:textId="77777777" w:rsidTr="003E7F8A">
        <w:trPr>
          <w:trHeight w:val="255"/>
        </w:trPr>
        <w:tc>
          <w:tcPr>
            <w:tcW w:w="2880" w:type="dxa"/>
            <w:shd w:val="clear" w:color="auto" w:fill="auto"/>
          </w:tcPr>
          <w:p w14:paraId="3B7EC35B" w14:textId="77777777" w:rsidR="00BC03FA" w:rsidRPr="004B77C7" w:rsidRDefault="00BC03FA" w:rsidP="003E7F8A">
            <w:pPr>
              <w:pStyle w:val="ListParagraph"/>
              <w:ind w:left="0"/>
              <w:jc w:val="center"/>
            </w:pPr>
            <w:r w:rsidRPr="004B77C7">
              <w:t>Three (3) watch system</w:t>
            </w:r>
          </w:p>
        </w:tc>
        <w:tc>
          <w:tcPr>
            <w:tcW w:w="2880" w:type="dxa"/>
            <w:shd w:val="clear" w:color="auto" w:fill="auto"/>
          </w:tcPr>
          <w:p w14:paraId="09195699" w14:textId="77777777" w:rsidR="00BC03FA" w:rsidRPr="004B77C7" w:rsidRDefault="00BC03FA" w:rsidP="003E7F8A">
            <w:pPr>
              <w:pStyle w:val="ListParagraph"/>
              <w:ind w:left="0"/>
              <w:jc w:val="center"/>
            </w:pPr>
            <w:r w:rsidRPr="004B77C7">
              <w:t>Four (4) hours</w:t>
            </w:r>
          </w:p>
        </w:tc>
        <w:tc>
          <w:tcPr>
            <w:tcW w:w="2250" w:type="dxa"/>
            <w:shd w:val="clear" w:color="auto" w:fill="auto"/>
          </w:tcPr>
          <w:p w14:paraId="2C1BEB93" w14:textId="2C32734D" w:rsidR="00BC03FA" w:rsidRPr="004B77C7" w:rsidRDefault="00290D6B">
            <w:pPr>
              <w:jc w:val="center"/>
              <w:pPrChange w:id="281" w:author="Noel M. Cainglet" w:date="2017-10-07T08:42:00Z">
                <w:pPr>
                  <w:pStyle w:val="ListParagraph"/>
                  <w:numPr>
                    <w:numId w:val="11"/>
                  </w:numPr>
                  <w:ind w:hanging="360"/>
                  <w:jc w:val="center"/>
                </w:pPr>
              </w:pPrChange>
            </w:pPr>
            <w:r w:rsidRPr="004B77C7">
              <w:t xml:space="preserve">8 </w:t>
            </w:r>
            <w:r w:rsidR="003B5A89" w:rsidRPr="004B77C7">
              <w:t>hours</w:t>
            </w:r>
          </w:p>
        </w:tc>
      </w:tr>
    </w:tbl>
    <w:p w14:paraId="6B22908F" w14:textId="77777777" w:rsidR="00353811" w:rsidRPr="004B77C7" w:rsidRDefault="00353811" w:rsidP="00353811">
      <w:pPr>
        <w:pStyle w:val="ListParagraph"/>
        <w:ind w:left="1260"/>
        <w:jc w:val="both"/>
      </w:pPr>
    </w:p>
    <w:p w14:paraId="3FE539DE" w14:textId="494E384A" w:rsidR="003574AB" w:rsidRPr="004B77C7" w:rsidRDefault="00BC03FA" w:rsidP="003574AB">
      <w:pPr>
        <w:pStyle w:val="ListParagraph"/>
        <w:numPr>
          <w:ilvl w:val="2"/>
          <w:numId w:val="1"/>
        </w:numPr>
        <w:jc w:val="both"/>
      </w:pPr>
      <w:r w:rsidRPr="004B77C7">
        <w:t>Total watch keeping hours shall not be more than fourteen (14) hours and the rest period shall not be less than ten (10) hours</w:t>
      </w:r>
      <w:r w:rsidR="00767A1D">
        <w:t xml:space="preserve"> in any 24-hour period</w:t>
      </w:r>
      <w:r w:rsidRPr="004B77C7">
        <w:t>.</w:t>
      </w:r>
    </w:p>
    <w:p w14:paraId="4B0EF73D" w14:textId="77777777" w:rsidR="003574AB" w:rsidRPr="004B77C7" w:rsidRDefault="003574AB" w:rsidP="003574AB">
      <w:pPr>
        <w:pStyle w:val="ListParagraph"/>
        <w:numPr>
          <w:ilvl w:val="2"/>
          <w:numId w:val="1"/>
        </w:numPr>
        <w:jc w:val="both"/>
      </w:pPr>
      <w:r w:rsidRPr="004B77C7">
        <w:t>In every watch keeping duty, both deck and engine department shall have at least:</w:t>
      </w:r>
    </w:p>
    <w:p w14:paraId="182FC763" w14:textId="77777777" w:rsidR="003574AB" w:rsidRPr="004B77C7" w:rsidRDefault="003574AB" w:rsidP="003574AB">
      <w:pPr>
        <w:pStyle w:val="ListParagraph"/>
        <w:ind w:left="1710"/>
        <w:jc w:val="both"/>
      </w:pPr>
    </w:p>
    <w:p w14:paraId="7C00EDD7" w14:textId="77777777" w:rsidR="003574AB" w:rsidRPr="004B77C7" w:rsidRDefault="003574AB" w:rsidP="00CB7473">
      <w:pPr>
        <w:pStyle w:val="ListParagraph"/>
        <w:numPr>
          <w:ilvl w:val="0"/>
          <w:numId w:val="3"/>
        </w:numPr>
        <w:jc w:val="both"/>
      </w:pPr>
      <w:r w:rsidRPr="004B77C7">
        <w:t>One (1) Officer on Watch</w:t>
      </w:r>
    </w:p>
    <w:p w14:paraId="4AB138E1" w14:textId="77777777" w:rsidR="003574AB" w:rsidRPr="004B77C7" w:rsidRDefault="003574AB" w:rsidP="00CB7473">
      <w:pPr>
        <w:pStyle w:val="ListParagraph"/>
        <w:numPr>
          <w:ilvl w:val="0"/>
          <w:numId w:val="3"/>
        </w:numPr>
        <w:jc w:val="both"/>
      </w:pPr>
      <w:r w:rsidRPr="004B77C7">
        <w:t>One (1) Rating on Watch; and</w:t>
      </w:r>
    </w:p>
    <w:p w14:paraId="1BD42BE4" w14:textId="3B5102E1" w:rsidR="00B076A1" w:rsidRPr="004B77C7" w:rsidRDefault="003574AB" w:rsidP="00CB7473">
      <w:pPr>
        <w:pStyle w:val="ListParagraph"/>
        <w:numPr>
          <w:ilvl w:val="0"/>
          <w:numId w:val="3"/>
        </w:numPr>
        <w:jc w:val="both"/>
      </w:pPr>
      <w:r w:rsidRPr="004B77C7">
        <w:t>One (1) Lookout Crew who will aide in the watch keeping needs of the vessel.</w:t>
      </w:r>
    </w:p>
    <w:p w14:paraId="66DA4461" w14:textId="172DC7F7" w:rsidR="00813066" w:rsidRPr="004B77C7" w:rsidRDefault="00822B7A" w:rsidP="00822B7A">
      <w:pPr>
        <w:pStyle w:val="ListParagraph"/>
        <w:tabs>
          <w:tab w:val="left" w:pos="3375"/>
        </w:tabs>
        <w:ind w:left="1260"/>
        <w:jc w:val="both"/>
      </w:pPr>
      <w:r w:rsidRPr="004B77C7">
        <w:tab/>
      </w:r>
      <w:r w:rsidR="00813066" w:rsidRPr="004B77C7">
        <w:br w:type="page"/>
      </w:r>
    </w:p>
    <w:p w14:paraId="3F3C73E8" w14:textId="2BD23AE9" w:rsidR="001B4B9F" w:rsidRPr="004B77C7" w:rsidRDefault="003574AB" w:rsidP="00B076A1">
      <w:pPr>
        <w:pStyle w:val="ListParagraph"/>
        <w:numPr>
          <w:ilvl w:val="2"/>
          <w:numId w:val="1"/>
        </w:numPr>
        <w:jc w:val="both"/>
      </w:pPr>
      <w:r w:rsidRPr="004B77C7">
        <w:lastRenderedPageBreak/>
        <w:t xml:space="preserve">The incoming watch shall be on duty fifteen (15) minutes ahead of time. The Officer on Watch shall not hand over the watch if he has reason to believe that the next watch is obviously not capable of carrying out his duties effectively in which case he must notify the </w:t>
      </w:r>
      <w:r w:rsidR="00B47BEC" w:rsidRPr="004B77C7">
        <w:t>Master</w:t>
      </w:r>
      <w:r w:rsidR="007F2856">
        <w:t>, accordingly.</w:t>
      </w:r>
    </w:p>
    <w:p w14:paraId="3870636B" w14:textId="4442B6CF" w:rsidR="003574AB" w:rsidRPr="004B77C7" w:rsidRDefault="001B4B9F" w:rsidP="00B076A1">
      <w:pPr>
        <w:pStyle w:val="ListParagraph"/>
        <w:numPr>
          <w:ilvl w:val="2"/>
          <w:numId w:val="1"/>
        </w:numPr>
        <w:jc w:val="both"/>
      </w:pPr>
      <w:r w:rsidRPr="004B77C7">
        <w:t xml:space="preserve">The outgoing </w:t>
      </w:r>
      <w:del w:id="282" w:author="jeserio lonon" w:date="2017-10-06T11:23:00Z">
        <w:r w:rsidRPr="004B77C7" w:rsidDel="00EB6E50">
          <w:delText>O</w:delText>
        </w:r>
      </w:del>
      <w:ins w:id="283" w:author="jeserio lonon" w:date="2017-10-06T11:23:00Z">
        <w:r w:rsidR="00EB6E50" w:rsidRPr="004B77C7">
          <w:t>o</w:t>
        </w:r>
      </w:ins>
      <w:r w:rsidRPr="004B77C7">
        <w:t xml:space="preserve">fficer on Watch shall accomplish a checklist </w:t>
      </w:r>
      <w:r w:rsidR="00DB5EEA" w:rsidRPr="004B77C7">
        <w:t>when changing the watch.</w:t>
      </w:r>
    </w:p>
    <w:p w14:paraId="7B782E06" w14:textId="4C765C2B" w:rsidR="003574AB" w:rsidRPr="004B77C7" w:rsidRDefault="00BC3EC6" w:rsidP="00BC3EC6">
      <w:pPr>
        <w:pStyle w:val="ListParagraph"/>
        <w:numPr>
          <w:ilvl w:val="2"/>
          <w:numId w:val="1"/>
        </w:numPr>
        <w:jc w:val="both"/>
      </w:pPr>
      <w:r w:rsidRPr="004B77C7">
        <w:t>Officer</w:t>
      </w:r>
      <w:ins w:id="284" w:author="jeserio lonon" w:date="2017-10-06T11:24:00Z">
        <w:r w:rsidR="00F16608" w:rsidRPr="004B77C7">
          <w:t>s’</w:t>
        </w:r>
      </w:ins>
      <w:del w:id="285" w:author="jeserio lonon" w:date="2017-10-06T11:24:00Z">
        <w:r w:rsidRPr="004B77C7" w:rsidDel="00F16608">
          <w:delText>’s</w:delText>
        </w:r>
      </w:del>
      <w:r w:rsidRPr="004B77C7">
        <w:t xml:space="preserve"> on Watch shall keep track of all officers and crews onboard </w:t>
      </w:r>
      <w:del w:id="286" w:author="jeserio lonon" w:date="2017-10-06T11:24:00Z">
        <w:r w:rsidRPr="004B77C7" w:rsidDel="00F16608">
          <w:delText>during darkness</w:delText>
        </w:r>
      </w:del>
      <w:ins w:id="287" w:author="jeserio lonon" w:date="2017-10-06T11:24:00Z">
        <w:r w:rsidR="00F16608" w:rsidRPr="004B77C7">
          <w:t>at night</w:t>
        </w:r>
      </w:ins>
      <w:r w:rsidRPr="004B77C7">
        <w:t xml:space="preserve"> and</w:t>
      </w:r>
      <w:ins w:id="288" w:author="jeserio lonon" w:date="2017-10-06T11:24:00Z">
        <w:r w:rsidR="00F16608" w:rsidRPr="004B77C7">
          <w:t xml:space="preserve"> during</w:t>
        </w:r>
      </w:ins>
      <w:r w:rsidRPr="004B77C7">
        <w:t xml:space="preserve"> heavy weather. Moreover, </w:t>
      </w:r>
      <w:r w:rsidR="00FE6734" w:rsidRPr="004B77C7">
        <w:t xml:space="preserve">all watch keeping officers </w:t>
      </w:r>
      <w:ins w:id="289" w:author="jeserio lonon" w:date="2017-10-06T11:25:00Z">
        <w:r w:rsidR="00F16608" w:rsidRPr="004B77C7">
          <w:t>should be knowledgeable</w:t>
        </w:r>
      </w:ins>
      <w:del w:id="290" w:author="jeserio lonon" w:date="2017-10-06T11:25:00Z">
        <w:r w:rsidR="00BC03FA" w:rsidRPr="004B77C7" w:rsidDel="00F16608">
          <w:delText>shall</w:delText>
        </w:r>
      </w:del>
      <w:r w:rsidR="00BC03FA" w:rsidRPr="004B77C7">
        <w:t xml:space="preserve"> </w:t>
      </w:r>
      <w:del w:id="291" w:author="jeserio lonon" w:date="2017-10-06T11:25:00Z">
        <w:r w:rsidR="00BC03FA" w:rsidRPr="004B77C7" w:rsidDel="00F16608">
          <w:delText xml:space="preserve">know </w:delText>
        </w:r>
      </w:del>
      <w:ins w:id="292" w:author="jeserio lonon" w:date="2017-10-06T11:25:00Z">
        <w:r w:rsidR="00F16608" w:rsidRPr="004B77C7">
          <w:t xml:space="preserve">of the </w:t>
        </w:r>
      </w:ins>
      <w:r w:rsidR="00BC03FA" w:rsidRPr="004B77C7">
        <w:t xml:space="preserve">emergency procedures and signals </w:t>
      </w:r>
      <w:del w:id="293" w:author="jeserio lonon" w:date="2017-10-06T11:25:00Z">
        <w:r w:rsidR="00BC03FA" w:rsidRPr="004B77C7" w:rsidDel="00F16608">
          <w:delText xml:space="preserve">in cases of </w:delText>
        </w:r>
      </w:del>
      <w:ins w:id="294" w:author="jeserio lonon" w:date="2017-10-06T11:25:00Z">
        <w:r w:rsidR="00F16608" w:rsidRPr="004B77C7">
          <w:t xml:space="preserve">during </w:t>
        </w:r>
      </w:ins>
      <w:r w:rsidR="00A728CE" w:rsidRPr="004B77C7">
        <w:t xml:space="preserve">emergency situations (i.e., </w:t>
      </w:r>
      <w:r w:rsidR="00BC03FA" w:rsidRPr="004B77C7">
        <w:t>man overboard, fire, collision, aban</w:t>
      </w:r>
      <w:del w:id="295" w:author="Noel M. Cainglet" w:date="2017-10-06T16:46:00Z">
        <w:r w:rsidR="00EB2A2C" w:rsidRPr="004B77C7" w:rsidDel="00A36FF7">
          <w:delText>1</w:delText>
        </w:r>
      </w:del>
      <w:r w:rsidR="00BC03FA" w:rsidRPr="004B77C7">
        <w:t xml:space="preserve">don ship, </w:t>
      </w:r>
      <w:r w:rsidR="00BC03FA" w:rsidRPr="004B77C7">
        <w:rPr>
          <w:i/>
        </w:rPr>
        <w:t>etc</w:t>
      </w:r>
      <w:r w:rsidR="00A728CE" w:rsidRPr="004B77C7">
        <w:rPr>
          <w:i/>
        </w:rPr>
        <w:t>.</w:t>
      </w:r>
      <w:r w:rsidR="00A728CE" w:rsidRPr="004B77C7">
        <w:t>)</w:t>
      </w:r>
    </w:p>
    <w:p w14:paraId="17707E20" w14:textId="0501C8AC" w:rsidR="003574AB" w:rsidRPr="004B77C7" w:rsidRDefault="00BC03FA" w:rsidP="003574AB">
      <w:pPr>
        <w:pStyle w:val="ListParagraph"/>
        <w:numPr>
          <w:ilvl w:val="2"/>
          <w:numId w:val="1"/>
        </w:numPr>
        <w:jc w:val="both"/>
      </w:pPr>
      <w:r w:rsidRPr="004B77C7">
        <w:t>While on navigation, the Deck’s Officer on Watch shall review the</w:t>
      </w:r>
      <w:ins w:id="296" w:author="Noel M. Cainglet" w:date="2017-10-06T16:48:00Z">
        <w:r w:rsidR="00BA5C1F" w:rsidRPr="004B77C7">
          <w:t xml:space="preserve"> </w:t>
        </w:r>
      </w:ins>
      <w:del w:id="297" w:author="Noel M. Cainglet" w:date="2017-10-06T16:48:00Z">
        <w:r w:rsidRPr="004B77C7" w:rsidDel="00BA5C1F">
          <w:delText xml:space="preserve"> </w:delText>
        </w:r>
      </w:del>
      <w:del w:id="298" w:author="Noel M. Cainglet" w:date="2017-10-06T16:47:00Z">
        <w:r w:rsidRPr="004B77C7" w:rsidDel="00B00535">
          <w:delText>exi</w:delText>
        </w:r>
        <w:r w:rsidR="00C959F0" w:rsidRPr="004B77C7" w:rsidDel="00B00535">
          <w:delText xml:space="preserve">sting </w:delText>
        </w:r>
      </w:del>
      <w:ins w:id="299" w:author="Noel M. Cainglet" w:date="2017-10-06T16:48:00Z">
        <w:r w:rsidR="00BA5C1F" w:rsidRPr="004B77C7">
          <w:t xml:space="preserve">actual </w:t>
        </w:r>
      </w:ins>
      <w:r w:rsidR="00C959F0" w:rsidRPr="004B77C7">
        <w:t>rout</w:t>
      </w:r>
      <w:r w:rsidR="000A79D8" w:rsidRPr="004B77C7">
        <w:t xml:space="preserve">e </w:t>
      </w:r>
      <w:r w:rsidR="00B434B8" w:rsidRPr="004B77C7">
        <w:t>coordinates</w:t>
      </w:r>
      <w:ins w:id="300" w:author="Noel M. Cainglet" w:date="2017-10-06T16:47:00Z">
        <w:r w:rsidR="00387C21" w:rsidRPr="004B77C7">
          <w:t xml:space="preserve"> </w:t>
        </w:r>
      </w:ins>
      <w:ins w:id="301" w:author="Noel M. Cainglet" w:date="2017-10-06T16:49:00Z">
        <w:r w:rsidR="00682F5A" w:rsidRPr="004B77C7">
          <w:t xml:space="preserve">and compare </w:t>
        </w:r>
      </w:ins>
      <w:ins w:id="302" w:author="Noel M. Cainglet" w:date="2017-10-06T16:47:00Z">
        <w:r w:rsidR="00387C21" w:rsidRPr="004B77C7">
          <w:t xml:space="preserve">against the </w:t>
        </w:r>
      </w:ins>
      <w:del w:id="303" w:author="Noel M. Cainglet" w:date="2017-10-06T16:47:00Z">
        <w:r w:rsidR="00B434B8" w:rsidRPr="004B77C7" w:rsidDel="00387C21">
          <w:delText xml:space="preserve"> </w:delText>
        </w:r>
        <w:r w:rsidR="003A379C" w:rsidRPr="004B77C7" w:rsidDel="00387C21">
          <w:delText xml:space="preserve">per </w:delText>
        </w:r>
      </w:del>
      <w:r w:rsidR="003A379C" w:rsidRPr="004B77C7">
        <w:t xml:space="preserve">approved </w:t>
      </w:r>
      <w:del w:id="304" w:author="Noel M. Cainglet" w:date="2017-10-06T16:47:00Z">
        <w:r w:rsidR="003A379C" w:rsidRPr="004B77C7" w:rsidDel="00F21C55">
          <w:delText xml:space="preserve">Voyage </w:delText>
        </w:r>
      </w:del>
      <w:ins w:id="305" w:author="Noel M. Cainglet" w:date="2017-10-06T16:47:00Z">
        <w:r w:rsidR="00F21C55" w:rsidRPr="004B77C7">
          <w:t xml:space="preserve">voyage </w:t>
        </w:r>
      </w:ins>
      <w:del w:id="306" w:author="Noel M. Cainglet" w:date="2017-10-06T16:47:00Z">
        <w:r w:rsidR="003A379C" w:rsidRPr="004B77C7" w:rsidDel="00F21C55">
          <w:delText xml:space="preserve">Plan </w:delText>
        </w:r>
      </w:del>
      <w:ins w:id="307" w:author="Noel M. Cainglet" w:date="2017-10-06T16:47:00Z">
        <w:r w:rsidR="00F21C55" w:rsidRPr="004B77C7">
          <w:t xml:space="preserve">plan </w:t>
        </w:r>
      </w:ins>
      <w:r w:rsidR="003A379C" w:rsidRPr="004B77C7">
        <w:t xml:space="preserve">plotted on the GPS </w:t>
      </w:r>
      <w:r w:rsidRPr="004B77C7">
        <w:t>every thirty (30) minutes</w:t>
      </w:r>
      <w:ins w:id="308" w:author="Noel M. Cainglet" w:date="2017-10-06T16:47:00Z">
        <w:r w:rsidR="00BD0665" w:rsidRPr="004B77C7">
          <w:t xml:space="preserve">. </w:t>
        </w:r>
      </w:ins>
      <w:ins w:id="309" w:author="Noel M. Cainglet" w:date="2017-10-06T16:48:00Z">
        <w:r w:rsidR="00BD0665" w:rsidRPr="004B77C7">
          <w:t xml:space="preserve">He </w:t>
        </w:r>
      </w:ins>
      <w:del w:id="310" w:author="Noel M. Cainglet" w:date="2017-10-06T16:47:00Z">
        <w:r w:rsidRPr="004B77C7" w:rsidDel="00BD0665">
          <w:delText xml:space="preserve"> and </w:delText>
        </w:r>
      </w:del>
      <w:r w:rsidRPr="004B77C7">
        <w:t>shall be responsible for altering the positions of the vessel.</w:t>
      </w:r>
    </w:p>
    <w:p w14:paraId="1969F83D" w14:textId="3DFE5491" w:rsidR="00977358" w:rsidRPr="004B77C7" w:rsidRDefault="00BC03FA" w:rsidP="008C7550">
      <w:pPr>
        <w:pStyle w:val="ListParagraph"/>
        <w:numPr>
          <w:ilvl w:val="2"/>
          <w:numId w:val="1"/>
        </w:numPr>
        <w:jc w:val="both"/>
      </w:pPr>
      <w:r w:rsidRPr="004B77C7">
        <w:t>The Engine’s Officer on Watch shall check all running engine and machinery every thirty (30) minutes.</w:t>
      </w:r>
    </w:p>
    <w:p w14:paraId="60FF0110" w14:textId="77777777" w:rsidR="00660989" w:rsidRPr="004B77C7" w:rsidRDefault="00660989" w:rsidP="00660989">
      <w:pPr>
        <w:pStyle w:val="ListParagraph"/>
        <w:ind w:left="1260"/>
        <w:jc w:val="both"/>
      </w:pPr>
    </w:p>
    <w:p w14:paraId="536EA8FF" w14:textId="09D70866" w:rsidR="003574AB" w:rsidRPr="004B77C7" w:rsidRDefault="00BC03FA" w:rsidP="003574AB">
      <w:pPr>
        <w:pStyle w:val="ListParagraph"/>
        <w:numPr>
          <w:ilvl w:val="1"/>
          <w:numId w:val="1"/>
        </w:numPr>
        <w:jc w:val="both"/>
      </w:pPr>
      <w:r w:rsidRPr="004B77C7">
        <w:rPr>
          <w:b/>
        </w:rPr>
        <w:t>Pre-Arrival</w:t>
      </w:r>
    </w:p>
    <w:p w14:paraId="3A6717CB" w14:textId="77777777" w:rsidR="003574AB" w:rsidRPr="004B77C7" w:rsidRDefault="003574AB" w:rsidP="003574AB">
      <w:pPr>
        <w:pStyle w:val="ListParagraph"/>
        <w:ind w:left="936"/>
        <w:jc w:val="both"/>
      </w:pPr>
    </w:p>
    <w:p w14:paraId="1557B1D8" w14:textId="7CEFEA30" w:rsidR="003574AB" w:rsidRPr="004B77C7" w:rsidRDefault="00660989" w:rsidP="003574AB">
      <w:pPr>
        <w:pStyle w:val="ListParagraph"/>
        <w:numPr>
          <w:ilvl w:val="2"/>
          <w:numId w:val="1"/>
        </w:numPr>
        <w:jc w:val="both"/>
      </w:pPr>
      <w:r w:rsidRPr="004B77C7">
        <w:t xml:space="preserve">It is a must that </w:t>
      </w:r>
      <w:r w:rsidR="00BC03FA" w:rsidRPr="004B77C7">
        <w:t>when the vessel passes through a Channel, the Master must have to be in command of the vessel to navigate the vessel through the channel. If the Master is not the Officer on Watch, the Master will have a standing order to have him summoned to the bridge or to be awaken from sleep while the vessel is approaching the channel. The Officer on Watch other than the Master, must call or wake-up the Master from sleep when channeling is required.</w:t>
      </w:r>
    </w:p>
    <w:p w14:paraId="78C7A645" w14:textId="39B5B195" w:rsidR="00BC03FA" w:rsidRPr="004B77C7" w:rsidRDefault="00BC03FA" w:rsidP="003574AB">
      <w:pPr>
        <w:pStyle w:val="ListParagraph"/>
        <w:numPr>
          <w:ilvl w:val="2"/>
          <w:numId w:val="1"/>
        </w:numPr>
        <w:jc w:val="both"/>
      </w:pPr>
      <w:r w:rsidRPr="004B77C7">
        <w:t>A Pre-Arrival Checklist shall be accomplished by the Master</w:t>
      </w:r>
      <w:r w:rsidR="001C4DB1" w:rsidRPr="004B77C7">
        <w:t xml:space="preserve"> and the Officer on Watch pr</w:t>
      </w:r>
      <w:r w:rsidR="0011450A" w:rsidRPr="004B77C7">
        <w:t>ior to arrival of the vessel to p</w:t>
      </w:r>
      <w:r w:rsidR="001C4DB1" w:rsidRPr="004B77C7">
        <w:t>ort.</w:t>
      </w:r>
    </w:p>
    <w:p w14:paraId="0BF8A699" w14:textId="77448A37" w:rsidR="002F22CF" w:rsidRPr="004B77C7" w:rsidRDefault="00C6154D" w:rsidP="002F22CF">
      <w:pPr>
        <w:pStyle w:val="ListParagraph"/>
        <w:numPr>
          <w:ilvl w:val="2"/>
          <w:numId w:val="1"/>
        </w:numPr>
        <w:jc w:val="both"/>
      </w:pPr>
      <w:r w:rsidRPr="004B77C7">
        <w:t>Pre-</w:t>
      </w:r>
      <w:r w:rsidR="004F63CC" w:rsidRPr="004B77C7">
        <w:t xml:space="preserve">arrival </w:t>
      </w:r>
      <w:r w:rsidRPr="004B77C7">
        <w:t>procedures and forms required by the regulatory authorities such as the</w:t>
      </w:r>
      <w:ins w:id="311" w:author="Noel M. Cainglet" w:date="2017-10-06T16:50:00Z">
        <w:r w:rsidR="00D82C5F" w:rsidRPr="004B77C7">
          <w:t xml:space="preserve"> </w:t>
        </w:r>
      </w:ins>
      <w:del w:id="312" w:author="Noel M. Cainglet" w:date="2017-10-06T16:50:00Z">
        <w:r w:rsidRPr="004B77C7" w:rsidDel="00D82C5F">
          <w:delText xml:space="preserve"> Philippine Coast Guard (</w:delText>
        </w:r>
      </w:del>
      <w:r w:rsidRPr="004B77C7">
        <w:t>PCG</w:t>
      </w:r>
      <w:del w:id="313" w:author="Noel M. Cainglet" w:date="2017-10-06T16:50:00Z">
        <w:r w:rsidRPr="004B77C7" w:rsidDel="00D82C5F">
          <w:delText>)</w:delText>
        </w:r>
      </w:del>
      <w:r w:rsidRPr="004B77C7">
        <w:t xml:space="preserve">, </w:t>
      </w:r>
      <w:del w:id="314" w:author="Noel M. Cainglet" w:date="2017-10-06T16:50:00Z">
        <w:r w:rsidRPr="004B77C7" w:rsidDel="00D82C5F">
          <w:delText>Philippines Ports Authority (PPA)</w:delText>
        </w:r>
      </w:del>
      <w:ins w:id="315" w:author="Noel M. Cainglet" w:date="2017-10-06T16:50:00Z">
        <w:r w:rsidR="00D82C5F" w:rsidRPr="004B77C7">
          <w:t>PPA</w:t>
        </w:r>
      </w:ins>
      <w:r w:rsidRPr="004B77C7">
        <w:t xml:space="preserve"> and </w:t>
      </w:r>
      <w:del w:id="316" w:author="Noel M. Cainglet" w:date="2017-10-06T16:50:00Z">
        <w:r w:rsidRPr="004B77C7" w:rsidDel="00D82C5F">
          <w:delText>Bureau of Customs (BOC)</w:delText>
        </w:r>
      </w:del>
      <w:ins w:id="317" w:author="Noel M. Cainglet" w:date="2017-10-06T16:50:00Z">
        <w:r w:rsidR="00D82C5F" w:rsidRPr="004B77C7">
          <w:t xml:space="preserve">BOC </w:t>
        </w:r>
      </w:ins>
      <w:del w:id="318" w:author="Noel M. Cainglet" w:date="2017-10-06T16:50:00Z">
        <w:r w:rsidRPr="004B77C7" w:rsidDel="00D82C5F">
          <w:delText xml:space="preserve"> </w:delText>
        </w:r>
      </w:del>
      <w:r w:rsidRPr="004B77C7">
        <w:t>shall be pro</w:t>
      </w:r>
      <w:r w:rsidR="004F63CC" w:rsidRPr="004B77C7">
        <w:t>perly complied</w:t>
      </w:r>
      <w:r w:rsidR="00402449" w:rsidRPr="004B77C7">
        <w:t xml:space="preserve"> (i.e., attendance to berthing meeting, payment of berthing and other </w:t>
      </w:r>
      <w:r w:rsidR="00CF6F67" w:rsidRPr="004B77C7">
        <w:t xml:space="preserve">port charges, </w:t>
      </w:r>
      <w:r w:rsidR="00CF6F67" w:rsidRPr="004B77C7">
        <w:rPr>
          <w:i/>
        </w:rPr>
        <w:t>etc.</w:t>
      </w:r>
      <w:r w:rsidR="00CF6F67" w:rsidRPr="004B77C7">
        <w:t>)</w:t>
      </w:r>
    </w:p>
    <w:p w14:paraId="6AD6C89A" w14:textId="07D67FC9" w:rsidR="002F22CF" w:rsidRPr="004B77C7" w:rsidRDefault="007B36E3" w:rsidP="002F22CF">
      <w:pPr>
        <w:pStyle w:val="ListParagraph"/>
        <w:numPr>
          <w:ilvl w:val="2"/>
          <w:numId w:val="1"/>
        </w:numPr>
        <w:jc w:val="both"/>
        <w:rPr>
          <w:b/>
        </w:rPr>
      </w:pPr>
      <w:r w:rsidRPr="004B77C7">
        <w:t xml:space="preserve">The </w:t>
      </w:r>
      <w:r w:rsidR="002F22CF" w:rsidRPr="004B77C7">
        <w:t>Master</w:t>
      </w:r>
      <w:r w:rsidRPr="004B77C7">
        <w:t xml:space="preserve"> or C</w:t>
      </w:r>
      <w:r w:rsidR="0002650D" w:rsidRPr="004B77C7">
        <w:t xml:space="preserve">hief mate upon arrival to a designated </w:t>
      </w:r>
      <w:r w:rsidR="002F22CF" w:rsidRPr="004B77C7">
        <w:t xml:space="preserve">port shall serve a Notice of Arrival to the </w:t>
      </w:r>
      <w:r w:rsidR="005A7497" w:rsidRPr="004B77C7">
        <w:t>s</w:t>
      </w:r>
      <w:r w:rsidR="002F22CF" w:rsidRPr="004B77C7">
        <w:t>hipper</w:t>
      </w:r>
      <w:r w:rsidR="005A7497" w:rsidRPr="004B77C7">
        <w:t xml:space="preserve"> or c</w:t>
      </w:r>
      <w:r w:rsidR="002F22CF" w:rsidRPr="004B77C7">
        <w:t>onsignee to inform them that the vessel is ready in all respect to load</w:t>
      </w:r>
      <w:ins w:id="319" w:author="Noel M. Cainglet" w:date="2017-10-06T16:50:00Z">
        <w:r w:rsidR="001D2C4D" w:rsidRPr="004B77C7">
          <w:t xml:space="preserve"> or </w:t>
        </w:r>
      </w:ins>
      <w:del w:id="320" w:author="Noel M. Cainglet" w:date="2017-10-06T16:50:00Z">
        <w:r w:rsidR="002F22CF" w:rsidRPr="004B77C7" w:rsidDel="001D2C4D">
          <w:delText>/</w:delText>
        </w:r>
      </w:del>
      <w:r w:rsidR="002F22CF" w:rsidRPr="004B77C7">
        <w:t>unload the cargo</w:t>
      </w:r>
      <w:ins w:id="321" w:author="Noel M. Cainglet" w:date="2017-10-06T16:50:00Z">
        <w:r w:rsidR="00634032" w:rsidRPr="004B77C7">
          <w:t>es</w:t>
        </w:r>
      </w:ins>
      <w:r w:rsidR="002F22CF" w:rsidRPr="004B77C7">
        <w:t>.</w:t>
      </w:r>
    </w:p>
    <w:p w14:paraId="7643BB2D" w14:textId="77777777" w:rsidR="004F63CC" w:rsidRPr="004B77C7" w:rsidRDefault="004F63CC" w:rsidP="004F63CC">
      <w:pPr>
        <w:pStyle w:val="ListParagraph"/>
        <w:ind w:left="1260"/>
        <w:jc w:val="both"/>
      </w:pPr>
    </w:p>
    <w:p w14:paraId="152980F2" w14:textId="77777777" w:rsidR="003574AB" w:rsidRPr="004B77C7" w:rsidRDefault="00BC03FA" w:rsidP="003574AB">
      <w:pPr>
        <w:pStyle w:val="ListParagraph"/>
        <w:numPr>
          <w:ilvl w:val="1"/>
          <w:numId w:val="1"/>
        </w:numPr>
        <w:jc w:val="both"/>
        <w:rPr>
          <w:b/>
        </w:rPr>
      </w:pPr>
      <w:r w:rsidRPr="004B77C7">
        <w:rPr>
          <w:b/>
        </w:rPr>
        <w:t>Port Operations</w:t>
      </w:r>
    </w:p>
    <w:p w14:paraId="0CB8D7C0" w14:textId="77777777" w:rsidR="003574AB" w:rsidRPr="004B77C7" w:rsidRDefault="003574AB" w:rsidP="003574AB">
      <w:pPr>
        <w:pStyle w:val="ListParagraph"/>
        <w:ind w:left="936"/>
        <w:jc w:val="both"/>
      </w:pPr>
    </w:p>
    <w:p w14:paraId="44376D88" w14:textId="45B162C4" w:rsidR="00BC03FA" w:rsidRPr="004B77C7" w:rsidRDefault="00BC03FA" w:rsidP="003574AB">
      <w:pPr>
        <w:pStyle w:val="ListParagraph"/>
        <w:numPr>
          <w:ilvl w:val="2"/>
          <w:numId w:val="1"/>
        </w:numPr>
        <w:jc w:val="both"/>
        <w:rPr>
          <w:b/>
        </w:rPr>
      </w:pPr>
      <w:r w:rsidRPr="004B77C7">
        <w:t>A Pre-Loading/Discharging Checklist and Cargo Operations Checklist shall be accomplished by the Master, Offi</w:t>
      </w:r>
      <w:r w:rsidR="000F5BA9" w:rsidRPr="004B77C7">
        <w:t xml:space="preserve">cer on Watch and the Chief Mate prior to commencement of loading or unloading operations. This </w:t>
      </w:r>
      <w:r w:rsidRPr="004B77C7">
        <w:t xml:space="preserve">shall be submitted to the </w:t>
      </w:r>
      <w:r w:rsidR="000F5BA9" w:rsidRPr="004B77C7">
        <w:t xml:space="preserve">Operations Department </w:t>
      </w:r>
      <w:r w:rsidR="00F714AB" w:rsidRPr="004B77C7">
        <w:t>for review and evaluation.</w:t>
      </w:r>
    </w:p>
    <w:p w14:paraId="03F8D22D" w14:textId="4AC5C139" w:rsidR="00B521BB" w:rsidRPr="004B77C7" w:rsidRDefault="00B521BB" w:rsidP="003574AB">
      <w:pPr>
        <w:pStyle w:val="ListParagraph"/>
        <w:numPr>
          <w:ilvl w:val="2"/>
          <w:numId w:val="1"/>
        </w:numPr>
        <w:jc w:val="both"/>
        <w:rPr>
          <w:b/>
        </w:rPr>
      </w:pPr>
      <w:r w:rsidRPr="004B77C7">
        <w:t>Policies and procedures for loading and unloading of vessels and cargo operations</w:t>
      </w:r>
      <w:ins w:id="322" w:author="Noel M. Cainglet" w:date="2017-10-06T16:51:00Z">
        <w:r w:rsidR="007D5E29" w:rsidRPr="004B77C7">
          <w:t xml:space="preserve"> shall </w:t>
        </w:r>
      </w:ins>
      <w:del w:id="323" w:author="Noel M. Cainglet" w:date="2017-10-06T16:51:00Z">
        <w:r w:rsidRPr="004B77C7" w:rsidDel="007D5E29">
          <w:delText xml:space="preserve"> </w:delText>
        </w:r>
      </w:del>
      <w:r w:rsidRPr="004B77C7">
        <w:t xml:space="preserve">refer to process title for </w:t>
      </w:r>
      <w:r w:rsidR="00F141D3" w:rsidRPr="004B77C7">
        <w:t>“</w:t>
      </w:r>
      <w:r w:rsidRPr="004B77C7">
        <w:rPr>
          <w:i/>
        </w:rPr>
        <w:t>Cargo Operations</w:t>
      </w:r>
      <w:r w:rsidR="00F141D3" w:rsidRPr="004B77C7">
        <w:rPr>
          <w:i/>
        </w:rPr>
        <w:t>”</w:t>
      </w:r>
      <w:r w:rsidR="003636E1" w:rsidRPr="004B77C7">
        <w:t xml:space="preserve"> and Cargo Securing Manual</w:t>
      </w:r>
      <w:r w:rsidRPr="004B77C7">
        <w:t>.</w:t>
      </w:r>
    </w:p>
    <w:p w14:paraId="197CE285" w14:textId="55F5A4DC" w:rsidR="0035531A" w:rsidRPr="004B77C7" w:rsidRDefault="0035531A" w:rsidP="00682BF1">
      <w:pPr>
        <w:pStyle w:val="ListParagraph"/>
        <w:tabs>
          <w:tab w:val="left" w:pos="3031"/>
        </w:tabs>
        <w:ind w:left="936"/>
        <w:jc w:val="both"/>
      </w:pPr>
      <w:r w:rsidRPr="004B77C7">
        <w:br w:type="page"/>
      </w:r>
    </w:p>
    <w:p w14:paraId="4D8ED378" w14:textId="1573E09F" w:rsidR="00857D6C" w:rsidRPr="004B77C7" w:rsidRDefault="001C0666" w:rsidP="00857D6C">
      <w:pPr>
        <w:pStyle w:val="ListParagraph"/>
        <w:numPr>
          <w:ilvl w:val="1"/>
          <w:numId w:val="1"/>
        </w:numPr>
        <w:tabs>
          <w:tab w:val="left" w:pos="3031"/>
        </w:tabs>
        <w:jc w:val="both"/>
      </w:pPr>
      <w:r w:rsidRPr="004B77C7">
        <w:rPr>
          <w:b/>
        </w:rPr>
        <w:lastRenderedPageBreak/>
        <w:t xml:space="preserve">Safety, </w:t>
      </w:r>
      <w:r w:rsidR="00857D6C" w:rsidRPr="004B77C7">
        <w:rPr>
          <w:b/>
        </w:rPr>
        <w:t>Health</w:t>
      </w:r>
      <w:r w:rsidRPr="004B77C7">
        <w:rPr>
          <w:b/>
        </w:rPr>
        <w:t xml:space="preserve"> and Environment</w:t>
      </w:r>
    </w:p>
    <w:p w14:paraId="4C213A7A" w14:textId="77777777" w:rsidR="00702852" w:rsidRDefault="00702852" w:rsidP="00702852">
      <w:pPr>
        <w:pStyle w:val="ListParagraph"/>
        <w:ind w:left="1260"/>
        <w:jc w:val="both"/>
      </w:pPr>
    </w:p>
    <w:p w14:paraId="58CF3389" w14:textId="6FC74EA6" w:rsidR="00362201" w:rsidRPr="004B77C7" w:rsidRDefault="00EC4232" w:rsidP="00CB7473">
      <w:pPr>
        <w:pStyle w:val="ListParagraph"/>
        <w:numPr>
          <w:ilvl w:val="0"/>
          <w:numId w:val="10"/>
        </w:numPr>
        <w:jc w:val="both"/>
      </w:pPr>
      <w:r w:rsidRPr="004B77C7">
        <w:t>All officers and crews of the vessel shall take reasonable ca</w:t>
      </w:r>
      <w:r w:rsidR="004221BD" w:rsidRPr="004B77C7">
        <w:t xml:space="preserve">re of his own </w:t>
      </w:r>
      <w:r w:rsidR="00F52ED3" w:rsidRPr="004B77C7">
        <w:t xml:space="preserve">safety </w:t>
      </w:r>
      <w:r w:rsidR="004221BD" w:rsidRPr="004B77C7">
        <w:t xml:space="preserve">and </w:t>
      </w:r>
      <w:r w:rsidR="00F52ED3" w:rsidRPr="004B77C7">
        <w:t>health</w:t>
      </w:r>
      <w:r w:rsidR="004221BD" w:rsidRPr="004B77C7">
        <w:t>.</w:t>
      </w:r>
      <w:r w:rsidR="00480453" w:rsidRPr="004B77C7">
        <w:t xml:space="preserve"> </w:t>
      </w:r>
      <w:r w:rsidR="007171C9" w:rsidRPr="004B77C7">
        <w:t xml:space="preserve">The </w:t>
      </w:r>
      <w:r w:rsidR="008C7792" w:rsidRPr="004B77C7">
        <w:t xml:space="preserve">DPA </w:t>
      </w:r>
      <w:r w:rsidR="00362201" w:rsidRPr="004B77C7">
        <w:t>shall oversee and ensure effective implementation and compliance of policies and procedures for safety, health and environmental aspects of the vessel.</w:t>
      </w:r>
    </w:p>
    <w:p w14:paraId="146EB036" w14:textId="12EEE577" w:rsidR="008F6767" w:rsidRPr="004B77C7" w:rsidRDefault="00B91B23" w:rsidP="00CB7473">
      <w:pPr>
        <w:pStyle w:val="ListParagraph"/>
        <w:numPr>
          <w:ilvl w:val="0"/>
          <w:numId w:val="10"/>
        </w:numPr>
        <w:jc w:val="both"/>
      </w:pPr>
      <w:r w:rsidRPr="004B77C7">
        <w:t xml:space="preserve">The Company shall provide its </w:t>
      </w:r>
      <w:r w:rsidR="007E62E1" w:rsidRPr="004B77C7">
        <w:t xml:space="preserve">vessel </w:t>
      </w:r>
      <w:r w:rsidRPr="004B77C7">
        <w:t>officers and crews all</w:t>
      </w:r>
      <w:r w:rsidR="00315DC1" w:rsidRPr="004B77C7">
        <w:t xml:space="preserve"> the </w:t>
      </w:r>
      <w:r w:rsidRPr="004B77C7">
        <w:t>required and necessary Personal Protective Equipment (PPE)</w:t>
      </w:r>
      <w:r w:rsidR="00315DC1" w:rsidRPr="004B77C7">
        <w:t xml:space="preserve"> onboard </w:t>
      </w:r>
      <w:r w:rsidR="00E428A7" w:rsidRPr="004B77C7">
        <w:t xml:space="preserve">and shall be </w:t>
      </w:r>
      <w:r w:rsidR="008F6767" w:rsidRPr="004B77C7">
        <w:t xml:space="preserve">properly worn by all officers and crews at all times as necessary. Non-use thereof shall </w:t>
      </w:r>
      <w:r w:rsidR="005378C7" w:rsidRPr="004B77C7">
        <w:t xml:space="preserve">be </w:t>
      </w:r>
      <w:r w:rsidR="008F6767" w:rsidRPr="004B77C7">
        <w:t>subject</w:t>
      </w:r>
      <w:r w:rsidR="005378C7" w:rsidRPr="004B77C7">
        <w:t xml:space="preserve">ed </w:t>
      </w:r>
      <w:r w:rsidR="008F6767" w:rsidRPr="004B77C7">
        <w:t>to disciplinary action.</w:t>
      </w:r>
    </w:p>
    <w:p w14:paraId="196C36D1" w14:textId="7D56283E" w:rsidR="00FF59EA" w:rsidRPr="004B77C7" w:rsidRDefault="00857D6C" w:rsidP="00CB7473">
      <w:pPr>
        <w:pStyle w:val="ListParagraph"/>
        <w:numPr>
          <w:ilvl w:val="0"/>
          <w:numId w:val="10"/>
        </w:numPr>
        <w:jc w:val="both"/>
      </w:pPr>
      <w:r w:rsidRPr="004B77C7">
        <w:t>Emergency, hazard and other safety signs shall be properly installed and placed in conspicuous locations of the vessel.</w:t>
      </w:r>
    </w:p>
    <w:p w14:paraId="79EC4044" w14:textId="4415E18B" w:rsidR="00ED2661" w:rsidRPr="004B77C7" w:rsidRDefault="000E6617" w:rsidP="00CB7473">
      <w:pPr>
        <w:pStyle w:val="ListParagraph"/>
        <w:numPr>
          <w:ilvl w:val="0"/>
          <w:numId w:val="10"/>
        </w:numPr>
        <w:jc w:val="both"/>
      </w:pPr>
      <w:r w:rsidRPr="004B77C7">
        <w:t xml:space="preserve">All officers and crews shall keep </w:t>
      </w:r>
      <w:r w:rsidR="00857D6C" w:rsidRPr="004B77C7">
        <w:t>and main</w:t>
      </w:r>
      <w:r w:rsidRPr="004B77C7">
        <w:t xml:space="preserve">tain the vessel clean and free </w:t>
      </w:r>
      <w:r w:rsidR="00857D6C" w:rsidRPr="004B77C7">
        <w:t>from</w:t>
      </w:r>
      <w:r w:rsidR="00310F22" w:rsidRPr="004B77C7">
        <w:t xml:space="preserve"> </w:t>
      </w:r>
      <w:r w:rsidR="00857D6C" w:rsidRPr="004B77C7">
        <w:t>insects and pests. Raising or carrying animals</w:t>
      </w:r>
      <w:r w:rsidR="00B31BA5">
        <w:t xml:space="preserve"> and plants </w:t>
      </w:r>
      <w:r w:rsidR="00857D6C" w:rsidRPr="004B77C7">
        <w:t>of any kind inside the</w:t>
      </w:r>
      <w:r w:rsidR="00E349A2">
        <w:t xml:space="preserve"> vessel is strictly prohibited.</w:t>
      </w:r>
    </w:p>
    <w:p w14:paraId="28831EF4" w14:textId="172ECFF2" w:rsidR="00C717ED" w:rsidRPr="004B77C7" w:rsidRDefault="00C717ED" w:rsidP="00CB7473">
      <w:pPr>
        <w:pStyle w:val="ListParagraph"/>
        <w:numPr>
          <w:ilvl w:val="0"/>
          <w:numId w:val="10"/>
        </w:numPr>
        <w:jc w:val="both"/>
      </w:pPr>
      <w:r w:rsidRPr="004B77C7">
        <w:t>A safety committee meeting shall be conducted by all officers and crews of the vessel at least once a month which shall discuss, at a minimum, the following:</w:t>
      </w:r>
    </w:p>
    <w:p w14:paraId="4947470A" w14:textId="77777777" w:rsidR="00C717ED" w:rsidRPr="004B77C7" w:rsidRDefault="00C717ED" w:rsidP="00C717ED">
      <w:pPr>
        <w:pStyle w:val="ListParagraph"/>
        <w:tabs>
          <w:tab w:val="left" w:pos="3031"/>
        </w:tabs>
        <w:ind w:left="1260"/>
        <w:jc w:val="both"/>
      </w:pPr>
    </w:p>
    <w:p w14:paraId="4E7D20A6" w14:textId="77777777" w:rsidR="00C717ED" w:rsidRPr="004B77C7" w:rsidRDefault="00C717ED" w:rsidP="00CB7473">
      <w:pPr>
        <w:pStyle w:val="ListParagraph"/>
        <w:numPr>
          <w:ilvl w:val="0"/>
          <w:numId w:val="9"/>
        </w:numPr>
        <w:tabs>
          <w:tab w:val="left" w:pos="3031"/>
        </w:tabs>
        <w:jc w:val="both"/>
      </w:pPr>
      <w:r w:rsidRPr="004B77C7">
        <w:t>Recapitulation of previous meeting;</w:t>
      </w:r>
    </w:p>
    <w:p w14:paraId="315A6E3A" w14:textId="77777777" w:rsidR="00C717ED" w:rsidRPr="004B77C7" w:rsidRDefault="00C717ED" w:rsidP="00CB7473">
      <w:pPr>
        <w:pStyle w:val="ListParagraph"/>
        <w:numPr>
          <w:ilvl w:val="0"/>
          <w:numId w:val="9"/>
        </w:numPr>
        <w:tabs>
          <w:tab w:val="left" w:pos="3031"/>
        </w:tabs>
        <w:jc w:val="both"/>
      </w:pPr>
      <w:r w:rsidRPr="004B77C7">
        <w:t>Reports on accidents and other safety, health and environmental issues during the month;</w:t>
      </w:r>
    </w:p>
    <w:p w14:paraId="75436C73" w14:textId="77777777" w:rsidR="00C717ED" w:rsidRPr="004B77C7" w:rsidRDefault="00C717ED" w:rsidP="00CB7473">
      <w:pPr>
        <w:pStyle w:val="ListParagraph"/>
        <w:numPr>
          <w:ilvl w:val="0"/>
          <w:numId w:val="9"/>
        </w:numPr>
        <w:tabs>
          <w:tab w:val="left" w:pos="3031"/>
        </w:tabs>
        <w:jc w:val="both"/>
      </w:pPr>
      <w:r w:rsidRPr="004B77C7">
        <w:t>Corrective actions and preventive measures;</w:t>
      </w:r>
    </w:p>
    <w:p w14:paraId="36A47FA0" w14:textId="6F4B42E0" w:rsidR="00C717ED" w:rsidRPr="004B77C7" w:rsidRDefault="00C717ED" w:rsidP="00CB7473">
      <w:pPr>
        <w:pStyle w:val="ListParagraph"/>
        <w:numPr>
          <w:ilvl w:val="0"/>
          <w:numId w:val="9"/>
        </w:numPr>
        <w:tabs>
          <w:tab w:val="left" w:pos="3031"/>
        </w:tabs>
        <w:jc w:val="both"/>
      </w:pPr>
      <w:r w:rsidRPr="004B77C7">
        <w:t>Other safety and health concerns raised by the o</w:t>
      </w:r>
      <w:r w:rsidR="00D43530" w:rsidRPr="004B77C7">
        <w:t>fficers and crews of the vessel</w:t>
      </w:r>
    </w:p>
    <w:p w14:paraId="35516D15" w14:textId="0B320A9C" w:rsidR="00D43530" w:rsidRPr="004B77C7" w:rsidRDefault="00066C97" w:rsidP="00D43530">
      <w:pPr>
        <w:pStyle w:val="ListParagraph"/>
        <w:tabs>
          <w:tab w:val="left" w:pos="3031"/>
        </w:tabs>
        <w:ind w:left="1260"/>
        <w:jc w:val="both"/>
      </w:pPr>
      <w:r w:rsidRPr="004B77C7">
        <w:t>The above</w:t>
      </w:r>
      <w:r w:rsidR="00782A9C" w:rsidRPr="004B77C7">
        <w:t xml:space="preserve"> </w:t>
      </w:r>
      <w:r w:rsidRPr="004B77C7">
        <w:t xml:space="preserve">shall be properly documented in a Safety Committee Meeting form and shall be forwarded to the DPA for review and evaluation. </w:t>
      </w:r>
    </w:p>
    <w:p w14:paraId="72064805" w14:textId="77777777" w:rsidR="00D43530" w:rsidRPr="004B77C7" w:rsidRDefault="00D43530" w:rsidP="00D43530">
      <w:pPr>
        <w:tabs>
          <w:tab w:val="left" w:pos="3031"/>
        </w:tabs>
        <w:jc w:val="both"/>
      </w:pPr>
    </w:p>
    <w:p w14:paraId="6068A261" w14:textId="70671ABE" w:rsidR="00CC3286" w:rsidRPr="004B77C7" w:rsidRDefault="00424AA5" w:rsidP="00CC3286">
      <w:pPr>
        <w:pStyle w:val="ListParagraph"/>
        <w:numPr>
          <w:ilvl w:val="0"/>
          <w:numId w:val="10"/>
        </w:numPr>
        <w:jc w:val="both"/>
      </w:pPr>
      <w:r w:rsidRPr="004B77C7">
        <w:t>The Safety Committee shall be composed of the following:</w:t>
      </w:r>
    </w:p>
    <w:p w14:paraId="3E79D426" w14:textId="77777777" w:rsidR="0022240B" w:rsidRPr="004B77C7" w:rsidRDefault="0022240B" w:rsidP="0022240B">
      <w:pPr>
        <w:pStyle w:val="ListParagraph"/>
        <w:ind w:left="1260"/>
        <w:jc w:val="both"/>
      </w:pPr>
    </w:p>
    <w:tbl>
      <w:tblPr>
        <w:tblStyle w:val="TableGrid"/>
        <w:tblW w:w="0" w:type="auto"/>
        <w:tblInd w:w="1260" w:type="dxa"/>
        <w:tblLook w:val="04A0" w:firstRow="1" w:lastRow="0" w:firstColumn="1" w:lastColumn="0" w:noHBand="0" w:noVBand="1"/>
      </w:tblPr>
      <w:tblGrid>
        <w:gridCol w:w="1523"/>
        <w:gridCol w:w="1176"/>
        <w:gridCol w:w="4676"/>
      </w:tblGrid>
      <w:tr w:rsidR="00407CE8" w:rsidRPr="004B77C7" w14:paraId="2F1CFC5B" w14:textId="77777777" w:rsidTr="001F38C0">
        <w:trPr>
          <w:trHeight w:val="297"/>
        </w:trPr>
        <w:tc>
          <w:tcPr>
            <w:tcW w:w="0" w:type="auto"/>
            <w:vAlign w:val="bottom"/>
          </w:tcPr>
          <w:p w14:paraId="662D7E6B" w14:textId="77777777" w:rsidR="00424AA5" w:rsidRPr="004B77C7" w:rsidRDefault="00424AA5" w:rsidP="00D43530">
            <w:pPr>
              <w:pStyle w:val="ListParagraph"/>
              <w:tabs>
                <w:tab w:val="left" w:pos="4862"/>
              </w:tabs>
              <w:ind w:left="0"/>
              <w:jc w:val="center"/>
              <w:rPr>
                <w:b/>
              </w:rPr>
            </w:pPr>
          </w:p>
          <w:p w14:paraId="7A57BC6A" w14:textId="77777777" w:rsidR="00424AA5" w:rsidRPr="004B77C7" w:rsidRDefault="00424AA5" w:rsidP="00D43530">
            <w:pPr>
              <w:pStyle w:val="ListParagraph"/>
              <w:tabs>
                <w:tab w:val="left" w:pos="4862"/>
              </w:tabs>
              <w:ind w:left="0"/>
              <w:jc w:val="center"/>
              <w:rPr>
                <w:b/>
              </w:rPr>
            </w:pPr>
            <w:r w:rsidRPr="004B77C7">
              <w:rPr>
                <w:b/>
              </w:rPr>
              <w:t>Composition</w:t>
            </w:r>
          </w:p>
        </w:tc>
        <w:tc>
          <w:tcPr>
            <w:tcW w:w="1176" w:type="dxa"/>
            <w:vAlign w:val="bottom"/>
          </w:tcPr>
          <w:p w14:paraId="12E41DC8" w14:textId="77777777" w:rsidR="00424AA5" w:rsidRPr="004B77C7" w:rsidRDefault="00424AA5" w:rsidP="00D43530">
            <w:pPr>
              <w:pStyle w:val="ListParagraph"/>
              <w:tabs>
                <w:tab w:val="center" w:pos="1905"/>
                <w:tab w:val="left" w:pos="4862"/>
              </w:tabs>
              <w:ind w:left="0"/>
              <w:jc w:val="center"/>
              <w:rPr>
                <w:b/>
              </w:rPr>
            </w:pPr>
            <w:r w:rsidRPr="004B77C7">
              <w:rPr>
                <w:b/>
              </w:rPr>
              <w:t>No. of Person(s)</w:t>
            </w:r>
          </w:p>
        </w:tc>
        <w:tc>
          <w:tcPr>
            <w:tcW w:w="4676" w:type="dxa"/>
            <w:vAlign w:val="bottom"/>
          </w:tcPr>
          <w:p w14:paraId="54572B17" w14:textId="7379B005" w:rsidR="00424AA5" w:rsidRPr="004B77C7" w:rsidRDefault="00424AA5" w:rsidP="00407CE8">
            <w:pPr>
              <w:pStyle w:val="ListParagraph"/>
              <w:tabs>
                <w:tab w:val="center" w:pos="1905"/>
                <w:tab w:val="left" w:pos="4862"/>
              </w:tabs>
              <w:ind w:left="0"/>
              <w:jc w:val="center"/>
              <w:rPr>
                <w:b/>
              </w:rPr>
            </w:pPr>
            <w:r w:rsidRPr="004B77C7">
              <w:rPr>
                <w:b/>
              </w:rPr>
              <w:t>Designation</w:t>
            </w:r>
          </w:p>
        </w:tc>
      </w:tr>
      <w:tr w:rsidR="00407CE8" w:rsidRPr="004B77C7" w14:paraId="095043DF" w14:textId="77777777" w:rsidTr="001F38C0">
        <w:trPr>
          <w:trHeight w:val="305"/>
        </w:trPr>
        <w:tc>
          <w:tcPr>
            <w:tcW w:w="0" w:type="auto"/>
          </w:tcPr>
          <w:p w14:paraId="0609F139" w14:textId="77777777" w:rsidR="00424AA5" w:rsidRPr="004B77C7" w:rsidRDefault="00424AA5" w:rsidP="00D43530">
            <w:pPr>
              <w:pStyle w:val="ListParagraph"/>
              <w:tabs>
                <w:tab w:val="left" w:pos="4862"/>
              </w:tabs>
              <w:ind w:left="0"/>
              <w:jc w:val="center"/>
            </w:pPr>
            <w:r w:rsidRPr="004B77C7">
              <w:t>Chairman</w:t>
            </w:r>
          </w:p>
        </w:tc>
        <w:tc>
          <w:tcPr>
            <w:tcW w:w="1176" w:type="dxa"/>
          </w:tcPr>
          <w:p w14:paraId="4677DA18" w14:textId="77777777" w:rsidR="00424AA5" w:rsidRPr="004B77C7" w:rsidRDefault="00424AA5" w:rsidP="00D43530">
            <w:pPr>
              <w:pStyle w:val="ListParagraph"/>
              <w:tabs>
                <w:tab w:val="left" w:pos="4862"/>
              </w:tabs>
              <w:ind w:left="0"/>
              <w:jc w:val="center"/>
            </w:pPr>
            <w:r w:rsidRPr="004B77C7">
              <w:t>1</w:t>
            </w:r>
          </w:p>
        </w:tc>
        <w:tc>
          <w:tcPr>
            <w:tcW w:w="4676" w:type="dxa"/>
          </w:tcPr>
          <w:p w14:paraId="7EF6A202" w14:textId="6043B394" w:rsidR="00424AA5" w:rsidRPr="004B77C7" w:rsidRDefault="00A95497" w:rsidP="00D43530">
            <w:pPr>
              <w:pStyle w:val="ListParagraph"/>
              <w:tabs>
                <w:tab w:val="left" w:pos="4862"/>
              </w:tabs>
              <w:ind w:left="0"/>
              <w:jc w:val="both"/>
            </w:pPr>
            <w:r w:rsidRPr="004B77C7">
              <w:t>Master</w:t>
            </w:r>
          </w:p>
          <w:p w14:paraId="56B21804" w14:textId="0A2F1752" w:rsidR="00424AA5" w:rsidRPr="004B77C7" w:rsidRDefault="00424AA5" w:rsidP="00D43530">
            <w:pPr>
              <w:pStyle w:val="ListParagraph"/>
              <w:tabs>
                <w:tab w:val="left" w:pos="4862"/>
              </w:tabs>
              <w:ind w:left="0"/>
              <w:jc w:val="both"/>
            </w:pPr>
          </w:p>
        </w:tc>
      </w:tr>
      <w:tr w:rsidR="00407CE8" w:rsidRPr="004B77C7" w14:paraId="2F756E56" w14:textId="77777777" w:rsidTr="001F38C0">
        <w:trPr>
          <w:trHeight w:val="603"/>
        </w:trPr>
        <w:tc>
          <w:tcPr>
            <w:tcW w:w="0" w:type="auto"/>
          </w:tcPr>
          <w:p w14:paraId="6748837F" w14:textId="77777777" w:rsidR="00424AA5" w:rsidRPr="004B77C7" w:rsidRDefault="00424AA5" w:rsidP="00D43530">
            <w:pPr>
              <w:pStyle w:val="ListParagraph"/>
              <w:tabs>
                <w:tab w:val="left" w:pos="4862"/>
              </w:tabs>
              <w:ind w:left="0"/>
              <w:jc w:val="center"/>
            </w:pPr>
            <w:r w:rsidRPr="004B77C7">
              <w:t>Members</w:t>
            </w:r>
          </w:p>
        </w:tc>
        <w:tc>
          <w:tcPr>
            <w:tcW w:w="1176" w:type="dxa"/>
          </w:tcPr>
          <w:p w14:paraId="63E995E5" w14:textId="4CEB7858" w:rsidR="00424AA5" w:rsidRPr="004B77C7" w:rsidRDefault="00612576" w:rsidP="00D43530">
            <w:pPr>
              <w:tabs>
                <w:tab w:val="left" w:pos="4862"/>
              </w:tabs>
              <w:jc w:val="center"/>
            </w:pPr>
            <w:r w:rsidRPr="004B77C7">
              <w:t>6</w:t>
            </w:r>
          </w:p>
        </w:tc>
        <w:tc>
          <w:tcPr>
            <w:tcW w:w="4676" w:type="dxa"/>
          </w:tcPr>
          <w:p w14:paraId="175ED6C1" w14:textId="05C90945" w:rsidR="00424AA5" w:rsidRPr="004B77C7" w:rsidRDefault="00612576" w:rsidP="00D43530">
            <w:pPr>
              <w:tabs>
                <w:tab w:val="left" w:pos="4862"/>
              </w:tabs>
              <w:jc w:val="both"/>
            </w:pPr>
            <w:r w:rsidRPr="004B77C7">
              <w:t xml:space="preserve">1 </w:t>
            </w:r>
            <w:r w:rsidR="007A0AF7" w:rsidRPr="004B77C7">
              <w:t>Chief Engineer</w:t>
            </w:r>
          </w:p>
          <w:p w14:paraId="466797DF" w14:textId="5CCF10A1" w:rsidR="007A0AF7" w:rsidRPr="004B77C7" w:rsidRDefault="00612576" w:rsidP="00D43530">
            <w:pPr>
              <w:tabs>
                <w:tab w:val="left" w:pos="4862"/>
              </w:tabs>
              <w:jc w:val="both"/>
            </w:pPr>
            <w:r w:rsidRPr="004B77C7">
              <w:t xml:space="preserve">1 </w:t>
            </w:r>
            <w:r w:rsidR="007A0AF7" w:rsidRPr="004B77C7">
              <w:t>2</w:t>
            </w:r>
            <w:r w:rsidR="007A0AF7" w:rsidRPr="004B77C7">
              <w:rPr>
                <w:vertAlign w:val="superscript"/>
              </w:rPr>
              <w:t>nd</w:t>
            </w:r>
            <w:r w:rsidR="007A0AF7" w:rsidRPr="004B77C7">
              <w:t xml:space="preserve"> Engineer</w:t>
            </w:r>
          </w:p>
          <w:p w14:paraId="50AD85B2" w14:textId="182ABEB8" w:rsidR="00612576" w:rsidRPr="004B77C7" w:rsidRDefault="00E15719" w:rsidP="00D43530">
            <w:pPr>
              <w:tabs>
                <w:tab w:val="left" w:pos="4862"/>
              </w:tabs>
              <w:jc w:val="both"/>
            </w:pPr>
            <w:r w:rsidRPr="004B77C7">
              <w:t>4 Deck or engine cadets</w:t>
            </w:r>
          </w:p>
          <w:p w14:paraId="2C61653C" w14:textId="77777777" w:rsidR="00424AA5" w:rsidRPr="004B77C7" w:rsidRDefault="00424AA5" w:rsidP="00D43530">
            <w:pPr>
              <w:tabs>
                <w:tab w:val="left" w:pos="4862"/>
              </w:tabs>
              <w:jc w:val="both"/>
            </w:pPr>
          </w:p>
        </w:tc>
      </w:tr>
      <w:tr w:rsidR="00407CE8" w:rsidRPr="004B77C7" w14:paraId="1B176BC0" w14:textId="77777777" w:rsidTr="001F38C0">
        <w:trPr>
          <w:trHeight w:val="297"/>
        </w:trPr>
        <w:tc>
          <w:tcPr>
            <w:tcW w:w="0" w:type="auto"/>
          </w:tcPr>
          <w:p w14:paraId="4716B448" w14:textId="77777777" w:rsidR="00424AA5" w:rsidRPr="004B77C7" w:rsidRDefault="00424AA5" w:rsidP="00D43530">
            <w:pPr>
              <w:pStyle w:val="ListParagraph"/>
              <w:tabs>
                <w:tab w:val="left" w:pos="4862"/>
              </w:tabs>
              <w:ind w:left="0"/>
              <w:jc w:val="center"/>
            </w:pPr>
            <w:r w:rsidRPr="004B77C7">
              <w:t>Secretary</w:t>
            </w:r>
          </w:p>
        </w:tc>
        <w:tc>
          <w:tcPr>
            <w:tcW w:w="1176" w:type="dxa"/>
          </w:tcPr>
          <w:p w14:paraId="4D0EFC3B" w14:textId="77777777" w:rsidR="00424AA5" w:rsidRPr="004B77C7" w:rsidRDefault="00424AA5" w:rsidP="00D43530">
            <w:pPr>
              <w:pStyle w:val="ListParagraph"/>
              <w:tabs>
                <w:tab w:val="left" w:pos="4862"/>
              </w:tabs>
              <w:ind w:left="0"/>
              <w:jc w:val="center"/>
            </w:pPr>
            <w:r w:rsidRPr="004B77C7">
              <w:t>1</w:t>
            </w:r>
          </w:p>
        </w:tc>
        <w:tc>
          <w:tcPr>
            <w:tcW w:w="4676" w:type="dxa"/>
          </w:tcPr>
          <w:p w14:paraId="52EF479D" w14:textId="303C43E2" w:rsidR="00424AA5" w:rsidRPr="004B77C7" w:rsidRDefault="00AC69EA" w:rsidP="00D43530">
            <w:pPr>
              <w:pStyle w:val="ListParagraph"/>
              <w:tabs>
                <w:tab w:val="left" w:pos="4862"/>
              </w:tabs>
              <w:ind w:left="0"/>
              <w:jc w:val="both"/>
            </w:pPr>
            <w:r w:rsidRPr="004B77C7">
              <w:t>Chief Mate</w:t>
            </w:r>
          </w:p>
          <w:p w14:paraId="409B2641" w14:textId="77777777" w:rsidR="00424AA5" w:rsidRPr="004B77C7" w:rsidRDefault="00424AA5" w:rsidP="00D43530">
            <w:pPr>
              <w:pStyle w:val="ListParagraph"/>
              <w:tabs>
                <w:tab w:val="left" w:pos="4862"/>
              </w:tabs>
              <w:ind w:left="0"/>
              <w:jc w:val="both"/>
            </w:pPr>
          </w:p>
        </w:tc>
      </w:tr>
    </w:tbl>
    <w:p w14:paraId="426D1C2B" w14:textId="259035C4" w:rsidR="00424AA5" w:rsidRPr="004B77C7" w:rsidRDefault="00424AA5" w:rsidP="00CC3286">
      <w:pPr>
        <w:pStyle w:val="ListParagraph"/>
        <w:ind w:left="936"/>
        <w:jc w:val="both"/>
      </w:pPr>
    </w:p>
    <w:p w14:paraId="286B67E9" w14:textId="27DECB97" w:rsidR="004F459A" w:rsidRPr="004B77C7" w:rsidRDefault="004F459A" w:rsidP="004F459A">
      <w:pPr>
        <w:pStyle w:val="ListParagraph"/>
        <w:ind w:left="1260"/>
        <w:jc w:val="both"/>
      </w:pPr>
      <w:r w:rsidRPr="004B77C7">
        <w:t>The DPA shall oversee and ensure compliance of the Safety C</w:t>
      </w:r>
      <w:r w:rsidR="00241910" w:rsidRPr="004B77C7">
        <w:t xml:space="preserve">ommittee of the ISM/SMS </w:t>
      </w:r>
      <w:r w:rsidRPr="004B77C7">
        <w:t>and all other manuals.</w:t>
      </w:r>
    </w:p>
    <w:p w14:paraId="2484EB01" w14:textId="7F6A6AA6" w:rsidR="00260829" w:rsidRDefault="00260829" w:rsidP="00270CD8">
      <w:pPr>
        <w:pStyle w:val="ListParagraph"/>
        <w:ind w:left="936"/>
        <w:jc w:val="both"/>
      </w:pPr>
      <w:r>
        <w:br w:type="page"/>
      </w:r>
    </w:p>
    <w:p w14:paraId="7755D5EE" w14:textId="1BFF1993" w:rsidR="009E3558" w:rsidRPr="004B77C7" w:rsidRDefault="009E3558" w:rsidP="009E3558">
      <w:pPr>
        <w:pStyle w:val="ListParagraph"/>
        <w:numPr>
          <w:ilvl w:val="1"/>
          <w:numId w:val="1"/>
        </w:numPr>
        <w:jc w:val="both"/>
      </w:pPr>
      <w:r w:rsidRPr="004B77C7">
        <w:rPr>
          <w:b/>
        </w:rPr>
        <w:lastRenderedPageBreak/>
        <w:t xml:space="preserve">Emergency </w:t>
      </w:r>
      <w:commentRangeStart w:id="324"/>
      <w:r w:rsidRPr="004B77C7">
        <w:rPr>
          <w:b/>
        </w:rPr>
        <w:t>Preparedness</w:t>
      </w:r>
      <w:commentRangeEnd w:id="324"/>
      <w:r w:rsidRPr="004B77C7">
        <w:rPr>
          <w:rStyle w:val="CommentReference"/>
        </w:rPr>
        <w:commentReference w:id="324"/>
      </w:r>
    </w:p>
    <w:p w14:paraId="32FD1182" w14:textId="77777777" w:rsidR="009E3558" w:rsidRPr="004B77C7" w:rsidRDefault="009E3558" w:rsidP="009E3558">
      <w:pPr>
        <w:pStyle w:val="ListParagraph"/>
        <w:ind w:left="936"/>
        <w:jc w:val="both"/>
      </w:pPr>
    </w:p>
    <w:p w14:paraId="3195806B" w14:textId="77777777" w:rsidR="009E3558" w:rsidRPr="004B77C7" w:rsidRDefault="009E3558" w:rsidP="00CB7473">
      <w:pPr>
        <w:pStyle w:val="ListParagraph"/>
        <w:numPr>
          <w:ilvl w:val="0"/>
          <w:numId w:val="4"/>
        </w:numPr>
        <w:jc w:val="both"/>
      </w:pPr>
      <w:r w:rsidRPr="004B77C7">
        <w:t>Emergency preparedness shall be practiced and developed through safety drills as follows:</w:t>
      </w:r>
    </w:p>
    <w:p w14:paraId="4F6C5AB1" w14:textId="77777777" w:rsidR="009E3558" w:rsidRPr="004B77C7" w:rsidRDefault="009E3558" w:rsidP="009E3558">
      <w:pPr>
        <w:pStyle w:val="ListParagraph"/>
        <w:ind w:left="1296"/>
        <w:jc w:val="both"/>
      </w:pPr>
    </w:p>
    <w:tbl>
      <w:tblPr>
        <w:tblW w:w="4286" w:type="pct"/>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3"/>
        <w:gridCol w:w="4964"/>
      </w:tblGrid>
      <w:tr w:rsidR="009E3558" w:rsidRPr="004B77C7" w14:paraId="1385D376" w14:textId="77777777" w:rsidTr="001C1338">
        <w:trPr>
          <w:trHeight w:val="72"/>
        </w:trPr>
        <w:tc>
          <w:tcPr>
            <w:tcW w:w="1927" w:type="pct"/>
            <w:shd w:val="clear" w:color="auto" w:fill="auto"/>
          </w:tcPr>
          <w:p w14:paraId="0AE01FA1" w14:textId="77777777" w:rsidR="009E3558" w:rsidRPr="004B77C7" w:rsidRDefault="009E3558" w:rsidP="001C1338">
            <w:pPr>
              <w:pStyle w:val="ListParagraph"/>
              <w:tabs>
                <w:tab w:val="left" w:pos="2595"/>
              </w:tabs>
              <w:ind w:left="0"/>
              <w:jc w:val="center"/>
              <w:rPr>
                <w:b/>
              </w:rPr>
            </w:pPr>
            <w:r w:rsidRPr="004B77C7">
              <w:rPr>
                <w:b/>
              </w:rPr>
              <w:t>Drill</w:t>
            </w:r>
          </w:p>
        </w:tc>
        <w:tc>
          <w:tcPr>
            <w:tcW w:w="3073" w:type="pct"/>
            <w:shd w:val="clear" w:color="auto" w:fill="auto"/>
          </w:tcPr>
          <w:p w14:paraId="532A2978" w14:textId="77777777" w:rsidR="009E3558" w:rsidRPr="004B77C7" w:rsidRDefault="009E3558" w:rsidP="001C1338">
            <w:pPr>
              <w:pStyle w:val="ListParagraph"/>
              <w:ind w:left="0"/>
              <w:jc w:val="center"/>
              <w:rPr>
                <w:b/>
              </w:rPr>
            </w:pPr>
            <w:r w:rsidRPr="004B77C7">
              <w:rPr>
                <w:b/>
              </w:rPr>
              <w:t>Frequency</w:t>
            </w:r>
          </w:p>
        </w:tc>
      </w:tr>
      <w:tr w:rsidR="009E3558" w:rsidRPr="004B77C7" w14:paraId="5C7E3B7E" w14:textId="77777777" w:rsidTr="001C1338">
        <w:trPr>
          <w:trHeight w:val="227"/>
        </w:trPr>
        <w:tc>
          <w:tcPr>
            <w:tcW w:w="1927" w:type="pct"/>
            <w:shd w:val="clear" w:color="auto" w:fill="auto"/>
          </w:tcPr>
          <w:p w14:paraId="100E1ACE" w14:textId="77777777" w:rsidR="009E3558" w:rsidRPr="004B77C7" w:rsidRDefault="009E3558" w:rsidP="001C1338">
            <w:pPr>
              <w:pStyle w:val="ListParagraph"/>
              <w:tabs>
                <w:tab w:val="left" w:pos="2595"/>
              </w:tabs>
              <w:ind w:left="0"/>
            </w:pPr>
            <w:r w:rsidRPr="004B77C7">
              <w:t>Abandon Ship</w:t>
            </w:r>
          </w:p>
        </w:tc>
        <w:tc>
          <w:tcPr>
            <w:tcW w:w="3073" w:type="pct"/>
            <w:shd w:val="clear" w:color="auto" w:fill="auto"/>
          </w:tcPr>
          <w:p w14:paraId="08270883" w14:textId="63348319" w:rsidR="009E3558" w:rsidRPr="004B77C7" w:rsidRDefault="00090561" w:rsidP="001C1338">
            <w:pPr>
              <w:pStyle w:val="ListParagraph"/>
              <w:ind w:left="0"/>
            </w:pPr>
            <w:r>
              <w:t>Quarterly</w:t>
            </w:r>
          </w:p>
        </w:tc>
      </w:tr>
      <w:tr w:rsidR="009E3558" w:rsidRPr="004B77C7" w14:paraId="201A20AD" w14:textId="77777777" w:rsidTr="001C1338">
        <w:trPr>
          <w:trHeight w:val="227"/>
        </w:trPr>
        <w:tc>
          <w:tcPr>
            <w:tcW w:w="1927" w:type="pct"/>
            <w:shd w:val="clear" w:color="auto" w:fill="auto"/>
          </w:tcPr>
          <w:p w14:paraId="71BD2990" w14:textId="77777777" w:rsidR="009E3558" w:rsidRPr="004B77C7" w:rsidRDefault="009E3558" w:rsidP="001C1338">
            <w:pPr>
              <w:pStyle w:val="ListParagraph"/>
              <w:tabs>
                <w:tab w:val="left" w:pos="2595"/>
              </w:tabs>
              <w:ind w:left="0"/>
            </w:pPr>
            <w:r w:rsidRPr="004B77C7">
              <w:t>Collision</w:t>
            </w:r>
          </w:p>
        </w:tc>
        <w:tc>
          <w:tcPr>
            <w:tcW w:w="3073" w:type="pct"/>
            <w:shd w:val="clear" w:color="auto" w:fill="auto"/>
          </w:tcPr>
          <w:p w14:paraId="00F05C86" w14:textId="3A265168" w:rsidR="009E3558" w:rsidRPr="004B77C7" w:rsidRDefault="00090561" w:rsidP="001C1338">
            <w:pPr>
              <w:pStyle w:val="ListParagraph"/>
              <w:ind w:left="0"/>
            </w:pPr>
            <w:r>
              <w:t>Quarterly</w:t>
            </w:r>
          </w:p>
        </w:tc>
      </w:tr>
      <w:tr w:rsidR="009E3558" w:rsidRPr="004B77C7" w14:paraId="749F47CF" w14:textId="77777777" w:rsidTr="001C1338">
        <w:trPr>
          <w:trHeight w:val="227"/>
        </w:trPr>
        <w:tc>
          <w:tcPr>
            <w:tcW w:w="1927" w:type="pct"/>
            <w:shd w:val="clear" w:color="auto" w:fill="auto"/>
          </w:tcPr>
          <w:p w14:paraId="256455D5" w14:textId="77777777" w:rsidR="009E3558" w:rsidRPr="004B77C7" w:rsidRDefault="009E3558" w:rsidP="001C1338">
            <w:pPr>
              <w:pStyle w:val="ListParagraph"/>
              <w:ind w:left="0"/>
            </w:pPr>
            <w:r w:rsidRPr="004B77C7">
              <w:t>Fire</w:t>
            </w:r>
          </w:p>
        </w:tc>
        <w:tc>
          <w:tcPr>
            <w:tcW w:w="3073" w:type="pct"/>
            <w:shd w:val="clear" w:color="auto" w:fill="auto"/>
          </w:tcPr>
          <w:p w14:paraId="153D8836" w14:textId="710F263D" w:rsidR="009E3558" w:rsidRPr="004B77C7" w:rsidRDefault="00090561" w:rsidP="001C1338">
            <w:pPr>
              <w:pStyle w:val="ListParagraph"/>
              <w:ind w:left="0"/>
            </w:pPr>
            <w:r>
              <w:t>Quarterly</w:t>
            </w:r>
          </w:p>
        </w:tc>
      </w:tr>
      <w:tr w:rsidR="009E3558" w:rsidRPr="004B77C7" w14:paraId="09ECEAF2" w14:textId="77777777" w:rsidTr="001C1338">
        <w:trPr>
          <w:trHeight w:val="227"/>
        </w:trPr>
        <w:tc>
          <w:tcPr>
            <w:tcW w:w="1927" w:type="pct"/>
            <w:shd w:val="clear" w:color="auto" w:fill="auto"/>
          </w:tcPr>
          <w:p w14:paraId="1D92BDA2" w14:textId="77777777" w:rsidR="009E3558" w:rsidRPr="004B77C7" w:rsidRDefault="009E3558" w:rsidP="001C1338">
            <w:pPr>
              <w:pStyle w:val="ListParagraph"/>
              <w:ind w:left="0"/>
            </w:pPr>
            <w:r w:rsidRPr="004B77C7">
              <w:t>Man Overboard</w:t>
            </w:r>
          </w:p>
        </w:tc>
        <w:tc>
          <w:tcPr>
            <w:tcW w:w="3073" w:type="pct"/>
            <w:shd w:val="clear" w:color="auto" w:fill="auto"/>
          </w:tcPr>
          <w:p w14:paraId="2181C19A" w14:textId="4D8C2926" w:rsidR="009E3558" w:rsidRPr="004B77C7" w:rsidRDefault="00090561" w:rsidP="001C1338">
            <w:pPr>
              <w:pStyle w:val="ListParagraph"/>
              <w:ind w:left="0"/>
            </w:pPr>
            <w:r>
              <w:t>Quarterly</w:t>
            </w:r>
          </w:p>
        </w:tc>
      </w:tr>
      <w:tr w:rsidR="009E3558" w:rsidRPr="004B77C7" w14:paraId="0E35535B" w14:textId="77777777" w:rsidTr="001C1338">
        <w:trPr>
          <w:trHeight w:val="227"/>
        </w:trPr>
        <w:tc>
          <w:tcPr>
            <w:tcW w:w="1927" w:type="pct"/>
            <w:shd w:val="clear" w:color="auto" w:fill="auto"/>
          </w:tcPr>
          <w:p w14:paraId="60FDE9A7" w14:textId="77777777" w:rsidR="009E3558" w:rsidRPr="004B77C7" w:rsidRDefault="009E3558" w:rsidP="001C1338">
            <w:pPr>
              <w:pStyle w:val="ListParagraph"/>
              <w:ind w:left="0"/>
            </w:pPr>
            <w:r w:rsidRPr="004B77C7">
              <w:t>Oil Spill</w:t>
            </w:r>
          </w:p>
        </w:tc>
        <w:tc>
          <w:tcPr>
            <w:tcW w:w="3073" w:type="pct"/>
            <w:shd w:val="clear" w:color="auto" w:fill="auto"/>
          </w:tcPr>
          <w:p w14:paraId="07F99E2A" w14:textId="73603891" w:rsidR="009E3558" w:rsidRPr="004B77C7" w:rsidRDefault="00090561" w:rsidP="001C1338">
            <w:pPr>
              <w:pStyle w:val="ListParagraph"/>
              <w:ind w:left="0"/>
            </w:pPr>
            <w:r>
              <w:t>Quarterly</w:t>
            </w:r>
          </w:p>
        </w:tc>
      </w:tr>
      <w:tr w:rsidR="009E3558" w:rsidRPr="004B77C7" w14:paraId="2DB6643B" w14:textId="77777777" w:rsidTr="001C1338">
        <w:trPr>
          <w:trHeight w:val="241"/>
        </w:trPr>
        <w:tc>
          <w:tcPr>
            <w:tcW w:w="1927" w:type="pct"/>
            <w:shd w:val="clear" w:color="auto" w:fill="auto"/>
          </w:tcPr>
          <w:p w14:paraId="2ECB6FF9" w14:textId="77777777" w:rsidR="009E3558" w:rsidRPr="004B77C7" w:rsidRDefault="009E3558" w:rsidP="001C1338">
            <w:pPr>
              <w:pStyle w:val="ListParagraph"/>
              <w:ind w:left="0"/>
            </w:pPr>
            <w:r w:rsidRPr="004B77C7">
              <w:t>Emergency Steering</w:t>
            </w:r>
          </w:p>
        </w:tc>
        <w:tc>
          <w:tcPr>
            <w:tcW w:w="3073" w:type="pct"/>
            <w:shd w:val="clear" w:color="auto" w:fill="auto"/>
          </w:tcPr>
          <w:p w14:paraId="4D9379D9" w14:textId="70E1C0D5" w:rsidR="009E3558" w:rsidRPr="004B77C7" w:rsidRDefault="00090561" w:rsidP="001C1338">
            <w:pPr>
              <w:pStyle w:val="ListParagraph"/>
              <w:ind w:left="0"/>
            </w:pPr>
            <w:r>
              <w:t>Quarterly</w:t>
            </w:r>
          </w:p>
        </w:tc>
      </w:tr>
      <w:tr w:rsidR="009E3558" w:rsidRPr="004B77C7" w14:paraId="0BC07AC6" w14:textId="77777777" w:rsidTr="001C1338">
        <w:trPr>
          <w:trHeight w:val="213"/>
        </w:trPr>
        <w:tc>
          <w:tcPr>
            <w:tcW w:w="1927" w:type="pct"/>
            <w:shd w:val="clear" w:color="auto" w:fill="auto"/>
          </w:tcPr>
          <w:p w14:paraId="49300293" w14:textId="77777777" w:rsidR="009E3558" w:rsidRPr="004B77C7" w:rsidRDefault="009E3558" w:rsidP="001C1338">
            <w:pPr>
              <w:pStyle w:val="ListParagraph"/>
              <w:ind w:left="0"/>
            </w:pPr>
            <w:r w:rsidRPr="004B77C7">
              <w:t>Hi-jacking or Piracy</w:t>
            </w:r>
          </w:p>
        </w:tc>
        <w:tc>
          <w:tcPr>
            <w:tcW w:w="3073" w:type="pct"/>
            <w:shd w:val="clear" w:color="auto" w:fill="auto"/>
          </w:tcPr>
          <w:p w14:paraId="51DFA4C2" w14:textId="77777777" w:rsidR="009E3558" w:rsidRPr="004B77C7" w:rsidRDefault="009E3558" w:rsidP="001C1338">
            <w:pPr>
              <w:pStyle w:val="ListParagraph"/>
              <w:ind w:left="0"/>
            </w:pPr>
            <w:r w:rsidRPr="004B77C7">
              <w:t>Every six (6) months</w:t>
            </w:r>
          </w:p>
        </w:tc>
      </w:tr>
    </w:tbl>
    <w:p w14:paraId="7232BEAA" w14:textId="77777777" w:rsidR="009E3558" w:rsidRPr="004B77C7" w:rsidRDefault="009E3558" w:rsidP="009E3558">
      <w:pPr>
        <w:pStyle w:val="ListParagraph"/>
        <w:ind w:left="1296"/>
        <w:jc w:val="both"/>
      </w:pPr>
    </w:p>
    <w:p w14:paraId="1FC97D91" w14:textId="786CDBAA" w:rsidR="009E3558" w:rsidRPr="004B77C7" w:rsidRDefault="009E3558" w:rsidP="009E3558">
      <w:pPr>
        <w:pStyle w:val="ListParagraph"/>
        <w:ind w:left="1260"/>
        <w:jc w:val="both"/>
      </w:pPr>
      <w:r w:rsidRPr="004B77C7">
        <w:t xml:space="preserve">Therefore, it shall be expected that each officers and crews of the vessel understands and knows the emergency procedures and signals in cases of the above-mentioned situations. Moreover, </w:t>
      </w:r>
      <w:del w:id="325" w:author="jeserio lonon" w:date="2017-10-06T11:27:00Z">
        <w:r w:rsidRPr="004B77C7" w:rsidDel="00F16608">
          <w:delText>a drill checklists</w:delText>
        </w:r>
      </w:del>
      <w:ins w:id="326" w:author="jeserio lonon" w:date="2017-10-06T11:27:00Z">
        <w:r w:rsidR="00F16608" w:rsidRPr="004B77C7">
          <w:t>a drill checklist</w:t>
        </w:r>
      </w:ins>
      <w:r w:rsidRPr="004B77C7">
        <w:t xml:space="preserve"> shall be properly</w:t>
      </w:r>
      <w:r w:rsidR="00E15016" w:rsidRPr="004B77C7">
        <w:t xml:space="preserve"> </w:t>
      </w:r>
      <w:r w:rsidRPr="004B77C7">
        <w:t xml:space="preserve">accomplished by the </w:t>
      </w:r>
      <w:r w:rsidR="002F2288" w:rsidRPr="004B77C7">
        <w:t xml:space="preserve">Chief Mate </w:t>
      </w:r>
      <w:r w:rsidRPr="004B77C7">
        <w:t>every time a drill is conducted.</w:t>
      </w:r>
      <w:r w:rsidR="00BF3F55" w:rsidRPr="004B77C7">
        <w:t xml:space="preserve"> Details of drill must also be recorded in the vessel’s logbook.</w:t>
      </w:r>
    </w:p>
    <w:p w14:paraId="0FE2D641" w14:textId="77777777" w:rsidR="009E3558" w:rsidRPr="004B77C7" w:rsidRDefault="009E3558" w:rsidP="009E3558">
      <w:pPr>
        <w:pStyle w:val="ListParagraph"/>
        <w:ind w:left="1260"/>
        <w:jc w:val="both"/>
      </w:pPr>
    </w:p>
    <w:p w14:paraId="0C424665" w14:textId="7D81212B" w:rsidR="009E3558" w:rsidRPr="004B77C7" w:rsidRDefault="009E3558" w:rsidP="00CB7473">
      <w:pPr>
        <w:pStyle w:val="ListParagraph"/>
        <w:numPr>
          <w:ilvl w:val="0"/>
          <w:numId w:val="4"/>
        </w:numPr>
        <w:jc w:val="both"/>
      </w:pPr>
      <w:r w:rsidRPr="004B77C7">
        <w:t>The Master</w:t>
      </w:r>
      <w:ins w:id="327" w:author="Noel M. Cainglet" w:date="2017-10-06T15:24:00Z">
        <w:r w:rsidR="00D01804" w:rsidRPr="004B77C7">
          <w:t xml:space="preserve"> or Chief Mate</w:t>
        </w:r>
      </w:ins>
      <w:del w:id="328" w:author="Noel M. Cainglet" w:date="2017-10-06T15:24:00Z">
        <w:r w:rsidRPr="004B77C7" w:rsidDel="00D01804">
          <w:delText xml:space="preserve"> </w:delText>
        </w:r>
      </w:del>
      <w:ins w:id="329" w:author="Noel M. Cainglet" w:date="2017-10-06T15:24:00Z">
        <w:r w:rsidR="00D01804" w:rsidRPr="004B77C7">
          <w:t xml:space="preserve"> </w:t>
        </w:r>
      </w:ins>
      <w:r w:rsidRPr="004B77C7">
        <w:t xml:space="preserve">shall be the overall in-charge for the drill activities and shall designate the roles and responsibilities of each </w:t>
      </w:r>
      <w:ins w:id="330" w:author="jeserio lonon" w:date="2017-10-06T11:27:00Z">
        <w:r w:rsidR="00D3305A" w:rsidRPr="004B77C7">
          <w:t xml:space="preserve">vessel </w:t>
        </w:r>
      </w:ins>
      <w:r w:rsidRPr="004B77C7">
        <w:t>officers and crews</w:t>
      </w:r>
      <w:del w:id="331" w:author="jeserio lonon" w:date="2017-10-06T11:27:00Z">
        <w:r w:rsidRPr="004B77C7" w:rsidDel="00D3305A">
          <w:delText xml:space="preserve"> of the vessel</w:delText>
        </w:r>
      </w:del>
      <w:r w:rsidRPr="004B77C7">
        <w:t>.</w:t>
      </w:r>
      <w:r w:rsidR="005525CD" w:rsidRPr="004B77C7">
        <w:t xml:space="preserve"> He must ensure that</w:t>
      </w:r>
      <w:ins w:id="332" w:author="jeserio lonon" w:date="2017-10-06T11:28:00Z">
        <w:r w:rsidR="00D3305A" w:rsidRPr="004B77C7">
          <w:t xml:space="preserve"> all</w:t>
        </w:r>
      </w:ins>
      <w:r w:rsidR="005525CD" w:rsidRPr="004B77C7">
        <w:t xml:space="preserve"> </w:t>
      </w:r>
      <w:del w:id="333" w:author="jeserio lonon" w:date="2017-10-06T11:28:00Z">
        <w:r w:rsidR="005525CD" w:rsidRPr="004B77C7" w:rsidDel="00D3305A">
          <w:delText xml:space="preserve">each </w:delText>
        </w:r>
      </w:del>
      <w:r w:rsidR="005525CD" w:rsidRPr="004B77C7">
        <w:t>officers an</w:t>
      </w:r>
      <w:r w:rsidR="006E33F7" w:rsidRPr="004B77C7">
        <w:t>d crew</w:t>
      </w:r>
      <w:r w:rsidR="00221231" w:rsidRPr="004B77C7">
        <w:t xml:space="preserve"> </w:t>
      </w:r>
      <w:del w:id="334" w:author="jeserio lonon" w:date="2017-10-06T11:28:00Z">
        <w:r w:rsidR="00221231" w:rsidRPr="004B77C7" w:rsidDel="00D3305A">
          <w:delText xml:space="preserve">are given opportunities to </w:delText>
        </w:r>
      </w:del>
      <w:r w:rsidR="00221231" w:rsidRPr="004B77C7">
        <w:t>participate</w:t>
      </w:r>
      <w:ins w:id="335" w:author="jeserio lonon" w:date="2017-10-06T11:28:00Z">
        <w:r w:rsidR="00D3305A" w:rsidRPr="004B77C7">
          <w:t>s</w:t>
        </w:r>
      </w:ins>
      <w:r w:rsidR="00221231" w:rsidRPr="004B77C7">
        <w:t xml:space="preserve"> </w:t>
      </w:r>
      <w:ins w:id="336" w:author="jeserio lonon" w:date="2017-10-06T11:28:00Z">
        <w:r w:rsidR="00D3305A" w:rsidRPr="004B77C7">
          <w:t>o</w:t>
        </w:r>
      </w:ins>
      <w:del w:id="337" w:author="jeserio lonon" w:date="2017-10-06T11:28:00Z">
        <w:r w:rsidR="005525CD" w:rsidRPr="004B77C7" w:rsidDel="00D3305A">
          <w:delText>i</w:delText>
        </w:r>
      </w:del>
      <w:r w:rsidR="005525CD" w:rsidRPr="004B77C7">
        <w:t>n the drill</w:t>
      </w:r>
      <w:r w:rsidR="00E25E54" w:rsidRPr="004B77C7">
        <w:t>s</w:t>
      </w:r>
      <w:r w:rsidR="005525CD" w:rsidRPr="004B77C7">
        <w:t>.</w:t>
      </w:r>
    </w:p>
    <w:p w14:paraId="71C0763A" w14:textId="77777777" w:rsidR="00A64778" w:rsidRPr="004B77C7" w:rsidRDefault="00A64778" w:rsidP="00A64778">
      <w:pPr>
        <w:pStyle w:val="ListParagraph"/>
        <w:tabs>
          <w:tab w:val="left" w:pos="3031"/>
        </w:tabs>
        <w:ind w:left="936"/>
        <w:jc w:val="both"/>
      </w:pPr>
    </w:p>
    <w:p w14:paraId="1250AF48" w14:textId="406159D7" w:rsidR="00857D6C" w:rsidRPr="004B77C7" w:rsidRDefault="00070BEC" w:rsidP="00857D6C">
      <w:pPr>
        <w:pStyle w:val="ListParagraph"/>
        <w:numPr>
          <w:ilvl w:val="1"/>
          <w:numId w:val="1"/>
        </w:numPr>
        <w:tabs>
          <w:tab w:val="left" w:pos="3031"/>
        </w:tabs>
        <w:jc w:val="both"/>
      </w:pPr>
      <w:r w:rsidRPr="004B77C7">
        <w:rPr>
          <w:b/>
        </w:rPr>
        <w:t xml:space="preserve">Incident Reporting </w:t>
      </w:r>
      <w:r w:rsidR="00DE3473" w:rsidRPr="004B77C7">
        <w:rPr>
          <w:b/>
        </w:rPr>
        <w:t>and Response</w:t>
      </w:r>
      <w:del w:id="338" w:author="Noel M. Cainglet" w:date="2017-10-06T16:53:00Z">
        <w:r w:rsidR="006058BE" w:rsidRPr="004B77C7" w:rsidDel="00D866FE">
          <w:rPr>
            <w:b/>
          </w:rPr>
          <w:delText xml:space="preserve"> (IRR)</w:delText>
        </w:r>
      </w:del>
    </w:p>
    <w:p w14:paraId="0D6B16BB" w14:textId="379713A1" w:rsidR="008D4DAD" w:rsidRPr="004B77C7" w:rsidDel="00D866FE" w:rsidRDefault="008D4DAD" w:rsidP="0096193C">
      <w:pPr>
        <w:pStyle w:val="ListParagraph"/>
        <w:tabs>
          <w:tab w:val="left" w:pos="3031"/>
        </w:tabs>
        <w:ind w:left="1260"/>
        <w:jc w:val="both"/>
        <w:rPr>
          <w:del w:id="339" w:author="Noel M. Cainglet" w:date="2017-10-06T16:53:00Z"/>
        </w:rPr>
      </w:pPr>
    </w:p>
    <w:p w14:paraId="0E5F8118" w14:textId="77777777" w:rsidR="00D866FE" w:rsidRPr="004B77C7" w:rsidRDefault="00D866FE">
      <w:pPr>
        <w:pStyle w:val="ListParagraph"/>
        <w:tabs>
          <w:tab w:val="left" w:pos="3031"/>
        </w:tabs>
        <w:ind w:left="1260"/>
        <w:jc w:val="both"/>
        <w:rPr>
          <w:ins w:id="340" w:author="Noel M. Cainglet" w:date="2017-10-06T16:53:00Z"/>
        </w:rPr>
        <w:pPrChange w:id="341" w:author="Noel M. Cainglet" w:date="2017-10-06T16:53:00Z">
          <w:pPr>
            <w:pStyle w:val="ListParagraph"/>
            <w:numPr>
              <w:ilvl w:val="2"/>
              <w:numId w:val="1"/>
            </w:numPr>
            <w:tabs>
              <w:tab w:val="num" w:pos="1260"/>
              <w:tab w:val="left" w:pos="3031"/>
            </w:tabs>
            <w:ind w:left="1260" w:hanging="360"/>
            <w:jc w:val="both"/>
          </w:pPr>
        </w:pPrChange>
      </w:pPr>
    </w:p>
    <w:p w14:paraId="38542A48" w14:textId="169BFFE0" w:rsidR="001E120D" w:rsidRPr="004B77C7" w:rsidRDefault="00B864C2" w:rsidP="00601088">
      <w:pPr>
        <w:pStyle w:val="ListParagraph"/>
        <w:numPr>
          <w:ilvl w:val="2"/>
          <w:numId w:val="1"/>
        </w:numPr>
        <w:tabs>
          <w:tab w:val="left" w:pos="3031"/>
        </w:tabs>
        <w:jc w:val="both"/>
      </w:pPr>
      <w:r w:rsidRPr="004B77C7">
        <w:t xml:space="preserve">All ship </w:t>
      </w:r>
      <w:r w:rsidR="00977A2E" w:rsidRPr="004B77C7">
        <w:t>incidents, actual or potential</w:t>
      </w:r>
      <w:r w:rsidR="005177B6" w:rsidRPr="004B77C7">
        <w:t>,</w:t>
      </w:r>
      <w:r w:rsidR="005F5EBE" w:rsidRPr="004B77C7">
        <w:t xml:space="preserve"> </w:t>
      </w:r>
      <w:r w:rsidR="008F6767" w:rsidRPr="004B77C7">
        <w:t xml:space="preserve">shall be </w:t>
      </w:r>
      <w:r w:rsidR="005F5EBE" w:rsidRPr="004B77C7">
        <w:t>pro</w:t>
      </w:r>
      <w:r w:rsidR="008B0D2E" w:rsidRPr="004B77C7">
        <w:t>perly and timely communicated</w:t>
      </w:r>
      <w:r w:rsidR="00601088" w:rsidRPr="004B77C7">
        <w:t xml:space="preserve">, in writing, </w:t>
      </w:r>
      <w:commentRangeStart w:id="342"/>
      <w:r w:rsidR="005650FE" w:rsidRPr="004B77C7">
        <w:t>to the Company</w:t>
      </w:r>
      <w:commentRangeEnd w:id="342"/>
      <w:r w:rsidR="00403186" w:rsidRPr="004B77C7">
        <w:rPr>
          <w:rStyle w:val="CommentReference"/>
        </w:rPr>
        <w:commentReference w:id="342"/>
      </w:r>
      <w:r w:rsidR="009B6858" w:rsidRPr="004B77C7">
        <w:t>.</w:t>
      </w:r>
      <w:r w:rsidR="00FE4C57" w:rsidRPr="004B77C7">
        <w:t xml:space="preserve"> </w:t>
      </w:r>
      <w:r w:rsidR="00F96F24" w:rsidRPr="004B77C7">
        <w:t xml:space="preserve">The </w:t>
      </w:r>
      <w:r w:rsidR="00FE4C57" w:rsidRPr="004B77C7">
        <w:t>Master</w:t>
      </w:r>
      <w:r w:rsidR="00E15BA2" w:rsidRPr="004B77C7">
        <w:t xml:space="preserve"> </w:t>
      </w:r>
      <w:r w:rsidR="00F96F24" w:rsidRPr="004B77C7">
        <w:t>shall</w:t>
      </w:r>
      <w:r w:rsidR="005650FE" w:rsidRPr="004B77C7">
        <w:t xml:space="preserve"> be responsible for reporting to the </w:t>
      </w:r>
      <w:r w:rsidR="000426ED" w:rsidRPr="004B77C7">
        <w:t>DPA</w:t>
      </w:r>
      <w:r w:rsidR="005650FE" w:rsidRPr="004B77C7">
        <w:t xml:space="preserve"> the details of the incident</w:t>
      </w:r>
      <w:r w:rsidR="00601088" w:rsidRPr="004B77C7">
        <w:t xml:space="preserve">. </w:t>
      </w:r>
      <w:r w:rsidR="009B6858" w:rsidRPr="004B77C7">
        <w:t xml:space="preserve">In all cases, the Company </w:t>
      </w:r>
      <w:ins w:id="343" w:author="jeserio lonon" w:date="2017-10-06T11:30:00Z">
        <w:r w:rsidR="006F0703" w:rsidRPr="004B77C7">
          <w:t>through the</w:t>
        </w:r>
      </w:ins>
      <w:ins w:id="344" w:author="Noel M. Cainglet" w:date="2017-10-06T14:35:00Z">
        <w:r w:rsidR="00B0300B" w:rsidRPr="004B77C7">
          <w:t xml:space="preserve"> </w:t>
        </w:r>
      </w:ins>
      <w:r w:rsidR="000426ED" w:rsidRPr="004B77C7">
        <w:t>DPA</w:t>
      </w:r>
      <w:ins w:id="345" w:author="Noel M. Cainglet" w:date="2017-10-06T14:35:00Z">
        <w:r w:rsidR="00F037BE" w:rsidRPr="004B77C7">
          <w:t xml:space="preserve"> </w:t>
        </w:r>
      </w:ins>
      <w:ins w:id="346" w:author="jeserio lonon" w:date="2017-10-06T11:30:00Z">
        <w:del w:id="347" w:author="Noel M. Cainglet" w:date="2017-10-06T14:35:00Z">
          <w:r w:rsidR="006F0703" w:rsidRPr="004B77C7" w:rsidDel="00B0300B">
            <w:delText xml:space="preserve"> </w:delText>
          </w:r>
          <w:commentRangeStart w:id="348"/>
          <w:r w:rsidR="006F0703" w:rsidRPr="004B77C7" w:rsidDel="00F037BE">
            <w:delText>________</w:delText>
          </w:r>
        </w:del>
        <w:commentRangeEnd w:id="348"/>
        <w:r w:rsidR="006F0703" w:rsidRPr="004B77C7">
          <w:rPr>
            <w:rStyle w:val="CommentReference"/>
          </w:rPr>
          <w:commentReference w:id="348"/>
        </w:r>
      </w:ins>
      <w:r w:rsidR="009B6858" w:rsidRPr="004B77C7">
        <w:t>shall be notified first of the incident before reporting to regulatory authorities</w:t>
      </w:r>
      <w:r w:rsidR="00376CE3" w:rsidRPr="004B77C7">
        <w:t xml:space="preserve">, as necessary, </w:t>
      </w:r>
      <w:r w:rsidR="009B6858" w:rsidRPr="004B77C7">
        <w:t>unless otherwise, for justifiable reasons, unable to do so.</w:t>
      </w:r>
      <w:r w:rsidR="00937801" w:rsidRPr="004B77C7">
        <w:t xml:space="preserve"> </w:t>
      </w:r>
      <w:r w:rsidR="005A5914" w:rsidRPr="004B77C7">
        <w:t>Moreover, i</w:t>
      </w:r>
      <w:r w:rsidR="001E120D" w:rsidRPr="004B77C7">
        <w:t>nformation</w:t>
      </w:r>
      <w:r w:rsidR="005A5914" w:rsidRPr="004B77C7">
        <w:t xml:space="preserve"> regarding the incident </w:t>
      </w:r>
      <w:r w:rsidR="001E120D" w:rsidRPr="004B77C7">
        <w:t>must emanate directly from the Master and not from third parties.</w:t>
      </w:r>
    </w:p>
    <w:p w14:paraId="1BD81566" w14:textId="25D79AF1" w:rsidR="00AC6E0F" w:rsidRPr="004B77C7" w:rsidRDefault="00BF1F9C" w:rsidP="00100D5A">
      <w:pPr>
        <w:pStyle w:val="ListParagraph"/>
        <w:numPr>
          <w:ilvl w:val="2"/>
          <w:numId w:val="1"/>
        </w:numPr>
        <w:jc w:val="both"/>
      </w:pPr>
      <w:r w:rsidRPr="004B77C7">
        <w:t>The Master shall ta</w:t>
      </w:r>
      <w:r w:rsidR="00117669" w:rsidRPr="004B77C7">
        <w:t xml:space="preserve">ke all the necessary actions </w:t>
      </w:r>
      <w:r w:rsidR="00100E00" w:rsidRPr="004B77C7">
        <w:t xml:space="preserve">and steps </w:t>
      </w:r>
      <w:r w:rsidR="00117669" w:rsidRPr="004B77C7">
        <w:t xml:space="preserve">he </w:t>
      </w:r>
      <w:r w:rsidR="00F16FBA" w:rsidRPr="004B77C7">
        <w:t xml:space="preserve">deems </w:t>
      </w:r>
      <w:r w:rsidR="00117669" w:rsidRPr="004B77C7">
        <w:t xml:space="preserve">necessary </w:t>
      </w:r>
      <w:r w:rsidR="003F5F24" w:rsidRPr="004B77C7">
        <w:t xml:space="preserve">to mitigate or avoid </w:t>
      </w:r>
      <w:r w:rsidR="00AB0885" w:rsidRPr="004B77C7">
        <w:t>risks and los</w:t>
      </w:r>
      <w:r w:rsidR="00CF1056" w:rsidRPr="004B77C7">
        <w:t xml:space="preserve">s of life in cases of accidents and other </w:t>
      </w:r>
      <w:r w:rsidR="00AB0885" w:rsidRPr="004B77C7">
        <w:t>hazardous occur</w:t>
      </w:r>
      <w:r w:rsidR="00CF1056" w:rsidRPr="004B77C7">
        <w:t>r</w:t>
      </w:r>
      <w:r w:rsidR="00AB0885" w:rsidRPr="004B77C7">
        <w:t>ences.</w:t>
      </w:r>
    </w:p>
    <w:p w14:paraId="6B3F9B17" w14:textId="77777777" w:rsidR="00CE0D1A" w:rsidRPr="004B77C7" w:rsidRDefault="006D2379" w:rsidP="00CE0D1A">
      <w:pPr>
        <w:pStyle w:val="ListParagraph"/>
        <w:numPr>
          <w:ilvl w:val="2"/>
          <w:numId w:val="1"/>
        </w:numPr>
        <w:jc w:val="both"/>
      </w:pPr>
      <w:r w:rsidRPr="004B77C7">
        <w:t>Incidents resulting to p</w:t>
      </w:r>
      <w:r w:rsidR="00D419AC" w:rsidRPr="004B77C7">
        <w:t>ersonnel injuries shall be properly documented</w:t>
      </w:r>
      <w:r w:rsidR="00744F99" w:rsidRPr="004B77C7">
        <w:t xml:space="preserve"> and communicated </w:t>
      </w:r>
      <w:r w:rsidR="00D419AC" w:rsidRPr="004B77C7">
        <w:t>through a Personnel</w:t>
      </w:r>
      <w:r w:rsidR="00744F99" w:rsidRPr="004B77C7">
        <w:t xml:space="preserve"> Accident Report Form (PARF)</w:t>
      </w:r>
      <w:r w:rsidR="00C14FAE" w:rsidRPr="004B77C7">
        <w:t>.</w:t>
      </w:r>
    </w:p>
    <w:p w14:paraId="005A5793" w14:textId="25394648" w:rsidR="003643FB" w:rsidRPr="004B77C7" w:rsidRDefault="003643FB" w:rsidP="009372D9">
      <w:pPr>
        <w:pStyle w:val="ListParagraph"/>
        <w:numPr>
          <w:ilvl w:val="2"/>
          <w:numId w:val="1"/>
        </w:numPr>
        <w:jc w:val="both"/>
      </w:pPr>
      <w:r w:rsidRPr="004B77C7">
        <w:t>For injuries requiring extensive medical treatment,</w:t>
      </w:r>
      <w:r w:rsidR="0030693F" w:rsidRPr="004B77C7">
        <w:t xml:space="preserve"> the M</w:t>
      </w:r>
      <w:r w:rsidR="00DC32FD" w:rsidRPr="004B77C7">
        <w:t>a</w:t>
      </w:r>
      <w:r w:rsidR="00927B6D" w:rsidRPr="004B77C7">
        <w:t>st</w:t>
      </w:r>
      <w:r w:rsidR="005B7AE7" w:rsidRPr="004B77C7">
        <w:t xml:space="preserve">er shall inform the </w:t>
      </w:r>
      <w:r w:rsidR="000426ED" w:rsidRPr="004B77C7">
        <w:t>DPA</w:t>
      </w:r>
      <w:r w:rsidR="00DD331A" w:rsidRPr="004B77C7">
        <w:t xml:space="preserve"> and</w:t>
      </w:r>
      <w:r w:rsidR="00F53823" w:rsidRPr="004B77C7">
        <w:t xml:space="preserve"> ask for permission to </w:t>
      </w:r>
      <w:r w:rsidR="005B7AE7" w:rsidRPr="004B77C7">
        <w:t>transport the injured employe</w:t>
      </w:r>
      <w:r w:rsidR="009D4E06" w:rsidRPr="004B77C7">
        <w:t xml:space="preserve">e to </w:t>
      </w:r>
      <w:r w:rsidR="000B59A4" w:rsidRPr="004B77C7">
        <w:t xml:space="preserve">the </w:t>
      </w:r>
      <w:r w:rsidR="00DD331A" w:rsidRPr="004B77C7">
        <w:t>nearest port area and hospital for medical treatment.</w:t>
      </w:r>
    </w:p>
    <w:p w14:paraId="214A1140" w14:textId="17F5A7BB" w:rsidR="003A004A" w:rsidRPr="004B77C7" w:rsidRDefault="003A004A" w:rsidP="003A004A">
      <w:pPr>
        <w:pStyle w:val="ListParagraph"/>
        <w:ind w:left="1260"/>
        <w:jc w:val="both"/>
      </w:pPr>
    </w:p>
    <w:p w14:paraId="46306130" w14:textId="4DA77E16" w:rsidR="003A004A" w:rsidRPr="004B77C7" w:rsidRDefault="003A004A" w:rsidP="003A004A">
      <w:pPr>
        <w:pStyle w:val="ListParagraph"/>
        <w:ind w:left="1260"/>
        <w:jc w:val="both"/>
      </w:pPr>
    </w:p>
    <w:p w14:paraId="2D9CEBD5" w14:textId="77777777" w:rsidR="003A004A" w:rsidRPr="004B77C7" w:rsidRDefault="003A004A" w:rsidP="003A004A">
      <w:pPr>
        <w:pStyle w:val="ListParagraph"/>
        <w:ind w:left="1260"/>
        <w:jc w:val="both"/>
      </w:pPr>
    </w:p>
    <w:p w14:paraId="1FBD0609" w14:textId="25EE6911" w:rsidR="008950AF" w:rsidRPr="004B77C7" w:rsidRDefault="009B01C4">
      <w:pPr>
        <w:pStyle w:val="ListParagraph"/>
        <w:numPr>
          <w:ilvl w:val="2"/>
          <w:numId w:val="1"/>
        </w:numPr>
        <w:jc w:val="both"/>
      </w:pPr>
      <w:r w:rsidRPr="004B77C7">
        <w:lastRenderedPageBreak/>
        <w:t>For incidents resultin</w:t>
      </w:r>
      <w:r w:rsidR="00A75359" w:rsidRPr="004B77C7">
        <w:t xml:space="preserve">g to death or fatal injury, the </w:t>
      </w:r>
      <w:r w:rsidRPr="004B77C7">
        <w:t>deceased shall be preserve</w:t>
      </w:r>
      <w:ins w:id="349" w:author="jeserio lonon" w:date="2017-10-06T11:32:00Z">
        <w:r w:rsidR="00AC12D9" w:rsidRPr="004B77C7">
          <w:t>d</w:t>
        </w:r>
      </w:ins>
      <w:ins w:id="350" w:author="Noel M. Cainglet" w:date="2017-10-06T15:21:00Z">
        <w:r w:rsidR="00BF71F6" w:rsidRPr="004B77C7">
          <w:t xml:space="preserve"> and placed </w:t>
        </w:r>
        <w:r w:rsidR="00D47C7E" w:rsidRPr="004B77C7">
          <w:t>in an enclosed area</w:t>
        </w:r>
      </w:ins>
      <w:del w:id="351" w:author="Noel M. Cainglet" w:date="2017-10-06T15:18:00Z">
        <w:r w:rsidRPr="004B77C7" w:rsidDel="00802360">
          <w:delText xml:space="preserve"> in an emptied </w:delText>
        </w:r>
        <w:commentRangeStart w:id="352"/>
        <w:r w:rsidRPr="004B77C7" w:rsidDel="00802360">
          <w:delText>refer</w:delText>
        </w:r>
        <w:commentRangeEnd w:id="352"/>
        <w:r w:rsidR="00AC12D9" w:rsidRPr="004B77C7" w:rsidDel="00802360">
          <w:rPr>
            <w:rStyle w:val="CommentReference"/>
          </w:rPr>
          <w:commentReference w:id="352"/>
        </w:r>
        <w:r w:rsidRPr="004B77C7" w:rsidDel="00802360">
          <w:delText xml:space="preserve"> compartment</w:delText>
        </w:r>
      </w:del>
      <w:r w:rsidRPr="004B77C7">
        <w:t>. A</w:t>
      </w:r>
      <w:r w:rsidR="00F966BB" w:rsidRPr="004B77C7">
        <w:t>ll personal belongings of the dece</w:t>
      </w:r>
      <w:r w:rsidR="00FE66E1" w:rsidRPr="004B77C7">
        <w:t>ased shall be inventoried and sent to the Company</w:t>
      </w:r>
      <w:r w:rsidR="00E428D2" w:rsidRPr="004B77C7">
        <w:t xml:space="preserve"> which </w:t>
      </w:r>
      <w:r w:rsidR="009372D9" w:rsidRPr="004B77C7">
        <w:t>i</w:t>
      </w:r>
      <w:r w:rsidR="00CD7A47" w:rsidRPr="004B77C7">
        <w:t xml:space="preserve">n turn shall be responsible for informing or communicating </w:t>
      </w:r>
      <w:r w:rsidR="009372D9" w:rsidRPr="004B77C7">
        <w:t>the family</w:t>
      </w:r>
      <w:r w:rsidR="00577BF7" w:rsidRPr="004B77C7">
        <w:t xml:space="preserve">, relative </w:t>
      </w:r>
      <w:r w:rsidR="009372D9" w:rsidRPr="004B77C7">
        <w:t xml:space="preserve">or kin of the deceased </w:t>
      </w:r>
      <w:r w:rsidR="00B32023" w:rsidRPr="004B77C7">
        <w:t>and turn-</w:t>
      </w:r>
      <w:r w:rsidR="009D2E90" w:rsidRPr="004B77C7">
        <w:t>over of the personal belongings thereof.</w:t>
      </w:r>
      <w:ins w:id="353" w:author="Noel M. Cainglet" w:date="2017-10-06T16:56:00Z">
        <w:r w:rsidR="004C70FA" w:rsidRPr="004B77C7">
          <w:t xml:space="preserve"> Moreover, o</w:t>
        </w:r>
      </w:ins>
      <w:ins w:id="354" w:author="Noel M. Cainglet" w:date="2017-10-06T16:55:00Z">
        <w:r w:rsidR="008950AF" w:rsidRPr="004B77C7">
          <w:t>nly authorized and accredited physicians or authorities c</w:t>
        </w:r>
        <w:r w:rsidR="00D32EAC" w:rsidRPr="004B77C7">
          <w:t>an declare that such employe</w:t>
        </w:r>
      </w:ins>
      <w:r w:rsidR="00D2212C" w:rsidRPr="004B77C7">
        <w:t>e is dead</w:t>
      </w:r>
      <w:ins w:id="355" w:author="Noel M. Cainglet" w:date="2017-10-06T16:55:00Z">
        <w:r w:rsidR="008950AF" w:rsidRPr="004B77C7">
          <w:t>.</w:t>
        </w:r>
      </w:ins>
    </w:p>
    <w:p w14:paraId="7A896C6D" w14:textId="1646061B" w:rsidR="00C14FAE" w:rsidRPr="004B77C7" w:rsidRDefault="00BA13EE" w:rsidP="0059143F">
      <w:pPr>
        <w:pStyle w:val="ListParagraph"/>
        <w:numPr>
          <w:ilvl w:val="2"/>
          <w:numId w:val="1"/>
        </w:numPr>
        <w:jc w:val="both"/>
      </w:pPr>
      <w:r w:rsidRPr="004B77C7">
        <w:t>Incidents result</w:t>
      </w:r>
      <w:r w:rsidR="0059143F" w:rsidRPr="004B77C7">
        <w:t>ing to ship and other property damage including the environment</w:t>
      </w:r>
      <w:r w:rsidR="003E443C" w:rsidRPr="004B77C7">
        <w:t xml:space="preserve">, such as collision, grounding, fire, explosion, oil spill, </w:t>
      </w:r>
      <w:r w:rsidR="003E443C" w:rsidRPr="004B77C7">
        <w:rPr>
          <w:i/>
        </w:rPr>
        <w:t>etc.</w:t>
      </w:r>
      <w:r w:rsidR="003E443C" w:rsidRPr="004B77C7">
        <w:t>,</w:t>
      </w:r>
      <w:r w:rsidR="0059143F" w:rsidRPr="004B77C7">
        <w:t xml:space="preserve"> shall be properly documented and communicated through a </w:t>
      </w:r>
      <w:r w:rsidR="00C14FAE" w:rsidRPr="004B77C7">
        <w:t>S</w:t>
      </w:r>
      <w:r w:rsidR="0069015A" w:rsidRPr="004B77C7">
        <w:t>hip Accident Report Form (SARF).</w:t>
      </w:r>
      <w:r w:rsidR="00FB46AC" w:rsidRPr="004B77C7">
        <w:t xml:space="preserve"> N</w:t>
      </w:r>
      <w:r w:rsidR="00387BF5" w:rsidRPr="004B77C7">
        <w:t xml:space="preserve">ear misses or accidents shall likewise </w:t>
      </w:r>
      <w:r w:rsidR="00FB46AC" w:rsidRPr="004B77C7">
        <w:t xml:space="preserve">be properly documented </w:t>
      </w:r>
      <w:r w:rsidR="00387BF5" w:rsidRPr="004B77C7">
        <w:t xml:space="preserve">in </w:t>
      </w:r>
      <w:r w:rsidR="00FB46AC" w:rsidRPr="004B77C7">
        <w:t>SARF.</w:t>
      </w:r>
    </w:p>
    <w:p w14:paraId="35B222DC" w14:textId="702AF2E6" w:rsidR="00DA193F" w:rsidRPr="004B77C7" w:rsidRDefault="00972004" w:rsidP="00DA193F">
      <w:pPr>
        <w:pStyle w:val="ListParagraph"/>
        <w:numPr>
          <w:ilvl w:val="2"/>
          <w:numId w:val="1"/>
        </w:numPr>
        <w:jc w:val="both"/>
      </w:pPr>
      <w:r w:rsidRPr="004B77C7">
        <w:t xml:space="preserve">Vessel officers and </w:t>
      </w:r>
      <w:r w:rsidR="00F71B8E" w:rsidRPr="004B77C7">
        <w:t>crew</w:t>
      </w:r>
      <w:r w:rsidRPr="004B77C7">
        <w:t xml:space="preserve"> should avoid giving out </w:t>
      </w:r>
      <w:r w:rsidR="00FB7204" w:rsidRPr="004B77C7">
        <w:t xml:space="preserve">comments and other sensitive </w:t>
      </w:r>
      <w:r w:rsidR="00D95A9F" w:rsidRPr="004B77C7">
        <w:t>information</w:t>
      </w:r>
      <w:r w:rsidR="00DB22A5" w:rsidRPr="004B77C7">
        <w:t xml:space="preserve"> or</w:t>
      </w:r>
      <w:ins w:id="356" w:author="Noel M. Cainglet" w:date="2017-10-06T15:22:00Z">
        <w:r w:rsidR="00E168FC" w:rsidRPr="004B77C7">
          <w:t xml:space="preserve"> admit</w:t>
        </w:r>
        <w:r w:rsidR="005336E0" w:rsidRPr="004B77C7">
          <w:t xml:space="preserve"> </w:t>
        </w:r>
      </w:ins>
      <w:del w:id="357" w:author="Noel M. Cainglet" w:date="2017-10-06T15:22:00Z">
        <w:r w:rsidR="00DB22A5" w:rsidRPr="004B77C7" w:rsidDel="00E168FC">
          <w:delText xml:space="preserve"> commit </w:delText>
        </w:r>
      </w:del>
      <w:r w:rsidR="00DB22A5" w:rsidRPr="004B77C7">
        <w:t xml:space="preserve">mistakes </w:t>
      </w:r>
      <w:r w:rsidR="00D95A9F" w:rsidRPr="004B77C7">
        <w:t>during interviews or interrogations</w:t>
      </w:r>
      <w:r w:rsidRPr="004B77C7">
        <w:t xml:space="preserve"> on accidents inv</w:t>
      </w:r>
      <w:r w:rsidR="00B32F7B" w:rsidRPr="004B77C7">
        <w:t xml:space="preserve">olving damage to third parties. </w:t>
      </w:r>
      <w:r w:rsidR="001822AD" w:rsidRPr="004B77C7">
        <w:t xml:space="preserve">In such case, </w:t>
      </w:r>
      <w:r w:rsidR="003B6272" w:rsidRPr="004B77C7">
        <w:t xml:space="preserve">vessel officers and crew shall wait until </w:t>
      </w:r>
      <w:r w:rsidR="001822AD" w:rsidRPr="004B77C7">
        <w:t>m</w:t>
      </w:r>
      <w:r w:rsidR="003B6272" w:rsidRPr="004B77C7">
        <w:t>a</w:t>
      </w:r>
      <w:r w:rsidR="00183338" w:rsidRPr="004B77C7">
        <w:t xml:space="preserve">nagement has </w:t>
      </w:r>
      <w:r w:rsidR="001822AD" w:rsidRPr="004B77C7">
        <w:t>decide for a spokesperson in behalf of the vessel</w:t>
      </w:r>
      <w:r w:rsidR="00D95A9F" w:rsidRPr="004B77C7">
        <w:t>.</w:t>
      </w:r>
    </w:p>
    <w:p w14:paraId="2344C9C2" w14:textId="1A5CB3C7" w:rsidR="007472CF" w:rsidRPr="004B77C7" w:rsidRDefault="001A4AF1" w:rsidP="00DA193F">
      <w:pPr>
        <w:pStyle w:val="ListParagraph"/>
        <w:numPr>
          <w:ilvl w:val="2"/>
          <w:numId w:val="1"/>
        </w:numPr>
        <w:jc w:val="both"/>
      </w:pPr>
      <w:r w:rsidRPr="004B77C7">
        <w:t>A</w:t>
      </w:r>
      <w:r w:rsidR="00531CF0" w:rsidRPr="004B77C7">
        <w:t>ccidents due to negligence</w:t>
      </w:r>
      <w:r w:rsidR="00054A85" w:rsidRPr="004B77C7">
        <w:t xml:space="preserve">, </w:t>
      </w:r>
      <w:r w:rsidR="00A746F9" w:rsidRPr="004B77C7">
        <w:t>inc</w:t>
      </w:r>
      <w:r w:rsidR="0096032C" w:rsidRPr="004B77C7">
        <w:t>ompetence</w:t>
      </w:r>
      <w:r w:rsidR="00054A85" w:rsidRPr="004B77C7">
        <w:t xml:space="preserve"> or non-conformity to SMS Company Manual, ISM Code and Company policies and procedures on safety, health and environment </w:t>
      </w:r>
      <w:r w:rsidR="0023711C" w:rsidRPr="004B77C7">
        <w:t>shal</w:t>
      </w:r>
      <w:r w:rsidR="00D95810" w:rsidRPr="004B77C7">
        <w:t xml:space="preserve">l be a ground for suspension or </w:t>
      </w:r>
      <w:r w:rsidR="0096032C" w:rsidRPr="004B77C7">
        <w:t>termination</w:t>
      </w:r>
      <w:r w:rsidR="004F2681" w:rsidRPr="004B77C7">
        <w:t xml:space="preserve"> of employment</w:t>
      </w:r>
      <w:r w:rsidR="00827010" w:rsidRPr="004B77C7">
        <w:t>.</w:t>
      </w:r>
      <w:r w:rsidR="00F31AAC" w:rsidRPr="004B77C7">
        <w:t xml:space="preserve"> </w:t>
      </w:r>
      <w:r w:rsidR="00430A6D" w:rsidRPr="004B77C7">
        <w:t>Moreover, r</w:t>
      </w:r>
      <w:r w:rsidR="00E03E7E" w:rsidRPr="004B77C7">
        <w:t>eimbursement of damages to company properties</w:t>
      </w:r>
      <w:r w:rsidR="0063024F" w:rsidRPr="004B77C7">
        <w:t xml:space="preserve"> </w:t>
      </w:r>
      <w:r w:rsidR="00F31AAC" w:rsidRPr="004B77C7">
        <w:t>sha</w:t>
      </w:r>
      <w:r w:rsidR="001C605E" w:rsidRPr="004B77C7">
        <w:t>ll be decided by the management.</w:t>
      </w:r>
    </w:p>
    <w:p w14:paraId="38258C10" w14:textId="473D1596" w:rsidR="006A253C" w:rsidRPr="004B77C7" w:rsidRDefault="00E804EF" w:rsidP="006A253C">
      <w:pPr>
        <w:pStyle w:val="ListParagraph"/>
        <w:numPr>
          <w:ilvl w:val="2"/>
          <w:numId w:val="1"/>
        </w:numPr>
        <w:jc w:val="both"/>
      </w:pPr>
      <w:r w:rsidRPr="004B77C7">
        <w:t xml:space="preserve">The </w:t>
      </w:r>
      <w:r w:rsidR="000426ED" w:rsidRPr="004B77C7">
        <w:t>DPA</w:t>
      </w:r>
      <w:r w:rsidRPr="004B77C7">
        <w:t xml:space="preserve"> shall review and eva</w:t>
      </w:r>
      <w:r w:rsidR="00BB210E" w:rsidRPr="004B77C7">
        <w:t xml:space="preserve">luate </w:t>
      </w:r>
      <w:r w:rsidR="00426D11" w:rsidRPr="004B77C7">
        <w:t>reported accidents and near misses</w:t>
      </w:r>
      <w:r w:rsidR="0019151D" w:rsidRPr="004B77C7">
        <w:t>.</w:t>
      </w:r>
      <w:r w:rsidR="006C59D6" w:rsidRPr="004B77C7">
        <w:t xml:space="preserve"> </w:t>
      </w:r>
      <w:r w:rsidR="004B0DB7" w:rsidRPr="004B77C7">
        <w:t>C</w:t>
      </w:r>
      <w:r w:rsidR="007978A0" w:rsidRPr="004B77C7">
        <w:t xml:space="preserve">orrective actions and preventive measures shall be </w:t>
      </w:r>
      <w:r w:rsidR="004B0DB7" w:rsidRPr="004B77C7">
        <w:t xml:space="preserve">properly </w:t>
      </w:r>
      <w:r w:rsidR="007978A0" w:rsidRPr="004B77C7">
        <w:t>planned an</w:t>
      </w:r>
      <w:r w:rsidR="00B55B17" w:rsidRPr="004B77C7">
        <w:t xml:space="preserve">d installed to </w:t>
      </w:r>
      <w:r w:rsidR="004B0DB7" w:rsidRPr="004B77C7">
        <w:t xml:space="preserve">prevent and avoid </w:t>
      </w:r>
      <w:r w:rsidR="00F410FE" w:rsidRPr="004B77C7">
        <w:t>recurrence of incidents</w:t>
      </w:r>
      <w:r w:rsidR="004B0DB7" w:rsidRPr="004B77C7">
        <w:t>.</w:t>
      </w:r>
    </w:p>
    <w:p w14:paraId="2DF159C5" w14:textId="50EB2B99" w:rsidR="00ED5F31" w:rsidRPr="004B77C7" w:rsidDel="0069712E" w:rsidRDefault="00ED5F31">
      <w:pPr>
        <w:ind w:left="936"/>
        <w:jc w:val="both"/>
        <w:rPr>
          <w:del w:id="358" w:author="Noel M. Cainglet" w:date="2017-10-06T15:27:00Z"/>
        </w:rPr>
        <w:pPrChange w:id="359" w:author="Noel M. Cainglet" w:date="2017-10-06T15:27:00Z">
          <w:pPr>
            <w:jc w:val="both"/>
          </w:pPr>
        </w:pPrChange>
      </w:pPr>
    </w:p>
    <w:p w14:paraId="258DB26B" w14:textId="77777777" w:rsidR="0069712E" w:rsidRPr="004B77C7" w:rsidRDefault="0069712E">
      <w:pPr>
        <w:pStyle w:val="ListParagraph"/>
        <w:ind w:left="936"/>
        <w:jc w:val="both"/>
        <w:rPr>
          <w:ins w:id="360" w:author="Noel M. Cainglet" w:date="2017-10-06T15:27:00Z"/>
          <w:rPrChange w:id="361" w:author="Noel M. Cainglet" w:date="2017-10-06T15:27:00Z">
            <w:rPr>
              <w:ins w:id="362" w:author="Noel M. Cainglet" w:date="2017-10-06T15:27:00Z"/>
              <w:b/>
            </w:rPr>
          </w:rPrChange>
        </w:rPr>
        <w:pPrChange w:id="363" w:author="Noel M. Cainglet" w:date="2017-10-06T15:27:00Z">
          <w:pPr>
            <w:pStyle w:val="ListParagraph"/>
            <w:numPr>
              <w:ilvl w:val="1"/>
              <w:numId w:val="1"/>
            </w:numPr>
            <w:tabs>
              <w:tab w:val="num" w:pos="936"/>
            </w:tabs>
            <w:ind w:left="936" w:hanging="360"/>
            <w:jc w:val="both"/>
          </w:pPr>
        </w:pPrChange>
      </w:pPr>
    </w:p>
    <w:p w14:paraId="6F3B0416" w14:textId="2F889375" w:rsidR="00BC03FA" w:rsidRPr="004B77C7" w:rsidRDefault="00BC03FA" w:rsidP="00ED5F31">
      <w:pPr>
        <w:pStyle w:val="ListParagraph"/>
        <w:numPr>
          <w:ilvl w:val="1"/>
          <w:numId w:val="1"/>
        </w:numPr>
        <w:jc w:val="both"/>
      </w:pPr>
      <w:r w:rsidRPr="004B77C7">
        <w:rPr>
          <w:b/>
        </w:rPr>
        <w:t>Monitoring and Evaluation</w:t>
      </w:r>
    </w:p>
    <w:p w14:paraId="4618AAFD" w14:textId="77777777" w:rsidR="00BC03FA" w:rsidRPr="004B77C7" w:rsidRDefault="00BC03FA" w:rsidP="00BC03FA">
      <w:pPr>
        <w:pStyle w:val="ListParagraph"/>
        <w:ind w:left="936"/>
        <w:jc w:val="both"/>
      </w:pPr>
    </w:p>
    <w:p w14:paraId="4AF6DBC0" w14:textId="46FAC8F2" w:rsidR="00CB3179" w:rsidRPr="004B77C7" w:rsidRDefault="00B11B72" w:rsidP="00241913">
      <w:pPr>
        <w:pStyle w:val="ListParagraph"/>
        <w:numPr>
          <w:ilvl w:val="2"/>
          <w:numId w:val="1"/>
        </w:numPr>
        <w:jc w:val="both"/>
      </w:pPr>
      <w:r w:rsidRPr="004B77C7">
        <w:t>A r</w:t>
      </w:r>
      <w:r w:rsidR="00BC03FA" w:rsidRPr="004B77C7">
        <w:t>egular</w:t>
      </w:r>
      <w:r w:rsidR="00D22135" w:rsidRPr="004B77C7">
        <w:t xml:space="preserve"> surprise audit</w:t>
      </w:r>
      <w:r w:rsidRPr="004B77C7">
        <w:t xml:space="preserve">s </w:t>
      </w:r>
      <w:r w:rsidR="00EC422D" w:rsidRPr="004B77C7">
        <w:t xml:space="preserve">and inspection </w:t>
      </w:r>
      <w:r w:rsidR="00BC03FA" w:rsidRPr="004B77C7">
        <w:t>shall be condu</w:t>
      </w:r>
      <w:r w:rsidR="00A66463" w:rsidRPr="004B77C7">
        <w:t>cted</w:t>
      </w:r>
      <w:r w:rsidR="00EC422D" w:rsidRPr="004B77C7">
        <w:t xml:space="preserve"> on each vessel at least once </w:t>
      </w:r>
      <w:r w:rsidR="001B7235" w:rsidRPr="004B77C7">
        <w:t xml:space="preserve">every </w:t>
      </w:r>
      <w:r w:rsidR="00D30E36" w:rsidRPr="004B77C7">
        <w:t>year</w:t>
      </w:r>
      <w:r w:rsidR="00F37F32" w:rsidRPr="004B77C7">
        <w:t xml:space="preserve"> </w:t>
      </w:r>
      <w:r w:rsidR="00A66463" w:rsidRPr="004B77C7">
        <w:t>to ascertain whether systems, policies and procedures manual are properly and effectively implemented</w:t>
      </w:r>
      <w:r w:rsidR="00241913" w:rsidRPr="004B77C7">
        <w:t xml:space="preserve"> and complied</w:t>
      </w:r>
      <w:del w:id="364" w:author="jeserio lonon" w:date="2017-10-06T11:33:00Z">
        <w:r w:rsidR="005E51C0" w:rsidRPr="004B77C7" w:rsidDel="008F661F">
          <w:delText xml:space="preserve"> </w:delText>
        </w:r>
        <w:r w:rsidR="005E51C0" w:rsidRPr="004B77C7" w:rsidDel="0038151A">
          <w:delText>by each vessels</w:delText>
        </w:r>
      </w:del>
      <w:r w:rsidR="005E51C0" w:rsidRPr="004B77C7">
        <w:t>.</w:t>
      </w:r>
      <w:r w:rsidR="0081088C" w:rsidRPr="004B77C7">
        <w:t xml:space="preserve"> </w:t>
      </w:r>
      <w:r w:rsidR="00B04703" w:rsidRPr="004B77C7">
        <w:t>Moreover, a minimum of three (3) vessels shall be audited</w:t>
      </w:r>
      <w:r w:rsidR="004E3E5F" w:rsidRPr="004B77C7">
        <w:t xml:space="preserve"> or inspected </w:t>
      </w:r>
      <w:r w:rsidR="007A274B" w:rsidRPr="004B77C7">
        <w:t>per month.</w:t>
      </w:r>
    </w:p>
    <w:p w14:paraId="7CC0C9D4" w14:textId="46FB68A5" w:rsidR="00167440" w:rsidRDefault="008E6A9E" w:rsidP="003159E6">
      <w:pPr>
        <w:pStyle w:val="ListParagraph"/>
        <w:numPr>
          <w:ilvl w:val="2"/>
          <w:numId w:val="1"/>
        </w:numPr>
        <w:jc w:val="both"/>
      </w:pPr>
      <w:r>
        <w:t>The audit/inspection team shall be composed of at least three (3) members from e</w:t>
      </w:r>
      <w:r w:rsidR="00167440">
        <w:t>ither</w:t>
      </w:r>
      <w:r w:rsidR="001E6685">
        <w:t xml:space="preserve"> </w:t>
      </w:r>
      <w:r w:rsidR="00167440">
        <w:t>of the following departments:</w:t>
      </w:r>
    </w:p>
    <w:p w14:paraId="0CF821C7" w14:textId="01CE647C" w:rsidR="00B716AD" w:rsidRPr="004B77C7" w:rsidRDefault="00B716AD" w:rsidP="003159E6">
      <w:pPr>
        <w:pStyle w:val="ListParagraph"/>
        <w:numPr>
          <w:ilvl w:val="0"/>
          <w:numId w:val="27"/>
        </w:numPr>
        <w:jc w:val="both"/>
      </w:pPr>
      <w:r w:rsidRPr="004B77C7">
        <w:t>Operations Department</w:t>
      </w:r>
    </w:p>
    <w:p w14:paraId="5F9C7E2D" w14:textId="5312ECC8" w:rsidR="00B716AD" w:rsidRPr="004B77C7" w:rsidRDefault="00B716AD" w:rsidP="00B716AD">
      <w:pPr>
        <w:pStyle w:val="ListParagraph"/>
        <w:numPr>
          <w:ilvl w:val="0"/>
          <w:numId w:val="27"/>
        </w:numPr>
        <w:jc w:val="both"/>
      </w:pPr>
      <w:r w:rsidRPr="004B77C7">
        <w:t>Engineering and Maintenance Department</w:t>
      </w:r>
    </w:p>
    <w:p w14:paraId="67837558" w14:textId="267C1BBD" w:rsidR="00D55257" w:rsidRPr="004B77C7" w:rsidRDefault="00D55257" w:rsidP="00B716AD">
      <w:pPr>
        <w:pStyle w:val="ListParagraph"/>
        <w:numPr>
          <w:ilvl w:val="0"/>
          <w:numId w:val="27"/>
        </w:numPr>
        <w:jc w:val="both"/>
      </w:pPr>
      <w:r w:rsidRPr="004B77C7">
        <w:t>Human Resource Department</w:t>
      </w:r>
    </w:p>
    <w:p w14:paraId="1812A5BA" w14:textId="7FF4A5A4" w:rsidR="00B716AD" w:rsidRPr="004B77C7" w:rsidRDefault="00C07198" w:rsidP="00B716AD">
      <w:pPr>
        <w:pStyle w:val="ListParagraph"/>
        <w:numPr>
          <w:ilvl w:val="0"/>
          <w:numId w:val="27"/>
        </w:numPr>
        <w:jc w:val="both"/>
      </w:pPr>
      <w:r w:rsidRPr="004B77C7">
        <w:t>Purchasing Department</w:t>
      </w:r>
    </w:p>
    <w:p w14:paraId="37ECF210" w14:textId="245A26B4" w:rsidR="00C07198" w:rsidRPr="004B77C7" w:rsidRDefault="00E7536B" w:rsidP="00B716AD">
      <w:pPr>
        <w:pStyle w:val="ListParagraph"/>
        <w:numPr>
          <w:ilvl w:val="0"/>
          <w:numId w:val="27"/>
        </w:numPr>
        <w:jc w:val="both"/>
      </w:pPr>
      <w:r w:rsidRPr="004B77C7">
        <w:t xml:space="preserve">Other concerned </w:t>
      </w:r>
      <w:r w:rsidR="00722E38" w:rsidRPr="004B77C7">
        <w:t>d</w:t>
      </w:r>
      <w:r w:rsidRPr="004B77C7">
        <w:t>epartment</w:t>
      </w:r>
      <w:r w:rsidR="00722E38" w:rsidRPr="004B77C7">
        <w:t>s</w:t>
      </w:r>
    </w:p>
    <w:p w14:paraId="38426FDD" w14:textId="4B15464D" w:rsidR="008E6A9E" w:rsidRDefault="008E6A9E" w:rsidP="008E6A9E">
      <w:pPr>
        <w:pStyle w:val="ListParagraph"/>
        <w:ind w:left="1260"/>
        <w:jc w:val="both"/>
      </w:pPr>
    </w:p>
    <w:p w14:paraId="0A36C839" w14:textId="4C500450" w:rsidR="00FD09D5" w:rsidRDefault="00E87947" w:rsidP="008E6A9E">
      <w:pPr>
        <w:pStyle w:val="ListParagraph"/>
        <w:ind w:left="1260"/>
        <w:jc w:val="both"/>
      </w:pPr>
      <w:r>
        <w:t>Moreover, t</w:t>
      </w:r>
      <w:r w:rsidR="00FD09D5">
        <w:t>he team must equally</w:t>
      </w:r>
      <w:r w:rsidR="004C61C5">
        <w:t xml:space="preserve"> </w:t>
      </w:r>
      <w:r w:rsidR="00FD09D5">
        <w:t xml:space="preserve">represent each </w:t>
      </w:r>
      <w:r w:rsidR="004E136D">
        <w:t xml:space="preserve">concerned </w:t>
      </w:r>
      <w:r w:rsidR="00FD09D5">
        <w:t>department</w:t>
      </w:r>
      <w:r w:rsidR="001A1F66">
        <w:t>s</w:t>
      </w:r>
      <w:r w:rsidR="00FD09D5">
        <w:t>.</w:t>
      </w:r>
    </w:p>
    <w:p w14:paraId="3658272C" w14:textId="77777777" w:rsidR="00FD09D5" w:rsidRDefault="00FD09D5" w:rsidP="008E6A9E">
      <w:pPr>
        <w:pStyle w:val="ListParagraph"/>
        <w:ind w:left="1260"/>
        <w:jc w:val="both"/>
      </w:pPr>
    </w:p>
    <w:p w14:paraId="34A64194" w14:textId="29F1B1E5" w:rsidR="00646976" w:rsidRPr="004B77C7" w:rsidRDefault="00241913" w:rsidP="00241913">
      <w:pPr>
        <w:pStyle w:val="ListParagraph"/>
        <w:numPr>
          <w:ilvl w:val="2"/>
          <w:numId w:val="1"/>
        </w:numPr>
        <w:jc w:val="both"/>
      </w:pPr>
      <w:r w:rsidRPr="004B77C7">
        <w:t>F</w:t>
      </w:r>
      <w:r w:rsidR="00646976" w:rsidRPr="004B77C7">
        <w:t xml:space="preserve">indings, observations and corresponding recommendations </w:t>
      </w:r>
      <w:r w:rsidR="00992111" w:rsidRPr="004B77C7">
        <w:t>shall be properly documented and co</w:t>
      </w:r>
      <w:r w:rsidR="00C95A26" w:rsidRPr="004B77C7">
        <w:t>mmunicated</w:t>
      </w:r>
      <w:r w:rsidR="004004F4" w:rsidRPr="004B77C7">
        <w:t xml:space="preserve"> to the </w:t>
      </w:r>
      <w:r w:rsidR="000426ED" w:rsidRPr="004B77C7">
        <w:t>DPA</w:t>
      </w:r>
      <w:r w:rsidR="007F333C" w:rsidRPr="004B77C7">
        <w:t xml:space="preserve"> and</w:t>
      </w:r>
      <w:r w:rsidR="00212079" w:rsidRPr="004B77C7">
        <w:t xml:space="preserve"> the </w:t>
      </w:r>
      <w:r w:rsidR="007F333C" w:rsidRPr="004B77C7">
        <w:t xml:space="preserve">HR Department </w:t>
      </w:r>
      <w:r w:rsidR="004004F4" w:rsidRPr="004B77C7">
        <w:t xml:space="preserve">through a </w:t>
      </w:r>
      <w:r w:rsidR="00CE7199" w:rsidRPr="004B77C7">
        <w:t xml:space="preserve">Vessel Inspection </w:t>
      </w:r>
      <w:r w:rsidR="00AB3463" w:rsidRPr="004B77C7">
        <w:t>Form</w:t>
      </w:r>
      <w:r w:rsidR="000D376D" w:rsidRPr="004B77C7">
        <w:t xml:space="preserve"> and an Audit Report.</w:t>
      </w:r>
    </w:p>
    <w:p w14:paraId="246DCF7A" w14:textId="2D5DB0DB" w:rsidR="00435123" w:rsidRDefault="00435123" w:rsidP="00435123">
      <w:pPr>
        <w:pStyle w:val="ListParagraph"/>
        <w:ind w:left="1260"/>
        <w:jc w:val="both"/>
      </w:pPr>
    </w:p>
    <w:p w14:paraId="09A0A868" w14:textId="0B2DC1B8" w:rsidR="00CB3179" w:rsidRPr="004B77C7" w:rsidRDefault="0027653C" w:rsidP="00CC0D62">
      <w:pPr>
        <w:pStyle w:val="ListParagraph"/>
        <w:numPr>
          <w:ilvl w:val="2"/>
          <w:numId w:val="1"/>
        </w:numPr>
        <w:jc w:val="both"/>
      </w:pPr>
      <w:r w:rsidRPr="004B77C7">
        <w:lastRenderedPageBreak/>
        <w:t>F</w:t>
      </w:r>
      <w:r w:rsidR="00CB3179" w:rsidRPr="004B77C7">
        <w:t>indings and</w:t>
      </w:r>
      <w:r w:rsidRPr="004B77C7">
        <w:t xml:space="preserve"> observat</w:t>
      </w:r>
      <w:r w:rsidR="00D24626" w:rsidRPr="004B77C7">
        <w:t xml:space="preserve">ions shall be properly reviewed, </w:t>
      </w:r>
      <w:r w:rsidR="00CB3179" w:rsidRPr="004B77C7">
        <w:t>evaluated and considered for continuous improvement</w:t>
      </w:r>
      <w:r w:rsidR="00B41FE7" w:rsidRPr="004B77C7">
        <w:t xml:space="preserve">s </w:t>
      </w:r>
      <w:del w:id="365" w:author="jeserio lonon" w:date="2017-10-06T11:34:00Z">
        <w:r w:rsidR="00B41FE7" w:rsidRPr="004B77C7" w:rsidDel="008F661F">
          <w:delText>of the vessel and the Company</w:delText>
        </w:r>
      </w:del>
      <w:ins w:id="366" w:author="jeserio lonon" w:date="2017-10-06T11:34:00Z">
        <w:r w:rsidR="008F661F" w:rsidRPr="004B77C7">
          <w:t>on the Company’s internal control structure and processes</w:t>
        </w:r>
      </w:ins>
      <w:r w:rsidR="00B41FE7" w:rsidRPr="004B77C7">
        <w:t>.</w:t>
      </w:r>
    </w:p>
    <w:p w14:paraId="45ED1CF6" w14:textId="7F205A38" w:rsidR="00DF6124" w:rsidRPr="004B77C7" w:rsidDel="00A45CC6" w:rsidRDefault="00DF6124" w:rsidP="00DF6124">
      <w:pPr>
        <w:pStyle w:val="ListParagraph"/>
        <w:ind w:left="1260"/>
        <w:jc w:val="both"/>
        <w:rPr>
          <w:del w:id="367" w:author="Noel M. Cainglet" w:date="2017-10-06T15:27:00Z"/>
        </w:rPr>
      </w:pPr>
    </w:p>
    <w:p w14:paraId="1EF56FBA" w14:textId="5AC301F3" w:rsidR="00DF6124" w:rsidRPr="004B77C7" w:rsidDel="00A45CC6" w:rsidRDefault="00DF6124">
      <w:pPr>
        <w:jc w:val="both"/>
        <w:rPr>
          <w:del w:id="368" w:author="Noel M. Cainglet" w:date="2017-10-06T15:27:00Z"/>
        </w:rPr>
        <w:pPrChange w:id="369" w:author="Noel M. Cainglet" w:date="2017-10-06T15:27:00Z">
          <w:pPr>
            <w:pStyle w:val="ListParagraph"/>
            <w:ind w:left="1260"/>
            <w:jc w:val="both"/>
          </w:pPr>
        </w:pPrChange>
      </w:pPr>
    </w:p>
    <w:p w14:paraId="0BE26C3F" w14:textId="2D253457" w:rsidR="00CC0D62" w:rsidRPr="004B77C7" w:rsidRDefault="007636A3" w:rsidP="00CC0D62">
      <w:pPr>
        <w:pStyle w:val="ListParagraph"/>
        <w:numPr>
          <w:ilvl w:val="2"/>
          <w:numId w:val="1"/>
        </w:numPr>
        <w:jc w:val="both"/>
      </w:pPr>
      <w:r w:rsidRPr="004B77C7">
        <w:t>Company systems, policies and procedures</w:t>
      </w:r>
      <w:r w:rsidR="007365FD" w:rsidRPr="004B77C7">
        <w:t xml:space="preserve"> shall also be </w:t>
      </w:r>
      <w:r w:rsidRPr="004B77C7">
        <w:t xml:space="preserve">reviewed, at least annually, and updated as </w:t>
      </w:r>
      <w:r w:rsidR="005E0D67" w:rsidRPr="004B77C7">
        <w:t>necessary to comply with</w:t>
      </w:r>
      <w:r w:rsidR="00A71C07" w:rsidRPr="004B77C7">
        <w:t xml:space="preserve"> the </w:t>
      </w:r>
      <w:r w:rsidR="005E0D67" w:rsidRPr="004B77C7">
        <w:t xml:space="preserve">latest </w:t>
      </w:r>
      <w:r w:rsidRPr="004B77C7">
        <w:t>regulatory circulars</w:t>
      </w:r>
      <w:r w:rsidR="009E55CB" w:rsidRPr="004B77C7">
        <w:t>, codes, guidelines and issuances.</w:t>
      </w:r>
      <w:r w:rsidR="00AB7919" w:rsidRPr="004B77C7">
        <w:t xml:space="preserve"> In </w:t>
      </w:r>
      <w:r w:rsidR="008A4607" w:rsidRPr="004B77C7">
        <w:t>such case</w:t>
      </w:r>
      <w:r w:rsidR="009A017F" w:rsidRPr="004B77C7">
        <w:t xml:space="preserve">, </w:t>
      </w:r>
      <w:r w:rsidR="008E6749" w:rsidRPr="004B77C7">
        <w:t xml:space="preserve">regulatory </w:t>
      </w:r>
      <w:r w:rsidR="008B270D" w:rsidRPr="004B77C7">
        <w:t xml:space="preserve">updates </w:t>
      </w:r>
      <w:r w:rsidR="00922EDA" w:rsidRPr="004B77C7">
        <w:t xml:space="preserve">requiring amendment of manual </w:t>
      </w:r>
      <w:r w:rsidR="004A604E" w:rsidRPr="004B77C7">
        <w:t xml:space="preserve">shall refer to </w:t>
      </w:r>
      <w:r w:rsidR="00AB7919" w:rsidRPr="004B77C7">
        <w:t xml:space="preserve">process title for </w:t>
      </w:r>
      <w:r w:rsidR="00EE0D8A" w:rsidRPr="004B77C7">
        <w:t>“</w:t>
      </w:r>
      <w:r w:rsidR="00AB7919" w:rsidRPr="004B77C7">
        <w:rPr>
          <w:i/>
        </w:rPr>
        <w:t>Amendment of Manual</w:t>
      </w:r>
      <w:r w:rsidR="00EE0D8A" w:rsidRPr="004B77C7">
        <w:rPr>
          <w:i/>
        </w:rPr>
        <w:t>”</w:t>
      </w:r>
      <w:r w:rsidR="00AB7919" w:rsidRPr="004B77C7">
        <w:t>.</w:t>
      </w:r>
    </w:p>
    <w:p w14:paraId="714EE477" w14:textId="77777777" w:rsidR="003A0902" w:rsidRPr="004B77C7" w:rsidRDefault="003A0902" w:rsidP="003A0902">
      <w:pPr>
        <w:pStyle w:val="ListParagraph"/>
        <w:ind w:left="936"/>
        <w:jc w:val="both"/>
      </w:pPr>
    </w:p>
    <w:p w14:paraId="291E73F2" w14:textId="762E826F" w:rsidR="006A1EBC" w:rsidRPr="004B77C7" w:rsidRDefault="006A1EBC" w:rsidP="006A1EBC">
      <w:pPr>
        <w:pStyle w:val="ListParagraph"/>
        <w:numPr>
          <w:ilvl w:val="1"/>
          <w:numId w:val="1"/>
        </w:numPr>
        <w:jc w:val="both"/>
      </w:pPr>
      <w:r w:rsidRPr="004B77C7">
        <w:rPr>
          <w:b/>
        </w:rPr>
        <w:t>Documentation</w:t>
      </w:r>
    </w:p>
    <w:p w14:paraId="17D21417" w14:textId="7B15054B" w:rsidR="006A1EBC" w:rsidRPr="004B77C7" w:rsidRDefault="006A1EBC" w:rsidP="006A1EBC">
      <w:pPr>
        <w:pStyle w:val="ListParagraph"/>
        <w:ind w:left="936"/>
        <w:jc w:val="both"/>
      </w:pPr>
    </w:p>
    <w:p w14:paraId="38D2F7EF" w14:textId="77777777" w:rsidR="00BB0937" w:rsidRPr="004B77C7" w:rsidRDefault="00BB0937" w:rsidP="00BB0937">
      <w:pPr>
        <w:pStyle w:val="ListParagraph"/>
        <w:numPr>
          <w:ilvl w:val="2"/>
          <w:numId w:val="1"/>
        </w:numPr>
        <w:jc w:val="both"/>
      </w:pPr>
      <w:r w:rsidRPr="004B77C7">
        <w:t>All forms shall be duly filled-out as to details, signed by the signatories and alterations thereof shall be duly countersigned, if any. Any information, details or signatories which are not applicable must be duly indicated with “N/A”.</w:t>
      </w:r>
    </w:p>
    <w:p w14:paraId="45D58B5D" w14:textId="6C8F6A06" w:rsidR="004F24A7" w:rsidRPr="004B77C7" w:rsidRDefault="004F24A7" w:rsidP="00670F8B">
      <w:pPr>
        <w:pStyle w:val="ListParagraph"/>
        <w:numPr>
          <w:ilvl w:val="2"/>
          <w:numId w:val="1"/>
        </w:numPr>
        <w:jc w:val="both"/>
      </w:pPr>
      <w:r w:rsidRPr="004B77C7">
        <w:t>All forms shall be submitted to the Operations Department</w:t>
      </w:r>
      <w:r w:rsidR="00543EB3" w:rsidRPr="004B77C7">
        <w:t xml:space="preserve"> </w:t>
      </w:r>
      <w:r w:rsidRPr="004B77C7">
        <w:t>through the Port Captain or the DPA, whichever is appropr</w:t>
      </w:r>
      <w:r w:rsidR="00785E99" w:rsidRPr="004B77C7">
        <w:t>i</w:t>
      </w:r>
      <w:r w:rsidR="00D73533" w:rsidRPr="004B77C7">
        <w:t xml:space="preserve">ate, </w:t>
      </w:r>
      <w:r w:rsidR="00543EB3" w:rsidRPr="004B77C7">
        <w:t>for review and evaluation. The</w:t>
      </w:r>
      <w:r w:rsidR="002556FB" w:rsidRPr="004B77C7">
        <w:t xml:space="preserve"> date of submission shall be on or after date of arrival</w:t>
      </w:r>
      <w:r w:rsidR="00064391" w:rsidRPr="004B77C7">
        <w:t xml:space="preserve"> but before departure</w:t>
      </w:r>
      <w:r w:rsidR="00672AEC" w:rsidRPr="004B77C7">
        <w:t xml:space="preserve"> </w:t>
      </w:r>
      <w:r w:rsidR="002556FB" w:rsidRPr="004B77C7">
        <w:t xml:space="preserve">of the next port in which </w:t>
      </w:r>
      <w:r w:rsidR="00B6478D" w:rsidRPr="004B77C7">
        <w:t>the form was prepared. This shall include, but not limited to, the following:</w:t>
      </w:r>
    </w:p>
    <w:p w14:paraId="5F43B9B9" w14:textId="3AE39D51" w:rsidR="00B6478D" w:rsidRPr="004B77C7" w:rsidRDefault="00B6478D" w:rsidP="00B6478D">
      <w:pPr>
        <w:pStyle w:val="ListParagraph"/>
        <w:ind w:left="1260"/>
        <w:jc w:val="both"/>
      </w:pPr>
    </w:p>
    <w:p w14:paraId="4916F1CF" w14:textId="4739CB56" w:rsidR="00B6478D" w:rsidRPr="004B77C7" w:rsidRDefault="000D008E" w:rsidP="00B6478D">
      <w:pPr>
        <w:pStyle w:val="ListParagraph"/>
        <w:numPr>
          <w:ilvl w:val="0"/>
          <w:numId w:val="26"/>
        </w:numPr>
        <w:jc w:val="both"/>
      </w:pPr>
      <w:r w:rsidRPr="004B77C7">
        <w:t>Shipboard familiarization</w:t>
      </w:r>
      <w:r w:rsidR="00EC49D3" w:rsidRPr="004B77C7">
        <w:t xml:space="preserve"> checklist</w:t>
      </w:r>
    </w:p>
    <w:p w14:paraId="7C2F406D" w14:textId="61784233" w:rsidR="000D008E" w:rsidRPr="004B77C7" w:rsidRDefault="00DB3AED" w:rsidP="00B6478D">
      <w:pPr>
        <w:pStyle w:val="ListParagraph"/>
        <w:numPr>
          <w:ilvl w:val="0"/>
          <w:numId w:val="26"/>
        </w:numPr>
        <w:jc w:val="both"/>
      </w:pPr>
      <w:r w:rsidRPr="004B77C7">
        <w:t>Pre-departure checklist</w:t>
      </w:r>
    </w:p>
    <w:p w14:paraId="4A9F50D3" w14:textId="3C9B1FDD" w:rsidR="000D008E" w:rsidRPr="004B77C7" w:rsidRDefault="000D008E" w:rsidP="00B6478D">
      <w:pPr>
        <w:pStyle w:val="ListParagraph"/>
        <w:numPr>
          <w:ilvl w:val="0"/>
          <w:numId w:val="26"/>
        </w:numPr>
        <w:jc w:val="both"/>
      </w:pPr>
      <w:r w:rsidRPr="004B77C7">
        <w:t>Voyage plan</w:t>
      </w:r>
    </w:p>
    <w:p w14:paraId="4AF768B9" w14:textId="7D22FB42" w:rsidR="000D008E" w:rsidRPr="004B77C7" w:rsidRDefault="000D008E" w:rsidP="00DB3AED">
      <w:pPr>
        <w:pStyle w:val="ListParagraph"/>
        <w:numPr>
          <w:ilvl w:val="0"/>
          <w:numId w:val="26"/>
        </w:numPr>
        <w:jc w:val="both"/>
      </w:pPr>
      <w:r w:rsidRPr="004B77C7">
        <w:t>Changing over the watch checklist</w:t>
      </w:r>
    </w:p>
    <w:p w14:paraId="420E0E02" w14:textId="7D7AD9C4" w:rsidR="00DB3AED" w:rsidRPr="004B77C7" w:rsidRDefault="00DB3AED" w:rsidP="00DB3AED">
      <w:pPr>
        <w:pStyle w:val="ListParagraph"/>
        <w:numPr>
          <w:ilvl w:val="0"/>
          <w:numId w:val="26"/>
        </w:numPr>
        <w:jc w:val="both"/>
      </w:pPr>
      <w:r w:rsidRPr="004B77C7">
        <w:t>Pre-arrival checklist</w:t>
      </w:r>
    </w:p>
    <w:p w14:paraId="6D012319" w14:textId="3B403B5E" w:rsidR="00DB3AED" w:rsidRPr="004B77C7" w:rsidRDefault="00DB3AED" w:rsidP="00DB3AED">
      <w:pPr>
        <w:pStyle w:val="ListParagraph"/>
        <w:numPr>
          <w:ilvl w:val="0"/>
          <w:numId w:val="26"/>
        </w:numPr>
        <w:jc w:val="both"/>
      </w:pPr>
      <w:r w:rsidRPr="004B77C7">
        <w:t>Pre-loading/discharging checklist</w:t>
      </w:r>
    </w:p>
    <w:p w14:paraId="2A3253C0" w14:textId="25F25F7D" w:rsidR="00DB3AED" w:rsidRPr="004B77C7" w:rsidRDefault="00DB3AED" w:rsidP="00DB3AED">
      <w:pPr>
        <w:pStyle w:val="ListParagraph"/>
        <w:numPr>
          <w:ilvl w:val="0"/>
          <w:numId w:val="26"/>
        </w:numPr>
        <w:jc w:val="both"/>
      </w:pPr>
      <w:r w:rsidRPr="004B77C7">
        <w:t>Cargo operations checklist</w:t>
      </w:r>
    </w:p>
    <w:p w14:paraId="5E460D15" w14:textId="35B57638" w:rsidR="00DB3AED" w:rsidRPr="004B77C7" w:rsidRDefault="00DB3AED" w:rsidP="00DB3AED">
      <w:pPr>
        <w:pStyle w:val="ListParagraph"/>
        <w:numPr>
          <w:ilvl w:val="0"/>
          <w:numId w:val="26"/>
        </w:numPr>
        <w:jc w:val="both"/>
      </w:pPr>
      <w:r w:rsidRPr="004B77C7">
        <w:t>Fire drill checklist</w:t>
      </w:r>
    </w:p>
    <w:p w14:paraId="0D85033C" w14:textId="5CEEDA40" w:rsidR="00DB3AED" w:rsidRPr="004B77C7" w:rsidRDefault="00DB3AED" w:rsidP="00DB3AED">
      <w:pPr>
        <w:pStyle w:val="ListParagraph"/>
        <w:numPr>
          <w:ilvl w:val="0"/>
          <w:numId w:val="26"/>
        </w:numPr>
        <w:jc w:val="both"/>
      </w:pPr>
      <w:r w:rsidRPr="004B77C7">
        <w:t>Hi-jacking/piracy drill checklist</w:t>
      </w:r>
    </w:p>
    <w:p w14:paraId="5237C21C" w14:textId="4195F948" w:rsidR="00DB3AED" w:rsidRPr="004B77C7" w:rsidRDefault="00DB3AED" w:rsidP="00DB3AED">
      <w:pPr>
        <w:pStyle w:val="ListParagraph"/>
        <w:numPr>
          <w:ilvl w:val="0"/>
          <w:numId w:val="26"/>
        </w:numPr>
        <w:jc w:val="both"/>
      </w:pPr>
      <w:r w:rsidRPr="004B77C7">
        <w:t>Emergency steering drill checklist</w:t>
      </w:r>
    </w:p>
    <w:p w14:paraId="31891939" w14:textId="6EEE695E" w:rsidR="00DB3AED" w:rsidRPr="004B77C7" w:rsidRDefault="00DB3AED" w:rsidP="00DB3AED">
      <w:pPr>
        <w:pStyle w:val="ListParagraph"/>
        <w:numPr>
          <w:ilvl w:val="0"/>
          <w:numId w:val="26"/>
        </w:numPr>
        <w:jc w:val="both"/>
      </w:pPr>
      <w:r w:rsidRPr="004B77C7">
        <w:t>Collision drill checklist</w:t>
      </w:r>
    </w:p>
    <w:p w14:paraId="4B4D2D6A" w14:textId="36640519" w:rsidR="00DB3AED" w:rsidRPr="004B77C7" w:rsidRDefault="00DB3AED" w:rsidP="00DB3AED">
      <w:pPr>
        <w:pStyle w:val="ListParagraph"/>
        <w:numPr>
          <w:ilvl w:val="0"/>
          <w:numId w:val="26"/>
        </w:numPr>
        <w:jc w:val="both"/>
      </w:pPr>
      <w:r w:rsidRPr="004B77C7">
        <w:t>Oil spill drill checklist</w:t>
      </w:r>
    </w:p>
    <w:p w14:paraId="2229ED8D" w14:textId="288AF3F5" w:rsidR="00DB3AED" w:rsidRPr="004B77C7" w:rsidRDefault="00DB3AED" w:rsidP="00DB3AED">
      <w:pPr>
        <w:pStyle w:val="ListParagraph"/>
        <w:numPr>
          <w:ilvl w:val="0"/>
          <w:numId w:val="26"/>
        </w:numPr>
        <w:jc w:val="both"/>
      </w:pPr>
      <w:r w:rsidRPr="004B77C7">
        <w:t>Man overboard drill checklist</w:t>
      </w:r>
    </w:p>
    <w:p w14:paraId="75BDD2BF" w14:textId="013916C3" w:rsidR="00DB3AED" w:rsidRPr="004B77C7" w:rsidRDefault="00DB3AED" w:rsidP="00DB3AED">
      <w:pPr>
        <w:pStyle w:val="ListParagraph"/>
        <w:numPr>
          <w:ilvl w:val="0"/>
          <w:numId w:val="26"/>
        </w:numPr>
        <w:jc w:val="both"/>
      </w:pPr>
      <w:r w:rsidRPr="004B77C7">
        <w:t>Abandon ship drill checklist</w:t>
      </w:r>
    </w:p>
    <w:p w14:paraId="062AE7C6" w14:textId="543982E9" w:rsidR="00DB3AED" w:rsidRPr="004B77C7" w:rsidRDefault="00DB3AED" w:rsidP="00DB3AED">
      <w:pPr>
        <w:pStyle w:val="ListParagraph"/>
        <w:numPr>
          <w:ilvl w:val="0"/>
          <w:numId w:val="26"/>
        </w:numPr>
        <w:jc w:val="both"/>
      </w:pPr>
      <w:r w:rsidRPr="004B77C7">
        <w:t>Personnel accident report form</w:t>
      </w:r>
    </w:p>
    <w:p w14:paraId="3D60103E" w14:textId="4D97CF8E" w:rsidR="00DB3AED" w:rsidRPr="004B77C7" w:rsidRDefault="00DB3AED" w:rsidP="00DB3AED">
      <w:pPr>
        <w:pStyle w:val="ListParagraph"/>
        <w:numPr>
          <w:ilvl w:val="0"/>
          <w:numId w:val="26"/>
        </w:numPr>
        <w:jc w:val="both"/>
      </w:pPr>
      <w:r w:rsidRPr="004B77C7">
        <w:t>Ship accident report form</w:t>
      </w:r>
    </w:p>
    <w:p w14:paraId="540267AE" w14:textId="5F97373C" w:rsidR="00DB3AED" w:rsidRPr="004B77C7" w:rsidRDefault="00DB3AED" w:rsidP="00DB3AED">
      <w:pPr>
        <w:pStyle w:val="ListParagraph"/>
        <w:numPr>
          <w:ilvl w:val="0"/>
          <w:numId w:val="26"/>
        </w:numPr>
        <w:jc w:val="both"/>
      </w:pPr>
      <w:r w:rsidRPr="004B77C7">
        <w:t>Safety committee meeting</w:t>
      </w:r>
    </w:p>
    <w:p w14:paraId="5EAF963B" w14:textId="21EA0ABE" w:rsidR="00DB3AED" w:rsidRPr="004B77C7" w:rsidRDefault="00DB3AED" w:rsidP="00DB3AED">
      <w:pPr>
        <w:pStyle w:val="ListParagraph"/>
        <w:numPr>
          <w:ilvl w:val="0"/>
          <w:numId w:val="26"/>
        </w:numPr>
        <w:jc w:val="both"/>
      </w:pPr>
      <w:r w:rsidRPr="004B77C7">
        <w:t>Vessel inspection form</w:t>
      </w:r>
    </w:p>
    <w:p w14:paraId="2AAACCB4" w14:textId="7E103A2A" w:rsidR="00DB3AED" w:rsidRPr="004B77C7" w:rsidRDefault="00DB3AED" w:rsidP="00DB3AED">
      <w:pPr>
        <w:pStyle w:val="ListParagraph"/>
        <w:numPr>
          <w:ilvl w:val="0"/>
          <w:numId w:val="26"/>
        </w:numPr>
        <w:jc w:val="both"/>
      </w:pPr>
      <w:r w:rsidRPr="004B77C7">
        <w:t>Others</w:t>
      </w:r>
    </w:p>
    <w:p w14:paraId="3B7D5A56" w14:textId="77777777" w:rsidR="00B6478D" w:rsidRPr="004B77C7" w:rsidRDefault="00B6478D" w:rsidP="00B6478D">
      <w:pPr>
        <w:pStyle w:val="ListParagraph"/>
        <w:ind w:left="1260"/>
        <w:jc w:val="both"/>
      </w:pPr>
    </w:p>
    <w:p w14:paraId="24A16415" w14:textId="4404329F" w:rsidR="00BF29B7" w:rsidRPr="004B77C7" w:rsidRDefault="00670F8B" w:rsidP="00BF29B7">
      <w:pPr>
        <w:pStyle w:val="ListParagraph"/>
        <w:numPr>
          <w:ilvl w:val="2"/>
          <w:numId w:val="1"/>
        </w:numPr>
        <w:jc w:val="both"/>
      </w:pPr>
      <w:r w:rsidRPr="004B77C7">
        <w:t>All forms sh</w:t>
      </w:r>
      <w:r w:rsidR="00EC367C" w:rsidRPr="004B77C7">
        <w:t>all be properly filed</w:t>
      </w:r>
      <w:del w:id="370" w:author="jeserio lonon" w:date="2017-10-06T11:35:00Z">
        <w:r w:rsidR="00EC367C" w:rsidRPr="004B77C7" w:rsidDel="00476371">
          <w:delText xml:space="preserve"> in order</w:delText>
        </w:r>
      </w:del>
      <w:r w:rsidR="00EC367C" w:rsidRPr="004B77C7">
        <w:t xml:space="preserve">. </w:t>
      </w:r>
      <w:ins w:id="371" w:author="jeserio lonon" w:date="2017-10-06T11:35:00Z">
        <w:r w:rsidR="00476371" w:rsidRPr="004B77C7">
          <w:t>A</w:t>
        </w:r>
      </w:ins>
      <w:del w:id="372" w:author="jeserio lonon" w:date="2017-10-06T11:35:00Z">
        <w:r w:rsidR="00EC367C" w:rsidRPr="004B77C7" w:rsidDel="00476371">
          <w:delText>A</w:delText>
        </w:r>
      </w:del>
      <w:r w:rsidR="007E5CF5" w:rsidRPr="004B77C7">
        <w:t xml:space="preserve"> separate master file </w:t>
      </w:r>
      <w:r w:rsidR="00A64FFD" w:rsidRPr="004B77C7">
        <w:t xml:space="preserve">for all forms of each vessel </w:t>
      </w:r>
      <w:r w:rsidR="007E5CF5" w:rsidRPr="004B77C7">
        <w:t xml:space="preserve">shall be </w:t>
      </w:r>
      <w:r w:rsidR="00A64FFD" w:rsidRPr="004B77C7">
        <w:t>properly maintained and secured.</w:t>
      </w:r>
      <w:r w:rsidR="00BF29B7" w:rsidRPr="004B77C7">
        <w:t xml:space="preserve"> Moreover, files shall be properly stored in a safe location secured from fire and deterioration.</w:t>
      </w:r>
    </w:p>
    <w:p w14:paraId="2AC0A294" w14:textId="77777777" w:rsidR="00A047A7" w:rsidRPr="004B77C7" w:rsidRDefault="00A047A7" w:rsidP="00A047A7">
      <w:pPr>
        <w:pStyle w:val="ListParagraph"/>
        <w:ind w:left="1260"/>
        <w:jc w:val="both"/>
      </w:pPr>
    </w:p>
    <w:p w14:paraId="3EDE9BB4" w14:textId="438A4688" w:rsidR="00315491" w:rsidRPr="004B77C7" w:rsidRDefault="00315491" w:rsidP="00315491">
      <w:pPr>
        <w:pStyle w:val="ListParagraph"/>
        <w:numPr>
          <w:ilvl w:val="2"/>
          <w:numId w:val="1"/>
        </w:numPr>
        <w:jc w:val="both"/>
      </w:pPr>
      <w:r w:rsidRPr="004B77C7">
        <w:lastRenderedPageBreak/>
        <w:t>All vessel copy forms shall be turn-over to the Operations Department after one year. The Operations Department shall then keep, maintain and retain all duly accomplished vessel forms for a period of at least five (5) years.</w:t>
      </w:r>
      <w:r w:rsidR="00EA7F49" w:rsidRPr="004B77C7">
        <w:t xml:space="preserve"> The manner </w:t>
      </w:r>
      <w:r w:rsidR="00BB6800" w:rsidRPr="004B77C7">
        <w:t xml:space="preserve">of disposition shall be that of the </w:t>
      </w:r>
      <w:r w:rsidR="00EA7F49" w:rsidRPr="004B77C7">
        <w:t>most economical and beneficial to the Company.</w:t>
      </w:r>
    </w:p>
    <w:p w14:paraId="7AE4900A" w14:textId="26E46B9D" w:rsidR="00514439" w:rsidRPr="004B77C7" w:rsidRDefault="00514439" w:rsidP="00514439">
      <w:pPr>
        <w:pStyle w:val="ListParagraph"/>
        <w:numPr>
          <w:ilvl w:val="2"/>
          <w:numId w:val="1"/>
        </w:numPr>
        <w:jc w:val="both"/>
      </w:pPr>
      <w:r w:rsidRPr="004B77C7">
        <w:t>All vessel certificates shall be kept up</w:t>
      </w:r>
      <w:del w:id="373" w:author="jeserio lonon" w:date="2017-10-06T11:36:00Z">
        <w:r w:rsidRPr="004B77C7" w:rsidDel="007C5156">
          <w:delText xml:space="preserve"> </w:delText>
        </w:r>
      </w:del>
      <w:ins w:id="374" w:author="jeserio lonon" w:date="2017-10-06T11:36:00Z">
        <w:r w:rsidRPr="004B77C7">
          <w:t>-</w:t>
        </w:r>
      </w:ins>
      <w:r w:rsidRPr="004B77C7">
        <w:t>to</w:t>
      </w:r>
      <w:ins w:id="375" w:author="jeserio lonon" w:date="2017-10-06T11:36:00Z">
        <w:r w:rsidRPr="004B77C7">
          <w:t>-</w:t>
        </w:r>
      </w:ins>
      <w:del w:id="376" w:author="jeserio lonon" w:date="2017-10-06T11:36:00Z">
        <w:r w:rsidRPr="004B77C7" w:rsidDel="007C5156">
          <w:delText xml:space="preserve"> </w:delText>
        </w:r>
      </w:del>
      <w:r w:rsidRPr="004B77C7">
        <w:t>date and renewed from time to time prior to expiration of its effectivity.</w:t>
      </w:r>
    </w:p>
    <w:p w14:paraId="67BCE214" w14:textId="77777777" w:rsidR="00A047A7" w:rsidRPr="004B77C7" w:rsidRDefault="00A047A7" w:rsidP="00A047A7">
      <w:pPr>
        <w:pStyle w:val="ListParagraph"/>
        <w:ind w:left="576"/>
      </w:pPr>
    </w:p>
    <w:p w14:paraId="01CED57E" w14:textId="0E04C316" w:rsidR="00CB16FA" w:rsidRPr="004B77C7" w:rsidRDefault="00402493" w:rsidP="00402493">
      <w:pPr>
        <w:pStyle w:val="ListParagraph"/>
        <w:numPr>
          <w:ilvl w:val="0"/>
          <w:numId w:val="1"/>
        </w:numPr>
      </w:pPr>
      <w:r w:rsidRPr="004B77C7">
        <w:rPr>
          <w:u w:val="single"/>
        </w:rPr>
        <w:t>PROCEDURES</w:t>
      </w:r>
    </w:p>
    <w:p w14:paraId="00D3D6A3" w14:textId="5E19563D" w:rsidR="00BD6DC7" w:rsidRPr="004B77C7" w:rsidRDefault="00BD6DC7" w:rsidP="00CB16FA"/>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7608A4" w:rsidRPr="004B77C7" w14:paraId="0F7FF14D" w14:textId="77777777" w:rsidTr="003E7F8A">
        <w:trPr>
          <w:trHeight w:val="287"/>
          <w:tblHeader/>
          <w:jc w:val="center"/>
        </w:trPr>
        <w:tc>
          <w:tcPr>
            <w:tcW w:w="9397" w:type="dxa"/>
            <w:gridSpan w:val="4"/>
          </w:tcPr>
          <w:p w14:paraId="3F9CAF51" w14:textId="77777777" w:rsidR="007608A4" w:rsidRPr="004B77C7" w:rsidRDefault="007608A4" w:rsidP="003E7F8A">
            <w:pPr>
              <w:tabs>
                <w:tab w:val="left" w:pos="3735"/>
                <w:tab w:val="center" w:pos="4590"/>
              </w:tabs>
              <w:rPr>
                <w:sz w:val="16"/>
                <w:szCs w:val="16"/>
              </w:rPr>
            </w:pPr>
          </w:p>
          <w:p w14:paraId="78FE9668" w14:textId="59921456" w:rsidR="007608A4" w:rsidRPr="004B77C7" w:rsidRDefault="007608A4" w:rsidP="003E7F8A">
            <w:pPr>
              <w:tabs>
                <w:tab w:val="left" w:pos="3735"/>
                <w:tab w:val="center" w:pos="4590"/>
              </w:tabs>
              <w:jc w:val="center"/>
            </w:pPr>
            <w:r w:rsidRPr="004B77C7">
              <w:t>Ship</w:t>
            </w:r>
            <w:ins w:id="377" w:author="Noel M. Cainglet" w:date="2017-10-06T17:12:00Z">
              <w:r w:rsidR="001300FF" w:rsidRPr="004B77C7">
                <w:t xml:space="preserve">board </w:t>
              </w:r>
            </w:ins>
            <w:del w:id="378" w:author="Noel M. Cainglet" w:date="2017-10-06T17:12:00Z">
              <w:r w:rsidRPr="004B77C7" w:rsidDel="001300FF">
                <w:delText xml:space="preserve"> </w:delText>
              </w:r>
            </w:del>
            <w:r w:rsidRPr="004B77C7">
              <w:t>Familiarization</w:t>
            </w:r>
          </w:p>
          <w:p w14:paraId="59DD07C5" w14:textId="77777777" w:rsidR="007608A4" w:rsidRPr="004B77C7" w:rsidRDefault="007608A4" w:rsidP="003E7F8A">
            <w:pPr>
              <w:tabs>
                <w:tab w:val="left" w:pos="3735"/>
                <w:tab w:val="center" w:pos="4590"/>
              </w:tabs>
              <w:rPr>
                <w:sz w:val="16"/>
                <w:szCs w:val="16"/>
              </w:rPr>
            </w:pPr>
            <w:r w:rsidRPr="004B77C7">
              <w:rPr>
                <w:sz w:val="16"/>
                <w:szCs w:val="16"/>
              </w:rPr>
              <w:tab/>
            </w:r>
          </w:p>
        </w:tc>
      </w:tr>
      <w:tr w:rsidR="007608A4" w:rsidRPr="004B77C7" w14:paraId="6E66A4DC" w14:textId="77777777" w:rsidTr="003E7F8A">
        <w:trPr>
          <w:trHeight w:val="339"/>
          <w:tblHeader/>
          <w:jc w:val="center"/>
        </w:trPr>
        <w:tc>
          <w:tcPr>
            <w:tcW w:w="676" w:type="dxa"/>
            <w:vAlign w:val="bottom"/>
          </w:tcPr>
          <w:p w14:paraId="3A58DD8E" w14:textId="77777777" w:rsidR="007608A4" w:rsidRPr="004B77C7" w:rsidRDefault="007608A4" w:rsidP="003E7F8A">
            <w:pPr>
              <w:jc w:val="center"/>
            </w:pPr>
            <w:r w:rsidRPr="004B77C7">
              <w:t>Step No.</w:t>
            </w:r>
          </w:p>
        </w:tc>
        <w:tc>
          <w:tcPr>
            <w:tcW w:w="5427" w:type="dxa"/>
            <w:vAlign w:val="bottom"/>
          </w:tcPr>
          <w:p w14:paraId="7E386E78" w14:textId="77777777" w:rsidR="007608A4" w:rsidRPr="004B77C7" w:rsidRDefault="007608A4" w:rsidP="003E7F8A">
            <w:pPr>
              <w:jc w:val="center"/>
            </w:pPr>
            <w:r w:rsidRPr="004B77C7">
              <w:t>Activity</w:t>
            </w:r>
          </w:p>
        </w:tc>
        <w:tc>
          <w:tcPr>
            <w:tcW w:w="1620" w:type="dxa"/>
            <w:vAlign w:val="bottom"/>
          </w:tcPr>
          <w:p w14:paraId="55F2E249" w14:textId="77777777" w:rsidR="007608A4" w:rsidRPr="004B77C7" w:rsidRDefault="007608A4" w:rsidP="003E7F8A">
            <w:pPr>
              <w:jc w:val="center"/>
            </w:pPr>
            <w:r w:rsidRPr="004B77C7">
              <w:t>Personnel</w:t>
            </w:r>
          </w:p>
          <w:p w14:paraId="61DFEB8D" w14:textId="77777777" w:rsidR="007608A4" w:rsidRPr="004B77C7" w:rsidRDefault="007608A4" w:rsidP="003E7F8A">
            <w:pPr>
              <w:jc w:val="center"/>
            </w:pPr>
            <w:r w:rsidRPr="004B77C7">
              <w:t>Involved</w:t>
            </w:r>
          </w:p>
        </w:tc>
        <w:tc>
          <w:tcPr>
            <w:tcW w:w="1674" w:type="dxa"/>
            <w:vAlign w:val="bottom"/>
          </w:tcPr>
          <w:p w14:paraId="665C62AD" w14:textId="77777777" w:rsidR="007608A4" w:rsidRPr="004B77C7" w:rsidRDefault="007608A4" w:rsidP="003E7F8A">
            <w:pPr>
              <w:jc w:val="center"/>
            </w:pPr>
            <w:r w:rsidRPr="004B77C7">
              <w:t>Business</w:t>
            </w:r>
          </w:p>
          <w:p w14:paraId="01427A9E" w14:textId="77777777" w:rsidR="007608A4" w:rsidRPr="004B77C7" w:rsidRDefault="007608A4" w:rsidP="003E7F8A">
            <w:pPr>
              <w:jc w:val="center"/>
            </w:pPr>
            <w:r w:rsidRPr="004B77C7">
              <w:t>Forms</w:t>
            </w:r>
          </w:p>
        </w:tc>
      </w:tr>
      <w:tr w:rsidR="007608A4" w:rsidRPr="004B77C7" w14:paraId="7216D9A2" w14:textId="77777777" w:rsidTr="003E7F8A">
        <w:trPr>
          <w:trHeight w:val="215"/>
          <w:jc w:val="center"/>
        </w:trPr>
        <w:tc>
          <w:tcPr>
            <w:tcW w:w="676" w:type="dxa"/>
            <w:tcBorders>
              <w:bottom w:val="single" w:sz="4" w:space="0" w:color="auto"/>
            </w:tcBorders>
          </w:tcPr>
          <w:p w14:paraId="72CF853B" w14:textId="77777777" w:rsidR="007608A4" w:rsidRPr="004B77C7" w:rsidRDefault="007608A4" w:rsidP="003E7F8A">
            <w:pPr>
              <w:jc w:val="center"/>
            </w:pPr>
            <w:r w:rsidRPr="004B77C7">
              <w:t>1</w:t>
            </w:r>
          </w:p>
        </w:tc>
        <w:tc>
          <w:tcPr>
            <w:tcW w:w="5427" w:type="dxa"/>
            <w:tcBorders>
              <w:bottom w:val="single" w:sz="4" w:space="0" w:color="auto"/>
            </w:tcBorders>
          </w:tcPr>
          <w:p w14:paraId="418CB016" w14:textId="301E16EB" w:rsidR="00C85ED9" w:rsidRPr="004B77C7" w:rsidRDefault="007608A4" w:rsidP="003E7F8A">
            <w:r w:rsidRPr="004B77C7">
              <w:t>Conduct familiarization training to new crew members</w:t>
            </w:r>
            <w:r w:rsidR="00DF4156" w:rsidRPr="004B77C7">
              <w:t xml:space="preserve"> sailing for the first time.</w:t>
            </w:r>
          </w:p>
        </w:tc>
        <w:tc>
          <w:tcPr>
            <w:tcW w:w="1620" w:type="dxa"/>
            <w:tcBorders>
              <w:bottom w:val="single" w:sz="4" w:space="0" w:color="auto"/>
            </w:tcBorders>
          </w:tcPr>
          <w:p w14:paraId="1821B5CE" w14:textId="1805536F" w:rsidR="000672FF" w:rsidRPr="004B77C7" w:rsidRDefault="000672FF" w:rsidP="003E7F8A">
            <w:r w:rsidRPr="004B77C7">
              <w:t>Department’s Chief Officer</w:t>
            </w:r>
          </w:p>
          <w:p w14:paraId="4D4C227E" w14:textId="07D989BC" w:rsidR="00D22339" w:rsidRPr="004B77C7" w:rsidRDefault="00D22339" w:rsidP="003E7F8A"/>
        </w:tc>
        <w:tc>
          <w:tcPr>
            <w:tcW w:w="1674" w:type="dxa"/>
            <w:tcBorders>
              <w:bottom w:val="single" w:sz="4" w:space="0" w:color="auto"/>
            </w:tcBorders>
          </w:tcPr>
          <w:p w14:paraId="7CD42831" w14:textId="77777777" w:rsidR="007608A4" w:rsidRPr="004B77C7" w:rsidRDefault="007608A4" w:rsidP="003E7F8A"/>
        </w:tc>
      </w:tr>
      <w:tr w:rsidR="007608A4" w:rsidRPr="004B77C7" w14:paraId="476D0C9C" w14:textId="77777777" w:rsidTr="003E7F8A">
        <w:trPr>
          <w:trHeight w:val="161"/>
          <w:jc w:val="center"/>
        </w:trPr>
        <w:tc>
          <w:tcPr>
            <w:tcW w:w="676" w:type="dxa"/>
            <w:tcBorders>
              <w:bottom w:val="single" w:sz="4" w:space="0" w:color="auto"/>
            </w:tcBorders>
          </w:tcPr>
          <w:p w14:paraId="71A8032D" w14:textId="77777777" w:rsidR="007608A4" w:rsidRPr="004B77C7" w:rsidRDefault="007608A4" w:rsidP="003E7F8A">
            <w:pPr>
              <w:jc w:val="center"/>
            </w:pPr>
            <w:r w:rsidRPr="004B77C7">
              <w:t>2</w:t>
            </w:r>
          </w:p>
        </w:tc>
        <w:tc>
          <w:tcPr>
            <w:tcW w:w="5427" w:type="dxa"/>
            <w:tcBorders>
              <w:bottom w:val="single" w:sz="4" w:space="0" w:color="auto"/>
            </w:tcBorders>
          </w:tcPr>
          <w:p w14:paraId="558EC1C5" w14:textId="77777777" w:rsidR="007608A4" w:rsidRPr="004B77C7" w:rsidRDefault="007608A4" w:rsidP="003E7F8A">
            <w:pPr>
              <w:tabs>
                <w:tab w:val="left" w:pos="1196"/>
              </w:tabs>
            </w:pPr>
            <w:r w:rsidRPr="004B77C7">
              <w:t>Accomplish “Familiarization Checklists (FC)”.</w:t>
            </w:r>
          </w:p>
          <w:p w14:paraId="0D04BA1B" w14:textId="77777777" w:rsidR="007608A4" w:rsidRPr="004B77C7" w:rsidRDefault="007608A4" w:rsidP="003E7F8A">
            <w:pPr>
              <w:tabs>
                <w:tab w:val="left" w:pos="1196"/>
              </w:tabs>
            </w:pPr>
          </w:p>
          <w:p w14:paraId="6A9E610A" w14:textId="555F386F" w:rsidR="002D0523" w:rsidRPr="004B77C7" w:rsidRDefault="00AC39D8" w:rsidP="002D0523">
            <w:pPr>
              <w:tabs>
                <w:tab w:val="left" w:pos="1196"/>
              </w:tabs>
            </w:pPr>
            <w:r w:rsidRPr="004B77C7">
              <w:t>This shall form part of the orientation and placement program to be facilitated by the HR Department.</w:t>
            </w:r>
            <w:r w:rsidR="00AC01D2" w:rsidRPr="004B77C7">
              <w:t xml:space="preserve"> Refer to process title “</w:t>
            </w:r>
            <w:r w:rsidR="00AC01D2" w:rsidRPr="004B77C7">
              <w:rPr>
                <w:i/>
              </w:rPr>
              <w:t>Recruitment and Hiring”</w:t>
            </w:r>
            <w:r w:rsidR="00AC01D2" w:rsidRPr="004B77C7">
              <w:t>.</w:t>
            </w:r>
          </w:p>
          <w:p w14:paraId="60AC761C" w14:textId="383F2C97" w:rsidR="002D0523" w:rsidRPr="004B77C7" w:rsidRDefault="002D0523" w:rsidP="002D0523">
            <w:pPr>
              <w:tabs>
                <w:tab w:val="left" w:pos="1196"/>
              </w:tabs>
            </w:pPr>
          </w:p>
        </w:tc>
        <w:tc>
          <w:tcPr>
            <w:tcW w:w="1620" w:type="dxa"/>
            <w:tcBorders>
              <w:bottom w:val="single" w:sz="4" w:space="0" w:color="auto"/>
            </w:tcBorders>
          </w:tcPr>
          <w:p w14:paraId="14896A30" w14:textId="77777777" w:rsidR="009F3A1E" w:rsidRPr="004B77C7" w:rsidRDefault="009F3A1E" w:rsidP="009F3A1E">
            <w:r w:rsidRPr="004B77C7">
              <w:t>Department’s Chief Officer</w:t>
            </w:r>
          </w:p>
          <w:p w14:paraId="3F9843B7" w14:textId="714238C9" w:rsidR="007608A4" w:rsidRPr="004B77C7" w:rsidRDefault="007608A4" w:rsidP="003E7F8A"/>
        </w:tc>
        <w:tc>
          <w:tcPr>
            <w:tcW w:w="1674" w:type="dxa"/>
            <w:tcBorders>
              <w:bottom w:val="single" w:sz="4" w:space="0" w:color="auto"/>
            </w:tcBorders>
          </w:tcPr>
          <w:p w14:paraId="4F6A9899" w14:textId="5D6D77AA" w:rsidR="007608A4" w:rsidRPr="004B77C7" w:rsidRDefault="00C776BE" w:rsidP="003E7F8A">
            <w:r w:rsidRPr="004B77C7">
              <w:t>Duly filled-out FC</w:t>
            </w:r>
          </w:p>
        </w:tc>
      </w:tr>
      <w:tr w:rsidR="007608A4" w:rsidRPr="004B77C7" w14:paraId="718483C3" w14:textId="77777777" w:rsidTr="003E7F8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D898D25" w14:textId="77777777" w:rsidR="007608A4" w:rsidRPr="004B77C7" w:rsidRDefault="007608A4" w:rsidP="003E7F8A">
            <w:pPr>
              <w:jc w:val="center"/>
            </w:pPr>
            <w:r w:rsidRPr="004B77C7">
              <w:t>3</w:t>
            </w:r>
          </w:p>
        </w:tc>
        <w:tc>
          <w:tcPr>
            <w:tcW w:w="5427" w:type="dxa"/>
            <w:tcBorders>
              <w:top w:val="single" w:sz="4" w:space="0" w:color="auto"/>
              <w:left w:val="single" w:sz="4" w:space="0" w:color="auto"/>
              <w:bottom w:val="single" w:sz="4" w:space="0" w:color="auto"/>
              <w:right w:val="single" w:sz="4" w:space="0" w:color="auto"/>
            </w:tcBorders>
          </w:tcPr>
          <w:p w14:paraId="60F8A16D" w14:textId="5BEDBDDD" w:rsidR="007608A4" w:rsidRPr="004B77C7" w:rsidRDefault="007608A4" w:rsidP="003E7F8A">
            <w:r w:rsidRPr="004B77C7">
              <w:t>Upon</w:t>
            </w:r>
            <w:r w:rsidR="004245A8" w:rsidRPr="004B77C7">
              <w:t xml:space="preserve"> </w:t>
            </w:r>
            <w:r w:rsidRPr="004B77C7">
              <w:t>completion, sign “understood by” on the familiarization checklists.</w:t>
            </w:r>
          </w:p>
          <w:p w14:paraId="3D55BC66" w14:textId="77777777" w:rsidR="007608A4" w:rsidRPr="004B77C7" w:rsidRDefault="007608A4" w:rsidP="003E7F8A"/>
        </w:tc>
        <w:tc>
          <w:tcPr>
            <w:tcW w:w="1620" w:type="dxa"/>
            <w:tcBorders>
              <w:top w:val="single" w:sz="4" w:space="0" w:color="auto"/>
              <w:left w:val="single" w:sz="4" w:space="0" w:color="auto"/>
              <w:bottom w:val="single" w:sz="4" w:space="0" w:color="auto"/>
              <w:right w:val="single" w:sz="4" w:space="0" w:color="auto"/>
            </w:tcBorders>
          </w:tcPr>
          <w:p w14:paraId="1D295AD1" w14:textId="77777777" w:rsidR="007608A4" w:rsidRPr="004B77C7" w:rsidRDefault="007608A4" w:rsidP="003E7F8A">
            <w:r w:rsidRPr="004B77C7">
              <w:t>New Crew Member</w:t>
            </w:r>
          </w:p>
          <w:p w14:paraId="568DBB86" w14:textId="77777777" w:rsidR="007608A4" w:rsidRPr="004B77C7" w:rsidRDefault="007608A4" w:rsidP="003E7F8A"/>
        </w:tc>
        <w:tc>
          <w:tcPr>
            <w:tcW w:w="1674" w:type="dxa"/>
            <w:tcBorders>
              <w:top w:val="single" w:sz="4" w:space="0" w:color="auto"/>
              <w:left w:val="single" w:sz="4" w:space="0" w:color="auto"/>
              <w:bottom w:val="single" w:sz="4" w:space="0" w:color="auto"/>
              <w:right w:val="single" w:sz="4" w:space="0" w:color="auto"/>
            </w:tcBorders>
          </w:tcPr>
          <w:p w14:paraId="165FD4FB" w14:textId="173A5974" w:rsidR="007608A4" w:rsidRPr="004B77C7" w:rsidRDefault="0082349E" w:rsidP="003E7F8A">
            <w:r w:rsidRPr="004B77C7">
              <w:t>Duly</w:t>
            </w:r>
            <w:r w:rsidR="007608A4" w:rsidRPr="004B77C7">
              <w:t xml:space="preserve"> </w:t>
            </w:r>
            <w:r w:rsidR="00385E0F" w:rsidRPr="004B77C7">
              <w:t xml:space="preserve">filled-out and understood </w:t>
            </w:r>
            <w:r w:rsidR="007608A4" w:rsidRPr="004B77C7">
              <w:t>FC</w:t>
            </w:r>
          </w:p>
          <w:p w14:paraId="757A57BA" w14:textId="77777777" w:rsidR="007608A4" w:rsidRPr="004B77C7" w:rsidRDefault="007608A4" w:rsidP="003E7F8A"/>
        </w:tc>
      </w:tr>
      <w:tr w:rsidR="007608A4" w:rsidRPr="004B77C7" w14:paraId="1FD8B80C" w14:textId="77777777" w:rsidTr="005018C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3BFC029" w14:textId="77777777" w:rsidR="007608A4" w:rsidRPr="004B77C7" w:rsidRDefault="007608A4" w:rsidP="003E7F8A">
            <w:pPr>
              <w:jc w:val="center"/>
            </w:pPr>
            <w:r w:rsidRPr="004B77C7">
              <w:t>4</w:t>
            </w:r>
          </w:p>
        </w:tc>
        <w:tc>
          <w:tcPr>
            <w:tcW w:w="5427" w:type="dxa"/>
            <w:tcBorders>
              <w:top w:val="single" w:sz="4" w:space="0" w:color="auto"/>
              <w:left w:val="single" w:sz="4" w:space="0" w:color="auto"/>
              <w:bottom w:val="single" w:sz="4" w:space="0" w:color="auto"/>
              <w:right w:val="single" w:sz="4" w:space="0" w:color="auto"/>
            </w:tcBorders>
          </w:tcPr>
          <w:p w14:paraId="6E3BA328" w14:textId="77777777" w:rsidR="007608A4" w:rsidRPr="004B77C7" w:rsidRDefault="007608A4" w:rsidP="003E7F8A">
            <w:r w:rsidRPr="004B77C7">
              <w:t>Sign FC indicating approval/acceptance of the new crew member onboard.</w:t>
            </w:r>
          </w:p>
          <w:p w14:paraId="00EF3391" w14:textId="77777777" w:rsidR="007608A4" w:rsidRPr="004B77C7" w:rsidRDefault="007608A4" w:rsidP="003E7F8A"/>
        </w:tc>
        <w:tc>
          <w:tcPr>
            <w:tcW w:w="1620" w:type="dxa"/>
            <w:tcBorders>
              <w:top w:val="single" w:sz="4" w:space="0" w:color="auto"/>
              <w:left w:val="single" w:sz="4" w:space="0" w:color="auto"/>
              <w:bottom w:val="single" w:sz="4" w:space="0" w:color="auto"/>
              <w:right w:val="single" w:sz="4" w:space="0" w:color="auto"/>
            </w:tcBorders>
          </w:tcPr>
          <w:p w14:paraId="7399E2DE" w14:textId="77777777" w:rsidR="007608A4" w:rsidRPr="004B77C7" w:rsidRDefault="007608A4" w:rsidP="003E7F8A">
            <w:r w:rsidRPr="004B77C7">
              <w:t>Master</w:t>
            </w:r>
          </w:p>
        </w:tc>
        <w:tc>
          <w:tcPr>
            <w:tcW w:w="1674" w:type="dxa"/>
            <w:tcBorders>
              <w:top w:val="single" w:sz="4" w:space="0" w:color="auto"/>
              <w:left w:val="single" w:sz="4" w:space="0" w:color="auto"/>
              <w:bottom w:val="single" w:sz="4" w:space="0" w:color="auto"/>
              <w:right w:val="single" w:sz="4" w:space="0" w:color="auto"/>
            </w:tcBorders>
          </w:tcPr>
          <w:p w14:paraId="71A14A65" w14:textId="77777777" w:rsidR="007608A4" w:rsidRPr="004B77C7" w:rsidRDefault="007608A4" w:rsidP="003E7F8A">
            <w:r w:rsidRPr="004B77C7">
              <w:t>Duly accomplished and approved FC</w:t>
            </w:r>
          </w:p>
          <w:p w14:paraId="53AFF1B6" w14:textId="77777777" w:rsidR="007608A4" w:rsidRPr="004B77C7" w:rsidRDefault="007608A4" w:rsidP="003E7F8A"/>
        </w:tc>
      </w:tr>
      <w:tr w:rsidR="007608A4" w:rsidRPr="004B77C7" w14:paraId="13CB1309" w14:textId="77777777" w:rsidTr="003E7F8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8197189" w14:textId="77777777" w:rsidR="007608A4" w:rsidRPr="004B77C7" w:rsidRDefault="007608A4" w:rsidP="003E7F8A">
            <w:pPr>
              <w:jc w:val="center"/>
            </w:pPr>
            <w:r w:rsidRPr="004B77C7">
              <w:t>5</w:t>
            </w:r>
          </w:p>
        </w:tc>
        <w:tc>
          <w:tcPr>
            <w:tcW w:w="5427" w:type="dxa"/>
            <w:tcBorders>
              <w:top w:val="single" w:sz="4" w:space="0" w:color="auto"/>
              <w:left w:val="single" w:sz="4" w:space="0" w:color="auto"/>
              <w:bottom w:val="single" w:sz="4" w:space="0" w:color="auto"/>
              <w:right w:val="single" w:sz="4" w:space="0" w:color="auto"/>
            </w:tcBorders>
          </w:tcPr>
          <w:p w14:paraId="6325720E" w14:textId="77777777" w:rsidR="007608A4" w:rsidRPr="004B77C7" w:rsidRDefault="007608A4" w:rsidP="003E7F8A">
            <w:r w:rsidRPr="004B77C7">
              <w:t>Forward duly accomplished and approved FC.</w:t>
            </w:r>
          </w:p>
          <w:p w14:paraId="2E956265" w14:textId="77777777" w:rsidR="007608A4" w:rsidRPr="004B77C7" w:rsidRDefault="007608A4" w:rsidP="003E7F8A"/>
        </w:tc>
        <w:tc>
          <w:tcPr>
            <w:tcW w:w="1620" w:type="dxa"/>
            <w:tcBorders>
              <w:top w:val="single" w:sz="4" w:space="0" w:color="auto"/>
              <w:left w:val="single" w:sz="4" w:space="0" w:color="auto"/>
              <w:bottom w:val="single" w:sz="4" w:space="0" w:color="auto"/>
              <w:right w:val="single" w:sz="4" w:space="0" w:color="auto"/>
            </w:tcBorders>
          </w:tcPr>
          <w:p w14:paraId="33EC9854" w14:textId="77777777" w:rsidR="007608A4" w:rsidRPr="004B77C7" w:rsidRDefault="007608A4" w:rsidP="003E7F8A">
            <w:r w:rsidRPr="004B77C7">
              <w:t>HR Staff</w:t>
            </w:r>
          </w:p>
        </w:tc>
        <w:tc>
          <w:tcPr>
            <w:tcW w:w="1674" w:type="dxa"/>
            <w:tcBorders>
              <w:top w:val="single" w:sz="4" w:space="0" w:color="auto"/>
              <w:left w:val="single" w:sz="4" w:space="0" w:color="auto"/>
              <w:bottom w:val="single" w:sz="4" w:space="0" w:color="auto"/>
              <w:right w:val="single" w:sz="4" w:space="0" w:color="auto"/>
            </w:tcBorders>
          </w:tcPr>
          <w:p w14:paraId="169CADFA" w14:textId="77777777" w:rsidR="007608A4" w:rsidRPr="004B77C7" w:rsidRDefault="007608A4" w:rsidP="003E7F8A"/>
        </w:tc>
      </w:tr>
      <w:tr w:rsidR="007608A4" w:rsidRPr="004B77C7" w14:paraId="4E220B4E" w14:textId="77777777" w:rsidTr="003E7F8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0A5F11F" w14:textId="77777777" w:rsidR="007608A4" w:rsidRPr="004B77C7" w:rsidRDefault="007608A4" w:rsidP="003E7F8A">
            <w:pPr>
              <w:jc w:val="center"/>
            </w:pPr>
            <w:r w:rsidRPr="004B77C7">
              <w:t>6</w:t>
            </w:r>
          </w:p>
        </w:tc>
        <w:tc>
          <w:tcPr>
            <w:tcW w:w="5427" w:type="dxa"/>
            <w:tcBorders>
              <w:top w:val="single" w:sz="4" w:space="0" w:color="auto"/>
              <w:left w:val="single" w:sz="4" w:space="0" w:color="auto"/>
              <w:bottom w:val="single" w:sz="4" w:space="0" w:color="auto"/>
              <w:right w:val="single" w:sz="4" w:space="0" w:color="auto"/>
            </w:tcBorders>
          </w:tcPr>
          <w:p w14:paraId="29201C96" w14:textId="3DA2FF5A" w:rsidR="007608A4" w:rsidRPr="004B77C7" w:rsidRDefault="009F3B80" w:rsidP="003E7F8A">
            <w:r w:rsidRPr="004B77C7">
              <w:t>Update HR database and file.</w:t>
            </w:r>
          </w:p>
          <w:p w14:paraId="4FF576BD" w14:textId="77777777" w:rsidR="007608A4" w:rsidRPr="004B77C7" w:rsidRDefault="007608A4" w:rsidP="003E7F8A"/>
        </w:tc>
        <w:tc>
          <w:tcPr>
            <w:tcW w:w="1620" w:type="dxa"/>
            <w:tcBorders>
              <w:top w:val="single" w:sz="4" w:space="0" w:color="auto"/>
              <w:left w:val="single" w:sz="4" w:space="0" w:color="auto"/>
              <w:bottom w:val="single" w:sz="4" w:space="0" w:color="auto"/>
              <w:right w:val="single" w:sz="4" w:space="0" w:color="auto"/>
            </w:tcBorders>
          </w:tcPr>
          <w:p w14:paraId="16D91F1B" w14:textId="77777777" w:rsidR="007608A4" w:rsidRPr="004B77C7" w:rsidRDefault="007608A4" w:rsidP="003E7F8A">
            <w:r w:rsidRPr="004B77C7">
              <w:t>HR Staff</w:t>
            </w:r>
          </w:p>
        </w:tc>
        <w:tc>
          <w:tcPr>
            <w:tcW w:w="1674" w:type="dxa"/>
            <w:tcBorders>
              <w:top w:val="single" w:sz="4" w:space="0" w:color="auto"/>
              <w:left w:val="single" w:sz="4" w:space="0" w:color="auto"/>
              <w:bottom w:val="single" w:sz="4" w:space="0" w:color="auto"/>
              <w:right w:val="single" w:sz="4" w:space="0" w:color="auto"/>
            </w:tcBorders>
          </w:tcPr>
          <w:p w14:paraId="228B1E9C" w14:textId="77777777" w:rsidR="007608A4" w:rsidRPr="004B77C7" w:rsidRDefault="007608A4" w:rsidP="003E7F8A"/>
        </w:tc>
      </w:tr>
    </w:tbl>
    <w:p w14:paraId="75A42D5B" w14:textId="507B6F8C" w:rsidR="00A22207" w:rsidRPr="004B77C7" w:rsidRDefault="00A22207" w:rsidP="00CB16FA">
      <w:r w:rsidRPr="004B77C7">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E73884" w:rsidRPr="004B77C7" w14:paraId="05A8A07E" w14:textId="77777777" w:rsidTr="003E7F8A">
        <w:trPr>
          <w:trHeight w:val="287"/>
          <w:tblHeader/>
          <w:jc w:val="center"/>
        </w:trPr>
        <w:tc>
          <w:tcPr>
            <w:tcW w:w="9397" w:type="dxa"/>
            <w:gridSpan w:val="4"/>
          </w:tcPr>
          <w:p w14:paraId="058D5185" w14:textId="77777777" w:rsidR="00E73884" w:rsidRPr="004B77C7" w:rsidRDefault="00E73884" w:rsidP="003E7F8A">
            <w:pPr>
              <w:tabs>
                <w:tab w:val="left" w:pos="3735"/>
                <w:tab w:val="center" w:pos="4590"/>
              </w:tabs>
              <w:rPr>
                <w:sz w:val="16"/>
                <w:szCs w:val="16"/>
              </w:rPr>
            </w:pPr>
          </w:p>
          <w:p w14:paraId="197D1D08" w14:textId="38AE3380" w:rsidR="00E73884" w:rsidRPr="004B77C7" w:rsidRDefault="00BC5EA0" w:rsidP="003E7F8A">
            <w:pPr>
              <w:tabs>
                <w:tab w:val="left" w:pos="3735"/>
                <w:tab w:val="center" w:pos="4590"/>
              </w:tabs>
              <w:jc w:val="center"/>
            </w:pPr>
            <w:del w:id="379" w:author="Noel M. Cainglet" w:date="2017-10-06T17:12:00Z">
              <w:r w:rsidRPr="004B77C7" w:rsidDel="00830D61">
                <w:delText xml:space="preserve">Ship </w:delText>
              </w:r>
            </w:del>
            <w:r w:rsidRPr="004B77C7">
              <w:t>Personnel Accidents</w:t>
            </w:r>
            <w:r w:rsidR="00354ACF" w:rsidRPr="004B77C7">
              <w:t xml:space="preserve"> Onboard</w:t>
            </w:r>
          </w:p>
          <w:p w14:paraId="6FCF7AD8" w14:textId="77777777" w:rsidR="00E73884" w:rsidRPr="004B77C7" w:rsidRDefault="00E73884" w:rsidP="003E7F8A">
            <w:pPr>
              <w:tabs>
                <w:tab w:val="left" w:pos="3735"/>
                <w:tab w:val="center" w:pos="4590"/>
              </w:tabs>
              <w:rPr>
                <w:sz w:val="16"/>
                <w:szCs w:val="16"/>
              </w:rPr>
            </w:pPr>
            <w:r w:rsidRPr="004B77C7">
              <w:rPr>
                <w:sz w:val="16"/>
                <w:szCs w:val="16"/>
              </w:rPr>
              <w:tab/>
            </w:r>
          </w:p>
        </w:tc>
      </w:tr>
      <w:tr w:rsidR="00E73884" w:rsidRPr="004B77C7" w14:paraId="6A72E87B" w14:textId="77777777" w:rsidTr="003E7F8A">
        <w:trPr>
          <w:trHeight w:val="339"/>
          <w:tblHeader/>
          <w:jc w:val="center"/>
        </w:trPr>
        <w:tc>
          <w:tcPr>
            <w:tcW w:w="676" w:type="dxa"/>
            <w:vAlign w:val="bottom"/>
          </w:tcPr>
          <w:p w14:paraId="3121A42B" w14:textId="77777777" w:rsidR="00E73884" w:rsidRPr="004B77C7" w:rsidRDefault="00E73884" w:rsidP="003E7F8A">
            <w:pPr>
              <w:jc w:val="center"/>
            </w:pPr>
            <w:r w:rsidRPr="004B77C7">
              <w:t>Step No.</w:t>
            </w:r>
          </w:p>
        </w:tc>
        <w:tc>
          <w:tcPr>
            <w:tcW w:w="5427" w:type="dxa"/>
            <w:vAlign w:val="bottom"/>
          </w:tcPr>
          <w:p w14:paraId="72A3C768" w14:textId="77777777" w:rsidR="00E73884" w:rsidRPr="004B77C7" w:rsidRDefault="00E73884" w:rsidP="003E7F8A">
            <w:pPr>
              <w:jc w:val="center"/>
            </w:pPr>
            <w:r w:rsidRPr="004B77C7">
              <w:t>Activity</w:t>
            </w:r>
          </w:p>
        </w:tc>
        <w:tc>
          <w:tcPr>
            <w:tcW w:w="1620" w:type="dxa"/>
            <w:vAlign w:val="bottom"/>
          </w:tcPr>
          <w:p w14:paraId="1025CD0E" w14:textId="77777777" w:rsidR="00E73884" w:rsidRPr="004B77C7" w:rsidRDefault="00E73884" w:rsidP="003E7F8A">
            <w:pPr>
              <w:jc w:val="center"/>
            </w:pPr>
            <w:r w:rsidRPr="004B77C7">
              <w:t>Personnel</w:t>
            </w:r>
          </w:p>
          <w:p w14:paraId="153857B2" w14:textId="77777777" w:rsidR="00E73884" w:rsidRPr="004B77C7" w:rsidRDefault="00E73884" w:rsidP="003E7F8A">
            <w:pPr>
              <w:jc w:val="center"/>
            </w:pPr>
            <w:r w:rsidRPr="004B77C7">
              <w:t>Involved</w:t>
            </w:r>
          </w:p>
        </w:tc>
        <w:tc>
          <w:tcPr>
            <w:tcW w:w="1674" w:type="dxa"/>
            <w:vAlign w:val="bottom"/>
          </w:tcPr>
          <w:p w14:paraId="2D8917B0" w14:textId="77777777" w:rsidR="00E73884" w:rsidRPr="004B77C7" w:rsidRDefault="00E73884" w:rsidP="003E7F8A">
            <w:pPr>
              <w:jc w:val="center"/>
            </w:pPr>
            <w:r w:rsidRPr="004B77C7">
              <w:t>Business</w:t>
            </w:r>
          </w:p>
          <w:p w14:paraId="7F5E9479" w14:textId="77777777" w:rsidR="00E73884" w:rsidRPr="004B77C7" w:rsidRDefault="00E73884" w:rsidP="003E7F8A">
            <w:pPr>
              <w:jc w:val="center"/>
            </w:pPr>
            <w:r w:rsidRPr="004B77C7">
              <w:t>Forms</w:t>
            </w:r>
          </w:p>
        </w:tc>
      </w:tr>
      <w:tr w:rsidR="00E73884" w:rsidRPr="004B77C7" w14:paraId="23A99CDA" w14:textId="77777777" w:rsidTr="003E7F8A">
        <w:trPr>
          <w:trHeight w:val="215"/>
          <w:jc w:val="center"/>
        </w:trPr>
        <w:tc>
          <w:tcPr>
            <w:tcW w:w="676" w:type="dxa"/>
            <w:tcBorders>
              <w:bottom w:val="single" w:sz="4" w:space="0" w:color="auto"/>
            </w:tcBorders>
          </w:tcPr>
          <w:p w14:paraId="554DA0B5" w14:textId="77777777" w:rsidR="00E73884" w:rsidRPr="004B77C7" w:rsidRDefault="00E73884" w:rsidP="003E7F8A">
            <w:pPr>
              <w:jc w:val="center"/>
            </w:pPr>
            <w:r w:rsidRPr="004B77C7">
              <w:t>1</w:t>
            </w:r>
          </w:p>
        </w:tc>
        <w:tc>
          <w:tcPr>
            <w:tcW w:w="5427" w:type="dxa"/>
            <w:tcBorders>
              <w:bottom w:val="single" w:sz="4" w:space="0" w:color="auto"/>
            </w:tcBorders>
          </w:tcPr>
          <w:p w14:paraId="1FD9A26B" w14:textId="77777777" w:rsidR="00E73884" w:rsidRPr="004B77C7" w:rsidRDefault="000624B2" w:rsidP="003E7F8A">
            <w:r w:rsidRPr="004B77C7">
              <w:t>Seek medical assistance and treatment.</w:t>
            </w:r>
          </w:p>
          <w:p w14:paraId="10D14C79" w14:textId="066E0A5B" w:rsidR="000624B2" w:rsidRPr="004B77C7" w:rsidRDefault="000624B2" w:rsidP="003E7F8A"/>
        </w:tc>
        <w:tc>
          <w:tcPr>
            <w:tcW w:w="1620" w:type="dxa"/>
            <w:tcBorders>
              <w:bottom w:val="single" w:sz="4" w:space="0" w:color="auto"/>
            </w:tcBorders>
          </w:tcPr>
          <w:p w14:paraId="0C92A30C" w14:textId="77777777" w:rsidR="00E73884" w:rsidRPr="004B77C7" w:rsidRDefault="00CF0FAD" w:rsidP="003E7F8A">
            <w:r w:rsidRPr="004B77C7">
              <w:t>Injured Employee</w:t>
            </w:r>
          </w:p>
          <w:p w14:paraId="486F6A04" w14:textId="53A2187F" w:rsidR="00CF0FAD" w:rsidRPr="004B77C7" w:rsidRDefault="00CF0FAD" w:rsidP="003E7F8A"/>
        </w:tc>
        <w:tc>
          <w:tcPr>
            <w:tcW w:w="1674" w:type="dxa"/>
            <w:tcBorders>
              <w:bottom w:val="single" w:sz="4" w:space="0" w:color="auto"/>
            </w:tcBorders>
          </w:tcPr>
          <w:p w14:paraId="7542EDCC" w14:textId="77777777" w:rsidR="00E73884" w:rsidRPr="004B77C7" w:rsidRDefault="00E73884" w:rsidP="003E7F8A"/>
        </w:tc>
      </w:tr>
      <w:tr w:rsidR="00E73884" w:rsidRPr="004B77C7" w14:paraId="7A110D1D" w14:textId="77777777" w:rsidTr="000624B2">
        <w:trPr>
          <w:trHeight w:val="161"/>
          <w:jc w:val="center"/>
        </w:trPr>
        <w:tc>
          <w:tcPr>
            <w:tcW w:w="676" w:type="dxa"/>
          </w:tcPr>
          <w:p w14:paraId="3CF326D8" w14:textId="77777777" w:rsidR="00E73884" w:rsidRPr="004B77C7" w:rsidRDefault="00E73884" w:rsidP="003E7F8A">
            <w:pPr>
              <w:jc w:val="center"/>
            </w:pPr>
            <w:r w:rsidRPr="004B77C7">
              <w:t>2</w:t>
            </w:r>
          </w:p>
        </w:tc>
        <w:tc>
          <w:tcPr>
            <w:tcW w:w="5427" w:type="dxa"/>
          </w:tcPr>
          <w:p w14:paraId="7D1FD5E6" w14:textId="77777777" w:rsidR="00E73884" w:rsidRPr="004B77C7" w:rsidRDefault="000624B2" w:rsidP="003E7F8A">
            <w:pPr>
              <w:tabs>
                <w:tab w:val="left" w:pos="1196"/>
              </w:tabs>
            </w:pPr>
            <w:r w:rsidRPr="004B77C7">
              <w:t>Respond immediately to injured employee, provide necessary first aid treatment and determine degree of injury.</w:t>
            </w:r>
          </w:p>
          <w:p w14:paraId="618E654B" w14:textId="77777777" w:rsidR="000624B2" w:rsidRPr="004B77C7" w:rsidRDefault="000624B2" w:rsidP="003E7F8A">
            <w:pPr>
              <w:tabs>
                <w:tab w:val="left" w:pos="1196"/>
              </w:tabs>
            </w:pPr>
          </w:p>
          <w:p w14:paraId="51E1CCA9" w14:textId="08EB7C9C" w:rsidR="000624B2" w:rsidRPr="004B77C7" w:rsidRDefault="000624B2" w:rsidP="003E7F8A">
            <w:pPr>
              <w:tabs>
                <w:tab w:val="left" w:pos="1196"/>
              </w:tabs>
            </w:pPr>
            <w:r w:rsidRPr="004B77C7">
              <w:t>If the injury requires exte</w:t>
            </w:r>
            <w:r w:rsidR="00323979" w:rsidRPr="004B77C7">
              <w:t xml:space="preserve">nsive medical treatment, notify </w:t>
            </w:r>
            <w:r w:rsidRPr="004B77C7">
              <w:t>DPA and ask permission to</w:t>
            </w:r>
            <w:ins w:id="380" w:author="Noel M. Cainglet" w:date="2017-10-06T17:12:00Z">
              <w:r w:rsidR="00E204DB" w:rsidRPr="004B77C7">
                <w:t xml:space="preserve"> transport injured employee to </w:t>
              </w:r>
            </w:ins>
            <w:del w:id="381" w:author="Noel M. Cainglet" w:date="2017-10-06T17:12:00Z">
              <w:r w:rsidRPr="004B77C7" w:rsidDel="00E204DB">
                <w:delText xml:space="preserve"> d</w:delText>
              </w:r>
              <w:r w:rsidR="00B4037F" w:rsidRPr="004B77C7" w:rsidDel="00E204DB">
                <w:delText xml:space="preserve">ock vessel to </w:delText>
              </w:r>
            </w:del>
            <w:r w:rsidR="00B4037F" w:rsidRPr="004B77C7">
              <w:t>nearest port area</w:t>
            </w:r>
            <w:ins w:id="382" w:author="Noel M. Cainglet" w:date="2017-10-06T17:13:00Z">
              <w:r w:rsidR="00EF7BD7" w:rsidRPr="004B77C7">
                <w:t>.</w:t>
              </w:r>
            </w:ins>
            <w:del w:id="383" w:author="Noel M. Cainglet" w:date="2017-10-06T17:13:00Z">
              <w:r w:rsidR="00B4037F" w:rsidRPr="004B77C7" w:rsidDel="00EF7BD7">
                <w:delText xml:space="preserve"> and</w:delText>
              </w:r>
              <w:r w:rsidR="00061BCE" w:rsidRPr="004B77C7" w:rsidDel="00EF7BD7">
                <w:delText xml:space="preserve"> to </w:delText>
              </w:r>
              <w:r w:rsidR="00B4037F" w:rsidRPr="004B77C7" w:rsidDel="00EF7BD7">
                <w:delText xml:space="preserve">transport </w:delText>
              </w:r>
              <w:r w:rsidR="00B91E20" w:rsidRPr="004B77C7" w:rsidDel="00EF7BD7">
                <w:delText xml:space="preserve">the injured employee </w:delText>
              </w:r>
              <w:r w:rsidR="00B4037F" w:rsidRPr="004B77C7" w:rsidDel="00EF7BD7">
                <w:delText>to nearest medical facility.</w:delText>
              </w:r>
            </w:del>
          </w:p>
          <w:p w14:paraId="694870CF" w14:textId="68EFC83D" w:rsidR="000624B2" w:rsidRPr="004B77C7" w:rsidRDefault="000624B2" w:rsidP="003E7F8A">
            <w:pPr>
              <w:tabs>
                <w:tab w:val="left" w:pos="1196"/>
              </w:tabs>
            </w:pPr>
          </w:p>
        </w:tc>
        <w:tc>
          <w:tcPr>
            <w:tcW w:w="1620" w:type="dxa"/>
          </w:tcPr>
          <w:p w14:paraId="33C78BDD" w14:textId="237EF249" w:rsidR="00E73884" w:rsidRPr="004B77C7" w:rsidRDefault="00DE3183" w:rsidP="003E7F8A">
            <w:r w:rsidRPr="004B77C7">
              <w:t>Chief Mate</w:t>
            </w:r>
          </w:p>
        </w:tc>
        <w:tc>
          <w:tcPr>
            <w:tcW w:w="1674" w:type="dxa"/>
          </w:tcPr>
          <w:p w14:paraId="094D6B10" w14:textId="0ED1A6F9" w:rsidR="00E73884" w:rsidRPr="004B77C7" w:rsidRDefault="00E73884" w:rsidP="003E7F8A"/>
        </w:tc>
      </w:tr>
      <w:tr w:rsidR="000624B2" w:rsidRPr="004B77C7" w14:paraId="3AA6C4FC" w14:textId="77777777" w:rsidTr="000624B2">
        <w:trPr>
          <w:trHeight w:val="161"/>
          <w:jc w:val="center"/>
        </w:trPr>
        <w:tc>
          <w:tcPr>
            <w:tcW w:w="676" w:type="dxa"/>
          </w:tcPr>
          <w:p w14:paraId="34841382" w14:textId="633695CF" w:rsidR="000624B2" w:rsidRPr="004B77C7" w:rsidRDefault="00E434FC" w:rsidP="003E7F8A">
            <w:pPr>
              <w:jc w:val="center"/>
            </w:pPr>
            <w:r w:rsidRPr="004B77C7">
              <w:t>3</w:t>
            </w:r>
          </w:p>
        </w:tc>
        <w:tc>
          <w:tcPr>
            <w:tcW w:w="5427" w:type="dxa"/>
          </w:tcPr>
          <w:p w14:paraId="0EE178D6" w14:textId="0646F5B8" w:rsidR="000624B2" w:rsidRPr="004B77C7" w:rsidRDefault="00640122" w:rsidP="003E7F8A">
            <w:pPr>
              <w:tabs>
                <w:tab w:val="left" w:pos="1196"/>
              </w:tabs>
            </w:pPr>
            <w:r w:rsidRPr="004B77C7">
              <w:t>C</w:t>
            </w:r>
            <w:r w:rsidR="00E434FC" w:rsidRPr="004B77C7">
              <w:t>ontact nearest medical clinic an</w:t>
            </w:r>
            <w:r w:rsidRPr="004B77C7">
              <w:t>d relevant regulatory authority upon permission from DPA.</w:t>
            </w:r>
          </w:p>
          <w:p w14:paraId="49ED3805" w14:textId="73513EC1" w:rsidR="00E434FC" w:rsidRPr="004B77C7" w:rsidRDefault="00E434FC" w:rsidP="003E7F8A">
            <w:pPr>
              <w:tabs>
                <w:tab w:val="left" w:pos="1196"/>
              </w:tabs>
            </w:pPr>
          </w:p>
        </w:tc>
        <w:tc>
          <w:tcPr>
            <w:tcW w:w="1620" w:type="dxa"/>
          </w:tcPr>
          <w:p w14:paraId="2C8AF0D5" w14:textId="4E00664E" w:rsidR="000624B2" w:rsidRPr="004B77C7" w:rsidRDefault="00DE3183" w:rsidP="003E7F8A">
            <w:r w:rsidRPr="004B77C7">
              <w:t>Chief Mate</w:t>
            </w:r>
          </w:p>
        </w:tc>
        <w:tc>
          <w:tcPr>
            <w:tcW w:w="1674" w:type="dxa"/>
          </w:tcPr>
          <w:p w14:paraId="6945ED20" w14:textId="77777777" w:rsidR="000624B2" w:rsidRPr="004B77C7" w:rsidRDefault="000624B2" w:rsidP="003E7F8A"/>
        </w:tc>
      </w:tr>
      <w:tr w:rsidR="000624B2" w:rsidRPr="004B77C7" w14:paraId="4EF3C072" w14:textId="77777777" w:rsidTr="000624B2">
        <w:trPr>
          <w:trHeight w:val="161"/>
          <w:jc w:val="center"/>
        </w:trPr>
        <w:tc>
          <w:tcPr>
            <w:tcW w:w="676" w:type="dxa"/>
          </w:tcPr>
          <w:p w14:paraId="7DBBA2E0" w14:textId="4C2CF22D" w:rsidR="000624B2" w:rsidRPr="004B77C7" w:rsidRDefault="00A4100A" w:rsidP="003E7F8A">
            <w:pPr>
              <w:jc w:val="center"/>
            </w:pPr>
            <w:r w:rsidRPr="004B77C7">
              <w:t>4</w:t>
            </w:r>
          </w:p>
        </w:tc>
        <w:tc>
          <w:tcPr>
            <w:tcW w:w="5427" w:type="dxa"/>
          </w:tcPr>
          <w:p w14:paraId="087912E2" w14:textId="77777777" w:rsidR="000624B2" w:rsidRPr="004B77C7" w:rsidRDefault="009D161E" w:rsidP="003E7F8A">
            <w:pPr>
              <w:tabs>
                <w:tab w:val="left" w:pos="1196"/>
              </w:tabs>
            </w:pPr>
            <w:r w:rsidRPr="004B77C7">
              <w:t>Prepare Personnel Accident Report Form (PARF).</w:t>
            </w:r>
          </w:p>
          <w:p w14:paraId="22645686" w14:textId="6652905C" w:rsidR="009D161E" w:rsidRPr="004B77C7" w:rsidRDefault="009D161E" w:rsidP="003E7F8A">
            <w:pPr>
              <w:tabs>
                <w:tab w:val="left" w:pos="1196"/>
              </w:tabs>
            </w:pPr>
          </w:p>
        </w:tc>
        <w:tc>
          <w:tcPr>
            <w:tcW w:w="1620" w:type="dxa"/>
          </w:tcPr>
          <w:p w14:paraId="7E5822ED" w14:textId="3170B534" w:rsidR="000624B2" w:rsidRPr="004B77C7" w:rsidRDefault="00DE3183" w:rsidP="003E7F8A">
            <w:r w:rsidRPr="004B77C7">
              <w:t>Chief Mate</w:t>
            </w:r>
          </w:p>
        </w:tc>
        <w:tc>
          <w:tcPr>
            <w:tcW w:w="1674" w:type="dxa"/>
          </w:tcPr>
          <w:p w14:paraId="72BCC12D" w14:textId="3C1816A4" w:rsidR="000624B2" w:rsidRPr="004B77C7" w:rsidRDefault="00460971" w:rsidP="003E7F8A">
            <w:r w:rsidRPr="004B77C7">
              <w:t>Duly filled-out PARF</w:t>
            </w:r>
          </w:p>
          <w:p w14:paraId="1640CC8B" w14:textId="5704EB1E" w:rsidR="00460971" w:rsidRPr="004B77C7" w:rsidRDefault="00460971" w:rsidP="003E7F8A"/>
        </w:tc>
      </w:tr>
      <w:tr w:rsidR="00195AB6" w:rsidRPr="004B77C7" w14:paraId="1E2E5CBC" w14:textId="77777777" w:rsidTr="000624B2">
        <w:trPr>
          <w:trHeight w:val="161"/>
          <w:jc w:val="center"/>
        </w:trPr>
        <w:tc>
          <w:tcPr>
            <w:tcW w:w="676" w:type="dxa"/>
          </w:tcPr>
          <w:p w14:paraId="386BD934" w14:textId="5DFF2534" w:rsidR="00195AB6" w:rsidRPr="004B77C7" w:rsidRDefault="00195AB6" w:rsidP="00195AB6">
            <w:pPr>
              <w:jc w:val="center"/>
            </w:pPr>
            <w:r w:rsidRPr="004B77C7">
              <w:t>5</w:t>
            </w:r>
          </w:p>
        </w:tc>
        <w:tc>
          <w:tcPr>
            <w:tcW w:w="5427" w:type="dxa"/>
          </w:tcPr>
          <w:p w14:paraId="1BBA59E6" w14:textId="77777777" w:rsidR="00195AB6" w:rsidRPr="004B77C7" w:rsidRDefault="00195AB6" w:rsidP="00195AB6">
            <w:pPr>
              <w:tabs>
                <w:tab w:val="left" w:pos="1196"/>
              </w:tabs>
            </w:pPr>
            <w:r w:rsidRPr="004B77C7">
              <w:t>Notes on the PARF and furnish copy to DPA and HR Department.</w:t>
            </w:r>
          </w:p>
          <w:p w14:paraId="1C78710A" w14:textId="322DA25B" w:rsidR="00195AB6" w:rsidRPr="004B77C7" w:rsidRDefault="00195AB6" w:rsidP="00195AB6">
            <w:pPr>
              <w:tabs>
                <w:tab w:val="left" w:pos="1196"/>
              </w:tabs>
            </w:pPr>
          </w:p>
        </w:tc>
        <w:tc>
          <w:tcPr>
            <w:tcW w:w="1620" w:type="dxa"/>
          </w:tcPr>
          <w:p w14:paraId="53955B9B" w14:textId="262941D6" w:rsidR="00195AB6" w:rsidRPr="004B77C7" w:rsidRDefault="00E71199" w:rsidP="00195AB6">
            <w:r w:rsidRPr="004B77C7">
              <w:t>Master</w:t>
            </w:r>
          </w:p>
        </w:tc>
        <w:tc>
          <w:tcPr>
            <w:tcW w:w="1674" w:type="dxa"/>
          </w:tcPr>
          <w:p w14:paraId="23E83462" w14:textId="77777777" w:rsidR="00195AB6" w:rsidRPr="004B77C7" w:rsidRDefault="00195AB6" w:rsidP="00195AB6"/>
        </w:tc>
      </w:tr>
      <w:tr w:rsidR="00195AB6" w:rsidRPr="004B77C7" w14:paraId="42A4AF89" w14:textId="77777777" w:rsidTr="000624B2">
        <w:trPr>
          <w:trHeight w:val="161"/>
          <w:jc w:val="center"/>
        </w:trPr>
        <w:tc>
          <w:tcPr>
            <w:tcW w:w="676" w:type="dxa"/>
          </w:tcPr>
          <w:p w14:paraId="5C65B8D3" w14:textId="204322C5" w:rsidR="00195AB6" w:rsidRPr="004B77C7" w:rsidRDefault="00195AB6" w:rsidP="00195AB6">
            <w:pPr>
              <w:jc w:val="center"/>
            </w:pPr>
            <w:r w:rsidRPr="004B77C7">
              <w:t>6</w:t>
            </w:r>
          </w:p>
        </w:tc>
        <w:tc>
          <w:tcPr>
            <w:tcW w:w="5427" w:type="dxa"/>
          </w:tcPr>
          <w:p w14:paraId="54BB87AC" w14:textId="77777777" w:rsidR="00195AB6" w:rsidRPr="004B77C7" w:rsidRDefault="00195AB6" w:rsidP="00195AB6">
            <w:pPr>
              <w:tabs>
                <w:tab w:val="left" w:pos="1196"/>
              </w:tabs>
            </w:pPr>
            <w:r w:rsidRPr="004B77C7">
              <w:t>Receive PARF.</w:t>
            </w:r>
          </w:p>
          <w:p w14:paraId="45704B19" w14:textId="0036E353" w:rsidR="00195AB6" w:rsidRPr="004B77C7" w:rsidRDefault="00195AB6" w:rsidP="00195AB6">
            <w:pPr>
              <w:tabs>
                <w:tab w:val="left" w:pos="1196"/>
              </w:tabs>
            </w:pPr>
          </w:p>
        </w:tc>
        <w:tc>
          <w:tcPr>
            <w:tcW w:w="1620" w:type="dxa"/>
          </w:tcPr>
          <w:p w14:paraId="7FFDCCC1" w14:textId="212D78AC" w:rsidR="00195AB6" w:rsidRPr="004B77C7" w:rsidRDefault="00195AB6" w:rsidP="00195AB6">
            <w:r w:rsidRPr="004B77C7">
              <w:t>HR Staff</w:t>
            </w:r>
          </w:p>
        </w:tc>
        <w:tc>
          <w:tcPr>
            <w:tcW w:w="1674" w:type="dxa"/>
          </w:tcPr>
          <w:p w14:paraId="46A4FDAD" w14:textId="77777777" w:rsidR="00195AB6" w:rsidRPr="004B77C7" w:rsidRDefault="00195AB6" w:rsidP="00195AB6"/>
        </w:tc>
      </w:tr>
      <w:tr w:rsidR="00195AB6" w:rsidRPr="004B77C7" w14:paraId="09AB5522" w14:textId="77777777" w:rsidTr="000624B2">
        <w:trPr>
          <w:trHeight w:val="161"/>
          <w:jc w:val="center"/>
        </w:trPr>
        <w:tc>
          <w:tcPr>
            <w:tcW w:w="676" w:type="dxa"/>
          </w:tcPr>
          <w:p w14:paraId="42EF04DE" w14:textId="4A99AFBD" w:rsidR="00195AB6" w:rsidRPr="004B77C7" w:rsidRDefault="00195AB6" w:rsidP="00195AB6">
            <w:pPr>
              <w:jc w:val="center"/>
            </w:pPr>
            <w:r w:rsidRPr="004B77C7">
              <w:t>7</w:t>
            </w:r>
          </w:p>
        </w:tc>
        <w:tc>
          <w:tcPr>
            <w:tcW w:w="5427" w:type="dxa"/>
          </w:tcPr>
          <w:p w14:paraId="187D2C05" w14:textId="5E64F18D" w:rsidR="00195AB6" w:rsidRPr="004B77C7" w:rsidRDefault="004D71DD" w:rsidP="00195AB6">
            <w:pPr>
              <w:tabs>
                <w:tab w:val="left" w:pos="1196"/>
              </w:tabs>
            </w:pPr>
            <w:r w:rsidRPr="004B77C7">
              <w:t xml:space="preserve">Coordinate with </w:t>
            </w:r>
            <w:r w:rsidR="00195AB6" w:rsidRPr="004B77C7">
              <w:t>DPA to conduct an investigation.</w:t>
            </w:r>
          </w:p>
          <w:p w14:paraId="669A9A47" w14:textId="72CF5F05" w:rsidR="00195AB6" w:rsidRPr="004B77C7" w:rsidRDefault="00195AB6" w:rsidP="00195AB6">
            <w:pPr>
              <w:tabs>
                <w:tab w:val="left" w:pos="1196"/>
              </w:tabs>
            </w:pPr>
          </w:p>
        </w:tc>
        <w:tc>
          <w:tcPr>
            <w:tcW w:w="1620" w:type="dxa"/>
          </w:tcPr>
          <w:p w14:paraId="541D89A2" w14:textId="5F7D1EF0" w:rsidR="00195AB6" w:rsidRPr="004B77C7" w:rsidRDefault="00195AB6" w:rsidP="00195AB6">
            <w:r w:rsidRPr="004B77C7">
              <w:t>HR Staff</w:t>
            </w:r>
          </w:p>
        </w:tc>
        <w:tc>
          <w:tcPr>
            <w:tcW w:w="1674" w:type="dxa"/>
          </w:tcPr>
          <w:p w14:paraId="0C35DEA7" w14:textId="77777777" w:rsidR="00195AB6" w:rsidRPr="004B77C7" w:rsidRDefault="00195AB6" w:rsidP="00195AB6"/>
        </w:tc>
      </w:tr>
      <w:tr w:rsidR="00195AB6" w:rsidRPr="004B77C7" w14:paraId="570CB803" w14:textId="77777777" w:rsidTr="000624B2">
        <w:trPr>
          <w:trHeight w:val="161"/>
          <w:jc w:val="center"/>
        </w:trPr>
        <w:tc>
          <w:tcPr>
            <w:tcW w:w="676" w:type="dxa"/>
          </w:tcPr>
          <w:p w14:paraId="0CEDB021" w14:textId="04F7CD24" w:rsidR="00195AB6" w:rsidRPr="004B77C7" w:rsidRDefault="00195AB6" w:rsidP="00195AB6">
            <w:pPr>
              <w:jc w:val="center"/>
            </w:pPr>
            <w:r w:rsidRPr="004B77C7">
              <w:t>8</w:t>
            </w:r>
          </w:p>
        </w:tc>
        <w:tc>
          <w:tcPr>
            <w:tcW w:w="5427" w:type="dxa"/>
          </w:tcPr>
          <w:p w14:paraId="4FB88189" w14:textId="00EAF053" w:rsidR="00195AB6" w:rsidRPr="004B77C7" w:rsidRDefault="00195AB6" w:rsidP="00195AB6">
            <w:pPr>
              <w:tabs>
                <w:tab w:val="left" w:pos="1196"/>
              </w:tabs>
            </w:pPr>
            <w:r w:rsidRPr="004B77C7">
              <w:t>Prepare HR Action Memo.</w:t>
            </w:r>
          </w:p>
          <w:p w14:paraId="158A8D00" w14:textId="77777777" w:rsidR="00195AB6" w:rsidRPr="004B77C7" w:rsidRDefault="00195AB6" w:rsidP="00195AB6">
            <w:pPr>
              <w:tabs>
                <w:tab w:val="left" w:pos="1196"/>
              </w:tabs>
            </w:pPr>
          </w:p>
        </w:tc>
        <w:tc>
          <w:tcPr>
            <w:tcW w:w="1620" w:type="dxa"/>
          </w:tcPr>
          <w:p w14:paraId="7F4FF683" w14:textId="1F4D8994" w:rsidR="00195AB6" w:rsidRPr="004B77C7" w:rsidRDefault="00195AB6" w:rsidP="00195AB6">
            <w:r w:rsidRPr="004B77C7">
              <w:t>HR Staff</w:t>
            </w:r>
          </w:p>
        </w:tc>
        <w:tc>
          <w:tcPr>
            <w:tcW w:w="1674" w:type="dxa"/>
          </w:tcPr>
          <w:p w14:paraId="099FC6AF" w14:textId="77777777" w:rsidR="00195AB6" w:rsidRPr="004B77C7" w:rsidRDefault="00195AB6" w:rsidP="00195AB6">
            <w:r w:rsidRPr="004B77C7">
              <w:t>Duly filled-out IIRF</w:t>
            </w:r>
          </w:p>
          <w:p w14:paraId="39B104AA" w14:textId="719C0604" w:rsidR="00195AB6" w:rsidRPr="004B77C7" w:rsidRDefault="00195AB6" w:rsidP="00195AB6"/>
        </w:tc>
      </w:tr>
      <w:tr w:rsidR="00195AB6" w:rsidRPr="004B77C7" w14:paraId="70B23E85" w14:textId="77777777" w:rsidTr="000624B2">
        <w:trPr>
          <w:trHeight w:val="161"/>
          <w:jc w:val="center"/>
        </w:trPr>
        <w:tc>
          <w:tcPr>
            <w:tcW w:w="676" w:type="dxa"/>
          </w:tcPr>
          <w:p w14:paraId="6C806729" w14:textId="31858BA3" w:rsidR="00195AB6" w:rsidRPr="004B77C7" w:rsidRDefault="00195AB6" w:rsidP="00195AB6">
            <w:pPr>
              <w:jc w:val="center"/>
            </w:pPr>
            <w:r w:rsidRPr="004B77C7">
              <w:t>9</w:t>
            </w:r>
          </w:p>
        </w:tc>
        <w:tc>
          <w:tcPr>
            <w:tcW w:w="5427" w:type="dxa"/>
          </w:tcPr>
          <w:p w14:paraId="5B321056" w14:textId="77777777" w:rsidR="00195AB6" w:rsidRPr="004B77C7" w:rsidRDefault="00195AB6" w:rsidP="00195AB6">
            <w:pPr>
              <w:tabs>
                <w:tab w:val="left" w:pos="1196"/>
              </w:tabs>
            </w:pPr>
            <w:r w:rsidRPr="004B77C7">
              <w:t>Review HR Action Memo and signs for recommending approval.</w:t>
            </w:r>
          </w:p>
          <w:p w14:paraId="150286BC" w14:textId="604F3F08" w:rsidR="00195AB6" w:rsidRPr="004B77C7" w:rsidRDefault="00195AB6" w:rsidP="00195AB6">
            <w:pPr>
              <w:tabs>
                <w:tab w:val="left" w:pos="1196"/>
              </w:tabs>
            </w:pPr>
          </w:p>
        </w:tc>
        <w:tc>
          <w:tcPr>
            <w:tcW w:w="1620" w:type="dxa"/>
          </w:tcPr>
          <w:p w14:paraId="1CF79112" w14:textId="5CDF7709" w:rsidR="00195AB6" w:rsidRPr="004B77C7" w:rsidRDefault="00195AB6" w:rsidP="00195AB6">
            <w:r w:rsidRPr="004B77C7">
              <w:t>HR Manager</w:t>
            </w:r>
          </w:p>
        </w:tc>
        <w:tc>
          <w:tcPr>
            <w:tcW w:w="1674" w:type="dxa"/>
          </w:tcPr>
          <w:p w14:paraId="608530E9" w14:textId="77777777" w:rsidR="00195AB6" w:rsidRPr="004B77C7" w:rsidRDefault="00195AB6" w:rsidP="00195AB6"/>
        </w:tc>
      </w:tr>
      <w:tr w:rsidR="00195AB6" w:rsidRPr="004B77C7" w14:paraId="0718C5B7" w14:textId="77777777" w:rsidTr="000624B2">
        <w:trPr>
          <w:trHeight w:val="161"/>
          <w:jc w:val="center"/>
        </w:trPr>
        <w:tc>
          <w:tcPr>
            <w:tcW w:w="676" w:type="dxa"/>
          </w:tcPr>
          <w:p w14:paraId="26DE9B90" w14:textId="6B4AB079" w:rsidR="00195AB6" w:rsidRPr="004B77C7" w:rsidRDefault="00195AB6" w:rsidP="00195AB6">
            <w:pPr>
              <w:jc w:val="center"/>
            </w:pPr>
            <w:r w:rsidRPr="004B77C7">
              <w:t>10</w:t>
            </w:r>
          </w:p>
        </w:tc>
        <w:tc>
          <w:tcPr>
            <w:tcW w:w="5427" w:type="dxa"/>
          </w:tcPr>
          <w:p w14:paraId="486DA82C" w14:textId="475F0FCD" w:rsidR="00195AB6" w:rsidRPr="004B77C7" w:rsidRDefault="00195AB6" w:rsidP="00195AB6">
            <w:pPr>
              <w:tabs>
                <w:tab w:val="left" w:pos="1196"/>
              </w:tabs>
            </w:pPr>
            <w:r w:rsidRPr="004B77C7">
              <w:t>Approve HR Action Memo.</w:t>
            </w:r>
          </w:p>
          <w:p w14:paraId="4502AB8B" w14:textId="64C3D921" w:rsidR="00195AB6" w:rsidRPr="004B77C7" w:rsidRDefault="00195AB6" w:rsidP="00195AB6">
            <w:pPr>
              <w:tabs>
                <w:tab w:val="left" w:pos="1196"/>
              </w:tabs>
            </w:pPr>
          </w:p>
        </w:tc>
        <w:tc>
          <w:tcPr>
            <w:tcW w:w="1620" w:type="dxa"/>
          </w:tcPr>
          <w:p w14:paraId="70137BC9" w14:textId="707A1E31" w:rsidR="00195AB6" w:rsidRPr="004B77C7" w:rsidRDefault="00195AB6" w:rsidP="00195AB6">
            <w:r w:rsidRPr="004B77C7">
              <w:t>DPA</w:t>
            </w:r>
          </w:p>
          <w:p w14:paraId="127BD13C" w14:textId="147BE52C" w:rsidR="00195AB6" w:rsidRPr="004B77C7" w:rsidRDefault="00195AB6" w:rsidP="00195AB6"/>
        </w:tc>
        <w:tc>
          <w:tcPr>
            <w:tcW w:w="1674" w:type="dxa"/>
          </w:tcPr>
          <w:p w14:paraId="3316A731" w14:textId="47AD6AAB" w:rsidR="00195AB6" w:rsidRPr="004B77C7" w:rsidRDefault="00195AB6" w:rsidP="00195AB6">
            <w:r w:rsidRPr="004B77C7">
              <w:t>Duly filled-out and noted IIRF</w:t>
            </w:r>
          </w:p>
        </w:tc>
      </w:tr>
      <w:tr w:rsidR="00195AB6" w:rsidRPr="004B77C7" w14:paraId="01EDD061" w14:textId="77777777" w:rsidTr="000624B2">
        <w:trPr>
          <w:trHeight w:val="161"/>
          <w:jc w:val="center"/>
        </w:trPr>
        <w:tc>
          <w:tcPr>
            <w:tcW w:w="676" w:type="dxa"/>
          </w:tcPr>
          <w:p w14:paraId="15DDC417" w14:textId="2B60FE01" w:rsidR="00195AB6" w:rsidRPr="004B77C7" w:rsidRDefault="00195AB6" w:rsidP="00195AB6">
            <w:pPr>
              <w:jc w:val="center"/>
            </w:pPr>
            <w:r w:rsidRPr="004B77C7">
              <w:t>11</w:t>
            </w:r>
          </w:p>
        </w:tc>
        <w:tc>
          <w:tcPr>
            <w:tcW w:w="5427" w:type="dxa"/>
          </w:tcPr>
          <w:p w14:paraId="7743BEF4" w14:textId="77777777" w:rsidR="00195AB6" w:rsidRPr="004B77C7" w:rsidRDefault="00195AB6" w:rsidP="00195AB6">
            <w:pPr>
              <w:tabs>
                <w:tab w:val="left" w:pos="1196"/>
              </w:tabs>
            </w:pPr>
            <w:r w:rsidRPr="004B77C7">
              <w:t>Processes all necessary documentations.</w:t>
            </w:r>
          </w:p>
          <w:p w14:paraId="77B86A03" w14:textId="2B40FD57" w:rsidR="00195AB6" w:rsidRPr="004B77C7" w:rsidRDefault="00195AB6" w:rsidP="00195AB6">
            <w:pPr>
              <w:tabs>
                <w:tab w:val="left" w:pos="1196"/>
              </w:tabs>
            </w:pPr>
          </w:p>
        </w:tc>
        <w:tc>
          <w:tcPr>
            <w:tcW w:w="1620" w:type="dxa"/>
          </w:tcPr>
          <w:p w14:paraId="78C7F61D" w14:textId="03106D74" w:rsidR="00195AB6" w:rsidRPr="004B77C7" w:rsidRDefault="00195AB6" w:rsidP="00195AB6">
            <w:r w:rsidRPr="004B77C7">
              <w:t>HR Staff</w:t>
            </w:r>
          </w:p>
        </w:tc>
        <w:tc>
          <w:tcPr>
            <w:tcW w:w="1674" w:type="dxa"/>
          </w:tcPr>
          <w:p w14:paraId="2A39AEA6" w14:textId="77777777" w:rsidR="00195AB6" w:rsidRPr="004B77C7" w:rsidRDefault="00195AB6" w:rsidP="00195AB6"/>
        </w:tc>
      </w:tr>
      <w:tr w:rsidR="002B1F8C" w:rsidRPr="004B77C7" w14:paraId="3B6217BD" w14:textId="77777777" w:rsidTr="000624B2">
        <w:trPr>
          <w:trHeight w:val="161"/>
          <w:jc w:val="center"/>
        </w:trPr>
        <w:tc>
          <w:tcPr>
            <w:tcW w:w="676" w:type="dxa"/>
          </w:tcPr>
          <w:p w14:paraId="72CBA58D" w14:textId="0D5D708A" w:rsidR="002B1F8C" w:rsidRPr="004B77C7" w:rsidRDefault="002B1F8C" w:rsidP="002B1F8C">
            <w:pPr>
              <w:jc w:val="center"/>
            </w:pPr>
            <w:r w:rsidRPr="004B77C7">
              <w:t>12</w:t>
            </w:r>
          </w:p>
        </w:tc>
        <w:tc>
          <w:tcPr>
            <w:tcW w:w="5427" w:type="dxa"/>
          </w:tcPr>
          <w:p w14:paraId="26DB3D6D" w14:textId="216660EE" w:rsidR="002B1F8C" w:rsidRPr="004B77C7" w:rsidRDefault="002B1F8C" w:rsidP="002B1F8C">
            <w:pPr>
              <w:tabs>
                <w:tab w:val="left" w:pos="1196"/>
              </w:tabs>
            </w:pPr>
            <w:r w:rsidRPr="004B77C7">
              <w:t>Settle medical obligations, if any.</w:t>
            </w:r>
          </w:p>
          <w:p w14:paraId="56DC9110" w14:textId="77777777" w:rsidR="002B1F8C" w:rsidRPr="004B77C7" w:rsidRDefault="002B1F8C" w:rsidP="002B1F8C">
            <w:pPr>
              <w:tabs>
                <w:tab w:val="left" w:pos="1196"/>
              </w:tabs>
            </w:pPr>
          </w:p>
          <w:p w14:paraId="099AFFFF" w14:textId="740DF77E" w:rsidR="007F7E38" w:rsidRPr="004B77C7" w:rsidRDefault="007F7E38" w:rsidP="002B1F8C">
            <w:pPr>
              <w:tabs>
                <w:tab w:val="left" w:pos="1196"/>
              </w:tabs>
            </w:pPr>
          </w:p>
        </w:tc>
        <w:tc>
          <w:tcPr>
            <w:tcW w:w="1620" w:type="dxa"/>
          </w:tcPr>
          <w:p w14:paraId="1A5B9129" w14:textId="2DB40866" w:rsidR="002B1F8C" w:rsidRPr="004B77C7" w:rsidRDefault="002B1F8C" w:rsidP="002B1F8C">
            <w:r w:rsidRPr="004B77C7">
              <w:t>HR Staff</w:t>
            </w:r>
          </w:p>
        </w:tc>
        <w:tc>
          <w:tcPr>
            <w:tcW w:w="1674" w:type="dxa"/>
          </w:tcPr>
          <w:p w14:paraId="45DC9C39" w14:textId="77777777" w:rsidR="002B1F8C" w:rsidRPr="004B77C7" w:rsidRDefault="002B1F8C" w:rsidP="002B1F8C"/>
        </w:tc>
      </w:tr>
      <w:tr w:rsidR="002B1F8C" w:rsidRPr="004B77C7" w14:paraId="56369F83" w14:textId="77777777" w:rsidTr="000624B2">
        <w:trPr>
          <w:trHeight w:val="161"/>
          <w:jc w:val="center"/>
        </w:trPr>
        <w:tc>
          <w:tcPr>
            <w:tcW w:w="676" w:type="dxa"/>
          </w:tcPr>
          <w:p w14:paraId="1B5FC3F3" w14:textId="54B32218" w:rsidR="002B1F8C" w:rsidRPr="004B77C7" w:rsidRDefault="002B1F8C" w:rsidP="002B1F8C">
            <w:pPr>
              <w:jc w:val="center"/>
            </w:pPr>
            <w:r w:rsidRPr="004B77C7">
              <w:lastRenderedPageBreak/>
              <w:t>13</w:t>
            </w:r>
          </w:p>
        </w:tc>
        <w:tc>
          <w:tcPr>
            <w:tcW w:w="5427" w:type="dxa"/>
          </w:tcPr>
          <w:p w14:paraId="77C2619C" w14:textId="53AE3F93" w:rsidR="002B1F8C" w:rsidRPr="004B77C7" w:rsidRDefault="002B1F8C" w:rsidP="002B1F8C">
            <w:pPr>
              <w:tabs>
                <w:tab w:val="left" w:pos="1196"/>
              </w:tabs>
              <w:rPr>
                <w:ins w:id="384" w:author="Noel M. Cainglet" w:date="2017-10-06T17:13:00Z"/>
              </w:rPr>
            </w:pPr>
            <w:r w:rsidRPr="004B77C7">
              <w:t>Update HR of status and physical condition and expected date to resume to work.</w:t>
            </w:r>
          </w:p>
          <w:p w14:paraId="05CBE96A" w14:textId="5C745BE0" w:rsidR="002B1F8C" w:rsidRPr="004B77C7" w:rsidDel="00D420FC" w:rsidRDefault="002B1F8C" w:rsidP="002B1F8C">
            <w:pPr>
              <w:tabs>
                <w:tab w:val="left" w:pos="1196"/>
              </w:tabs>
              <w:rPr>
                <w:del w:id="385" w:author="Noel M. Cainglet" w:date="2017-10-06T17:13:00Z"/>
              </w:rPr>
            </w:pPr>
            <w:del w:id="386" w:author="Noel M. Cainglet" w:date="2017-10-06T17:13:00Z">
              <w:r w:rsidRPr="004B77C7" w:rsidDel="00D420FC">
                <w:delText>Communicate with the HR Department status, condition and expected date to resume to work.</w:delText>
              </w:r>
            </w:del>
          </w:p>
          <w:p w14:paraId="43ED0949" w14:textId="2CF3F231" w:rsidR="002B1F8C" w:rsidRPr="004B77C7" w:rsidRDefault="002B1F8C" w:rsidP="002B1F8C">
            <w:pPr>
              <w:tabs>
                <w:tab w:val="left" w:pos="1196"/>
              </w:tabs>
            </w:pPr>
          </w:p>
        </w:tc>
        <w:tc>
          <w:tcPr>
            <w:tcW w:w="1620" w:type="dxa"/>
          </w:tcPr>
          <w:p w14:paraId="778A155A" w14:textId="20DC9BB3" w:rsidR="002B1F8C" w:rsidRPr="004B77C7" w:rsidRDefault="002B1F8C" w:rsidP="002B1F8C">
            <w:r w:rsidRPr="004B77C7">
              <w:t>Injured Employee</w:t>
            </w:r>
          </w:p>
        </w:tc>
        <w:tc>
          <w:tcPr>
            <w:tcW w:w="1674" w:type="dxa"/>
          </w:tcPr>
          <w:p w14:paraId="076203C0" w14:textId="77777777" w:rsidR="002B1F8C" w:rsidRPr="004B77C7" w:rsidRDefault="002B1F8C" w:rsidP="002B1F8C"/>
        </w:tc>
      </w:tr>
      <w:tr w:rsidR="002B1F8C" w:rsidRPr="004B77C7" w14:paraId="32B3639D" w14:textId="77777777" w:rsidTr="000624B2">
        <w:trPr>
          <w:trHeight w:val="161"/>
          <w:jc w:val="center"/>
        </w:trPr>
        <w:tc>
          <w:tcPr>
            <w:tcW w:w="676" w:type="dxa"/>
          </w:tcPr>
          <w:p w14:paraId="0892385D" w14:textId="772FC2E4" w:rsidR="002B1F8C" w:rsidRPr="004B77C7" w:rsidRDefault="002B1F8C" w:rsidP="002B1F8C">
            <w:pPr>
              <w:jc w:val="center"/>
            </w:pPr>
            <w:r w:rsidRPr="004B77C7">
              <w:t>14</w:t>
            </w:r>
          </w:p>
        </w:tc>
        <w:tc>
          <w:tcPr>
            <w:tcW w:w="5427" w:type="dxa"/>
          </w:tcPr>
          <w:p w14:paraId="25F2B1B6" w14:textId="047F4039" w:rsidR="002B1F8C" w:rsidRPr="004B77C7" w:rsidRDefault="002B1F8C" w:rsidP="002B1F8C">
            <w:pPr>
              <w:tabs>
                <w:tab w:val="left" w:pos="1196"/>
              </w:tabs>
            </w:pPr>
            <w:r w:rsidRPr="004B77C7">
              <w:t>Obtain medical certificate from accredited physician.</w:t>
            </w:r>
          </w:p>
          <w:p w14:paraId="6C88FE1B" w14:textId="4F0FA325" w:rsidR="002B1F8C" w:rsidRPr="004B77C7" w:rsidRDefault="002B1F8C" w:rsidP="002B1F8C">
            <w:pPr>
              <w:tabs>
                <w:tab w:val="left" w:pos="1196"/>
              </w:tabs>
            </w:pPr>
          </w:p>
        </w:tc>
        <w:tc>
          <w:tcPr>
            <w:tcW w:w="1620" w:type="dxa"/>
          </w:tcPr>
          <w:p w14:paraId="26C9B056" w14:textId="77777777" w:rsidR="002B1F8C" w:rsidRPr="004B77C7" w:rsidRDefault="002B1F8C" w:rsidP="002B1F8C">
            <w:r w:rsidRPr="004B77C7">
              <w:t>Injured Employee</w:t>
            </w:r>
          </w:p>
          <w:p w14:paraId="5E894619" w14:textId="35F583AF" w:rsidR="00B375F4" w:rsidRPr="004B77C7" w:rsidRDefault="00B375F4" w:rsidP="002B1F8C"/>
        </w:tc>
        <w:tc>
          <w:tcPr>
            <w:tcW w:w="1674" w:type="dxa"/>
          </w:tcPr>
          <w:p w14:paraId="53530353" w14:textId="77777777" w:rsidR="002B1F8C" w:rsidRPr="004B77C7" w:rsidRDefault="002B1F8C" w:rsidP="002B1F8C"/>
        </w:tc>
      </w:tr>
      <w:tr w:rsidR="002B1F8C" w:rsidRPr="004B77C7" w14:paraId="562C810B" w14:textId="77777777" w:rsidTr="000624B2">
        <w:trPr>
          <w:trHeight w:val="161"/>
          <w:jc w:val="center"/>
        </w:trPr>
        <w:tc>
          <w:tcPr>
            <w:tcW w:w="676" w:type="dxa"/>
          </w:tcPr>
          <w:p w14:paraId="1013873E" w14:textId="7E548C4D" w:rsidR="002B1F8C" w:rsidRPr="004B77C7" w:rsidRDefault="002B1F8C" w:rsidP="002B1F8C">
            <w:pPr>
              <w:jc w:val="center"/>
            </w:pPr>
            <w:r w:rsidRPr="004B77C7">
              <w:t>15</w:t>
            </w:r>
          </w:p>
        </w:tc>
        <w:tc>
          <w:tcPr>
            <w:tcW w:w="5427" w:type="dxa"/>
          </w:tcPr>
          <w:p w14:paraId="37FCEB8B" w14:textId="77777777" w:rsidR="002B1F8C" w:rsidRPr="004B77C7" w:rsidRDefault="002B1F8C" w:rsidP="002B1F8C">
            <w:pPr>
              <w:tabs>
                <w:tab w:val="left" w:pos="1196"/>
              </w:tabs>
            </w:pPr>
            <w:r w:rsidRPr="004B77C7">
              <w:t>Present medical certificate upon return to work.</w:t>
            </w:r>
          </w:p>
          <w:p w14:paraId="58381DD4" w14:textId="678A1963" w:rsidR="002B1F8C" w:rsidRPr="004B77C7" w:rsidRDefault="002B1F8C" w:rsidP="002B1F8C">
            <w:pPr>
              <w:tabs>
                <w:tab w:val="left" w:pos="1196"/>
              </w:tabs>
            </w:pPr>
          </w:p>
        </w:tc>
        <w:tc>
          <w:tcPr>
            <w:tcW w:w="1620" w:type="dxa"/>
          </w:tcPr>
          <w:p w14:paraId="7BDD32B7" w14:textId="350E0CD5" w:rsidR="002B1F8C" w:rsidRPr="004B77C7" w:rsidRDefault="002B1F8C" w:rsidP="002B1F8C">
            <w:r w:rsidRPr="004B77C7">
              <w:t>Injured Employee</w:t>
            </w:r>
            <w:r w:rsidRPr="004B77C7">
              <w:br/>
            </w:r>
          </w:p>
        </w:tc>
        <w:tc>
          <w:tcPr>
            <w:tcW w:w="1674" w:type="dxa"/>
          </w:tcPr>
          <w:p w14:paraId="6FEF9B7A" w14:textId="77777777" w:rsidR="002B1F8C" w:rsidRPr="004B77C7" w:rsidRDefault="002B1F8C" w:rsidP="002B1F8C"/>
        </w:tc>
      </w:tr>
      <w:tr w:rsidR="002B1F8C" w:rsidRPr="004B77C7" w14:paraId="56C670AF" w14:textId="77777777" w:rsidTr="00916F5C">
        <w:trPr>
          <w:trHeight w:val="161"/>
          <w:jc w:val="center"/>
        </w:trPr>
        <w:tc>
          <w:tcPr>
            <w:tcW w:w="676" w:type="dxa"/>
          </w:tcPr>
          <w:p w14:paraId="26015E1D" w14:textId="0C976056" w:rsidR="002B1F8C" w:rsidRPr="004B77C7" w:rsidRDefault="002B1F8C" w:rsidP="002B1F8C">
            <w:pPr>
              <w:jc w:val="center"/>
            </w:pPr>
            <w:r w:rsidRPr="004B77C7">
              <w:t>16</w:t>
            </w:r>
          </w:p>
        </w:tc>
        <w:tc>
          <w:tcPr>
            <w:tcW w:w="5427" w:type="dxa"/>
          </w:tcPr>
          <w:p w14:paraId="5FD7B714" w14:textId="77777777" w:rsidR="002B1F8C" w:rsidRPr="004B77C7" w:rsidRDefault="002B1F8C" w:rsidP="002B1F8C">
            <w:pPr>
              <w:tabs>
                <w:tab w:val="left" w:pos="1196"/>
              </w:tabs>
            </w:pPr>
            <w:r w:rsidRPr="004B77C7">
              <w:t>Accept and welcome employee back to work upon receipt of medical certificate.</w:t>
            </w:r>
          </w:p>
          <w:p w14:paraId="1D845694" w14:textId="0BF562B0" w:rsidR="002B1F8C" w:rsidRPr="004B77C7" w:rsidRDefault="002B1F8C" w:rsidP="002B1F8C">
            <w:pPr>
              <w:tabs>
                <w:tab w:val="left" w:pos="1196"/>
              </w:tabs>
            </w:pPr>
          </w:p>
        </w:tc>
        <w:tc>
          <w:tcPr>
            <w:tcW w:w="1620" w:type="dxa"/>
          </w:tcPr>
          <w:p w14:paraId="78FA2FA6" w14:textId="3AD50623" w:rsidR="002B1F8C" w:rsidRPr="004B77C7" w:rsidRDefault="002B1F8C" w:rsidP="002B1F8C">
            <w:r w:rsidRPr="004B77C7">
              <w:t>HR Staff</w:t>
            </w:r>
          </w:p>
        </w:tc>
        <w:tc>
          <w:tcPr>
            <w:tcW w:w="1674" w:type="dxa"/>
          </w:tcPr>
          <w:p w14:paraId="3102E2E0" w14:textId="77777777" w:rsidR="002B1F8C" w:rsidRPr="004B77C7" w:rsidRDefault="002B1F8C" w:rsidP="002B1F8C"/>
        </w:tc>
      </w:tr>
      <w:tr w:rsidR="002B1F8C" w:rsidRPr="004B77C7" w14:paraId="7F64F7EE" w14:textId="77777777" w:rsidTr="003E7F8A">
        <w:trPr>
          <w:trHeight w:val="161"/>
          <w:jc w:val="center"/>
        </w:trPr>
        <w:tc>
          <w:tcPr>
            <w:tcW w:w="676" w:type="dxa"/>
            <w:tcBorders>
              <w:bottom w:val="single" w:sz="4" w:space="0" w:color="auto"/>
            </w:tcBorders>
          </w:tcPr>
          <w:p w14:paraId="41D2EC61" w14:textId="0B1E0D2D" w:rsidR="002B1F8C" w:rsidRPr="004B77C7" w:rsidRDefault="002B1F8C" w:rsidP="002B1F8C">
            <w:pPr>
              <w:jc w:val="center"/>
            </w:pPr>
            <w:r w:rsidRPr="004B77C7">
              <w:t>17</w:t>
            </w:r>
          </w:p>
        </w:tc>
        <w:tc>
          <w:tcPr>
            <w:tcW w:w="5427" w:type="dxa"/>
            <w:tcBorders>
              <w:bottom w:val="single" w:sz="4" w:space="0" w:color="auto"/>
            </w:tcBorders>
          </w:tcPr>
          <w:p w14:paraId="28AD7CD9" w14:textId="77777777" w:rsidR="002B1F8C" w:rsidRPr="004B77C7" w:rsidRDefault="002B1F8C" w:rsidP="002B1F8C">
            <w:pPr>
              <w:tabs>
                <w:tab w:val="left" w:pos="1196"/>
              </w:tabs>
            </w:pPr>
            <w:r w:rsidRPr="004B77C7">
              <w:t>Update HR database and file.</w:t>
            </w:r>
          </w:p>
          <w:p w14:paraId="53C31975" w14:textId="454950CC" w:rsidR="002B1F8C" w:rsidRPr="004B77C7" w:rsidRDefault="002B1F8C" w:rsidP="002B1F8C">
            <w:pPr>
              <w:tabs>
                <w:tab w:val="left" w:pos="1196"/>
              </w:tabs>
            </w:pPr>
          </w:p>
        </w:tc>
        <w:tc>
          <w:tcPr>
            <w:tcW w:w="1620" w:type="dxa"/>
            <w:tcBorders>
              <w:bottom w:val="single" w:sz="4" w:space="0" w:color="auto"/>
            </w:tcBorders>
          </w:tcPr>
          <w:p w14:paraId="7EB47DA2" w14:textId="43D925CF" w:rsidR="002B1F8C" w:rsidRPr="004B77C7" w:rsidRDefault="002B1F8C" w:rsidP="002B1F8C">
            <w:r w:rsidRPr="004B77C7">
              <w:t>HR Staff</w:t>
            </w:r>
          </w:p>
        </w:tc>
        <w:tc>
          <w:tcPr>
            <w:tcW w:w="1674" w:type="dxa"/>
            <w:tcBorders>
              <w:bottom w:val="single" w:sz="4" w:space="0" w:color="auto"/>
            </w:tcBorders>
          </w:tcPr>
          <w:p w14:paraId="6D44B1C6" w14:textId="77777777" w:rsidR="002B1F8C" w:rsidRPr="004B77C7" w:rsidRDefault="002B1F8C" w:rsidP="002B1F8C"/>
        </w:tc>
      </w:tr>
    </w:tbl>
    <w:p w14:paraId="6F6D0EDE" w14:textId="466A7D6D" w:rsidR="00E73884" w:rsidRPr="004B77C7" w:rsidRDefault="00E73884" w:rsidP="00CB16FA"/>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3A7092" w:rsidRPr="004B77C7" w14:paraId="183527FD" w14:textId="77777777" w:rsidTr="003E7F8A">
        <w:trPr>
          <w:trHeight w:val="287"/>
          <w:tblHeader/>
          <w:jc w:val="center"/>
        </w:trPr>
        <w:tc>
          <w:tcPr>
            <w:tcW w:w="9397" w:type="dxa"/>
            <w:gridSpan w:val="4"/>
          </w:tcPr>
          <w:p w14:paraId="0B1F299E" w14:textId="77777777" w:rsidR="003A7092" w:rsidRPr="004B77C7" w:rsidRDefault="003A7092" w:rsidP="003E7F8A">
            <w:pPr>
              <w:tabs>
                <w:tab w:val="left" w:pos="3735"/>
                <w:tab w:val="center" w:pos="4590"/>
              </w:tabs>
              <w:rPr>
                <w:sz w:val="16"/>
                <w:szCs w:val="16"/>
              </w:rPr>
            </w:pPr>
          </w:p>
          <w:p w14:paraId="458C4B32" w14:textId="0A785764" w:rsidR="003A7092" w:rsidRPr="004B77C7" w:rsidRDefault="00BC5EA0" w:rsidP="003E7F8A">
            <w:pPr>
              <w:tabs>
                <w:tab w:val="left" w:pos="3735"/>
                <w:tab w:val="center" w:pos="4590"/>
              </w:tabs>
              <w:jc w:val="center"/>
            </w:pPr>
            <w:r w:rsidRPr="004B77C7">
              <w:t>Ship Accidents</w:t>
            </w:r>
            <w:del w:id="387" w:author="Noel M. Cainglet" w:date="2017-10-07T08:06:00Z">
              <w:r w:rsidRPr="004B77C7" w:rsidDel="002C28C6">
                <w:delText>/Damage</w:delText>
              </w:r>
            </w:del>
          </w:p>
          <w:p w14:paraId="322D8ADE" w14:textId="77777777" w:rsidR="003A7092" w:rsidRPr="004B77C7" w:rsidRDefault="003A7092" w:rsidP="003E7F8A">
            <w:pPr>
              <w:tabs>
                <w:tab w:val="left" w:pos="3735"/>
                <w:tab w:val="center" w:pos="4590"/>
              </w:tabs>
              <w:rPr>
                <w:sz w:val="16"/>
                <w:szCs w:val="16"/>
              </w:rPr>
            </w:pPr>
            <w:r w:rsidRPr="004B77C7">
              <w:rPr>
                <w:sz w:val="16"/>
                <w:szCs w:val="16"/>
              </w:rPr>
              <w:tab/>
            </w:r>
          </w:p>
        </w:tc>
      </w:tr>
      <w:tr w:rsidR="003A7092" w:rsidRPr="004B77C7" w14:paraId="27AF28F5" w14:textId="77777777" w:rsidTr="003E7F8A">
        <w:trPr>
          <w:trHeight w:val="339"/>
          <w:tblHeader/>
          <w:jc w:val="center"/>
        </w:trPr>
        <w:tc>
          <w:tcPr>
            <w:tcW w:w="676" w:type="dxa"/>
            <w:vAlign w:val="bottom"/>
          </w:tcPr>
          <w:p w14:paraId="4A4BD75F" w14:textId="77777777" w:rsidR="003A7092" w:rsidRPr="004B77C7" w:rsidRDefault="003A7092" w:rsidP="003E7F8A">
            <w:pPr>
              <w:jc w:val="center"/>
            </w:pPr>
            <w:r w:rsidRPr="004B77C7">
              <w:t>Step No.</w:t>
            </w:r>
          </w:p>
        </w:tc>
        <w:tc>
          <w:tcPr>
            <w:tcW w:w="5427" w:type="dxa"/>
            <w:vAlign w:val="bottom"/>
          </w:tcPr>
          <w:p w14:paraId="5A9235C5" w14:textId="77777777" w:rsidR="003A7092" w:rsidRPr="004B77C7" w:rsidRDefault="003A7092" w:rsidP="003E7F8A">
            <w:pPr>
              <w:jc w:val="center"/>
            </w:pPr>
            <w:r w:rsidRPr="004B77C7">
              <w:t>Activity</w:t>
            </w:r>
          </w:p>
        </w:tc>
        <w:tc>
          <w:tcPr>
            <w:tcW w:w="1620" w:type="dxa"/>
            <w:vAlign w:val="bottom"/>
          </w:tcPr>
          <w:p w14:paraId="3625B3BD" w14:textId="77777777" w:rsidR="003A7092" w:rsidRPr="004B77C7" w:rsidRDefault="003A7092" w:rsidP="003E7F8A">
            <w:pPr>
              <w:jc w:val="center"/>
            </w:pPr>
            <w:r w:rsidRPr="004B77C7">
              <w:t>Personnel</w:t>
            </w:r>
          </w:p>
          <w:p w14:paraId="5F6D2616" w14:textId="77777777" w:rsidR="003A7092" w:rsidRPr="004B77C7" w:rsidRDefault="003A7092" w:rsidP="003E7F8A">
            <w:pPr>
              <w:jc w:val="center"/>
            </w:pPr>
            <w:r w:rsidRPr="004B77C7">
              <w:t>Involved</w:t>
            </w:r>
          </w:p>
        </w:tc>
        <w:tc>
          <w:tcPr>
            <w:tcW w:w="1674" w:type="dxa"/>
            <w:vAlign w:val="bottom"/>
          </w:tcPr>
          <w:p w14:paraId="795AFE51" w14:textId="77777777" w:rsidR="003A7092" w:rsidRPr="004B77C7" w:rsidRDefault="003A7092" w:rsidP="003E7F8A">
            <w:pPr>
              <w:jc w:val="center"/>
            </w:pPr>
            <w:r w:rsidRPr="004B77C7">
              <w:t>Business</w:t>
            </w:r>
          </w:p>
          <w:p w14:paraId="32DB71F2" w14:textId="77777777" w:rsidR="003A7092" w:rsidRPr="004B77C7" w:rsidRDefault="003A7092" w:rsidP="003E7F8A">
            <w:pPr>
              <w:jc w:val="center"/>
            </w:pPr>
            <w:r w:rsidRPr="004B77C7">
              <w:t>Forms</w:t>
            </w:r>
          </w:p>
        </w:tc>
      </w:tr>
      <w:tr w:rsidR="003A7092" w:rsidRPr="004B77C7" w14:paraId="04840001" w14:textId="77777777" w:rsidTr="003E7F8A">
        <w:trPr>
          <w:trHeight w:val="215"/>
          <w:jc w:val="center"/>
        </w:trPr>
        <w:tc>
          <w:tcPr>
            <w:tcW w:w="676" w:type="dxa"/>
            <w:tcBorders>
              <w:bottom w:val="single" w:sz="4" w:space="0" w:color="auto"/>
            </w:tcBorders>
          </w:tcPr>
          <w:p w14:paraId="05C302E5" w14:textId="77777777" w:rsidR="003A7092" w:rsidRPr="004B77C7" w:rsidRDefault="003A7092" w:rsidP="003E7F8A">
            <w:pPr>
              <w:jc w:val="center"/>
            </w:pPr>
            <w:r w:rsidRPr="004B77C7">
              <w:t>1</w:t>
            </w:r>
          </w:p>
        </w:tc>
        <w:tc>
          <w:tcPr>
            <w:tcW w:w="5427" w:type="dxa"/>
            <w:tcBorders>
              <w:bottom w:val="single" w:sz="4" w:space="0" w:color="auto"/>
            </w:tcBorders>
          </w:tcPr>
          <w:p w14:paraId="588C6D4F" w14:textId="3160E40B" w:rsidR="003A7092" w:rsidRPr="004B77C7" w:rsidRDefault="003D41EB" w:rsidP="003E7F8A">
            <w:r w:rsidRPr="004B77C7">
              <w:t xml:space="preserve">Take all necessary actions/steps to mitigate </w:t>
            </w:r>
            <w:r w:rsidR="00705734" w:rsidRPr="004B77C7">
              <w:t xml:space="preserve">or avoid risks and loss of life and </w:t>
            </w:r>
            <w:r w:rsidR="000569F8" w:rsidRPr="004B77C7">
              <w:t xml:space="preserve">notify </w:t>
            </w:r>
            <w:r w:rsidR="00705734" w:rsidRPr="004B77C7">
              <w:t>DPA of the incident</w:t>
            </w:r>
            <w:r w:rsidR="00B31BBF" w:rsidRPr="004B77C7">
              <w:t xml:space="preserve"> who shall</w:t>
            </w:r>
            <w:r w:rsidR="00775BE3" w:rsidRPr="004B77C7">
              <w:t xml:space="preserve"> then </w:t>
            </w:r>
            <w:r w:rsidR="00B31BBF" w:rsidRPr="004B77C7">
              <w:t>give instructions or advice regarding the situation.</w:t>
            </w:r>
          </w:p>
          <w:p w14:paraId="1FB2302C" w14:textId="77777777" w:rsidR="003D41EB" w:rsidRPr="004B77C7" w:rsidRDefault="003D41EB" w:rsidP="003E7F8A"/>
          <w:p w14:paraId="4D2D9E5F" w14:textId="6AF7F23E" w:rsidR="003D41EB" w:rsidRPr="004B77C7" w:rsidRDefault="003D41EB" w:rsidP="003E7F8A">
            <w:r w:rsidRPr="004B77C7">
              <w:t xml:space="preserve">If the accident resulted to personnel </w:t>
            </w:r>
            <w:r w:rsidR="00B11F82" w:rsidRPr="004B77C7">
              <w:t>injury, refer to “</w:t>
            </w:r>
            <w:r w:rsidRPr="004B77C7">
              <w:rPr>
                <w:i/>
              </w:rPr>
              <w:t>Personnel Accidents</w:t>
            </w:r>
            <w:r w:rsidR="00B11F82" w:rsidRPr="004B77C7">
              <w:rPr>
                <w:i/>
              </w:rPr>
              <w:t xml:space="preserve"> Onboard</w:t>
            </w:r>
            <w:r w:rsidR="00B11F82" w:rsidRPr="004B77C7">
              <w:t>”</w:t>
            </w:r>
            <w:r w:rsidRPr="004B77C7">
              <w:t>.</w:t>
            </w:r>
          </w:p>
          <w:p w14:paraId="2552AE09" w14:textId="21657B08" w:rsidR="003D41EB" w:rsidRPr="004B77C7" w:rsidRDefault="003D41EB" w:rsidP="003E7F8A"/>
        </w:tc>
        <w:tc>
          <w:tcPr>
            <w:tcW w:w="1620" w:type="dxa"/>
            <w:tcBorders>
              <w:bottom w:val="single" w:sz="4" w:space="0" w:color="auto"/>
            </w:tcBorders>
          </w:tcPr>
          <w:p w14:paraId="6FEB5480" w14:textId="65E560B6" w:rsidR="003A7092" w:rsidRPr="004B77C7" w:rsidRDefault="00E61ED7" w:rsidP="003E7F8A">
            <w:r w:rsidRPr="004B77C7">
              <w:t>Master</w:t>
            </w:r>
            <w:r w:rsidR="00DA49E1" w:rsidRPr="004B77C7">
              <w:t>/DPA</w:t>
            </w:r>
          </w:p>
        </w:tc>
        <w:tc>
          <w:tcPr>
            <w:tcW w:w="1674" w:type="dxa"/>
            <w:tcBorders>
              <w:bottom w:val="single" w:sz="4" w:space="0" w:color="auto"/>
            </w:tcBorders>
          </w:tcPr>
          <w:p w14:paraId="3215AC69" w14:textId="77777777" w:rsidR="003A7092" w:rsidRPr="004B77C7" w:rsidRDefault="003A7092" w:rsidP="003E7F8A"/>
        </w:tc>
      </w:tr>
      <w:tr w:rsidR="00DA7397" w:rsidRPr="004B77C7" w14:paraId="5E3EF1C1" w14:textId="77777777" w:rsidTr="003D41EB">
        <w:trPr>
          <w:trHeight w:val="161"/>
          <w:jc w:val="center"/>
        </w:trPr>
        <w:tc>
          <w:tcPr>
            <w:tcW w:w="676" w:type="dxa"/>
          </w:tcPr>
          <w:p w14:paraId="5700E141" w14:textId="77777777" w:rsidR="00DA7397" w:rsidRPr="004B77C7" w:rsidRDefault="00DA7397" w:rsidP="00DA7397">
            <w:pPr>
              <w:jc w:val="center"/>
            </w:pPr>
            <w:r w:rsidRPr="004B77C7">
              <w:t>2</w:t>
            </w:r>
          </w:p>
        </w:tc>
        <w:tc>
          <w:tcPr>
            <w:tcW w:w="5427" w:type="dxa"/>
          </w:tcPr>
          <w:p w14:paraId="4C8F71D6" w14:textId="77777777" w:rsidR="00DA7397" w:rsidRPr="004B77C7" w:rsidRDefault="00DA7397" w:rsidP="00DA7397">
            <w:pPr>
              <w:tabs>
                <w:tab w:val="left" w:pos="3232"/>
              </w:tabs>
            </w:pPr>
            <w:r w:rsidRPr="004B77C7">
              <w:t>Prepare Ship Accident Report Form (SARF).</w:t>
            </w:r>
          </w:p>
          <w:p w14:paraId="57CE71F9" w14:textId="7A06159F" w:rsidR="00DA7397" w:rsidRPr="004B77C7" w:rsidRDefault="00DA7397" w:rsidP="00DA7397">
            <w:pPr>
              <w:tabs>
                <w:tab w:val="left" w:pos="3232"/>
              </w:tabs>
            </w:pPr>
          </w:p>
        </w:tc>
        <w:tc>
          <w:tcPr>
            <w:tcW w:w="1620" w:type="dxa"/>
          </w:tcPr>
          <w:p w14:paraId="25F744DC" w14:textId="016E5DAA" w:rsidR="00DA7397" w:rsidRPr="004B77C7" w:rsidRDefault="00761957" w:rsidP="00DA7397">
            <w:r w:rsidRPr="004B77C7">
              <w:t>Chief Mate</w:t>
            </w:r>
          </w:p>
        </w:tc>
        <w:tc>
          <w:tcPr>
            <w:tcW w:w="1674" w:type="dxa"/>
          </w:tcPr>
          <w:p w14:paraId="76FBC274" w14:textId="77777777" w:rsidR="00DA7397" w:rsidRPr="004B77C7" w:rsidRDefault="00DA7397" w:rsidP="00DA7397">
            <w:r w:rsidRPr="004B77C7">
              <w:t>Duly filled-out SARF</w:t>
            </w:r>
          </w:p>
          <w:p w14:paraId="1A1978E0" w14:textId="77777777" w:rsidR="00DA7397" w:rsidRPr="004B77C7" w:rsidRDefault="00DA7397" w:rsidP="00DA7397"/>
        </w:tc>
      </w:tr>
      <w:tr w:rsidR="006324D1" w:rsidRPr="004B77C7" w14:paraId="3CBCC06C" w14:textId="77777777" w:rsidTr="003D41EB">
        <w:trPr>
          <w:trHeight w:val="161"/>
          <w:jc w:val="center"/>
        </w:trPr>
        <w:tc>
          <w:tcPr>
            <w:tcW w:w="676" w:type="dxa"/>
          </w:tcPr>
          <w:p w14:paraId="76BB25E1" w14:textId="462F0359" w:rsidR="006324D1" w:rsidRPr="004B77C7" w:rsidRDefault="006324D1" w:rsidP="006324D1">
            <w:pPr>
              <w:jc w:val="center"/>
            </w:pPr>
            <w:r w:rsidRPr="004B77C7">
              <w:t>3</w:t>
            </w:r>
          </w:p>
        </w:tc>
        <w:tc>
          <w:tcPr>
            <w:tcW w:w="5427" w:type="dxa"/>
          </w:tcPr>
          <w:p w14:paraId="11EDAA40" w14:textId="77777777" w:rsidR="006324D1" w:rsidRPr="004B77C7" w:rsidRDefault="006324D1" w:rsidP="006324D1">
            <w:pPr>
              <w:tabs>
                <w:tab w:val="left" w:pos="3232"/>
              </w:tabs>
            </w:pPr>
            <w:r w:rsidRPr="004B77C7">
              <w:t>Notes on the SARF and furnish copy to DPA and HR Department.</w:t>
            </w:r>
          </w:p>
          <w:p w14:paraId="04A921AD" w14:textId="41E539F8" w:rsidR="006324D1" w:rsidRPr="004B77C7" w:rsidRDefault="006324D1" w:rsidP="006324D1">
            <w:pPr>
              <w:tabs>
                <w:tab w:val="left" w:pos="3232"/>
              </w:tabs>
            </w:pPr>
          </w:p>
        </w:tc>
        <w:tc>
          <w:tcPr>
            <w:tcW w:w="1620" w:type="dxa"/>
          </w:tcPr>
          <w:p w14:paraId="677DA3EA" w14:textId="6C4356C0" w:rsidR="006324D1" w:rsidRPr="004B77C7" w:rsidRDefault="00CF7E71" w:rsidP="006324D1">
            <w:r w:rsidRPr="004B77C7">
              <w:t>Master</w:t>
            </w:r>
          </w:p>
        </w:tc>
        <w:tc>
          <w:tcPr>
            <w:tcW w:w="1674" w:type="dxa"/>
          </w:tcPr>
          <w:p w14:paraId="5A063F71" w14:textId="77777777" w:rsidR="006324D1" w:rsidRPr="004B77C7" w:rsidRDefault="006324D1" w:rsidP="006324D1"/>
        </w:tc>
      </w:tr>
      <w:tr w:rsidR="006324D1" w:rsidRPr="004B77C7" w14:paraId="5C7E4C77" w14:textId="77777777" w:rsidTr="003D41EB">
        <w:trPr>
          <w:trHeight w:val="161"/>
          <w:jc w:val="center"/>
        </w:trPr>
        <w:tc>
          <w:tcPr>
            <w:tcW w:w="676" w:type="dxa"/>
          </w:tcPr>
          <w:p w14:paraId="1ACB6914" w14:textId="14A052DD" w:rsidR="006324D1" w:rsidRPr="004B77C7" w:rsidRDefault="006324D1" w:rsidP="006324D1">
            <w:pPr>
              <w:jc w:val="center"/>
            </w:pPr>
            <w:r w:rsidRPr="004B77C7">
              <w:t>4</w:t>
            </w:r>
          </w:p>
        </w:tc>
        <w:tc>
          <w:tcPr>
            <w:tcW w:w="5427" w:type="dxa"/>
          </w:tcPr>
          <w:p w14:paraId="335FD6CD" w14:textId="77777777" w:rsidR="006324D1" w:rsidRPr="004B77C7" w:rsidRDefault="006324D1" w:rsidP="006324D1">
            <w:pPr>
              <w:tabs>
                <w:tab w:val="left" w:pos="3232"/>
              </w:tabs>
            </w:pPr>
            <w:r w:rsidRPr="004B77C7">
              <w:t>Receive SARF.</w:t>
            </w:r>
          </w:p>
          <w:p w14:paraId="088AE169" w14:textId="7861ACD8" w:rsidR="006324D1" w:rsidRPr="004B77C7" w:rsidRDefault="006324D1" w:rsidP="006324D1">
            <w:pPr>
              <w:tabs>
                <w:tab w:val="left" w:pos="3232"/>
              </w:tabs>
            </w:pPr>
          </w:p>
        </w:tc>
        <w:tc>
          <w:tcPr>
            <w:tcW w:w="1620" w:type="dxa"/>
          </w:tcPr>
          <w:p w14:paraId="7EC03748" w14:textId="098E4634" w:rsidR="006324D1" w:rsidRPr="004B77C7" w:rsidRDefault="006324D1" w:rsidP="006324D1">
            <w:r w:rsidRPr="004B77C7">
              <w:t>DPA</w:t>
            </w:r>
          </w:p>
          <w:p w14:paraId="52F63503" w14:textId="238B9AEA" w:rsidR="006324D1" w:rsidRPr="004B77C7" w:rsidRDefault="006324D1" w:rsidP="006324D1"/>
        </w:tc>
        <w:tc>
          <w:tcPr>
            <w:tcW w:w="1674" w:type="dxa"/>
          </w:tcPr>
          <w:p w14:paraId="4A5C92F3" w14:textId="0DE5D4E4" w:rsidR="006324D1" w:rsidRPr="004B77C7" w:rsidRDefault="006324D1" w:rsidP="006324D1"/>
        </w:tc>
      </w:tr>
      <w:tr w:rsidR="006324D1" w:rsidRPr="004B77C7" w14:paraId="49A59A01" w14:textId="77777777" w:rsidTr="003D41EB">
        <w:trPr>
          <w:trHeight w:val="161"/>
          <w:jc w:val="center"/>
        </w:trPr>
        <w:tc>
          <w:tcPr>
            <w:tcW w:w="676" w:type="dxa"/>
          </w:tcPr>
          <w:p w14:paraId="4DDDCEA9" w14:textId="6597A07B" w:rsidR="006324D1" w:rsidRPr="004B77C7" w:rsidRDefault="006324D1" w:rsidP="006324D1">
            <w:pPr>
              <w:jc w:val="center"/>
            </w:pPr>
            <w:r w:rsidRPr="004B77C7">
              <w:t>5</w:t>
            </w:r>
          </w:p>
        </w:tc>
        <w:tc>
          <w:tcPr>
            <w:tcW w:w="5427" w:type="dxa"/>
          </w:tcPr>
          <w:p w14:paraId="2F15C9EE" w14:textId="77777777" w:rsidR="006324D1" w:rsidRPr="004B77C7" w:rsidRDefault="006324D1" w:rsidP="006324D1">
            <w:pPr>
              <w:tabs>
                <w:tab w:val="left" w:pos="3232"/>
              </w:tabs>
            </w:pPr>
            <w:r w:rsidRPr="004B77C7">
              <w:t>Review and evaluate SARF.</w:t>
            </w:r>
          </w:p>
          <w:p w14:paraId="514E1451" w14:textId="0C535D8D" w:rsidR="006324D1" w:rsidRPr="004B77C7" w:rsidRDefault="006324D1" w:rsidP="006324D1">
            <w:pPr>
              <w:tabs>
                <w:tab w:val="left" w:pos="3232"/>
              </w:tabs>
            </w:pPr>
          </w:p>
        </w:tc>
        <w:tc>
          <w:tcPr>
            <w:tcW w:w="1620" w:type="dxa"/>
          </w:tcPr>
          <w:p w14:paraId="71F08434" w14:textId="3E568D0B" w:rsidR="006324D1" w:rsidRPr="004B77C7" w:rsidRDefault="000426ED" w:rsidP="006324D1">
            <w:r w:rsidRPr="004B77C7">
              <w:t>DPA</w:t>
            </w:r>
          </w:p>
          <w:p w14:paraId="3B6E48FC" w14:textId="79812C8E" w:rsidR="006324D1" w:rsidRPr="004B77C7" w:rsidRDefault="006324D1" w:rsidP="006324D1"/>
        </w:tc>
        <w:tc>
          <w:tcPr>
            <w:tcW w:w="1674" w:type="dxa"/>
          </w:tcPr>
          <w:p w14:paraId="10F2B20F" w14:textId="77777777" w:rsidR="006324D1" w:rsidRPr="004B77C7" w:rsidRDefault="006324D1" w:rsidP="006324D1"/>
        </w:tc>
      </w:tr>
      <w:tr w:rsidR="006324D1" w:rsidRPr="004B77C7" w14:paraId="55FAEAD8" w14:textId="77777777" w:rsidTr="003D41EB">
        <w:trPr>
          <w:trHeight w:val="161"/>
          <w:jc w:val="center"/>
        </w:trPr>
        <w:tc>
          <w:tcPr>
            <w:tcW w:w="676" w:type="dxa"/>
          </w:tcPr>
          <w:p w14:paraId="7111E6CF" w14:textId="04F4715E" w:rsidR="006324D1" w:rsidRPr="004B77C7" w:rsidRDefault="006324D1" w:rsidP="006324D1">
            <w:pPr>
              <w:jc w:val="center"/>
            </w:pPr>
            <w:r w:rsidRPr="004B77C7">
              <w:lastRenderedPageBreak/>
              <w:t>6</w:t>
            </w:r>
          </w:p>
        </w:tc>
        <w:tc>
          <w:tcPr>
            <w:tcW w:w="5427" w:type="dxa"/>
          </w:tcPr>
          <w:p w14:paraId="72BD664D" w14:textId="77777777" w:rsidR="006324D1" w:rsidRPr="004B77C7" w:rsidRDefault="006324D1" w:rsidP="006324D1">
            <w:pPr>
              <w:tabs>
                <w:tab w:val="left" w:pos="3232"/>
              </w:tabs>
            </w:pPr>
            <w:r w:rsidRPr="004B77C7">
              <w:t>Coordinate with vessel officers and crew to conduct and investigation.</w:t>
            </w:r>
          </w:p>
          <w:p w14:paraId="56D09A38" w14:textId="65C5DD08" w:rsidR="001370F7" w:rsidRPr="004B77C7" w:rsidRDefault="001370F7" w:rsidP="006324D1">
            <w:pPr>
              <w:tabs>
                <w:tab w:val="left" w:pos="3232"/>
              </w:tabs>
            </w:pPr>
          </w:p>
        </w:tc>
        <w:tc>
          <w:tcPr>
            <w:tcW w:w="1620" w:type="dxa"/>
          </w:tcPr>
          <w:p w14:paraId="1BB93C79" w14:textId="2266EF42" w:rsidR="006324D1" w:rsidRPr="004B77C7" w:rsidRDefault="000426ED" w:rsidP="006324D1">
            <w:r w:rsidRPr="004B77C7">
              <w:t>DPA</w:t>
            </w:r>
          </w:p>
        </w:tc>
        <w:tc>
          <w:tcPr>
            <w:tcW w:w="1674" w:type="dxa"/>
          </w:tcPr>
          <w:p w14:paraId="2C51B78A" w14:textId="77777777" w:rsidR="006324D1" w:rsidRPr="004B77C7" w:rsidRDefault="006324D1" w:rsidP="006324D1"/>
        </w:tc>
      </w:tr>
      <w:tr w:rsidR="006324D1" w:rsidRPr="004B77C7" w14:paraId="6EF1D0A2" w14:textId="77777777" w:rsidTr="003D41EB">
        <w:trPr>
          <w:trHeight w:val="161"/>
          <w:jc w:val="center"/>
        </w:trPr>
        <w:tc>
          <w:tcPr>
            <w:tcW w:w="676" w:type="dxa"/>
          </w:tcPr>
          <w:p w14:paraId="48B7C803" w14:textId="30ADDF18" w:rsidR="006324D1" w:rsidRPr="004B77C7" w:rsidRDefault="006324D1" w:rsidP="006324D1">
            <w:pPr>
              <w:jc w:val="center"/>
            </w:pPr>
            <w:r w:rsidRPr="004B77C7">
              <w:t>7</w:t>
            </w:r>
          </w:p>
        </w:tc>
        <w:tc>
          <w:tcPr>
            <w:tcW w:w="5427" w:type="dxa"/>
          </w:tcPr>
          <w:p w14:paraId="615B840E" w14:textId="77777777" w:rsidR="006324D1" w:rsidRPr="004B77C7" w:rsidRDefault="006324D1" w:rsidP="006324D1">
            <w:pPr>
              <w:tabs>
                <w:tab w:val="left" w:pos="3232"/>
              </w:tabs>
            </w:pPr>
            <w:r w:rsidRPr="004B77C7">
              <w:t>Formulate corrective actions and install preventive measures.</w:t>
            </w:r>
          </w:p>
          <w:p w14:paraId="18E9EBAC" w14:textId="77777777" w:rsidR="006324D1" w:rsidRPr="004B77C7" w:rsidRDefault="006324D1" w:rsidP="006324D1">
            <w:pPr>
              <w:tabs>
                <w:tab w:val="left" w:pos="3232"/>
              </w:tabs>
            </w:pPr>
          </w:p>
          <w:p w14:paraId="4D80FF6B" w14:textId="70AC313D" w:rsidR="001C7BB7" w:rsidRPr="004B77C7" w:rsidRDefault="001C7BB7" w:rsidP="006324D1">
            <w:pPr>
              <w:tabs>
                <w:tab w:val="left" w:pos="3232"/>
              </w:tabs>
            </w:pPr>
          </w:p>
        </w:tc>
        <w:tc>
          <w:tcPr>
            <w:tcW w:w="1620" w:type="dxa"/>
          </w:tcPr>
          <w:p w14:paraId="0EE60041" w14:textId="24207AD8" w:rsidR="006324D1" w:rsidRPr="004B77C7" w:rsidRDefault="000426ED" w:rsidP="006324D1">
            <w:r w:rsidRPr="004B77C7">
              <w:t>DPA</w:t>
            </w:r>
          </w:p>
          <w:p w14:paraId="28A4780F" w14:textId="77777777" w:rsidR="006324D1" w:rsidRPr="004B77C7" w:rsidRDefault="006324D1" w:rsidP="006324D1"/>
          <w:p w14:paraId="68D38E06" w14:textId="3DC2B669" w:rsidR="006324D1" w:rsidRPr="004B77C7" w:rsidRDefault="006324D1" w:rsidP="006324D1"/>
        </w:tc>
        <w:tc>
          <w:tcPr>
            <w:tcW w:w="1674" w:type="dxa"/>
          </w:tcPr>
          <w:p w14:paraId="16FC7A70" w14:textId="77777777" w:rsidR="006324D1" w:rsidRPr="004B77C7" w:rsidRDefault="006324D1" w:rsidP="006324D1"/>
        </w:tc>
      </w:tr>
      <w:tr w:rsidR="006324D1" w:rsidRPr="004B77C7" w14:paraId="7A8E4C0E" w14:textId="77777777" w:rsidTr="003D41EB">
        <w:trPr>
          <w:trHeight w:val="161"/>
          <w:jc w:val="center"/>
        </w:trPr>
        <w:tc>
          <w:tcPr>
            <w:tcW w:w="676" w:type="dxa"/>
          </w:tcPr>
          <w:p w14:paraId="02803C20" w14:textId="7711FDE5" w:rsidR="006324D1" w:rsidRPr="004B77C7" w:rsidRDefault="006324D1" w:rsidP="006324D1">
            <w:pPr>
              <w:jc w:val="center"/>
            </w:pPr>
            <w:r w:rsidRPr="004B77C7">
              <w:t>8</w:t>
            </w:r>
          </w:p>
        </w:tc>
        <w:tc>
          <w:tcPr>
            <w:tcW w:w="5427" w:type="dxa"/>
          </w:tcPr>
          <w:p w14:paraId="1D8AC8E5" w14:textId="77777777" w:rsidR="006324D1" w:rsidRPr="004B77C7" w:rsidRDefault="006324D1" w:rsidP="006324D1">
            <w:pPr>
              <w:tabs>
                <w:tab w:val="left" w:pos="3232"/>
              </w:tabs>
            </w:pPr>
            <w:r w:rsidRPr="004B77C7">
              <w:t>Determine violations to Company Manuals and Code of Conduct.</w:t>
            </w:r>
          </w:p>
          <w:p w14:paraId="0C8F55AB" w14:textId="70A5A3D3" w:rsidR="006324D1" w:rsidRPr="004B77C7" w:rsidRDefault="006324D1" w:rsidP="006324D1">
            <w:pPr>
              <w:tabs>
                <w:tab w:val="left" w:pos="3232"/>
              </w:tabs>
            </w:pPr>
          </w:p>
        </w:tc>
        <w:tc>
          <w:tcPr>
            <w:tcW w:w="1620" w:type="dxa"/>
          </w:tcPr>
          <w:p w14:paraId="71D643E2" w14:textId="66C3246C" w:rsidR="006324D1" w:rsidRPr="004B77C7" w:rsidRDefault="006324D1" w:rsidP="006324D1">
            <w:r w:rsidRPr="004B77C7">
              <w:t>HR Manager</w:t>
            </w:r>
          </w:p>
        </w:tc>
        <w:tc>
          <w:tcPr>
            <w:tcW w:w="1674" w:type="dxa"/>
          </w:tcPr>
          <w:p w14:paraId="43F71FDD" w14:textId="77777777" w:rsidR="006324D1" w:rsidRPr="004B77C7" w:rsidRDefault="006324D1" w:rsidP="006324D1"/>
        </w:tc>
      </w:tr>
      <w:tr w:rsidR="006324D1" w:rsidRPr="004B77C7" w14:paraId="007B4290" w14:textId="77777777" w:rsidTr="003D41EB">
        <w:trPr>
          <w:trHeight w:val="161"/>
          <w:jc w:val="center"/>
        </w:trPr>
        <w:tc>
          <w:tcPr>
            <w:tcW w:w="676" w:type="dxa"/>
          </w:tcPr>
          <w:p w14:paraId="4008AF12" w14:textId="4FA38A85" w:rsidR="006324D1" w:rsidRPr="004B77C7" w:rsidRDefault="006324D1" w:rsidP="006324D1">
            <w:pPr>
              <w:jc w:val="center"/>
            </w:pPr>
            <w:r w:rsidRPr="004B77C7">
              <w:t>9</w:t>
            </w:r>
          </w:p>
        </w:tc>
        <w:tc>
          <w:tcPr>
            <w:tcW w:w="5427" w:type="dxa"/>
          </w:tcPr>
          <w:p w14:paraId="671A7E13" w14:textId="22085069" w:rsidR="006324D1" w:rsidRPr="004B77C7" w:rsidRDefault="006324D1" w:rsidP="006324D1">
            <w:pPr>
              <w:tabs>
                <w:tab w:val="left" w:pos="3232"/>
              </w:tabs>
            </w:pPr>
            <w:r w:rsidRPr="004B77C7">
              <w:t>Prepare HR Action Memo</w:t>
            </w:r>
            <w:r w:rsidR="00225903" w:rsidRPr="004B77C7">
              <w:t>.</w:t>
            </w:r>
          </w:p>
          <w:p w14:paraId="2831144A" w14:textId="44576069" w:rsidR="006324D1" w:rsidRPr="004B77C7" w:rsidRDefault="006324D1" w:rsidP="006324D1">
            <w:pPr>
              <w:tabs>
                <w:tab w:val="left" w:pos="3232"/>
              </w:tabs>
            </w:pPr>
          </w:p>
        </w:tc>
        <w:tc>
          <w:tcPr>
            <w:tcW w:w="1620" w:type="dxa"/>
          </w:tcPr>
          <w:p w14:paraId="7DE4310C" w14:textId="4DE89F1A" w:rsidR="006324D1" w:rsidRPr="004B77C7" w:rsidRDefault="006324D1" w:rsidP="00BD7602">
            <w:r w:rsidRPr="004B77C7">
              <w:t xml:space="preserve">HR </w:t>
            </w:r>
            <w:r w:rsidR="00BD7602" w:rsidRPr="004B77C7">
              <w:t>Staff</w:t>
            </w:r>
          </w:p>
        </w:tc>
        <w:tc>
          <w:tcPr>
            <w:tcW w:w="1674" w:type="dxa"/>
          </w:tcPr>
          <w:p w14:paraId="362651AC" w14:textId="77777777" w:rsidR="006324D1" w:rsidRPr="004B77C7" w:rsidRDefault="006324D1" w:rsidP="006324D1">
            <w:r w:rsidRPr="004B77C7">
              <w:t>Duly filled-out HR Action Memo</w:t>
            </w:r>
          </w:p>
          <w:p w14:paraId="363A9537" w14:textId="6ED6812B" w:rsidR="006324D1" w:rsidRPr="004B77C7" w:rsidRDefault="006324D1" w:rsidP="006324D1"/>
        </w:tc>
      </w:tr>
      <w:tr w:rsidR="00BD7602" w:rsidRPr="004B77C7" w14:paraId="2336170C" w14:textId="77777777" w:rsidTr="003D41EB">
        <w:trPr>
          <w:trHeight w:val="161"/>
          <w:jc w:val="center"/>
        </w:trPr>
        <w:tc>
          <w:tcPr>
            <w:tcW w:w="676" w:type="dxa"/>
          </w:tcPr>
          <w:p w14:paraId="12F56128" w14:textId="70E00C78" w:rsidR="00BD7602" w:rsidRPr="004B77C7" w:rsidRDefault="00BD7602" w:rsidP="00BD7602">
            <w:pPr>
              <w:jc w:val="center"/>
            </w:pPr>
            <w:r w:rsidRPr="004B77C7">
              <w:t>10</w:t>
            </w:r>
          </w:p>
        </w:tc>
        <w:tc>
          <w:tcPr>
            <w:tcW w:w="5427" w:type="dxa"/>
          </w:tcPr>
          <w:p w14:paraId="6684851D" w14:textId="3E6E1AD6" w:rsidR="00BD7602" w:rsidRPr="004B77C7" w:rsidRDefault="00BD7602" w:rsidP="00BD7602">
            <w:pPr>
              <w:tabs>
                <w:tab w:val="left" w:pos="3232"/>
              </w:tabs>
            </w:pPr>
            <w:r w:rsidRPr="004B77C7">
              <w:t>Review HR Action Memo and signs for recommending approval.</w:t>
            </w:r>
          </w:p>
          <w:p w14:paraId="6A9CEF28" w14:textId="70EA45CC" w:rsidR="00BD7602" w:rsidRPr="004B77C7" w:rsidRDefault="00BD7602" w:rsidP="00BD7602">
            <w:pPr>
              <w:tabs>
                <w:tab w:val="left" w:pos="3232"/>
              </w:tabs>
            </w:pPr>
          </w:p>
        </w:tc>
        <w:tc>
          <w:tcPr>
            <w:tcW w:w="1620" w:type="dxa"/>
          </w:tcPr>
          <w:p w14:paraId="218FB124" w14:textId="676DCC29" w:rsidR="00BD7602" w:rsidRPr="004B77C7" w:rsidRDefault="00BD7602" w:rsidP="00BD7602">
            <w:r w:rsidRPr="004B77C7">
              <w:t>HR Manager</w:t>
            </w:r>
          </w:p>
        </w:tc>
        <w:tc>
          <w:tcPr>
            <w:tcW w:w="1674" w:type="dxa"/>
          </w:tcPr>
          <w:p w14:paraId="208B833A" w14:textId="77777777" w:rsidR="00BD7602" w:rsidRPr="004B77C7" w:rsidRDefault="00BD7602" w:rsidP="00BD7602"/>
        </w:tc>
      </w:tr>
      <w:tr w:rsidR="00BD7602" w:rsidRPr="004B77C7" w14:paraId="210C3F96" w14:textId="77777777" w:rsidTr="003D41EB">
        <w:trPr>
          <w:trHeight w:val="161"/>
          <w:jc w:val="center"/>
        </w:trPr>
        <w:tc>
          <w:tcPr>
            <w:tcW w:w="676" w:type="dxa"/>
          </w:tcPr>
          <w:p w14:paraId="13B55127" w14:textId="5E4B5206" w:rsidR="00BD7602" w:rsidRPr="004B77C7" w:rsidRDefault="00BD7602" w:rsidP="00BD7602">
            <w:pPr>
              <w:jc w:val="center"/>
            </w:pPr>
            <w:r w:rsidRPr="004B77C7">
              <w:t>11</w:t>
            </w:r>
          </w:p>
        </w:tc>
        <w:tc>
          <w:tcPr>
            <w:tcW w:w="5427" w:type="dxa"/>
          </w:tcPr>
          <w:p w14:paraId="2DF6F98C" w14:textId="4D09AE9F" w:rsidR="00BD7602" w:rsidRPr="004B77C7" w:rsidRDefault="0096511A" w:rsidP="00BD7602">
            <w:pPr>
              <w:tabs>
                <w:tab w:val="left" w:pos="3232"/>
              </w:tabs>
            </w:pPr>
            <w:r w:rsidRPr="004B77C7">
              <w:t>Approve HR Action Memo</w:t>
            </w:r>
          </w:p>
        </w:tc>
        <w:tc>
          <w:tcPr>
            <w:tcW w:w="1620" w:type="dxa"/>
          </w:tcPr>
          <w:p w14:paraId="5965B01E" w14:textId="08ADCC55" w:rsidR="00BD7602" w:rsidRPr="004B77C7" w:rsidRDefault="00BD7602" w:rsidP="00BD7602">
            <w:r w:rsidRPr="004B77C7">
              <w:t>DPA</w:t>
            </w:r>
          </w:p>
          <w:p w14:paraId="76D02D8F" w14:textId="381D5C2B" w:rsidR="00BD7602" w:rsidRPr="004B77C7" w:rsidRDefault="00BD7602" w:rsidP="00BD7602"/>
        </w:tc>
        <w:tc>
          <w:tcPr>
            <w:tcW w:w="1674" w:type="dxa"/>
          </w:tcPr>
          <w:p w14:paraId="0F384C6E" w14:textId="006CCB99" w:rsidR="00BD7602" w:rsidRPr="004B77C7" w:rsidRDefault="00BD7602" w:rsidP="00BD7602">
            <w:r w:rsidRPr="004B77C7">
              <w:t>Duly filled-out and noted HR Action Memo</w:t>
            </w:r>
          </w:p>
          <w:p w14:paraId="2B70CA43" w14:textId="77777777" w:rsidR="00BD7602" w:rsidRPr="004B77C7" w:rsidRDefault="00BD7602" w:rsidP="00BD7602"/>
        </w:tc>
      </w:tr>
      <w:tr w:rsidR="00BD7602" w:rsidRPr="004B77C7" w14:paraId="65A61FB6" w14:textId="77777777" w:rsidTr="003D41EB">
        <w:trPr>
          <w:trHeight w:val="161"/>
          <w:jc w:val="center"/>
        </w:trPr>
        <w:tc>
          <w:tcPr>
            <w:tcW w:w="676" w:type="dxa"/>
          </w:tcPr>
          <w:p w14:paraId="6DF02FC3" w14:textId="0A96A8E5" w:rsidR="00BD7602" w:rsidRPr="004B77C7" w:rsidRDefault="00BD7602" w:rsidP="00BD7602">
            <w:pPr>
              <w:jc w:val="center"/>
            </w:pPr>
            <w:r w:rsidRPr="004B77C7">
              <w:t>12</w:t>
            </w:r>
          </w:p>
        </w:tc>
        <w:tc>
          <w:tcPr>
            <w:tcW w:w="5427" w:type="dxa"/>
          </w:tcPr>
          <w:p w14:paraId="29586E0F" w14:textId="20BCDD43" w:rsidR="00BD7602" w:rsidRPr="004B77C7" w:rsidRDefault="00BD7602" w:rsidP="00BD7602">
            <w:pPr>
              <w:tabs>
                <w:tab w:val="left" w:pos="3232"/>
              </w:tabs>
            </w:pPr>
            <w:r w:rsidRPr="004B77C7">
              <w:t>Receive and acknowledge HR Action Memo.</w:t>
            </w:r>
          </w:p>
          <w:p w14:paraId="3265369D" w14:textId="293D2245" w:rsidR="00BD7602" w:rsidRPr="004B77C7" w:rsidRDefault="00BD7602" w:rsidP="00BD7602">
            <w:pPr>
              <w:tabs>
                <w:tab w:val="left" w:pos="3232"/>
              </w:tabs>
            </w:pPr>
          </w:p>
        </w:tc>
        <w:tc>
          <w:tcPr>
            <w:tcW w:w="1620" w:type="dxa"/>
          </w:tcPr>
          <w:p w14:paraId="6FECF8BA" w14:textId="49AFBD83" w:rsidR="00BD7602" w:rsidRPr="004B77C7" w:rsidRDefault="00BD7602" w:rsidP="00BD7602">
            <w:r w:rsidRPr="004B77C7">
              <w:t>Master</w:t>
            </w:r>
          </w:p>
        </w:tc>
        <w:tc>
          <w:tcPr>
            <w:tcW w:w="1674" w:type="dxa"/>
          </w:tcPr>
          <w:p w14:paraId="49E125B3" w14:textId="3D742A1C" w:rsidR="00BD7602" w:rsidRPr="004B77C7" w:rsidRDefault="00BD7602" w:rsidP="00BD7602">
            <w:r w:rsidRPr="004B77C7">
              <w:t>Duly filled-out, noted and acknowledged HR Action Memo</w:t>
            </w:r>
          </w:p>
          <w:p w14:paraId="710EF3A6" w14:textId="77777777" w:rsidR="00BD7602" w:rsidRPr="004B77C7" w:rsidRDefault="00BD7602" w:rsidP="00BD7602"/>
        </w:tc>
      </w:tr>
      <w:tr w:rsidR="00BD7602" w:rsidRPr="004B77C7" w14:paraId="7B75E0B1" w14:textId="77777777" w:rsidTr="00E61ED7">
        <w:trPr>
          <w:trHeight w:val="161"/>
          <w:jc w:val="center"/>
        </w:trPr>
        <w:tc>
          <w:tcPr>
            <w:tcW w:w="676" w:type="dxa"/>
          </w:tcPr>
          <w:p w14:paraId="6AFB7301" w14:textId="50D9FE35" w:rsidR="00BD7602" w:rsidRPr="004B77C7" w:rsidRDefault="00BD7602" w:rsidP="00BD7602">
            <w:pPr>
              <w:jc w:val="center"/>
            </w:pPr>
            <w:r w:rsidRPr="004B77C7">
              <w:t>13</w:t>
            </w:r>
          </w:p>
        </w:tc>
        <w:tc>
          <w:tcPr>
            <w:tcW w:w="5427" w:type="dxa"/>
          </w:tcPr>
          <w:p w14:paraId="3996522D" w14:textId="3F071019" w:rsidR="00BD7602" w:rsidRPr="004B77C7" w:rsidRDefault="00BD7602" w:rsidP="00BD7602">
            <w:pPr>
              <w:tabs>
                <w:tab w:val="left" w:pos="3232"/>
              </w:tabs>
            </w:pPr>
            <w:r w:rsidRPr="004B77C7">
              <w:t>Communicate memo, actions and recommendations from HR and DPA.</w:t>
            </w:r>
          </w:p>
          <w:p w14:paraId="4B77E76C" w14:textId="0BD9B235" w:rsidR="00BD7602" w:rsidRPr="004B77C7" w:rsidRDefault="00BD7602" w:rsidP="00BD7602">
            <w:pPr>
              <w:tabs>
                <w:tab w:val="left" w:pos="3232"/>
              </w:tabs>
            </w:pPr>
          </w:p>
        </w:tc>
        <w:tc>
          <w:tcPr>
            <w:tcW w:w="1620" w:type="dxa"/>
          </w:tcPr>
          <w:p w14:paraId="51F5F007" w14:textId="1B183B1F" w:rsidR="00BD7602" w:rsidRPr="004B77C7" w:rsidRDefault="00BD7602" w:rsidP="00BD7602">
            <w:r w:rsidRPr="004B77C7">
              <w:t>Master</w:t>
            </w:r>
          </w:p>
        </w:tc>
        <w:tc>
          <w:tcPr>
            <w:tcW w:w="1674" w:type="dxa"/>
          </w:tcPr>
          <w:p w14:paraId="6306158E" w14:textId="11DD126C" w:rsidR="00BD7602" w:rsidRPr="004B77C7" w:rsidRDefault="00BD7602" w:rsidP="00BD7602"/>
        </w:tc>
      </w:tr>
      <w:tr w:rsidR="00BD7602" w:rsidRPr="004B77C7" w14:paraId="29AFE1D5" w14:textId="77777777" w:rsidTr="002D0523">
        <w:trPr>
          <w:trHeight w:val="1583"/>
          <w:jc w:val="center"/>
        </w:trPr>
        <w:tc>
          <w:tcPr>
            <w:tcW w:w="676" w:type="dxa"/>
          </w:tcPr>
          <w:p w14:paraId="6A70A6B7" w14:textId="3734A3B3" w:rsidR="00BD7602" w:rsidRPr="004B77C7" w:rsidRDefault="00FB43D5" w:rsidP="00BD7602">
            <w:pPr>
              <w:jc w:val="center"/>
            </w:pPr>
            <w:r w:rsidRPr="004B77C7">
              <w:t>14</w:t>
            </w:r>
          </w:p>
        </w:tc>
        <w:tc>
          <w:tcPr>
            <w:tcW w:w="5427" w:type="dxa"/>
          </w:tcPr>
          <w:p w14:paraId="453FEC8B" w14:textId="77777777" w:rsidR="00BD7602" w:rsidRPr="004B77C7" w:rsidRDefault="00BD7602" w:rsidP="00BD7602">
            <w:pPr>
              <w:tabs>
                <w:tab w:val="left" w:pos="3232"/>
              </w:tabs>
            </w:pPr>
            <w:r w:rsidRPr="004B77C7">
              <w:t>Correct actions/practice and follow recommendations.</w:t>
            </w:r>
          </w:p>
          <w:p w14:paraId="7EB89A76" w14:textId="249A0F0B" w:rsidR="00BD7602" w:rsidRPr="004B77C7" w:rsidRDefault="00BD7602" w:rsidP="00BD7602">
            <w:pPr>
              <w:tabs>
                <w:tab w:val="left" w:pos="3232"/>
              </w:tabs>
            </w:pPr>
          </w:p>
        </w:tc>
        <w:tc>
          <w:tcPr>
            <w:tcW w:w="1620" w:type="dxa"/>
          </w:tcPr>
          <w:p w14:paraId="0B0A94DC" w14:textId="1F6C3336" w:rsidR="00BD7602" w:rsidRPr="004B77C7" w:rsidRDefault="00BD7602" w:rsidP="00BD7602">
            <w:r w:rsidRPr="004B77C7">
              <w:t>Master</w:t>
            </w:r>
          </w:p>
        </w:tc>
        <w:tc>
          <w:tcPr>
            <w:tcW w:w="1674" w:type="dxa"/>
          </w:tcPr>
          <w:p w14:paraId="2FFD764B" w14:textId="77777777" w:rsidR="00BD7602" w:rsidRPr="004B77C7" w:rsidRDefault="00BD7602" w:rsidP="00BD7602"/>
        </w:tc>
      </w:tr>
    </w:tbl>
    <w:p w14:paraId="47B56ABA" w14:textId="03E570F7" w:rsidR="0056071A" w:rsidRPr="004B77C7" w:rsidRDefault="0056071A" w:rsidP="00CB16FA">
      <w:r w:rsidRPr="004B77C7">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C2623A" w:rsidRPr="004B77C7" w14:paraId="3ADDDC70" w14:textId="77777777" w:rsidTr="003E7F8A">
        <w:trPr>
          <w:trHeight w:val="287"/>
          <w:tblHeader/>
          <w:jc w:val="center"/>
        </w:trPr>
        <w:tc>
          <w:tcPr>
            <w:tcW w:w="9397" w:type="dxa"/>
            <w:gridSpan w:val="4"/>
          </w:tcPr>
          <w:p w14:paraId="5B14A7F3" w14:textId="77777777" w:rsidR="00C2623A" w:rsidRPr="004B77C7" w:rsidRDefault="00C2623A" w:rsidP="003E7F8A">
            <w:pPr>
              <w:tabs>
                <w:tab w:val="left" w:pos="3735"/>
                <w:tab w:val="center" w:pos="4590"/>
              </w:tabs>
              <w:rPr>
                <w:sz w:val="16"/>
                <w:szCs w:val="16"/>
              </w:rPr>
            </w:pPr>
          </w:p>
          <w:p w14:paraId="427BFD81" w14:textId="3B3A643A" w:rsidR="00C2623A" w:rsidRPr="004B77C7" w:rsidRDefault="00C2623A" w:rsidP="003E7F8A">
            <w:pPr>
              <w:tabs>
                <w:tab w:val="left" w:pos="3735"/>
                <w:tab w:val="center" w:pos="4590"/>
              </w:tabs>
              <w:jc w:val="center"/>
            </w:pPr>
            <w:r w:rsidRPr="004B77C7">
              <w:t xml:space="preserve">Vessel </w:t>
            </w:r>
            <w:ins w:id="388" w:author="Noel M. Cainglet" w:date="2017-10-07T08:06:00Z">
              <w:r w:rsidR="005C653B" w:rsidRPr="004B77C7">
                <w:t>Audit/</w:t>
              </w:r>
            </w:ins>
            <w:r w:rsidRPr="004B77C7">
              <w:t>Inspection</w:t>
            </w:r>
            <w:ins w:id="389" w:author="Noel M. Cainglet" w:date="2017-10-07T08:06:00Z">
              <w:r w:rsidR="005C653B" w:rsidRPr="004B77C7">
                <w:t xml:space="preserve">, </w:t>
              </w:r>
            </w:ins>
            <w:del w:id="390" w:author="Noel M. Cainglet" w:date="2017-10-07T08:06:00Z">
              <w:r w:rsidRPr="004B77C7" w:rsidDel="005C653B">
                <w:delText xml:space="preserve"> and </w:delText>
              </w:r>
            </w:del>
            <w:r w:rsidRPr="004B77C7">
              <w:t>Evaluation</w:t>
            </w:r>
            <w:ins w:id="391" w:author="Noel M. Cainglet" w:date="2017-10-07T08:06:00Z">
              <w:r w:rsidR="005C653B" w:rsidRPr="004B77C7">
                <w:t xml:space="preserve"> and Corrective Actions</w:t>
              </w:r>
            </w:ins>
          </w:p>
          <w:p w14:paraId="29B90ABE" w14:textId="77777777" w:rsidR="00C2623A" w:rsidRPr="004B77C7" w:rsidRDefault="00C2623A" w:rsidP="003E7F8A">
            <w:pPr>
              <w:tabs>
                <w:tab w:val="left" w:pos="3735"/>
                <w:tab w:val="center" w:pos="4590"/>
              </w:tabs>
              <w:rPr>
                <w:sz w:val="16"/>
                <w:szCs w:val="16"/>
              </w:rPr>
            </w:pPr>
            <w:r w:rsidRPr="004B77C7">
              <w:rPr>
                <w:sz w:val="16"/>
                <w:szCs w:val="16"/>
              </w:rPr>
              <w:tab/>
            </w:r>
          </w:p>
        </w:tc>
      </w:tr>
      <w:tr w:rsidR="00C2623A" w:rsidRPr="004B77C7" w14:paraId="56EF6112" w14:textId="77777777" w:rsidTr="003E7F8A">
        <w:trPr>
          <w:trHeight w:val="339"/>
          <w:tblHeader/>
          <w:jc w:val="center"/>
        </w:trPr>
        <w:tc>
          <w:tcPr>
            <w:tcW w:w="676" w:type="dxa"/>
            <w:vAlign w:val="bottom"/>
          </w:tcPr>
          <w:p w14:paraId="6C5E7E1D" w14:textId="77777777" w:rsidR="00C2623A" w:rsidRPr="004B77C7" w:rsidRDefault="00C2623A" w:rsidP="003E7F8A">
            <w:pPr>
              <w:jc w:val="center"/>
            </w:pPr>
            <w:r w:rsidRPr="004B77C7">
              <w:t>Step No.</w:t>
            </w:r>
          </w:p>
        </w:tc>
        <w:tc>
          <w:tcPr>
            <w:tcW w:w="5427" w:type="dxa"/>
            <w:vAlign w:val="bottom"/>
          </w:tcPr>
          <w:p w14:paraId="00191F0B" w14:textId="77777777" w:rsidR="00C2623A" w:rsidRPr="004B77C7" w:rsidRDefault="00C2623A" w:rsidP="003E7F8A">
            <w:pPr>
              <w:jc w:val="center"/>
            </w:pPr>
            <w:r w:rsidRPr="004B77C7">
              <w:t>Activity</w:t>
            </w:r>
          </w:p>
        </w:tc>
        <w:tc>
          <w:tcPr>
            <w:tcW w:w="1620" w:type="dxa"/>
            <w:vAlign w:val="bottom"/>
          </w:tcPr>
          <w:p w14:paraId="5EC889E3" w14:textId="77777777" w:rsidR="00C2623A" w:rsidRPr="004B77C7" w:rsidRDefault="00C2623A" w:rsidP="003E7F8A">
            <w:pPr>
              <w:jc w:val="center"/>
            </w:pPr>
            <w:r w:rsidRPr="004B77C7">
              <w:t>Personnel</w:t>
            </w:r>
          </w:p>
          <w:p w14:paraId="4E5EBFB4" w14:textId="77777777" w:rsidR="00C2623A" w:rsidRPr="004B77C7" w:rsidRDefault="00C2623A" w:rsidP="003E7F8A">
            <w:pPr>
              <w:jc w:val="center"/>
            </w:pPr>
            <w:r w:rsidRPr="004B77C7">
              <w:t>Involved</w:t>
            </w:r>
          </w:p>
        </w:tc>
        <w:tc>
          <w:tcPr>
            <w:tcW w:w="1674" w:type="dxa"/>
            <w:vAlign w:val="bottom"/>
          </w:tcPr>
          <w:p w14:paraId="23ED35A2" w14:textId="77777777" w:rsidR="00C2623A" w:rsidRPr="004B77C7" w:rsidRDefault="00C2623A" w:rsidP="003E7F8A">
            <w:pPr>
              <w:jc w:val="center"/>
            </w:pPr>
            <w:r w:rsidRPr="004B77C7">
              <w:t>Business</w:t>
            </w:r>
          </w:p>
          <w:p w14:paraId="5E2F4823" w14:textId="77777777" w:rsidR="00C2623A" w:rsidRPr="004B77C7" w:rsidRDefault="00C2623A" w:rsidP="003E7F8A">
            <w:pPr>
              <w:jc w:val="center"/>
            </w:pPr>
            <w:r w:rsidRPr="004B77C7">
              <w:t>Forms</w:t>
            </w:r>
          </w:p>
        </w:tc>
      </w:tr>
      <w:tr w:rsidR="00C2623A" w:rsidRPr="004B77C7" w14:paraId="68977925" w14:textId="77777777" w:rsidTr="003E7F8A">
        <w:trPr>
          <w:trHeight w:val="215"/>
          <w:jc w:val="center"/>
        </w:trPr>
        <w:tc>
          <w:tcPr>
            <w:tcW w:w="676" w:type="dxa"/>
            <w:tcBorders>
              <w:bottom w:val="single" w:sz="4" w:space="0" w:color="auto"/>
            </w:tcBorders>
          </w:tcPr>
          <w:p w14:paraId="386BE122" w14:textId="5B3D416F" w:rsidR="00C2623A" w:rsidRPr="004B77C7" w:rsidRDefault="0042702C" w:rsidP="003E7F8A">
            <w:pPr>
              <w:jc w:val="center"/>
            </w:pPr>
            <w:r w:rsidRPr="004B77C7">
              <w:t>1</w:t>
            </w:r>
          </w:p>
        </w:tc>
        <w:tc>
          <w:tcPr>
            <w:tcW w:w="5427" w:type="dxa"/>
            <w:tcBorders>
              <w:bottom w:val="single" w:sz="4" w:space="0" w:color="auto"/>
            </w:tcBorders>
          </w:tcPr>
          <w:p w14:paraId="67B2665F" w14:textId="790431C8" w:rsidR="008F33E3" w:rsidRPr="004B77C7" w:rsidRDefault="008F33E3" w:rsidP="003E7F8A">
            <w:r w:rsidRPr="004B77C7">
              <w:t>Schedule and plan vessel audit/inspection.</w:t>
            </w:r>
          </w:p>
        </w:tc>
        <w:tc>
          <w:tcPr>
            <w:tcW w:w="1620" w:type="dxa"/>
            <w:tcBorders>
              <w:bottom w:val="single" w:sz="4" w:space="0" w:color="auto"/>
            </w:tcBorders>
          </w:tcPr>
          <w:p w14:paraId="4B2DFF68" w14:textId="77777777" w:rsidR="00345BA8" w:rsidRPr="004B77C7" w:rsidRDefault="00345BA8" w:rsidP="003E7F8A">
            <w:r w:rsidRPr="004B77C7">
              <w:t>Audit/</w:t>
            </w:r>
          </w:p>
          <w:p w14:paraId="066A9DD4" w14:textId="77777777" w:rsidR="00C2623A" w:rsidRPr="004B77C7" w:rsidRDefault="00345BA8" w:rsidP="003E7F8A">
            <w:r w:rsidRPr="004B77C7">
              <w:t>Inspection Team</w:t>
            </w:r>
          </w:p>
          <w:p w14:paraId="420E42C6" w14:textId="1D48A18F" w:rsidR="00345BA8" w:rsidRPr="004B77C7" w:rsidRDefault="00345BA8" w:rsidP="003E7F8A"/>
        </w:tc>
        <w:tc>
          <w:tcPr>
            <w:tcW w:w="1674" w:type="dxa"/>
            <w:tcBorders>
              <w:bottom w:val="single" w:sz="4" w:space="0" w:color="auto"/>
            </w:tcBorders>
          </w:tcPr>
          <w:p w14:paraId="38246DDD" w14:textId="77777777" w:rsidR="00C2623A" w:rsidRPr="004B77C7" w:rsidRDefault="00C2623A" w:rsidP="003E7F8A"/>
        </w:tc>
      </w:tr>
      <w:tr w:rsidR="00C2623A" w:rsidRPr="004B77C7" w14:paraId="108FCDA4" w14:textId="77777777" w:rsidTr="00C2623A">
        <w:trPr>
          <w:trHeight w:val="161"/>
          <w:jc w:val="center"/>
        </w:trPr>
        <w:tc>
          <w:tcPr>
            <w:tcW w:w="676" w:type="dxa"/>
          </w:tcPr>
          <w:p w14:paraId="160F73AF" w14:textId="12CE4E9D" w:rsidR="00C2623A" w:rsidRPr="004B77C7" w:rsidRDefault="0042702C" w:rsidP="003E7F8A">
            <w:pPr>
              <w:jc w:val="center"/>
            </w:pPr>
            <w:r w:rsidRPr="004B77C7">
              <w:t>2</w:t>
            </w:r>
          </w:p>
        </w:tc>
        <w:tc>
          <w:tcPr>
            <w:tcW w:w="5427" w:type="dxa"/>
          </w:tcPr>
          <w:p w14:paraId="487FD057" w14:textId="6D90E563" w:rsidR="008F33E3" w:rsidRPr="004B77C7" w:rsidRDefault="008F33E3" w:rsidP="003E7F8A">
            <w:pPr>
              <w:tabs>
                <w:tab w:val="left" w:pos="1196"/>
              </w:tabs>
            </w:pPr>
            <w:r w:rsidRPr="004B77C7">
              <w:t>Conduct audit/inspection.</w:t>
            </w:r>
          </w:p>
        </w:tc>
        <w:tc>
          <w:tcPr>
            <w:tcW w:w="1620" w:type="dxa"/>
          </w:tcPr>
          <w:p w14:paraId="55CFC6DA" w14:textId="77777777" w:rsidR="00A34CE0" w:rsidRPr="004B77C7" w:rsidRDefault="00A34CE0" w:rsidP="00A34CE0">
            <w:r w:rsidRPr="004B77C7">
              <w:t>Audit/</w:t>
            </w:r>
          </w:p>
          <w:p w14:paraId="1F0C8E50" w14:textId="77777777" w:rsidR="00A34CE0" w:rsidRPr="004B77C7" w:rsidRDefault="00A34CE0" w:rsidP="00A34CE0">
            <w:r w:rsidRPr="004B77C7">
              <w:t>Inspection Team</w:t>
            </w:r>
          </w:p>
          <w:p w14:paraId="2DE6F590" w14:textId="77777777" w:rsidR="00C2623A" w:rsidRPr="004B77C7" w:rsidRDefault="00C2623A" w:rsidP="003E7F8A"/>
          <w:p w14:paraId="442D2D92" w14:textId="27A98884" w:rsidR="007B22FD" w:rsidRPr="004B77C7" w:rsidRDefault="007B22FD" w:rsidP="003E7F8A"/>
        </w:tc>
        <w:tc>
          <w:tcPr>
            <w:tcW w:w="1674" w:type="dxa"/>
          </w:tcPr>
          <w:p w14:paraId="143A02F3" w14:textId="0253A433" w:rsidR="00C2623A" w:rsidRPr="004B77C7" w:rsidRDefault="00C2623A" w:rsidP="003E7F8A"/>
        </w:tc>
      </w:tr>
      <w:tr w:rsidR="00E90F97" w:rsidRPr="004B77C7" w14:paraId="16F43548" w14:textId="77777777" w:rsidTr="00C2623A">
        <w:trPr>
          <w:trHeight w:val="161"/>
          <w:jc w:val="center"/>
        </w:trPr>
        <w:tc>
          <w:tcPr>
            <w:tcW w:w="676" w:type="dxa"/>
          </w:tcPr>
          <w:p w14:paraId="05A61D8F" w14:textId="15666765" w:rsidR="00E90F97" w:rsidRPr="004B77C7" w:rsidRDefault="0042702C" w:rsidP="003E7F8A">
            <w:pPr>
              <w:jc w:val="center"/>
            </w:pPr>
            <w:r w:rsidRPr="004B77C7">
              <w:t>3</w:t>
            </w:r>
          </w:p>
        </w:tc>
        <w:tc>
          <w:tcPr>
            <w:tcW w:w="5427" w:type="dxa"/>
          </w:tcPr>
          <w:p w14:paraId="07677825" w14:textId="77777777" w:rsidR="00E90F97" w:rsidRPr="004B77C7" w:rsidRDefault="00E90F97" w:rsidP="003E7F8A">
            <w:pPr>
              <w:tabs>
                <w:tab w:val="left" w:pos="1196"/>
              </w:tabs>
            </w:pPr>
            <w:r w:rsidRPr="004B77C7">
              <w:t>Document findings and observations through a vessel audit/inspection form.</w:t>
            </w:r>
          </w:p>
          <w:p w14:paraId="50C8A39B" w14:textId="1CA880F2" w:rsidR="00D24A6B" w:rsidRPr="004B77C7" w:rsidRDefault="00D24A6B" w:rsidP="003E7F8A">
            <w:pPr>
              <w:tabs>
                <w:tab w:val="left" w:pos="1196"/>
              </w:tabs>
            </w:pPr>
          </w:p>
        </w:tc>
        <w:tc>
          <w:tcPr>
            <w:tcW w:w="1620" w:type="dxa"/>
          </w:tcPr>
          <w:p w14:paraId="3C39550A" w14:textId="7F5AFE89" w:rsidR="00E90F97" w:rsidRPr="004B77C7" w:rsidRDefault="00A34CE0" w:rsidP="003E7F8A">
            <w:r w:rsidRPr="004B77C7">
              <w:t>Concerned Officer/Crew</w:t>
            </w:r>
          </w:p>
        </w:tc>
        <w:tc>
          <w:tcPr>
            <w:tcW w:w="1674" w:type="dxa"/>
          </w:tcPr>
          <w:p w14:paraId="31E4054E" w14:textId="77777777" w:rsidR="009829E5" w:rsidRPr="004B77C7" w:rsidRDefault="0017785D" w:rsidP="003E7F8A">
            <w:r w:rsidRPr="004B77C7">
              <w:t>Vessel audit/</w:t>
            </w:r>
          </w:p>
          <w:p w14:paraId="1231709A" w14:textId="2E594620" w:rsidR="00E90F97" w:rsidRPr="004B77C7" w:rsidRDefault="0017785D" w:rsidP="003E7F8A">
            <w:r w:rsidRPr="004B77C7">
              <w:t>inspection form</w:t>
            </w:r>
          </w:p>
          <w:p w14:paraId="7E803167" w14:textId="1A2B8246" w:rsidR="0017785D" w:rsidRPr="004B77C7" w:rsidRDefault="0017785D" w:rsidP="003E7F8A"/>
        </w:tc>
      </w:tr>
      <w:tr w:rsidR="00C2623A" w:rsidRPr="004B77C7" w14:paraId="209CD449" w14:textId="77777777" w:rsidTr="00C2623A">
        <w:trPr>
          <w:trHeight w:val="161"/>
          <w:jc w:val="center"/>
        </w:trPr>
        <w:tc>
          <w:tcPr>
            <w:tcW w:w="676" w:type="dxa"/>
          </w:tcPr>
          <w:p w14:paraId="792217EF" w14:textId="3AEFF23F" w:rsidR="00C2623A" w:rsidRPr="004B77C7" w:rsidRDefault="0042702C" w:rsidP="003E7F8A">
            <w:pPr>
              <w:jc w:val="center"/>
            </w:pPr>
            <w:r w:rsidRPr="004B77C7">
              <w:t>4</w:t>
            </w:r>
          </w:p>
        </w:tc>
        <w:tc>
          <w:tcPr>
            <w:tcW w:w="5427" w:type="dxa"/>
          </w:tcPr>
          <w:p w14:paraId="5D42C0C9" w14:textId="77777777" w:rsidR="008F33E3" w:rsidRPr="004B77C7" w:rsidRDefault="00E90F97" w:rsidP="003E7F8A">
            <w:pPr>
              <w:tabs>
                <w:tab w:val="left" w:pos="1196"/>
              </w:tabs>
            </w:pPr>
            <w:r w:rsidRPr="004B77C7">
              <w:t xml:space="preserve">Communicate findings, </w:t>
            </w:r>
            <w:r w:rsidR="008F33E3" w:rsidRPr="004B77C7">
              <w:t>observa</w:t>
            </w:r>
            <w:r w:rsidRPr="004B77C7">
              <w:t xml:space="preserve">tions or results of audit/inspection </w:t>
            </w:r>
            <w:r w:rsidR="008F33E3" w:rsidRPr="004B77C7">
              <w:t>to concerned officer/crew.</w:t>
            </w:r>
          </w:p>
          <w:p w14:paraId="2BFD1267" w14:textId="033682C0" w:rsidR="00015E49" w:rsidRPr="004B77C7" w:rsidRDefault="00015E49" w:rsidP="003E7F8A">
            <w:pPr>
              <w:tabs>
                <w:tab w:val="left" w:pos="1196"/>
              </w:tabs>
            </w:pPr>
          </w:p>
        </w:tc>
        <w:tc>
          <w:tcPr>
            <w:tcW w:w="1620" w:type="dxa"/>
          </w:tcPr>
          <w:p w14:paraId="467300DA" w14:textId="77777777" w:rsidR="00A34CE0" w:rsidRPr="004B77C7" w:rsidRDefault="00A34CE0" w:rsidP="00A34CE0">
            <w:r w:rsidRPr="004B77C7">
              <w:t>Audit/</w:t>
            </w:r>
          </w:p>
          <w:p w14:paraId="44F48915" w14:textId="77777777" w:rsidR="00A34CE0" w:rsidRPr="004B77C7" w:rsidRDefault="00A34CE0" w:rsidP="00A34CE0">
            <w:r w:rsidRPr="004B77C7">
              <w:t>Inspection Team</w:t>
            </w:r>
          </w:p>
          <w:p w14:paraId="26B7C685" w14:textId="5EC85508" w:rsidR="00C2623A" w:rsidRPr="004B77C7" w:rsidRDefault="00C2623A" w:rsidP="003E7F8A"/>
        </w:tc>
        <w:tc>
          <w:tcPr>
            <w:tcW w:w="1674" w:type="dxa"/>
          </w:tcPr>
          <w:p w14:paraId="6394033C" w14:textId="77777777" w:rsidR="00644C13" w:rsidRPr="004B77C7" w:rsidRDefault="00644C13" w:rsidP="00644C13">
            <w:r w:rsidRPr="004B77C7">
              <w:t>Vessel audit/</w:t>
            </w:r>
          </w:p>
          <w:p w14:paraId="404CEDAA" w14:textId="77777777" w:rsidR="00644C13" w:rsidRPr="004B77C7" w:rsidRDefault="00644C13" w:rsidP="00644C13">
            <w:r w:rsidRPr="004B77C7">
              <w:t>inspection form</w:t>
            </w:r>
          </w:p>
          <w:p w14:paraId="7347B2A2" w14:textId="77777777" w:rsidR="00C2623A" w:rsidRPr="004B77C7" w:rsidRDefault="00C2623A" w:rsidP="003E7F8A"/>
        </w:tc>
      </w:tr>
      <w:tr w:rsidR="00C2623A" w:rsidRPr="004B77C7" w14:paraId="6299EF6A" w14:textId="77777777" w:rsidTr="00C2623A">
        <w:trPr>
          <w:trHeight w:val="161"/>
          <w:jc w:val="center"/>
        </w:trPr>
        <w:tc>
          <w:tcPr>
            <w:tcW w:w="676" w:type="dxa"/>
          </w:tcPr>
          <w:p w14:paraId="1D2A0095" w14:textId="232ACA7A" w:rsidR="00C2623A" w:rsidRPr="004B77C7" w:rsidRDefault="0042702C" w:rsidP="003E7F8A">
            <w:pPr>
              <w:jc w:val="center"/>
            </w:pPr>
            <w:r w:rsidRPr="004B77C7">
              <w:t>5</w:t>
            </w:r>
          </w:p>
        </w:tc>
        <w:tc>
          <w:tcPr>
            <w:tcW w:w="5427" w:type="dxa"/>
          </w:tcPr>
          <w:p w14:paraId="293B7B77" w14:textId="108A8652" w:rsidR="00C2623A" w:rsidRPr="004B77C7" w:rsidRDefault="008F33E3" w:rsidP="003E7F8A">
            <w:pPr>
              <w:tabs>
                <w:tab w:val="left" w:pos="1196"/>
              </w:tabs>
            </w:pPr>
            <w:r w:rsidRPr="004B77C7">
              <w:t>Reply/provide remarks on findings and observations.</w:t>
            </w:r>
          </w:p>
          <w:p w14:paraId="2D4FA486" w14:textId="410F5BC7" w:rsidR="00B73081" w:rsidRPr="004B77C7" w:rsidRDefault="00B73081" w:rsidP="003E7F8A">
            <w:pPr>
              <w:tabs>
                <w:tab w:val="left" w:pos="1196"/>
              </w:tabs>
            </w:pPr>
          </w:p>
          <w:p w14:paraId="0540CB3F" w14:textId="33A72963" w:rsidR="00B73081" w:rsidRPr="004B77C7" w:rsidRDefault="00B73081" w:rsidP="003E7F8A">
            <w:pPr>
              <w:tabs>
                <w:tab w:val="left" w:pos="1196"/>
              </w:tabs>
            </w:pPr>
            <w:r w:rsidRPr="004B77C7">
              <w:t>Remarks shall be properly indicated in the vessel audit/inspection form.</w:t>
            </w:r>
          </w:p>
          <w:p w14:paraId="6F65159D" w14:textId="6C16294E" w:rsidR="008F33E3" w:rsidRPr="004B77C7" w:rsidRDefault="008F33E3" w:rsidP="003E7F8A">
            <w:pPr>
              <w:tabs>
                <w:tab w:val="left" w:pos="1196"/>
              </w:tabs>
            </w:pPr>
          </w:p>
        </w:tc>
        <w:tc>
          <w:tcPr>
            <w:tcW w:w="1620" w:type="dxa"/>
          </w:tcPr>
          <w:p w14:paraId="13FB1ECD" w14:textId="2E574351" w:rsidR="00C2623A" w:rsidRPr="004B77C7" w:rsidRDefault="00A34CE0" w:rsidP="003E7F8A">
            <w:r w:rsidRPr="004B77C7">
              <w:t>Concerned Officer/Crew</w:t>
            </w:r>
          </w:p>
        </w:tc>
        <w:tc>
          <w:tcPr>
            <w:tcW w:w="1674" w:type="dxa"/>
          </w:tcPr>
          <w:p w14:paraId="677D088F" w14:textId="77777777" w:rsidR="00644C13" w:rsidRPr="004B77C7" w:rsidRDefault="00644C13" w:rsidP="00644C13">
            <w:r w:rsidRPr="004B77C7">
              <w:t>Vessel audit/</w:t>
            </w:r>
          </w:p>
          <w:p w14:paraId="42BE4E95" w14:textId="77777777" w:rsidR="00644C13" w:rsidRPr="004B77C7" w:rsidRDefault="00644C13" w:rsidP="00644C13">
            <w:r w:rsidRPr="004B77C7">
              <w:t>inspection form</w:t>
            </w:r>
          </w:p>
          <w:p w14:paraId="23D94E34" w14:textId="77777777" w:rsidR="00C2623A" w:rsidRPr="004B77C7" w:rsidRDefault="00C2623A" w:rsidP="003E7F8A"/>
        </w:tc>
      </w:tr>
      <w:tr w:rsidR="00C2623A" w:rsidRPr="004B77C7" w14:paraId="2BF2D033" w14:textId="77777777" w:rsidTr="00C2623A">
        <w:trPr>
          <w:trHeight w:val="161"/>
          <w:jc w:val="center"/>
        </w:trPr>
        <w:tc>
          <w:tcPr>
            <w:tcW w:w="676" w:type="dxa"/>
          </w:tcPr>
          <w:p w14:paraId="5150CB28" w14:textId="3A89FF3A" w:rsidR="00C2623A" w:rsidRPr="004B77C7" w:rsidRDefault="0042702C" w:rsidP="003E7F8A">
            <w:pPr>
              <w:jc w:val="center"/>
            </w:pPr>
            <w:r w:rsidRPr="004B77C7">
              <w:t>6</w:t>
            </w:r>
          </w:p>
        </w:tc>
        <w:tc>
          <w:tcPr>
            <w:tcW w:w="5427" w:type="dxa"/>
          </w:tcPr>
          <w:p w14:paraId="2C066070" w14:textId="7A69EF15" w:rsidR="00C2623A" w:rsidRPr="004B77C7" w:rsidRDefault="009E113A" w:rsidP="003E7F8A">
            <w:pPr>
              <w:tabs>
                <w:tab w:val="left" w:pos="1196"/>
              </w:tabs>
            </w:pPr>
            <w:r w:rsidRPr="004B77C7">
              <w:t xml:space="preserve">Sign conformed and acknowledged by on the vessel </w:t>
            </w:r>
            <w:r w:rsidR="008F33E3" w:rsidRPr="004B77C7">
              <w:t>inspection form.</w:t>
            </w:r>
          </w:p>
          <w:p w14:paraId="238EA60F" w14:textId="288772D0" w:rsidR="00E140F6" w:rsidRPr="004B77C7" w:rsidRDefault="00E140F6" w:rsidP="003E7F8A">
            <w:pPr>
              <w:tabs>
                <w:tab w:val="left" w:pos="1196"/>
              </w:tabs>
            </w:pPr>
          </w:p>
          <w:p w14:paraId="6F4C59BF" w14:textId="37CBB183" w:rsidR="008F33E3" w:rsidRPr="004B77C7" w:rsidRDefault="00E140F6" w:rsidP="00E140F6">
            <w:pPr>
              <w:tabs>
                <w:tab w:val="left" w:pos="1644"/>
              </w:tabs>
            </w:pPr>
            <w:r w:rsidRPr="004B77C7">
              <w:tab/>
            </w:r>
          </w:p>
        </w:tc>
        <w:tc>
          <w:tcPr>
            <w:tcW w:w="1620" w:type="dxa"/>
          </w:tcPr>
          <w:p w14:paraId="5615203A" w14:textId="77777777" w:rsidR="00246175" w:rsidRPr="004B77C7" w:rsidRDefault="00A34CE0" w:rsidP="003E7F8A">
            <w:r w:rsidRPr="004B77C7">
              <w:t>Master</w:t>
            </w:r>
            <w:r w:rsidR="00246175" w:rsidRPr="004B77C7">
              <w:t>/</w:t>
            </w:r>
          </w:p>
          <w:p w14:paraId="32854FD6" w14:textId="30E19B04" w:rsidR="00C2623A" w:rsidRPr="004B77C7" w:rsidRDefault="00246175" w:rsidP="003E7F8A">
            <w:r w:rsidRPr="004B77C7">
              <w:t>Chief Engineer</w:t>
            </w:r>
          </w:p>
        </w:tc>
        <w:tc>
          <w:tcPr>
            <w:tcW w:w="1674" w:type="dxa"/>
          </w:tcPr>
          <w:p w14:paraId="02255EF1" w14:textId="77777777" w:rsidR="00333A41" w:rsidRPr="004B77C7" w:rsidRDefault="00333A41" w:rsidP="00333A41">
            <w:r w:rsidRPr="004B77C7">
              <w:t>Vessel audit/</w:t>
            </w:r>
          </w:p>
          <w:p w14:paraId="6EB7E3D8" w14:textId="77777777" w:rsidR="00333A41" w:rsidRPr="004B77C7" w:rsidRDefault="00333A41" w:rsidP="00333A41">
            <w:r w:rsidRPr="004B77C7">
              <w:t>inspection form</w:t>
            </w:r>
          </w:p>
          <w:p w14:paraId="3F549C09" w14:textId="77777777" w:rsidR="00C2623A" w:rsidRPr="004B77C7" w:rsidRDefault="00C2623A" w:rsidP="003E7F8A"/>
        </w:tc>
      </w:tr>
      <w:tr w:rsidR="00C2623A" w:rsidRPr="004B77C7" w14:paraId="3114F519" w14:textId="77777777" w:rsidTr="00C2623A">
        <w:trPr>
          <w:trHeight w:val="161"/>
          <w:jc w:val="center"/>
        </w:trPr>
        <w:tc>
          <w:tcPr>
            <w:tcW w:w="676" w:type="dxa"/>
          </w:tcPr>
          <w:p w14:paraId="4AF3BF9D" w14:textId="6F0B052A" w:rsidR="00C2623A" w:rsidRPr="004B77C7" w:rsidRDefault="0042702C" w:rsidP="003E7F8A">
            <w:pPr>
              <w:jc w:val="center"/>
            </w:pPr>
            <w:r w:rsidRPr="004B77C7">
              <w:t>7</w:t>
            </w:r>
          </w:p>
        </w:tc>
        <w:tc>
          <w:tcPr>
            <w:tcW w:w="5427" w:type="dxa"/>
          </w:tcPr>
          <w:p w14:paraId="20602D85" w14:textId="34839D70" w:rsidR="00C2623A" w:rsidRPr="004B77C7" w:rsidRDefault="00797862" w:rsidP="003E7F8A">
            <w:pPr>
              <w:tabs>
                <w:tab w:val="left" w:pos="1196"/>
              </w:tabs>
            </w:pPr>
            <w:r w:rsidRPr="004B77C7">
              <w:t xml:space="preserve">Prepare </w:t>
            </w:r>
            <w:r w:rsidR="00550115" w:rsidRPr="004B77C7">
              <w:t xml:space="preserve">“audit report” addressed to the </w:t>
            </w:r>
            <w:r w:rsidRPr="004B77C7">
              <w:t>DPA and HR Department.</w:t>
            </w:r>
          </w:p>
          <w:p w14:paraId="040AD1F7" w14:textId="59C2C72F" w:rsidR="00797862" w:rsidRPr="004B77C7" w:rsidRDefault="00797862" w:rsidP="003E7F8A">
            <w:pPr>
              <w:tabs>
                <w:tab w:val="left" w:pos="1196"/>
              </w:tabs>
            </w:pPr>
          </w:p>
        </w:tc>
        <w:tc>
          <w:tcPr>
            <w:tcW w:w="1620" w:type="dxa"/>
          </w:tcPr>
          <w:p w14:paraId="7DB1EDF6" w14:textId="77777777" w:rsidR="0046302B" w:rsidRPr="004B77C7" w:rsidRDefault="0046302B" w:rsidP="0046302B">
            <w:r w:rsidRPr="004B77C7">
              <w:t>Audit/</w:t>
            </w:r>
          </w:p>
          <w:p w14:paraId="2E02EB2F" w14:textId="77777777" w:rsidR="0046302B" w:rsidRPr="004B77C7" w:rsidRDefault="0046302B" w:rsidP="0046302B">
            <w:r w:rsidRPr="004B77C7">
              <w:t>Inspection Team</w:t>
            </w:r>
          </w:p>
          <w:p w14:paraId="2E25A1BC" w14:textId="77777777" w:rsidR="00C2623A" w:rsidRPr="004B77C7" w:rsidRDefault="00C2623A" w:rsidP="003E7F8A"/>
        </w:tc>
        <w:tc>
          <w:tcPr>
            <w:tcW w:w="1674" w:type="dxa"/>
          </w:tcPr>
          <w:p w14:paraId="74BA7B31" w14:textId="29D4A3DB" w:rsidR="00C2623A" w:rsidRPr="004B77C7" w:rsidRDefault="00333A41" w:rsidP="003E7F8A">
            <w:r w:rsidRPr="004B77C7">
              <w:t>Audit report</w:t>
            </w:r>
          </w:p>
        </w:tc>
      </w:tr>
      <w:tr w:rsidR="00C2623A" w:rsidRPr="004B77C7" w14:paraId="2B2DB64B" w14:textId="77777777" w:rsidTr="00C2623A">
        <w:trPr>
          <w:trHeight w:val="161"/>
          <w:jc w:val="center"/>
        </w:trPr>
        <w:tc>
          <w:tcPr>
            <w:tcW w:w="676" w:type="dxa"/>
          </w:tcPr>
          <w:p w14:paraId="0C0B81F3" w14:textId="624C9176" w:rsidR="00C2623A" w:rsidRPr="004B77C7" w:rsidRDefault="0042702C" w:rsidP="003E7F8A">
            <w:pPr>
              <w:jc w:val="center"/>
            </w:pPr>
            <w:r w:rsidRPr="004B77C7">
              <w:t>8</w:t>
            </w:r>
          </w:p>
        </w:tc>
        <w:tc>
          <w:tcPr>
            <w:tcW w:w="5427" w:type="dxa"/>
          </w:tcPr>
          <w:p w14:paraId="7BD8B47A" w14:textId="77777777" w:rsidR="00C2623A" w:rsidRPr="004B77C7" w:rsidRDefault="00DB5E4B" w:rsidP="003E7F8A">
            <w:pPr>
              <w:tabs>
                <w:tab w:val="left" w:pos="1196"/>
              </w:tabs>
            </w:pPr>
            <w:r w:rsidRPr="004B77C7">
              <w:t>Review and evaluate vessel audit report.</w:t>
            </w:r>
          </w:p>
          <w:p w14:paraId="3084EDCB" w14:textId="79242CD4" w:rsidR="00DB5E4B" w:rsidRPr="004B77C7" w:rsidRDefault="00DB5E4B" w:rsidP="003E7F8A">
            <w:pPr>
              <w:tabs>
                <w:tab w:val="left" w:pos="1196"/>
              </w:tabs>
            </w:pPr>
          </w:p>
        </w:tc>
        <w:tc>
          <w:tcPr>
            <w:tcW w:w="1620" w:type="dxa"/>
          </w:tcPr>
          <w:p w14:paraId="43C9C352" w14:textId="6E48AD51" w:rsidR="0046302B" w:rsidRPr="004B77C7" w:rsidRDefault="0046302B" w:rsidP="003E7F8A">
            <w:r w:rsidRPr="004B77C7">
              <w:t>DPA and HR Department</w:t>
            </w:r>
          </w:p>
          <w:p w14:paraId="6C5C0725" w14:textId="77777777" w:rsidR="0046302B" w:rsidRPr="004B77C7" w:rsidRDefault="0046302B" w:rsidP="003E7F8A"/>
          <w:p w14:paraId="5944B433" w14:textId="77777777" w:rsidR="000A5313" w:rsidRPr="004B77C7" w:rsidRDefault="000A5313" w:rsidP="003E7F8A"/>
          <w:p w14:paraId="5CCF9462" w14:textId="77777777" w:rsidR="000A5313" w:rsidRPr="004B77C7" w:rsidRDefault="000A5313" w:rsidP="003E7F8A"/>
          <w:p w14:paraId="5BE422A0" w14:textId="77777777" w:rsidR="000A5313" w:rsidRPr="004B77C7" w:rsidRDefault="000A5313" w:rsidP="003E7F8A"/>
          <w:p w14:paraId="76A34628" w14:textId="792D5A0A" w:rsidR="000A5313" w:rsidRPr="004B77C7" w:rsidRDefault="000A5313" w:rsidP="003E7F8A"/>
        </w:tc>
        <w:tc>
          <w:tcPr>
            <w:tcW w:w="1674" w:type="dxa"/>
          </w:tcPr>
          <w:p w14:paraId="70C75C52" w14:textId="491F4E42" w:rsidR="00C2623A" w:rsidRPr="004B77C7" w:rsidRDefault="00A41D20" w:rsidP="003E7F8A">
            <w:r w:rsidRPr="004B77C7">
              <w:t>Audit report</w:t>
            </w:r>
          </w:p>
        </w:tc>
      </w:tr>
      <w:tr w:rsidR="00C2623A" w:rsidRPr="004B77C7" w14:paraId="4134BC05" w14:textId="77777777" w:rsidTr="00C2623A">
        <w:trPr>
          <w:trHeight w:val="161"/>
          <w:jc w:val="center"/>
        </w:trPr>
        <w:tc>
          <w:tcPr>
            <w:tcW w:w="676" w:type="dxa"/>
          </w:tcPr>
          <w:p w14:paraId="13B72282" w14:textId="3AA55C44" w:rsidR="00C2623A" w:rsidRPr="004B77C7" w:rsidRDefault="0042702C" w:rsidP="003E7F8A">
            <w:pPr>
              <w:jc w:val="center"/>
            </w:pPr>
            <w:r w:rsidRPr="004B77C7">
              <w:lastRenderedPageBreak/>
              <w:t>9</w:t>
            </w:r>
          </w:p>
        </w:tc>
        <w:tc>
          <w:tcPr>
            <w:tcW w:w="5427" w:type="dxa"/>
          </w:tcPr>
          <w:p w14:paraId="5EC9C019" w14:textId="7E67F981" w:rsidR="00860A0F" w:rsidRPr="004B77C7" w:rsidRDefault="00CB3A33" w:rsidP="003E7F8A">
            <w:pPr>
              <w:tabs>
                <w:tab w:val="left" w:pos="1196"/>
              </w:tabs>
            </w:pPr>
            <w:r w:rsidRPr="004B77C7">
              <w:t xml:space="preserve">The </w:t>
            </w:r>
            <w:r w:rsidR="003B6ECF" w:rsidRPr="004B77C7">
              <w:t>DPA shall formulate corrective actions and install preventive measures to prevent recurrence of the incident/malpractices.</w:t>
            </w:r>
          </w:p>
          <w:p w14:paraId="243C6747" w14:textId="77777777" w:rsidR="009B4179" w:rsidRPr="004B77C7" w:rsidRDefault="009B4179" w:rsidP="003E7F8A">
            <w:pPr>
              <w:tabs>
                <w:tab w:val="left" w:pos="1196"/>
              </w:tabs>
            </w:pPr>
          </w:p>
          <w:p w14:paraId="23E61FBA" w14:textId="6BD6A31C" w:rsidR="00C2623A" w:rsidRPr="004B77C7" w:rsidRDefault="000B4D77" w:rsidP="003E7F8A">
            <w:pPr>
              <w:tabs>
                <w:tab w:val="left" w:pos="1196"/>
              </w:tabs>
            </w:pPr>
            <w:r w:rsidRPr="004B77C7">
              <w:t>Moreover, the HR Department shall a</w:t>
            </w:r>
            <w:r w:rsidR="00E2702E" w:rsidRPr="004B77C7">
              <w:t>scertain violations to Company manual and Code of Conduct.</w:t>
            </w:r>
          </w:p>
          <w:p w14:paraId="73B37EBC" w14:textId="149143E3" w:rsidR="00E2702E" w:rsidRPr="004B77C7" w:rsidRDefault="00E2702E" w:rsidP="003E7F8A">
            <w:pPr>
              <w:tabs>
                <w:tab w:val="left" w:pos="1196"/>
              </w:tabs>
            </w:pPr>
          </w:p>
        </w:tc>
        <w:tc>
          <w:tcPr>
            <w:tcW w:w="1620" w:type="dxa"/>
          </w:tcPr>
          <w:p w14:paraId="6CEF1C59" w14:textId="780A56CC" w:rsidR="0046302B" w:rsidRPr="004B77C7" w:rsidRDefault="0046302B" w:rsidP="0046302B">
            <w:r w:rsidRPr="004B77C7">
              <w:t>DPA and HR Department</w:t>
            </w:r>
          </w:p>
          <w:p w14:paraId="4811E443" w14:textId="77777777" w:rsidR="00C2623A" w:rsidRPr="004B77C7" w:rsidRDefault="00C2623A" w:rsidP="003E7F8A"/>
        </w:tc>
        <w:tc>
          <w:tcPr>
            <w:tcW w:w="1674" w:type="dxa"/>
          </w:tcPr>
          <w:p w14:paraId="716EC2D1" w14:textId="77777777" w:rsidR="00C2623A" w:rsidRPr="004B77C7" w:rsidRDefault="00C2623A" w:rsidP="003E7F8A"/>
        </w:tc>
      </w:tr>
      <w:tr w:rsidR="00C2623A" w:rsidRPr="004B77C7" w14:paraId="52B0FAAB" w14:textId="77777777" w:rsidTr="00C2623A">
        <w:trPr>
          <w:trHeight w:val="161"/>
          <w:jc w:val="center"/>
        </w:trPr>
        <w:tc>
          <w:tcPr>
            <w:tcW w:w="676" w:type="dxa"/>
          </w:tcPr>
          <w:p w14:paraId="1F1DDB78" w14:textId="365B966B" w:rsidR="00C2623A" w:rsidRPr="004B77C7" w:rsidRDefault="00E62DAC" w:rsidP="003E7F8A">
            <w:pPr>
              <w:jc w:val="center"/>
            </w:pPr>
            <w:r w:rsidRPr="004B77C7">
              <w:t>10</w:t>
            </w:r>
          </w:p>
        </w:tc>
        <w:tc>
          <w:tcPr>
            <w:tcW w:w="5427" w:type="dxa"/>
          </w:tcPr>
          <w:p w14:paraId="54D06C10" w14:textId="77777777" w:rsidR="00C2623A" w:rsidRPr="004B77C7" w:rsidRDefault="00145C4B" w:rsidP="003E7F8A">
            <w:pPr>
              <w:tabs>
                <w:tab w:val="left" w:pos="1196"/>
              </w:tabs>
            </w:pPr>
            <w:r w:rsidRPr="004B77C7">
              <w:t>Prepare HR Action Memo (written reprimand/applicable sanctions).</w:t>
            </w:r>
          </w:p>
          <w:p w14:paraId="5779414A" w14:textId="71EAB937" w:rsidR="00145C4B" w:rsidRPr="004B77C7" w:rsidRDefault="00145C4B" w:rsidP="003E7F8A">
            <w:pPr>
              <w:tabs>
                <w:tab w:val="left" w:pos="1196"/>
              </w:tabs>
            </w:pPr>
          </w:p>
        </w:tc>
        <w:tc>
          <w:tcPr>
            <w:tcW w:w="1620" w:type="dxa"/>
          </w:tcPr>
          <w:p w14:paraId="61CAA4A6" w14:textId="54819225" w:rsidR="00C2623A" w:rsidRPr="004B77C7" w:rsidRDefault="0046302B" w:rsidP="003E7F8A">
            <w:r w:rsidRPr="004B77C7">
              <w:t>HR Manager</w:t>
            </w:r>
          </w:p>
        </w:tc>
        <w:tc>
          <w:tcPr>
            <w:tcW w:w="1674" w:type="dxa"/>
          </w:tcPr>
          <w:p w14:paraId="361B5C4E" w14:textId="304F0235" w:rsidR="00C2623A" w:rsidRPr="004B77C7" w:rsidRDefault="00353615" w:rsidP="003E7F8A">
            <w:r w:rsidRPr="004B77C7">
              <w:t>HR Action Memo</w:t>
            </w:r>
          </w:p>
        </w:tc>
      </w:tr>
      <w:tr w:rsidR="00C2623A" w:rsidRPr="004B77C7" w14:paraId="1D0459BF" w14:textId="77777777" w:rsidTr="008B7D87">
        <w:trPr>
          <w:trHeight w:val="161"/>
          <w:jc w:val="center"/>
        </w:trPr>
        <w:tc>
          <w:tcPr>
            <w:tcW w:w="676" w:type="dxa"/>
          </w:tcPr>
          <w:p w14:paraId="0361B7D4" w14:textId="42D72E5D" w:rsidR="00C2623A" w:rsidRPr="004B77C7" w:rsidRDefault="00E62DAC" w:rsidP="003E7F8A">
            <w:pPr>
              <w:jc w:val="center"/>
            </w:pPr>
            <w:r w:rsidRPr="004B77C7">
              <w:t>11</w:t>
            </w:r>
          </w:p>
        </w:tc>
        <w:tc>
          <w:tcPr>
            <w:tcW w:w="5427" w:type="dxa"/>
          </w:tcPr>
          <w:p w14:paraId="5A294D93" w14:textId="4FF2EA00" w:rsidR="00C2623A" w:rsidRPr="004B77C7" w:rsidRDefault="0085584E" w:rsidP="003E7F8A">
            <w:pPr>
              <w:tabs>
                <w:tab w:val="left" w:pos="1196"/>
              </w:tabs>
            </w:pPr>
            <w:r w:rsidRPr="004B77C7">
              <w:t>Approves</w:t>
            </w:r>
            <w:r w:rsidR="00756A29" w:rsidRPr="004B77C7">
              <w:t xml:space="preserve"> </w:t>
            </w:r>
            <w:r w:rsidR="00A864FC" w:rsidRPr="004B77C7">
              <w:t>the HR Action Memo.</w:t>
            </w:r>
          </w:p>
          <w:p w14:paraId="56D603F9" w14:textId="345C760B" w:rsidR="00A864FC" w:rsidRPr="004B77C7" w:rsidRDefault="00A864FC" w:rsidP="003E7F8A">
            <w:pPr>
              <w:tabs>
                <w:tab w:val="left" w:pos="1196"/>
              </w:tabs>
            </w:pPr>
          </w:p>
        </w:tc>
        <w:tc>
          <w:tcPr>
            <w:tcW w:w="1620" w:type="dxa"/>
          </w:tcPr>
          <w:p w14:paraId="5B16DA3B" w14:textId="32CC65E6" w:rsidR="00C2623A" w:rsidRPr="004B77C7" w:rsidRDefault="0041590D" w:rsidP="003E7F8A">
            <w:r w:rsidRPr="004B77C7">
              <w:t>DPA</w:t>
            </w:r>
          </w:p>
          <w:p w14:paraId="6B635DFE" w14:textId="069346FC" w:rsidR="0041590D" w:rsidRPr="004B77C7" w:rsidRDefault="0041590D" w:rsidP="003E7F8A"/>
        </w:tc>
        <w:tc>
          <w:tcPr>
            <w:tcW w:w="1674" w:type="dxa"/>
          </w:tcPr>
          <w:p w14:paraId="5E19C0BF" w14:textId="6F31F077" w:rsidR="00C2623A" w:rsidRPr="004B77C7" w:rsidRDefault="00353615" w:rsidP="003E7F8A">
            <w:r w:rsidRPr="004B77C7">
              <w:t>HR Action Memo</w:t>
            </w:r>
          </w:p>
        </w:tc>
      </w:tr>
      <w:tr w:rsidR="008B7D87" w:rsidRPr="004B77C7" w14:paraId="349DF212" w14:textId="77777777" w:rsidTr="008B7D87">
        <w:trPr>
          <w:trHeight w:val="161"/>
          <w:jc w:val="center"/>
        </w:trPr>
        <w:tc>
          <w:tcPr>
            <w:tcW w:w="676" w:type="dxa"/>
          </w:tcPr>
          <w:p w14:paraId="3614902E" w14:textId="7B5B87AA" w:rsidR="008B7D87" w:rsidRPr="004B77C7" w:rsidRDefault="00E62DAC" w:rsidP="003E7F8A">
            <w:pPr>
              <w:jc w:val="center"/>
            </w:pPr>
            <w:r w:rsidRPr="004B77C7">
              <w:t>12</w:t>
            </w:r>
          </w:p>
        </w:tc>
        <w:tc>
          <w:tcPr>
            <w:tcW w:w="5427" w:type="dxa"/>
          </w:tcPr>
          <w:p w14:paraId="41FC28B6" w14:textId="77777777" w:rsidR="008B7D87" w:rsidRPr="004B77C7" w:rsidRDefault="00E63E47" w:rsidP="003E7F8A">
            <w:pPr>
              <w:tabs>
                <w:tab w:val="left" w:pos="1196"/>
              </w:tabs>
            </w:pPr>
            <w:r w:rsidRPr="004B77C7">
              <w:t>Receive HR Action Memo and signs “acknowledged by”.</w:t>
            </w:r>
          </w:p>
          <w:p w14:paraId="4DEC04CF" w14:textId="6DE69557" w:rsidR="00E63E47" w:rsidRPr="004B77C7" w:rsidRDefault="00E63E47" w:rsidP="003E7F8A">
            <w:pPr>
              <w:tabs>
                <w:tab w:val="left" w:pos="1196"/>
              </w:tabs>
            </w:pPr>
          </w:p>
        </w:tc>
        <w:tc>
          <w:tcPr>
            <w:tcW w:w="1620" w:type="dxa"/>
          </w:tcPr>
          <w:p w14:paraId="728159B4" w14:textId="56E2AD9A" w:rsidR="008B7D87" w:rsidRPr="004B77C7" w:rsidRDefault="0041590D" w:rsidP="003E7F8A">
            <w:r w:rsidRPr="004B77C7">
              <w:t>Master</w:t>
            </w:r>
          </w:p>
        </w:tc>
        <w:tc>
          <w:tcPr>
            <w:tcW w:w="1674" w:type="dxa"/>
          </w:tcPr>
          <w:p w14:paraId="675B4CCB" w14:textId="2037BBD1" w:rsidR="008B7D87" w:rsidRPr="004B77C7" w:rsidRDefault="00E62689" w:rsidP="003E7F8A">
            <w:r w:rsidRPr="004B77C7">
              <w:t>HR Action Memo</w:t>
            </w:r>
          </w:p>
        </w:tc>
      </w:tr>
      <w:tr w:rsidR="008B7D87" w:rsidRPr="004B77C7" w14:paraId="2705744B" w14:textId="77777777" w:rsidTr="008B7D87">
        <w:trPr>
          <w:trHeight w:val="161"/>
          <w:jc w:val="center"/>
        </w:trPr>
        <w:tc>
          <w:tcPr>
            <w:tcW w:w="676" w:type="dxa"/>
          </w:tcPr>
          <w:p w14:paraId="2A5C6CB7" w14:textId="04A7B1DB" w:rsidR="008B7D87" w:rsidRPr="004B77C7" w:rsidRDefault="00E62DAC" w:rsidP="003E7F8A">
            <w:pPr>
              <w:jc w:val="center"/>
            </w:pPr>
            <w:r w:rsidRPr="004B77C7">
              <w:t>13</w:t>
            </w:r>
          </w:p>
        </w:tc>
        <w:tc>
          <w:tcPr>
            <w:tcW w:w="5427" w:type="dxa"/>
          </w:tcPr>
          <w:p w14:paraId="4E6CF879" w14:textId="77777777" w:rsidR="008B7D87" w:rsidRPr="004B77C7" w:rsidRDefault="004A3FAE" w:rsidP="003E7F8A">
            <w:pPr>
              <w:tabs>
                <w:tab w:val="left" w:pos="1196"/>
              </w:tabs>
            </w:pPr>
            <w:r w:rsidRPr="004B77C7">
              <w:t>Communicate memo, actions and recommendations to officers/crew of the vessel.</w:t>
            </w:r>
          </w:p>
          <w:p w14:paraId="36C36998" w14:textId="22A927EA" w:rsidR="004A3FAE" w:rsidRPr="004B77C7" w:rsidRDefault="004A3FAE" w:rsidP="003E7F8A">
            <w:pPr>
              <w:tabs>
                <w:tab w:val="left" w:pos="1196"/>
              </w:tabs>
            </w:pPr>
          </w:p>
        </w:tc>
        <w:tc>
          <w:tcPr>
            <w:tcW w:w="1620" w:type="dxa"/>
          </w:tcPr>
          <w:p w14:paraId="01B6C024" w14:textId="50C35A72" w:rsidR="008B7D87" w:rsidRPr="004B77C7" w:rsidRDefault="00177F35" w:rsidP="003E7F8A">
            <w:r w:rsidRPr="004B77C7">
              <w:t>Master</w:t>
            </w:r>
          </w:p>
        </w:tc>
        <w:tc>
          <w:tcPr>
            <w:tcW w:w="1674" w:type="dxa"/>
          </w:tcPr>
          <w:p w14:paraId="5AF5E956" w14:textId="77777777" w:rsidR="008B7D87" w:rsidRPr="004B77C7" w:rsidRDefault="008B7D87" w:rsidP="003E7F8A"/>
        </w:tc>
      </w:tr>
      <w:tr w:rsidR="00516B5B" w:rsidRPr="004B77C7" w14:paraId="1C98F6FF" w14:textId="77777777" w:rsidTr="008B7D87">
        <w:trPr>
          <w:trHeight w:val="161"/>
          <w:jc w:val="center"/>
        </w:trPr>
        <w:tc>
          <w:tcPr>
            <w:tcW w:w="676" w:type="dxa"/>
          </w:tcPr>
          <w:p w14:paraId="174B28E1" w14:textId="10F018FE" w:rsidR="00516B5B" w:rsidRPr="004B77C7" w:rsidRDefault="00516B5B" w:rsidP="00516B5B">
            <w:pPr>
              <w:jc w:val="center"/>
            </w:pPr>
            <w:r w:rsidRPr="004B77C7">
              <w:t>14</w:t>
            </w:r>
          </w:p>
        </w:tc>
        <w:tc>
          <w:tcPr>
            <w:tcW w:w="5427" w:type="dxa"/>
          </w:tcPr>
          <w:p w14:paraId="19314DDF" w14:textId="77777777" w:rsidR="00516B5B" w:rsidRPr="004B77C7" w:rsidRDefault="00516B5B" w:rsidP="00516B5B">
            <w:pPr>
              <w:tabs>
                <w:tab w:val="left" w:pos="1196"/>
              </w:tabs>
            </w:pPr>
            <w:r w:rsidRPr="004B77C7">
              <w:t>Corrections actions/malpractices and follow recommendations.</w:t>
            </w:r>
          </w:p>
          <w:p w14:paraId="396C0C17" w14:textId="1E1EA875" w:rsidR="00516B5B" w:rsidRPr="004B77C7" w:rsidRDefault="00516B5B" w:rsidP="00516B5B">
            <w:pPr>
              <w:tabs>
                <w:tab w:val="left" w:pos="1196"/>
              </w:tabs>
            </w:pPr>
          </w:p>
        </w:tc>
        <w:tc>
          <w:tcPr>
            <w:tcW w:w="1620" w:type="dxa"/>
          </w:tcPr>
          <w:p w14:paraId="0118ABB8" w14:textId="0168F201" w:rsidR="00516B5B" w:rsidRPr="004B77C7" w:rsidRDefault="00516B5B" w:rsidP="00516B5B">
            <w:r w:rsidRPr="004B77C7">
              <w:t>Concerned Officer/Crew</w:t>
            </w:r>
          </w:p>
        </w:tc>
        <w:tc>
          <w:tcPr>
            <w:tcW w:w="1674" w:type="dxa"/>
          </w:tcPr>
          <w:p w14:paraId="2A8071C2" w14:textId="77777777" w:rsidR="00516B5B" w:rsidRPr="004B77C7" w:rsidRDefault="00516B5B" w:rsidP="00516B5B"/>
        </w:tc>
      </w:tr>
    </w:tbl>
    <w:p w14:paraId="31528FCB" w14:textId="77777777" w:rsidR="00C2623A" w:rsidRPr="004B77C7" w:rsidRDefault="00C2623A" w:rsidP="00CB16FA"/>
    <w:p w14:paraId="732D7003" w14:textId="76A50321" w:rsidR="008B7D87" w:rsidRPr="004B77C7" w:rsidRDefault="008B7D87" w:rsidP="00CB16FA">
      <w:r w:rsidRPr="004B77C7">
        <w:br w:type="page"/>
      </w:r>
    </w:p>
    <w:p w14:paraId="12C815A4" w14:textId="77777777" w:rsidR="00BD1A33" w:rsidRPr="004B77C7" w:rsidRDefault="003226EA" w:rsidP="00140858">
      <w:pPr>
        <w:pStyle w:val="ListParagraph"/>
        <w:numPr>
          <w:ilvl w:val="0"/>
          <w:numId w:val="1"/>
        </w:numPr>
      </w:pPr>
      <w:r w:rsidRPr="004B77C7">
        <w:rPr>
          <w:u w:val="single"/>
        </w:rPr>
        <w:lastRenderedPageBreak/>
        <w:t>FLOWCHART</w:t>
      </w:r>
      <w:ins w:id="392" w:author="Noel M. Cainglet" w:date="2017-09-25T08:37:00Z">
        <w:r w:rsidR="003F3C42" w:rsidRPr="004B77C7">
          <w:rPr>
            <w:u w:val="single"/>
          </w:rPr>
          <w:t>S</w:t>
        </w:r>
      </w:ins>
    </w:p>
    <w:p w14:paraId="0A90824F" w14:textId="59559A52" w:rsidR="00454EF2" w:rsidRPr="004B77C7" w:rsidRDefault="00454EF2" w:rsidP="00BD1A33">
      <w:pPr>
        <w:pStyle w:val="ListParagraph"/>
        <w:ind w:left="576"/>
        <w:rPr>
          <w:u w:val="single"/>
        </w:rPr>
      </w:pPr>
    </w:p>
    <w:p w14:paraId="440E2165" w14:textId="6B59276F" w:rsidR="00454EF2" w:rsidRPr="004B77C7" w:rsidRDefault="00454EF2" w:rsidP="00454EF2">
      <w:pPr>
        <w:pStyle w:val="ListParagraph"/>
        <w:numPr>
          <w:ilvl w:val="1"/>
          <w:numId w:val="1"/>
        </w:numPr>
      </w:pPr>
      <w:r w:rsidRPr="004B77C7">
        <w:t>Shipboard Familiarization</w:t>
      </w:r>
    </w:p>
    <w:p w14:paraId="235D9F89" w14:textId="540979BF" w:rsidR="009F3F02" w:rsidRPr="004B77C7" w:rsidRDefault="003226EA" w:rsidP="00BD1A33">
      <w:pPr>
        <w:pStyle w:val="ListParagraph"/>
        <w:ind w:left="576"/>
      </w:pPr>
      <w:del w:id="393" w:author="Noel M. Cainglet" w:date="2017-09-25T08:37:00Z">
        <w:r w:rsidRPr="004B77C7" w:rsidDel="003F3C42">
          <w:rPr>
            <w:u w:val="single"/>
          </w:rPr>
          <w:delText>S</w:delText>
        </w:r>
      </w:del>
    </w:p>
    <w:p w14:paraId="74E9FB92" w14:textId="644EBD82" w:rsidR="00BD1A33" w:rsidRPr="004B77C7" w:rsidRDefault="004C7EF3" w:rsidP="00E146CA">
      <w:r w:rsidRPr="004B77C7">
        <w:object w:dxaOrig="12886" w:dyaOrig="10246" w14:anchorId="276B3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375pt" o:ole="">
            <v:imagedata r:id="rId10" o:title=""/>
          </v:shape>
          <o:OLEObject Type="Embed" ProgID="Visio.Drawing.15" ShapeID="_x0000_i1025" DrawAspect="Content" ObjectID="_1574922680" r:id="rId11"/>
        </w:object>
      </w:r>
      <w:del w:id="394" w:author="Noel M. Cainglet" w:date="2017-10-06T17:09:00Z">
        <w:r w:rsidR="00BD1A33" w:rsidRPr="004B77C7" w:rsidDel="00F90FCC">
          <w:object w:dxaOrig="13425" w:dyaOrig="12406" w14:anchorId="27D40A0F">
            <v:shape id="_x0000_i1026" type="#_x0000_t75" style="width:469.5pt;height:435.75pt" o:ole="">
              <v:imagedata r:id="rId12" o:title=""/>
            </v:shape>
            <o:OLEObject Type="Embed" ProgID="Visio.Drawing.15" ShapeID="_x0000_i1026" DrawAspect="Content" ObjectID="_1574922681" r:id="rId13"/>
          </w:object>
        </w:r>
      </w:del>
      <w:r w:rsidR="00BD1A33" w:rsidRPr="004B77C7">
        <w:br w:type="page"/>
      </w:r>
    </w:p>
    <w:p w14:paraId="7E6FC466" w14:textId="77777777" w:rsidR="00454EF2" w:rsidRPr="004B77C7" w:rsidRDefault="00454EF2" w:rsidP="00454EF2">
      <w:pPr>
        <w:pStyle w:val="ListParagraph"/>
        <w:numPr>
          <w:ilvl w:val="1"/>
          <w:numId w:val="1"/>
        </w:numPr>
      </w:pPr>
      <w:r w:rsidRPr="004B77C7">
        <w:lastRenderedPageBreak/>
        <w:t>Personnel Accidents Onboard</w:t>
      </w:r>
    </w:p>
    <w:p w14:paraId="36083FC3" w14:textId="77777777" w:rsidR="00454EF2" w:rsidRPr="004B77C7" w:rsidRDefault="00454EF2" w:rsidP="00454EF2"/>
    <w:p w14:paraId="2526C8A2" w14:textId="11E62667" w:rsidR="00BC5EA0" w:rsidRPr="004B77C7" w:rsidRDefault="00DC1DC5" w:rsidP="00454EF2">
      <w:r w:rsidRPr="004B77C7">
        <w:object w:dxaOrig="18645" w:dyaOrig="15690" w14:anchorId="60D50EFC">
          <v:shape id="_x0000_i1027" type="#_x0000_t75" style="width:469.5pt;height:397.5pt" o:ole="">
            <v:imagedata r:id="rId14" o:title=""/>
          </v:shape>
          <o:OLEObject Type="Embed" ProgID="Visio.Drawing.15" ShapeID="_x0000_i1027" DrawAspect="Content" ObjectID="_1574922682" r:id="rId15"/>
        </w:object>
      </w:r>
      <w:del w:id="395" w:author="Noel M. Cainglet" w:date="2017-10-06T17:09:00Z">
        <w:r w:rsidR="00BC5EA0" w:rsidRPr="004B77C7" w:rsidDel="00F90FCC">
          <w:object w:dxaOrig="16350" w:dyaOrig="13531" w14:anchorId="4A6DABDA">
            <v:shape id="_x0000_i1028" type="#_x0000_t75" style="width:470.25pt;height:390pt" o:ole="">
              <v:imagedata r:id="rId16" o:title=""/>
            </v:shape>
            <o:OLEObject Type="Embed" ProgID="Visio.Drawing.15" ShapeID="_x0000_i1028" DrawAspect="Content" ObjectID="_1574922683" r:id="rId17"/>
          </w:object>
        </w:r>
      </w:del>
    </w:p>
    <w:p w14:paraId="1550CC83" w14:textId="619C0EB0" w:rsidR="00BC5EA0" w:rsidRPr="004B77C7" w:rsidRDefault="00BC5EA0" w:rsidP="00E146CA">
      <w:del w:id="396" w:author="Noel M. Cainglet" w:date="2017-10-06T17:09:00Z">
        <w:r w:rsidRPr="004B77C7" w:rsidDel="00F90FCC">
          <w:object w:dxaOrig="13651" w:dyaOrig="12585" w14:anchorId="6C852255">
            <v:shape id="_x0000_i1029" type="#_x0000_t75" style="width:469.5pt;height:435.75pt" o:ole="">
              <v:imagedata r:id="rId18" o:title=""/>
            </v:shape>
            <o:OLEObject Type="Embed" ProgID="Visio.Drawing.15" ShapeID="_x0000_i1029" DrawAspect="Content" ObjectID="_1574922684" r:id="rId19"/>
          </w:object>
        </w:r>
      </w:del>
      <w:r w:rsidRPr="004B77C7">
        <w:br w:type="page"/>
      </w:r>
    </w:p>
    <w:p w14:paraId="6F1DDDDB" w14:textId="77777777" w:rsidR="00C93FFC" w:rsidRPr="004B77C7" w:rsidRDefault="00C93FFC" w:rsidP="00C93FFC">
      <w:pPr>
        <w:pStyle w:val="ListParagraph"/>
        <w:numPr>
          <w:ilvl w:val="1"/>
          <w:numId w:val="1"/>
        </w:numPr>
      </w:pPr>
      <w:r w:rsidRPr="004B77C7">
        <w:lastRenderedPageBreak/>
        <w:t>Ship Accidents</w:t>
      </w:r>
    </w:p>
    <w:p w14:paraId="1D5BA948" w14:textId="77777777" w:rsidR="00C93FFC" w:rsidRPr="004B77C7" w:rsidRDefault="00C93FFC" w:rsidP="00C93FFC"/>
    <w:p w14:paraId="4E3B6336" w14:textId="5DF4D48A" w:rsidR="00E146CA" w:rsidRPr="004B77C7" w:rsidRDefault="001C7BB7" w:rsidP="00C93FFC">
      <w:r w:rsidRPr="004B77C7">
        <w:object w:dxaOrig="15451" w:dyaOrig="13665" w14:anchorId="6702790D">
          <v:shape id="_x0000_i1030" type="#_x0000_t75" style="width:473.25pt;height:417pt" o:ole="">
            <v:imagedata r:id="rId20" o:title=""/>
          </v:shape>
          <o:OLEObject Type="Embed" ProgID="Visio.Drawing.15" ShapeID="_x0000_i1030" DrawAspect="Content" ObjectID="_1574922685" r:id="rId21"/>
        </w:object>
      </w:r>
      <w:del w:id="397" w:author="Noel M. Cainglet" w:date="2017-10-06T17:09:00Z">
        <w:r w:rsidR="00CB16FA" w:rsidRPr="004B77C7" w:rsidDel="00F90FCC">
          <w:object w:dxaOrig="14371" w:dyaOrig="11070" w14:anchorId="065966D9">
            <v:shape id="_x0000_i1031" type="#_x0000_t75" style="width:473.25pt;height:363.75pt" o:ole="">
              <v:imagedata r:id="rId22" o:title=""/>
            </v:shape>
            <o:OLEObject Type="Embed" ProgID="Visio.Drawing.15" ShapeID="_x0000_i1031" DrawAspect="Content" ObjectID="_1574922686" r:id="rId23"/>
          </w:object>
        </w:r>
      </w:del>
    </w:p>
    <w:p w14:paraId="49E9A0A4" w14:textId="540DDC8A" w:rsidR="00140858" w:rsidRPr="004B77C7" w:rsidRDefault="00140858" w:rsidP="00D02AF8"/>
    <w:p w14:paraId="462CC2DF" w14:textId="77777777" w:rsidR="00C93FFC" w:rsidRPr="004B77C7" w:rsidRDefault="00D02AF8" w:rsidP="00C93FFC">
      <w:pPr>
        <w:pStyle w:val="ListParagraph"/>
        <w:numPr>
          <w:ilvl w:val="1"/>
          <w:numId w:val="1"/>
        </w:numPr>
      </w:pPr>
      <w:r w:rsidRPr="004B77C7">
        <w:br w:type="page"/>
      </w:r>
      <w:r w:rsidR="00C93FFC" w:rsidRPr="004B77C7">
        <w:lastRenderedPageBreak/>
        <w:t>Vessel Audit/Inspection, Evaluation and Corrective Actions</w:t>
      </w:r>
    </w:p>
    <w:p w14:paraId="23F90224" w14:textId="24BFDA0D" w:rsidR="00C93FFC" w:rsidRPr="004B77C7" w:rsidRDefault="00C93FFC" w:rsidP="00C93FFC"/>
    <w:p w14:paraId="6F1CF245" w14:textId="4A13FF17" w:rsidR="00C93FFC" w:rsidRPr="004B77C7" w:rsidRDefault="001C3287" w:rsidP="00C93FFC">
      <w:r w:rsidRPr="004B77C7">
        <w:object w:dxaOrig="14371" w:dyaOrig="11070" w14:anchorId="5C5DD25F">
          <v:shape id="_x0000_i1032" type="#_x0000_t75" style="width:470.25pt;height:363.75pt" o:ole="">
            <v:imagedata r:id="rId24" o:title=""/>
          </v:shape>
          <o:OLEObject Type="Embed" ProgID="Visio.Drawing.15" ShapeID="_x0000_i1032" DrawAspect="Content" ObjectID="_1574922687" r:id="rId25"/>
        </w:object>
      </w:r>
    </w:p>
    <w:p w14:paraId="1BB97841" w14:textId="66D076CC" w:rsidR="00C93FFC" w:rsidRPr="004B77C7" w:rsidRDefault="00C93FFC" w:rsidP="00C93FFC">
      <w:r w:rsidRPr="004B77C7">
        <w:br w:type="page"/>
      </w:r>
    </w:p>
    <w:p w14:paraId="43C59BC1" w14:textId="1CE9F89B" w:rsidR="002C0980" w:rsidRPr="004B77C7" w:rsidRDefault="00E02C52" w:rsidP="0040596C">
      <w:pPr>
        <w:pStyle w:val="ListParagraph"/>
        <w:numPr>
          <w:ilvl w:val="0"/>
          <w:numId w:val="1"/>
        </w:numPr>
        <w:tabs>
          <w:tab w:val="left" w:pos="7395"/>
        </w:tabs>
      </w:pPr>
      <w:r w:rsidRPr="004B77C7">
        <w:rPr>
          <w:u w:val="single"/>
        </w:rPr>
        <w:lastRenderedPageBreak/>
        <w:t xml:space="preserve">BUSINESS </w:t>
      </w:r>
      <w:r w:rsidR="003226EA" w:rsidRPr="004B77C7">
        <w:rPr>
          <w:u w:val="single"/>
        </w:rPr>
        <w:t>FORMS</w:t>
      </w:r>
    </w:p>
    <w:p w14:paraId="0640A0C1" w14:textId="4393B17B" w:rsidR="002C0980" w:rsidRPr="004B77C7" w:rsidRDefault="002C0980" w:rsidP="0040596C"/>
    <w:p w14:paraId="495AFE77" w14:textId="249CCB9B" w:rsidR="00D02AF8" w:rsidRPr="004B77C7" w:rsidRDefault="005D52A8" w:rsidP="00AF51F1">
      <w:pPr>
        <w:pStyle w:val="ListParagraph"/>
        <w:numPr>
          <w:ilvl w:val="1"/>
          <w:numId w:val="1"/>
        </w:numPr>
      </w:pPr>
      <w:r w:rsidRPr="004B77C7">
        <w:t>Shipboard Familiarization</w:t>
      </w:r>
    </w:p>
    <w:p w14:paraId="2E3BD28D" w14:textId="77777777" w:rsidR="009857DD" w:rsidRPr="004B77C7" w:rsidRDefault="009857DD" w:rsidP="009857DD">
      <w:pPr>
        <w:pStyle w:val="ListParagraph"/>
        <w:ind w:left="936"/>
      </w:pPr>
    </w:p>
    <w:p w14:paraId="58078CDF" w14:textId="5D442F6F" w:rsidR="009857DD" w:rsidRPr="004B77C7" w:rsidRDefault="0058646D">
      <w:pPr>
        <w:jc w:val="center"/>
        <w:pPrChange w:id="398" w:author="Noel M. Cainglet" w:date="2017-10-06T16:10:00Z">
          <w:pPr>
            <w:jc w:val="both"/>
          </w:pPr>
        </w:pPrChange>
      </w:pPr>
      <w:ins w:id="399" w:author="Noel M. Cainglet" w:date="2017-10-06T16:10:00Z">
        <w:r w:rsidRPr="004B77C7">
          <w:rPr>
            <w:noProof/>
            <w:lang w:val="en-PH" w:eastAsia="en-PH"/>
          </w:rPr>
          <w:drawing>
            <wp:inline distT="0" distB="0" distL="0" distR="0" wp14:anchorId="0493EE32" wp14:editId="029F84E2">
              <wp:extent cx="5989320" cy="455028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9320" cy="4550283"/>
                      </a:xfrm>
                      <a:prstGeom prst="rect">
                        <a:avLst/>
                      </a:prstGeom>
                      <a:noFill/>
                      <a:ln>
                        <a:noFill/>
                      </a:ln>
                    </pic:spPr>
                  </pic:pic>
                </a:graphicData>
              </a:graphic>
            </wp:inline>
          </w:drawing>
        </w:r>
      </w:ins>
      <w:del w:id="400" w:author="Noel M. Cainglet" w:date="2017-10-06T15:57:00Z">
        <w:r w:rsidR="009857DD" w:rsidRPr="004B77C7" w:rsidDel="00042DD2">
          <w:rPr>
            <w:noProof/>
            <w:lang w:val="en-PH" w:eastAsia="en-PH"/>
          </w:rPr>
          <w:drawing>
            <wp:inline distT="0" distB="0" distL="0" distR="0" wp14:anchorId="11DFF750" wp14:editId="6958BFFF">
              <wp:extent cx="6500372"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00372" cy="5029200"/>
                      </a:xfrm>
                      <a:prstGeom prst="rect">
                        <a:avLst/>
                      </a:prstGeom>
                      <a:noFill/>
                      <a:ln>
                        <a:noFill/>
                      </a:ln>
                    </pic:spPr>
                  </pic:pic>
                </a:graphicData>
              </a:graphic>
            </wp:inline>
          </w:drawing>
        </w:r>
      </w:del>
    </w:p>
    <w:p w14:paraId="07B07A39" w14:textId="1E9FB77D" w:rsidR="0058097C" w:rsidRPr="004B77C7" w:rsidRDefault="0058097C" w:rsidP="0058097C">
      <w:pPr>
        <w:pStyle w:val="ListParagraph"/>
        <w:ind w:left="936"/>
      </w:pPr>
    </w:p>
    <w:p w14:paraId="4B39DE22" w14:textId="028554DC" w:rsidR="00615DCF" w:rsidRPr="004B77C7" w:rsidRDefault="00615DCF" w:rsidP="00615DCF">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950C16" w:rsidRPr="004B77C7">
        <w:t>2</w:t>
      </w:r>
    </w:p>
    <w:p w14:paraId="190DF927" w14:textId="69883044" w:rsidR="00900ED9" w:rsidRPr="004B77C7" w:rsidRDefault="00900ED9" w:rsidP="00900ED9">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EA397C" w:rsidRPr="004B77C7">
        <w:t>This is prepared when conducting a shipboard familiarization training.</w:t>
      </w:r>
    </w:p>
    <w:p w14:paraId="060B895C" w14:textId="1500B1FB" w:rsidR="00615DCF" w:rsidRPr="004B77C7" w:rsidRDefault="00615DCF" w:rsidP="00615DCF">
      <w:pPr>
        <w:tabs>
          <w:tab w:val="left" w:pos="900"/>
          <w:tab w:val="left" w:pos="2160"/>
          <w:tab w:val="left" w:pos="3960"/>
        </w:tabs>
        <w:ind w:left="360" w:firstLine="1080"/>
        <w:jc w:val="both"/>
        <w:rPr>
          <w:ins w:id="401" w:author="Noel M. Cainglet" w:date="2017-10-06T16:11:00Z"/>
        </w:rPr>
      </w:pPr>
      <w:r w:rsidRPr="004B77C7">
        <w:t>Prepared by</w:t>
      </w:r>
      <w:r w:rsidRPr="004B77C7">
        <w:tab/>
        <w:t>-</w:t>
      </w:r>
      <w:r w:rsidRPr="004B77C7">
        <w:tab/>
      </w:r>
      <w:del w:id="402" w:author="Noel M. Cainglet" w:date="2017-10-06T16:11:00Z">
        <w:r w:rsidR="005744FE" w:rsidRPr="004B77C7" w:rsidDel="0058646D">
          <w:delText>Department’s Chief Officer</w:delText>
        </w:r>
      </w:del>
      <w:ins w:id="403" w:author="Noel M. Cainglet" w:date="2017-10-06T16:11:00Z">
        <w:r w:rsidR="0058646D" w:rsidRPr="004B77C7">
          <w:t>Department’s Chief Officer</w:t>
        </w:r>
      </w:ins>
    </w:p>
    <w:p w14:paraId="56B8A3F4" w14:textId="11F684D2" w:rsidR="004D2CC9" w:rsidRPr="004B77C7" w:rsidRDefault="004D2CC9" w:rsidP="00615DCF">
      <w:pPr>
        <w:tabs>
          <w:tab w:val="left" w:pos="900"/>
          <w:tab w:val="left" w:pos="2160"/>
          <w:tab w:val="left" w:pos="3960"/>
        </w:tabs>
        <w:ind w:left="360" w:firstLine="1080"/>
        <w:jc w:val="both"/>
      </w:pPr>
      <w:ins w:id="404" w:author="Noel M. Cainglet" w:date="2017-10-06T16:11:00Z">
        <w:r w:rsidRPr="004B77C7">
          <w:t>Noted and understood by</w:t>
        </w:r>
        <w:r w:rsidRPr="004B77C7">
          <w:tab/>
          <w:t>-</w:t>
        </w:r>
        <w:r w:rsidRPr="004B77C7">
          <w:tab/>
        </w:r>
        <w:r w:rsidR="003768E2" w:rsidRPr="004B77C7">
          <w:t>New vessel crew sailing for the first time</w:t>
        </w:r>
      </w:ins>
    </w:p>
    <w:p w14:paraId="03A13B15" w14:textId="4096C86F" w:rsidR="00615DCF" w:rsidRPr="004B77C7" w:rsidRDefault="00F8458D" w:rsidP="00615DCF">
      <w:pPr>
        <w:tabs>
          <w:tab w:val="left" w:pos="900"/>
          <w:tab w:val="left" w:pos="2160"/>
          <w:tab w:val="left" w:pos="3960"/>
        </w:tabs>
        <w:ind w:left="360" w:firstLine="1080"/>
        <w:jc w:val="both"/>
      </w:pPr>
      <w:ins w:id="405" w:author="Noel M. Cainglet" w:date="2017-10-06T16:21:00Z">
        <w:r w:rsidRPr="004B77C7">
          <w:t>Verified and approved</w:t>
        </w:r>
      </w:ins>
      <w:del w:id="406" w:author="Noel M. Cainglet" w:date="2017-10-06T16:21:00Z">
        <w:r w:rsidR="00C43F83" w:rsidRPr="004B77C7" w:rsidDel="00F8458D">
          <w:delText>Confirmed</w:delText>
        </w:r>
      </w:del>
      <w:r w:rsidR="00C43F83" w:rsidRPr="004B77C7">
        <w:t xml:space="preserve"> </w:t>
      </w:r>
      <w:r w:rsidR="00615DCF" w:rsidRPr="004B77C7">
        <w:t>by</w:t>
      </w:r>
      <w:r w:rsidR="00615DCF" w:rsidRPr="004B77C7">
        <w:tab/>
        <w:t>-</w:t>
      </w:r>
      <w:r w:rsidR="00615DCF" w:rsidRPr="004B77C7">
        <w:tab/>
      </w:r>
      <w:r w:rsidR="00C43F83" w:rsidRPr="004B77C7">
        <w:t>Master</w:t>
      </w:r>
    </w:p>
    <w:p w14:paraId="2C8B7125" w14:textId="5A6E39B7" w:rsidR="00615DCF" w:rsidRPr="004B77C7" w:rsidRDefault="00615DCF" w:rsidP="00142B28">
      <w:pPr>
        <w:tabs>
          <w:tab w:val="left" w:pos="1440"/>
          <w:tab w:val="left" w:pos="3240"/>
          <w:tab w:val="left" w:pos="3420"/>
          <w:tab w:val="left" w:pos="3960"/>
          <w:tab w:val="left" w:pos="4320"/>
          <w:tab w:val="left" w:pos="4860"/>
          <w:tab w:val="left" w:pos="5220"/>
          <w:tab w:val="left" w:pos="5580"/>
        </w:tabs>
        <w:ind w:left="5580" w:hanging="4680"/>
        <w:jc w:val="both"/>
      </w:pPr>
      <w:r w:rsidRPr="004B77C7">
        <w:tab/>
        <w:t xml:space="preserve">Distribution                </w:t>
      </w:r>
      <w:r w:rsidRPr="004B77C7">
        <w:tab/>
        <w:t>-</w:t>
      </w:r>
      <w:r w:rsidRPr="004B77C7">
        <w:tab/>
      </w:r>
      <w:r w:rsidR="00950C16" w:rsidRPr="004B77C7">
        <w:t xml:space="preserve">Copy 1 - </w:t>
      </w:r>
      <w:r w:rsidR="005252FB" w:rsidRPr="004B77C7">
        <w:t>HR Department</w:t>
      </w:r>
    </w:p>
    <w:p w14:paraId="51A8FE17" w14:textId="704A6052" w:rsidR="00950C16" w:rsidRPr="004B77C7" w:rsidRDefault="00950C16" w:rsidP="00142B28">
      <w:pPr>
        <w:tabs>
          <w:tab w:val="left" w:pos="1440"/>
          <w:tab w:val="left" w:pos="3240"/>
          <w:tab w:val="left" w:pos="3420"/>
          <w:tab w:val="left" w:pos="3960"/>
          <w:tab w:val="left" w:pos="4320"/>
          <w:tab w:val="left" w:pos="4860"/>
          <w:tab w:val="left" w:pos="5220"/>
          <w:tab w:val="left" w:pos="5580"/>
        </w:tabs>
        <w:ind w:left="5580" w:hanging="4680"/>
        <w:jc w:val="both"/>
      </w:pPr>
      <w:r w:rsidRPr="004B77C7">
        <w:tab/>
      </w:r>
      <w:r w:rsidRPr="004B77C7">
        <w:tab/>
      </w:r>
      <w:r w:rsidRPr="004B77C7">
        <w:tab/>
      </w:r>
      <w:r w:rsidRPr="004B77C7">
        <w:tab/>
      </w:r>
      <w:r w:rsidRPr="004B77C7">
        <w:tab/>
        <w:t xml:space="preserve">Copy 2 </w:t>
      </w:r>
      <w:r w:rsidR="0086541A" w:rsidRPr="004B77C7">
        <w:t>-</w:t>
      </w:r>
      <w:r w:rsidRPr="004B77C7">
        <w:t xml:space="preserve"> </w:t>
      </w:r>
      <w:r w:rsidR="0086541A" w:rsidRPr="004B77C7">
        <w:t>Vessel Copy</w:t>
      </w:r>
    </w:p>
    <w:p w14:paraId="705E19CE" w14:textId="663E3E24" w:rsidR="0086541A" w:rsidRPr="004B77C7" w:rsidRDefault="0086541A" w:rsidP="00142B28">
      <w:pPr>
        <w:tabs>
          <w:tab w:val="left" w:pos="1440"/>
          <w:tab w:val="left" w:pos="3240"/>
          <w:tab w:val="left" w:pos="3420"/>
          <w:tab w:val="left" w:pos="3960"/>
          <w:tab w:val="left" w:pos="4320"/>
          <w:tab w:val="left" w:pos="4860"/>
          <w:tab w:val="left" w:pos="5220"/>
          <w:tab w:val="left" w:pos="5580"/>
        </w:tabs>
        <w:ind w:left="5580" w:hanging="4680"/>
        <w:jc w:val="both"/>
      </w:pPr>
    </w:p>
    <w:p w14:paraId="7CE2CEBB" w14:textId="77777777" w:rsidR="0086541A" w:rsidRPr="004B77C7" w:rsidRDefault="0086541A" w:rsidP="00142B28">
      <w:pPr>
        <w:tabs>
          <w:tab w:val="left" w:pos="1440"/>
          <w:tab w:val="left" w:pos="3240"/>
          <w:tab w:val="left" w:pos="3420"/>
          <w:tab w:val="left" w:pos="3960"/>
          <w:tab w:val="left" w:pos="4320"/>
          <w:tab w:val="left" w:pos="4860"/>
          <w:tab w:val="left" w:pos="5220"/>
          <w:tab w:val="left" w:pos="5580"/>
        </w:tabs>
        <w:ind w:left="5580" w:hanging="4680"/>
        <w:jc w:val="both"/>
      </w:pPr>
    </w:p>
    <w:p w14:paraId="64250C7F" w14:textId="01ABBF17" w:rsidR="00262982" w:rsidRPr="004B77C7" w:rsidRDefault="00262982">
      <w:pPr>
        <w:rPr>
          <w:u w:val="single"/>
        </w:rPr>
      </w:pPr>
      <w:r w:rsidRPr="004B77C7">
        <w:rPr>
          <w:u w:val="single"/>
        </w:rPr>
        <w:br w:type="page"/>
      </w:r>
    </w:p>
    <w:p w14:paraId="07F32799" w14:textId="090EEDC5" w:rsidR="003131FB" w:rsidRPr="004B77C7" w:rsidDel="00B7482D" w:rsidRDefault="003131FB">
      <w:pPr>
        <w:pStyle w:val="ListParagraph"/>
        <w:numPr>
          <w:ilvl w:val="1"/>
          <w:numId w:val="1"/>
        </w:numPr>
        <w:rPr>
          <w:del w:id="407" w:author="Noel M. Cainglet" w:date="2017-10-06T16:14:00Z"/>
          <w:u w:val="single"/>
          <w:rPrChange w:id="408" w:author="Noel M. Cainglet" w:date="2017-10-06T16:14:00Z">
            <w:rPr>
              <w:del w:id="409" w:author="Noel M. Cainglet" w:date="2017-10-06T16:14:00Z"/>
            </w:rPr>
          </w:rPrChange>
        </w:rPr>
        <w:pPrChange w:id="410" w:author="Noel M. Cainglet" w:date="2017-10-06T16:14:00Z">
          <w:pPr>
            <w:pStyle w:val="ListParagraph"/>
            <w:ind w:left="936"/>
          </w:pPr>
        </w:pPrChange>
      </w:pPr>
      <w:r w:rsidRPr="004B77C7">
        <w:lastRenderedPageBreak/>
        <w:t>Pre-Departure</w:t>
      </w:r>
    </w:p>
    <w:p w14:paraId="1CC461A1" w14:textId="77777777" w:rsidR="00B7482D" w:rsidRPr="004B77C7" w:rsidRDefault="00B7482D" w:rsidP="003131FB">
      <w:pPr>
        <w:pStyle w:val="ListParagraph"/>
        <w:numPr>
          <w:ilvl w:val="1"/>
          <w:numId w:val="1"/>
        </w:numPr>
        <w:rPr>
          <w:ins w:id="411" w:author="Noel M. Cainglet" w:date="2017-10-06T16:14:00Z"/>
          <w:u w:val="single"/>
        </w:rPr>
      </w:pPr>
    </w:p>
    <w:p w14:paraId="1E75B061" w14:textId="520B53C6" w:rsidR="001A2F35" w:rsidRPr="004B77C7" w:rsidRDefault="001A2F35" w:rsidP="008F2304">
      <w:pPr>
        <w:pStyle w:val="ListParagraph"/>
        <w:ind w:left="936"/>
        <w:rPr>
          <w:ins w:id="412" w:author="Noel M. Cainglet" w:date="2017-10-06T16:14:00Z"/>
        </w:rPr>
      </w:pPr>
    </w:p>
    <w:p w14:paraId="1799AC66" w14:textId="2608FCAE" w:rsidR="00B7482D" w:rsidRPr="004B77C7" w:rsidRDefault="00B7482D">
      <w:pPr>
        <w:pStyle w:val="ListParagraph"/>
        <w:ind w:left="936"/>
        <w:rPr>
          <w:ins w:id="413" w:author="Noel M. Cainglet" w:date="2017-10-06T16:14:00Z"/>
        </w:rPr>
      </w:pPr>
      <w:ins w:id="414" w:author="Noel M. Cainglet" w:date="2017-10-06T16:14:00Z">
        <w:r w:rsidRPr="004B77C7">
          <w:rPr>
            <w:noProof/>
            <w:lang w:val="en-PH" w:eastAsia="en-PH"/>
          </w:rPr>
          <w:drawing>
            <wp:inline distT="0" distB="0" distL="0" distR="0" wp14:anchorId="41D256BC" wp14:editId="3D5634A0">
              <wp:extent cx="4482461"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2461" cy="5486400"/>
                      </a:xfrm>
                      <a:prstGeom prst="rect">
                        <a:avLst/>
                      </a:prstGeom>
                      <a:noFill/>
                      <a:ln>
                        <a:noFill/>
                      </a:ln>
                    </pic:spPr>
                  </pic:pic>
                </a:graphicData>
              </a:graphic>
            </wp:inline>
          </w:drawing>
        </w:r>
      </w:ins>
    </w:p>
    <w:p w14:paraId="51223E92" w14:textId="77777777" w:rsidR="00B7482D" w:rsidRPr="004B77C7" w:rsidRDefault="00B7482D">
      <w:pPr>
        <w:pStyle w:val="ListParagraph"/>
        <w:ind w:left="936"/>
        <w:rPr>
          <w:ins w:id="415" w:author="Noel M. Cainglet" w:date="2017-10-06T16:08:00Z"/>
        </w:rPr>
      </w:pPr>
    </w:p>
    <w:p w14:paraId="26E66C44" w14:textId="692160D5" w:rsidR="00F83479" w:rsidRPr="004B77C7" w:rsidDel="009E7C17" w:rsidRDefault="00F83479" w:rsidP="003131FB">
      <w:pPr>
        <w:pStyle w:val="ListParagraph"/>
        <w:ind w:left="936"/>
        <w:rPr>
          <w:del w:id="416" w:author="Noel M. Cainglet" w:date="2017-10-06T16:12:00Z"/>
        </w:rPr>
      </w:pPr>
      <w:del w:id="417" w:author="Noel M. Cainglet" w:date="2017-10-06T15:57:00Z">
        <w:r w:rsidRPr="004B77C7" w:rsidDel="00042DD2">
          <w:rPr>
            <w:noProof/>
            <w:lang w:val="en-PH" w:eastAsia="en-PH"/>
          </w:rPr>
          <w:drawing>
            <wp:inline distT="0" distB="0" distL="0" distR="0" wp14:anchorId="12191EFA" wp14:editId="156FF369">
              <wp:extent cx="4779263" cy="594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9263" cy="5943600"/>
                      </a:xfrm>
                      <a:prstGeom prst="rect">
                        <a:avLst/>
                      </a:prstGeom>
                      <a:noFill/>
                      <a:ln>
                        <a:noFill/>
                      </a:ln>
                    </pic:spPr>
                  </pic:pic>
                </a:graphicData>
              </a:graphic>
            </wp:inline>
          </w:drawing>
        </w:r>
      </w:del>
    </w:p>
    <w:p w14:paraId="5A04DE2A" w14:textId="45C07AC4" w:rsidR="00F83479" w:rsidRPr="004B77C7" w:rsidRDefault="00F83479" w:rsidP="00F83479">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3C2228" w:rsidRPr="004B77C7">
        <w:t>2</w:t>
      </w:r>
    </w:p>
    <w:p w14:paraId="07CBD883" w14:textId="6DFB1496" w:rsidR="00F83479" w:rsidRPr="004B77C7" w:rsidRDefault="00F83479" w:rsidP="00F83479">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1E4D07" w:rsidRPr="004B77C7">
        <w:t>This is prepared each time prior to departure of the vessel from the Port.</w:t>
      </w:r>
    </w:p>
    <w:p w14:paraId="323DD89B" w14:textId="78F3A8AC" w:rsidR="00F83479" w:rsidRPr="004B77C7" w:rsidRDefault="00F83479" w:rsidP="00F83479">
      <w:pPr>
        <w:tabs>
          <w:tab w:val="left" w:pos="900"/>
          <w:tab w:val="left" w:pos="2160"/>
          <w:tab w:val="left" w:pos="3960"/>
        </w:tabs>
        <w:ind w:left="360" w:firstLine="1080"/>
        <w:jc w:val="both"/>
      </w:pPr>
      <w:r w:rsidRPr="004B77C7">
        <w:t>Prepared by</w:t>
      </w:r>
      <w:r w:rsidRPr="004B77C7">
        <w:tab/>
        <w:t>-</w:t>
      </w:r>
      <w:r w:rsidRPr="004B77C7">
        <w:tab/>
      </w:r>
      <w:del w:id="418" w:author="Noel M. Cainglet" w:date="2017-10-06T16:15:00Z">
        <w:r w:rsidR="004473BC" w:rsidRPr="004B77C7" w:rsidDel="008D7662">
          <w:delText>Captain</w:delText>
        </w:r>
      </w:del>
      <w:ins w:id="419" w:author="Noel M. Cainglet" w:date="2017-10-06T16:15:00Z">
        <w:r w:rsidR="008D7662" w:rsidRPr="004B77C7">
          <w:t>Officer on Watch</w:t>
        </w:r>
      </w:ins>
    </w:p>
    <w:p w14:paraId="09AB82EF" w14:textId="1F24EF70" w:rsidR="00F83479" w:rsidRPr="004B77C7" w:rsidRDefault="004473BC" w:rsidP="00F83479">
      <w:pPr>
        <w:tabs>
          <w:tab w:val="left" w:pos="900"/>
          <w:tab w:val="left" w:pos="2160"/>
          <w:tab w:val="left" w:pos="3960"/>
        </w:tabs>
        <w:ind w:left="360" w:firstLine="1080"/>
        <w:jc w:val="both"/>
      </w:pPr>
      <w:r w:rsidRPr="004B77C7">
        <w:t>Verified by</w:t>
      </w:r>
      <w:r w:rsidR="00F83479" w:rsidRPr="004B77C7">
        <w:tab/>
        <w:t>-</w:t>
      </w:r>
      <w:r w:rsidR="00F83479" w:rsidRPr="004B77C7">
        <w:tab/>
      </w:r>
      <w:del w:id="420" w:author="Noel M. Cainglet" w:date="2017-10-06T16:15:00Z">
        <w:r w:rsidRPr="004B77C7" w:rsidDel="008D7662">
          <w:delText>Officer on Watch</w:delText>
        </w:r>
      </w:del>
      <w:ins w:id="421" w:author="Noel M. Cainglet" w:date="2017-10-06T16:15:00Z">
        <w:r w:rsidR="008D7662" w:rsidRPr="004B77C7">
          <w:t>Master</w:t>
        </w:r>
      </w:ins>
    </w:p>
    <w:p w14:paraId="6682C428" w14:textId="1BE36AA4" w:rsidR="00F83479" w:rsidRPr="004B77C7" w:rsidRDefault="00F83479" w:rsidP="00B35171">
      <w:pPr>
        <w:tabs>
          <w:tab w:val="left" w:pos="1440"/>
          <w:tab w:val="left" w:pos="3240"/>
          <w:tab w:val="left" w:pos="3420"/>
          <w:tab w:val="left" w:pos="3960"/>
          <w:tab w:val="left" w:pos="4320"/>
          <w:tab w:val="left" w:pos="4860"/>
          <w:tab w:val="left" w:pos="5220"/>
          <w:tab w:val="left" w:pos="5580"/>
        </w:tabs>
        <w:ind w:left="5580" w:hanging="4680"/>
        <w:jc w:val="both"/>
        <w:rPr>
          <w:u w:val="single"/>
        </w:rPr>
      </w:pPr>
      <w:r w:rsidRPr="004B77C7">
        <w:tab/>
        <w:t xml:space="preserve">Distribution                </w:t>
      </w:r>
      <w:r w:rsidRPr="004B77C7">
        <w:tab/>
        <w:t>-</w:t>
      </w:r>
      <w:r w:rsidRPr="004B77C7">
        <w:tab/>
      </w:r>
      <w:r w:rsidR="00B35171" w:rsidRPr="004B77C7">
        <w:t>Copy 1 - Operations Department</w:t>
      </w:r>
    </w:p>
    <w:p w14:paraId="5E47128A" w14:textId="2B4BEA73" w:rsidR="00B35171" w:rsidRPr="004B77C7" w:rsidRDefault="00B35171" w:rsidP="00B35171">
      <w:pPr>
        <w:tabs>
          <w:tab w:val="left" w:pos="1440"/>
          <w:tab w:val="left" w:pos="3240"/>
          <w:tab w:val="left" w:pos="3420"/>
          <w:tab w:val="left" w:pos="3960"/>
          <w:tab w:val="left" w:pos="4320"/>
          <w:tab w:val="left" w:pos="4860"/>
          <w:tab w:val="left" w:pos="5220"/>
          <w:tab w:val="left" w:pos="5580"/>
        </w:tabs>
        <w:jc w:val="both"/>
      </w:pPr>
      <w:r w:rsidRPr="004B77C7">
        <w:tab/>
      </w:r>
      <w:r w:rsidRPr="004B77C7">
        <w:tab/>
      </w:r>
      <w:r w:rsidRPr="004B77C7">
        <w:tab/>
      </w:r>
      <w:r w:rsidRPr="004B77C7">
        <w:tab/>
      </w:r>
      <w:r w:rsidRPr="004B77C7">
        <w:tab/>
        <w:t>Copy 2 - Vessel Copy</w:t>
      </w:r>
    </w:p>
    <w:p w14:paraId="014EC3B7" w14:textId="76A28628" w:rsidR="003360F5" w:rsidRPr="004B77C7" w:rsidRDefault="003360F5" w:rsidP="00937FBC">
      <w:pPr>
        <w:pStyle w:val="ListParagraph"/>
        <w:ind w:left="936"/>
        <w:rPr>
          <w:ins w:id="422" w:author="Noel M. Cainglet" w:date="2017-10-06T16:01:00Z"/>
        </w:rPr>
      </w:pPr>
      <w:ins w:id="423" w:author="Noel M. Cainglet" w:date="2017-10-06T16:01:00Z">
        <w:r w:rsidRPr="004B77C7">
          <w:br w:type="page"/>
        </w:r>
      </w:ins>
    </w:p>
    <w:p w14:paraId="5401A697" w14:textId="592EE246" w:rsidR="00937FBC" w:rsidRPr="004B77C7" w:rsidDel="003360F5" w:rsidRDefault="00937FBC" w:rsidP="00937FBC">
      <w:pPr>
        <w:pStyle w:val="ListParagraph"/>
        <w:ind w:left="936"/>
        <w:rPr>
          <w:del w:id="424" w:author="Noel M. Cainglet" w:date="2017-10-06T16:01:00Z"/>
        </w:rPr>
      </w:pPr>
    </w:p>
    <w:p w14:paraId="089F07DB" w14:textId="1D27ECFA" w:rsidR="006F518C" w:rsidRPr="004B77C7" w:rsidDel="003360F5" w:rsidRDefault="00CF0419">
      <w:pPr>
        <w:pStyle w:val="ListParagraph"/>
        <w:numPr>
          <w:ilvl w:val="1"/>
          <w:numId w:val="1"/>
        </w:numPr>
        <w:rPr>
          <w:del w:id="425" w:author="Noel M. Cainglet" w:date="2017-10-06T16:01:00Z"/>
        </w:rPr>
        <w:pPrChange w:id="426" w:author="Noel M. Cainglet" w:date="2017-10-06T16:01:00Z">
          <w:pPr>
            <w:pStyle w:val="ListParagraph"/>
            <w:ind w:left="936"/>
          </w:pPr>
        </w:pPrChange>
      </w:pPr>
      <w:r w:rsidRPr="004B77C7">
        <w:t>Voyage Plan</w:t>
      </w:r>
    </w:p>
    <w:p w14:paraId="581374A5" w14:textId="2340B844" w:rsidR="00CF0419" w:rsidRPr="004B77C7" w:rsidRDefault="00CF0419">
      <w:pPr>
        <w:pStyle w:val="ListParagraph"/>
        <w:numPr>
          <w:ilvl w:val="1"/>
          <w:numId w:val="1"/>
        </w:numPr>
        <w:pPrChange w:id="427" w:author="Noel M. Cainglet" w:date="2017-10-06T16:14:00Z">
          <w:pPr>
            <w:pStyle w:val="ListParagraph"/>
            <w:ind w:left="936"/>
          </w:pPr>
        </w:pPrChange>
      </w:pPr>
      <w:del w:id="428" w:author="Noel M. Cainglet" w:date="2017-10-06T15:57:00Z">
        <w:r w:rsidRPr="004B77C7" w:rsidDel="00042DD2">
          <w:rPr>
            <w:noProof/>
            <w:lang w:val="en-PH" w:eastAsia="en-PH"/>
          </w:rPr>
          <w:drawing>
            <wp:inline distT="0" distB="0" distL="0" distR="0" wp14:anchorId="0DF2AFA0" wp14:editId="272E77F2">
              <wp:extent cx="3343592" cy="5943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592" cy="5943600"/>
                      </a:xfrm>
                      <a:prstGeom prst="rect">
                        <a:avLst/>
                      </a:prstGeom>
                      <a:noFill/>
                      <a:ln>
                        <a:noFill/>
                      </a:ln>
                    </pic:spPr>
                  </pic:pic>
                </a:graphicData>
              </a:graphic>
            </wp:inline>
          </w:drawing>
        </w:r>
      </w:del>
    </w:p>
    <w:p w14:paraId="0F12EED6" w14:textId="7B11EE53" w:rsidR="00334DC7" w:rsidRPr="004B77C7" w:rsidRDefault="00334DC7">
      <w:pPr>
        <w:pStyle w:val="ListParagraph"/>
        <w:tabs>
          <w:tab w:val="left" w:pos="3240"/>
          <w:tab w:val="left" w:pos="3960"/>
          <w:tab w:val="left" w:pos="4320"/>
          <w:tab w:val="center" w:pos="5436"/>
        </w:tabs>
        <w:ind w:left="936"/>
        <w:jc w:val="both"/>
        <w:rPr>
          <w:ins w:id="429" w:author="Noel M. Cainglet" w:date="2017-10-06T16:14:00Z"/>
        </w:rPr>
        <w:pPrChange w:id="430" w:author="Noel M. Cainglet" w:date="2017-10-06T16:14:00Z">
          <w:pPr>
            <w:tabs>
              <w:tab w:val="left" w:pos="3240"/>
              <w:tab w:val="left" w:pos="3960"/>
              <w:tab w:val="left" w:pos="4320"/>
              <w:tab w:val="center" w:pos="5436"/>
            </w:tabs>
            <w:ind w:left="5040" w:hanging="3600"/>
            <w:jc w:val="both"/>
          </w:pPr>
        </w:pPrChange>
      </w:pPr>
    </w:p>
    <w:p w14:paraId="79F0D545" w14:textId="2CD305B8" w:rsidR="00666E23" w:rsidRPr="004B77C7" w:rsidRDefault="00666E23">
      <w:pPr>
        <w:pStyle w:val="ListParagraph"/>
        <w:tabs>
          <w:tab w:val="left" w:pos="3240"/>
          <w:tab w:val="left" w:pos="3960"/>
          <w:tab w:val="left" w:pos="4320"/>
          <w:tab w:val="center" w:pos="5436"/>
        </w:tabs>
        <w:ind w:left="936"/>
        <w:jc w:val="both"/>
        <w:rPr>
          <w:ins w:id="431" w:author="Noel M. Cainglet" w:date="2017-10-06T16:14:00Z"/>
        </w:rPr>
        <w:pPrChange w:id="432" w:author="Noel M. Cainglet" w:date="2017-10-06T16:14:00Z">
          <w:pPr>
            <w:tabs>
              <w:tab w:val="left" w:pos="3240"/>
              <w:tab w:val="left" w:pos="3960"/>
              <w:tab w:val="left" w:pos="4320"/>
              <w:tab w:val="center" w:pos="5436"/>
            </w:tabs>
            <w:ind w:left="5040" w:hanging="3600"/>
            <w:jc w:val="both"/>
          </w:pPr>
        </w:pPrChange>
      </w:pPr>
      <w:ins w:id="433" w:author="Noel M. Cainglet" w:date="2017-10-06T16:14:00Z">
        <w:r w:rsidRPr="004B77C7">
          <w:rPr>
            <w:noProof/>
            <w:lang w:val="en-PH" w:eastAsia="en-PH"/>
          </w:rPr>
          <w:drawing>
            <wp:inline distT="0" distB="0" distL="0" distR="0" wp14:anchorId="368F2A0D" wp14:editId="52B6514C">
              <wp:extent cx="3208884" cy="576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8884" cy="5760720"/>
                      </a:xfrm>
                      <a:prstGeom prst="rect">
                        <a:avLst/>
                      </a:prstGeom>
                      <a:noFill/>
                      <a:ln>
                        <a:noFill/>
                      </a:ln>
                    </pic:spPr>
                  </pic:pic>
                </a:graphicData>
              </a:graphic>
            </wp:inline>
          </w:drawing>
        </w:r>
      </w:ins>
    </w:p>
    <w:p w14:paraId="486A025E" w14:textId="77777777" w:rsidR="00666E23" w:rsidRPr="004B77C7" w:rsidRDefault="00666E23">
      <w:pPr>
        <w:pStyle w:val="ListParagraph"/>
        <w:tabs>
          <w:tab w:val="left" w:pos="3240"/>
          <w:tab w:val="left" w:pos="3960"/>
          <w:tab w:val="left" w:pos="4320"/>
          <w:tab w:val="center" w:pos="5436"/>
        </w:tabs>
        <w:ind w:left="936"/>
        <w:jc w:val="both"/>
        <w:pPrChange w:id="434" w:author="Noel M. Cainglet" w:date="2017-10-06T16:14:00Z">
          <w:pPr>
            <w:tabs>
              <w:tab w:val="left" w:pos="3240"/>
              <w:tab w:val="left" w:pos="3960"/>
              <w:tab w:val="left" w:pos="4320"/>
              <w:tab w:val="center" w:pos="5436"/>
            </w:tabs>
            <w:ind w:left="5040" w:hanging="3600"/>
            <w:jc w:val="both"/>
          </w:pPr>
        </w:pPrChange>
      </w:pPr>
    </w:p>
    <w:p w14:paraId="118B18B3" w14:textId="0A58E341" w:rsidR="00973705" w:rsidRPr="004B77C7" w:rsidRDefault="00973705" w:rsidP="00973705">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626901" w:rsidRPr="004B77C7">
        <w:t>2</w:t>
      </w:r>
    </w:p>
    <w:p w14:paraId="203F5236" w14:textId="45190A45" w:rsidR="00973705" w:rsidRPr="004B77C7" w:rsidRDefault="00973705" w:rsidP="00973705">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626901" w:rsidRPr="004B77C7">
        <w:t>This is prepared for every voyage of the vessel.</w:t>
      </w:r>
    </w:p>
    <w:p w14:paraId="3841AA86" w14:textId="030FCF84" w:rsidR="00973705" w:rsidRPr="004B77C7" w:rsidRDefault="00973705" w:rsidP="00973705">
      <w:pPr>
        <w:tabs>
          <w:tab w:val="left" w:pos="900"/>
          <w:tab w:val="left" w:pos="2160"/>
          <w:tab w:val="left" w:pos="3960"/>
        </w:tabs>
        <w:ind w:left="360" w:firstLine="1080"/>
        <w:jc w:val="both"/>
      </w:pPr>
      <w:r w:rsidRPr="004B77C7">
        <w:t>Prepared by</w:t>
      </w:r>
      <w:r w:rsidRPr="004B77C7">
        <w:tab/>
        <w:t>-</w:t>
      </w:r>
      <w:r w:rsidRPr="004B77C7">
        <w:tab/>
      </w:r>
      <w:r w:rsidR="00CF2519" w:rsidRPr="004B77C7">
        <w:t>Chief Mate</w:t>
      </w:r>
    </w:p>
    <w:p w14:paraId="4A37A667" w14:textId="0ED64194" w:rsidR="00973705" w:rsidRPr="004B77C7" w:rsidRDefault="00754F3E" w:rsidP="00973705">
      <w:pPr>
        <w:tabs>
          <w:tab w:val="left" w:pos="900"/>
          <w:tab w:val="left" w:pos="2160"/>
          <w:tab w:val="left" w:pos="3960"/>
        </w:tabs>
        <w:ind w:left="360" w:firstLine="1080"/>
        <w:jc w:val="both"/>
      </w:pPr>
      <w:r w:rsidRPr="004B77C7">
        <w:t xml:space="preserve">Verified and approved </w:t>
      </w:r>
      <w:r w:rsidR="00973705" w:rsidRPr="004B77C7">
        <w:t>by</w:t>
      </w:r>
      <w:r w:rsidR="00973705" w:rsidRPr="004B77C7">
        <w:tab/>
        <w:t>-</w:t>
      </w:r>
      <w:r w:rsidR="00973705" w:rsidRPr="004B77C7">
        <w:tab/>
      </w:r>
      <w:r w:rsidR="00592907" w:rsidRPr="004B77C7">
        <w:t>Master</w:t>
      </w:r>
    </w:p>
    <w:p w14:paraId="53F7A172" w14:textId="1EC00E1C" w:rsidR="00973705" w:rsidRPr="004B77C7" w:rsidRDefault="00973705" w:rsidP="00973705">
      <w:pPr>
        <w:tabs>
          <w:tab w:val="left" w:pos="900"/>
          <w:tab w:val="left" w:pos="2160"/>
          <w:tab w:val="left" w:pos="3960"/>
        </w:tabs>
        <w:ind w:left="360" w:firstLine="1080"/>
        <w:jc w:val="both"/>
      </w:pPr>
      <w:r w:rsidRPr="004B77C7">
        <w:t xml:space="preserve">Distribution                </w:t>
      </w:r>
      <w:r w:rsidRPr="004B77C7">
        <w:tab/>
        <w:t>-</w:t>
      </w:r>
      <w:r w:rsidRPr="004B77C7">
        <w:tab/>
      </w:r>
      <w:r w:rsidR="00754F3E" w:rsidRPr="004B77C7">
        <w:t>Copy 1 - Operations Department</w:t>
      </w:r>
    </w:p>
    <w:p w14:paraId="05D9C2A6" w14:textId="21F0E3C4" w:rsidR="00754F3E" w:rsidRPr="004B77C7" w:rsidRDefault="00754F3E" w:rsidP="00973705">
      <w:pPr>
        <w:tabs>
          <w:tab w:val="left" w:pos="900"/>
          <w:tab w:val="left" w:pos="2160"/>
          <w:tab w:val="left" w:pos="3960"/>
        </w:tabs>
        <w:ind w:left="360" w:firstLine="1080"/>
        <w:jc w:val="both"/>
      </w:pPr>
      <w:r w:rsidRPr="004B77C7">
        <w:tab/>
      </w:r>
      <w:r w:rsidRPr="004B77C7">
        <w:tab/>
      </w:r>
      <w:r w:rsidRPr="004B77C7">
        <w:tab/>
        <w:t>Copy 2 - Vessel Copy</w:t>
      </w:r>
    </w:p>
    <w:p w14:paraId="35F4AAE3" w14:textId="3A322497" w:rsidR="00C50098" w:rsidRPr="004B77C7" w:rsidRDefault="00C50098" w:rsidP="00973705">
      <w:pPr>
        <w:rPr>
          <w:u w:val="single"/>
        </w:rPr>
      </w:pPr>
      <w:r w:rsidRPr="004B77C7">
        <w:br w:type="page"/>
      </w:r>
    </w:p>
    <w:p w14:paraId="37ED152E" w14:textId="67B42C5A" w:rsidR="00F83479" w:rsidRPr="004B77C7" w:rsidRDefault="007166CC" w:rsidP="007166CC">
      <w:pPr>
        <w:pStyle w:val="ListParagraph"/>
        <w:numPr>
          <w:ilvl w:val="1"/>
          <w:numId w:val="1"/>
        </w:numPr>
        <w:rPr>
          <w:ins w:id="435" w:author="Noel M. Cainglet" w:date="2017-10-06T16:17:00Z"/>
        </w:rPr>
      </w:pPr>
      <w:r w:rsidRPr="004B77C7">
        <w:lastRenderedPageBreak/>
        <w:t>Changing Over The Watch</w:t>
      </w:r>
    </w:p>
    <w:p w14:paraId="061657C8" w14:textId="77777777" w:rsidR="00A771C6" w:rsidRPr="004B77C7" w:rsidRDefault="00A771C6">
      <w:pPr>
        <w:pStyle w:val="ListParagraph"/>
        <w:ind w:left="936"/>
        <w:pPrChange w:id="436" w:author="Noel M. Cainglet" w:date="2017-10-06T16:17:00Z">
          <w:pPr>
            <w:pStyle w:val="ListParagraph"/>
            <w:numPr>
              <w:ilvl w:val="1"/>
              <w:numId w:val="1"/>
            </w:numPr>
            <w:tabs>
              <w:tab w:val="num" w:pos="936"/>
            </w:tabs>
            <w:ind w:left="936" w:hanging="360"/>
          </w:pPr>
        </w:pPrChange>
      </w:pPr>
    </w:p>
    <w:p w14:paraId="5B5E150B" w14:textId="2039A6FB" w:rsidR="007166CC" w:rsidRPr="004B77C7" w:rsidRDefault="00A771C6" w:rsidP="007166CC">
      <w:pPr>
        <w:pStyle w:val="ListParagraph"/>
        <w:ind w:left="936"/>
      </w:pPr>
      <w:ins w:id="437" w:author="Noel M. Cainglet" w:date="2017-10-06T16:17:00Z">
        <w:r w:rsidRPr="004B77C7">
          <w:rPr>
            <w:noProof/>
            <w:lang w:val="en-PH" w:eastAsia="en-PH"/>
          </w:rPr>
          <w:drawing>
            <wp:inline distT="0" distB="0" distL="0" distR="0" wp14:anchorId="35854F4E" wp14:editId="60B8B538">
              <wp:extent cx="4832866" cy="54864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2866" cy="5486400"/>
                      </a:xfrm>
                      <a:prstGeom prst="rect">
                        <a:avLst/>
                      </a:prstGeom>
                      <a:noFill/>
                      <a:ln>
                        <a:noFill/>
                      </a:ln>
                    </pic:spPr>
                  </pic:pic>
                </a:graphicData>
              </a:graphic>
            </wp:inline>
          </w:drawing>
        </w:r>
      </w:ins>
    </w:p>
    <w:p w14:paraId="639DFFAE" w14:textId="7B49D9E3" w:rsidR="007166CC" w:rsidRPr="004B77C7" w:rsidRDefault="007166CC" w:rsidP="007166CC">
      <w:pPr>
        <w:pStyle w:val="ListParagraph"/>
        <w:ind w:left="936"/>
      </w:pPr>
      <w:del w:id="438" w:author="Noel M. Cainglet" w:date="2017-10-06T15:57:00Z">
        <w:r w:rsidRPr="004B77C7" w:rsidDel="00042DD2">
          <w:rPr>
            <w:noProof/>
            <w:lang w:val="en-PH" w:eastAsia="en-PH"/>
          </w:rPr>
          <w:drawing>
            <wp:inline distT="0" distB="0" distL="0" distR="0" wp14:anchorId="77AE97AB" wp14:editId="5B38C702">
              <wp:extent cx="5042600" cy="54864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2600" cy="5486400"/>
                      </a:xfrm>
                      <a:prstGeom prst="rect">
                        <a:avLst/>
                      </a:prstGeom>
                      <a:noFill/>
                      <a:ln>
                        <a:noFill/>
                      </a:ln>
                    </pic:spPr>
                  </pic:pic>
                </a:graphicData>
              </a:graphic>
            </wp:inline>
          </w:drawing>
        </w:r>
      </w:del>
    </w:p>
    <w:p w14:paraId="5B83AD49" w14:textId="1A791AB2" w:rsidR="00F83479" w:rsidRPr="004B77C7" w:rsidDel="00A771C6" w:rsidRDefault="00F83479" w:rsidP="003131FB">
      <w:pPr>
        <w:pStyle w:val="ListParagraph"/>
        <w:ind w:left="936"/>
        <w:rPr>
          <w:del w:id="439" w:author="Noel M. Cainglet" w:date="2017-10-06T16:17:00Z"/>
          <w:u w:val="single"/>
        </w:rPr>
      </w:pPr>
    </w:p>
    <w:p w14:paraId="7929DA64" w14:textId="34380FD6" w:rsidR="007166CC" w:rsidRPr="004B77C7" w:rsidRDefault="007166CC" w:rsidP="007166CC">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380F1B" w:rsidRPr="004B77C7">
        <w:t>2</w:t>
      </w:r>
    </w:p>
    <w:p w14:paraId="55AC2F94" w14:textId="4F553B50" w:rsidR="007166CC" w:rsidRPr="004B77C7" w:rsidRDefault="007166CC" w:rsidP="007166CC">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83481E" w:rsidRPr="004B77C7">
        <w:t>This is prepared for every</w:t>
      </w:r>
      <w:r w:rsidR="00020CB5" w:rsidRPr="004B77C7">
        <w:t xml:space="preserve"> change in watch keeping duty.</w:t>
      </w:r>
    </w:p>
    <w:p w14:paraId="49AA2758" w14:textId="130CB407" w:rsidR="007166CC" w:rsidRPr="004B77C7" w:rsidRDefault="007166CC" w:rsidP="007166CC">
      <w:pPr>
        <w:tabs>
          <w:tab w:val="left" w:pos="900"/>
          <w:tab w:val="left" w:pos="2160"/>
          <w:tab w:val="left" w:pos="3960"/>
        </w:tabs>
        <w:ind w:left="360" w:firstLine="1080"/>
        <w:jc w:val="both"/>
        <w:rPr>
          <w:ins w:id="440" w:author="Noel M. Cainglet" w:date="2017-10-06T16:18:00Z"/>
        </w:rPr>
      </w:pPr>
      <w:r w:rsidRPr="004B77C7">
        <w:t>Prepared by</w:t>
      </w:r>
      <w:r w:rsidRPr="004B77C7">
        <w:tab/>
        <w:t>-</w:t>
      </w:r>
      <w:r w:rsidRPr="004B77C7">
        <w:tab/>
      </w:r>
      <w:r w:rsidR="00607AA0" w:rsidRPr="004B77C7">
        <w:t>Outgoing</w:t>
      </w:r>
      <w:r w:rsidR="00951212" w:rsidRPr="004B77C7">
        <w:t xml:space="preserve"> </w:t>
      </w:r>
      <w:r w:rsidR="00607AA0" w:rsidRPr="004B77C7">
        <w:t>Officer on Watch (OOW)</w:t>
      </w:r>
    </w:p>
    <w:p w14:paraId="64232584" w14:textId="368504CB" w:rsidR="002E0B38" w:rsidRPr="004B77C7" w:rsidRDefault="002E0B38" w:rsidP="007166CC">
      <w:pPr>
        <w:tabs>
          <w:tab w:val="left" w:pos="900"/>
          <w:tab w:val="left" w:pos="2160"/>
          <w:tab w:val="left" w:pos="3960"/>
        </w:tabs>
        <w:ind w:left="360" w:firstLine="1080"/>
        <w:jc w:val="both"/>
      </w:pPr>
      <w:ins w:id="441" w:author="Noel M. Cainglet" w:date="2017-10-06T16:18:00Z">
        <w:r w:rsidRPr="004B77C7">
          <w:t>Attested by</w:t>
        </w:r>
        <w:r w:rsidRPr="004B77C7">
          <w:tab/>
          <w:t>-</w:t>
        </w:r>
        <w:r w:rsidRPr="004B77C7">
          <w:tab/>
        </w:r>
      </w:ins>
      <w:r w:rsidR="00411A8F" w:rsidRPr="004B77C7">
        <w:t>Outgoing Rating OOW/Rating on Duty</w:t>
      </w:r>
    </w:p>
    <w:p w14:paraId="672EC670" w14:textId="1EC321B9" w:rsidR="007166CC" w:rsidRPr="004B77C7" w:rsidRDefault="00607AA0" w:rsidP="007166CC">
      <w:pPr>
        <w:tabs>
          <w:tab w:val="left" w:pos="900"/>
          <w:tab w:val="left" w:pos="2160"/>
          <w:tab w:val="left" w:pos="3960"/>
        </w:tabs>
        <w:ind w:left="360" w:firstLine="1080"/>
        <w:jc w:val="both"/>
      </w:pPr>
      <w:r w:rsidRPr="004B77C7">
        <w:t xml:space="preserve">Noted </w:t>
      </w:r>
      <w:r w:rsidR="007166CC" w:rsidRPr="004B77C7">
        <w:t>by</w:t>
      </w:r>
      <w:r w:rsidR="007166CC" w:rsidRPr="004B77C7">
        <w:tab/>
        <w:t>-</w:t>
      </w:r>
      <w:r w:rsidR="007166CC" w:rsidRPr="004B77C7">
        <w:tab/>
      </w:r>
      <w:del w:id="442" w:author="Noel M. Cainglet" w:date="2017-10-06T16:18:00Z">
        <w:r w:rsidRPr="004B77C7" w:rsidDel="002E0B38">
          <w:delText>Incoming OOW</w:delText>
        </w:r>
        <w:r w:rsidR="00995AC5" w:rsidRPr="004B77C7" w:rsidDel="002E0B38">
          <w:delText>/</w:delText>
        </w:r>
        <w:r w:rsidRPr="004B77C7" w:rsidDel="00446725">
          <w:delText>Captain</w:delText>
        </w:r>
      </w:del>
      <w:ins w:id="443" w:author="Noel M. Cainglet" w:date="2017-10-06T16:18:00Z">
        <w:r w:rsidR="00446725" w:rsidRPr="004B77C7">
          <w:t>Master</w:t>
        </w:r>
      </w:ins>
    </w:p>
    <w:p w14:paraId="3DAEA886" w14:textId="227E61CC" w:rsidR="00262982" w:rsidRPr="004B77C7" w:rsidRDefault="007166CC" w:rsidP="007166CC">
      <w:pPr>
        <w:tabs>
          <w:tab w:val="left" w:pos="900"/>
          <w:tab w:val="left" w:pos="2160"/>
          <w:tab w:val="left" w:pos="3960"/>
        </w:tabs>
        <w:ind w:left="360" w:firstLine="1080"/>
        <w:jc w:val="both"/>
      </w:pPr>
      <w:r w:rsidRPr="004B77C7">
        <w:t xml:space="preserve">Distribution                </w:t>
      </w:r>
      <w:r w:rsidRPr="004B77C7">
        <w:tab/>
        <w:t>-</w:t>
      </w:r>
      <w:r w:rsidRPr="004B77C7">
        <w:tab/>
      </w:r>
      <w:r w:rsidR="00D250F7" w:rsidRPr="004B77C7">
        <w:t>Copy 1 – Operations Department</w:t>
      </w:r>
    </w:p>
    <w:p w14:paraId="657A8654" w14:textId="77E3664F" w:rsidR="00D250F7" w:rsidRPr="004B77C7" w:rsidRDefault="00D250F7" w:rsidP="007166CC">
      <w:pPr>
        <w:tabs>
          <w:tab w:val="left" w:pos="900"/>
          <w:tab w:val="left" w:pos="2160"/>
          <w:tab w:val="left" w:pos="3960"/>
        </w:tabs>
        <w:ind w:left="360" w:firstLine="1080"/>
        <w:jc w:val="both"/>
      </w:pPr>
      <w:r w:rsidRPr="004B77C7">
        <w:tab/>
      </w:r>
      <w:r w:rsidRPr="004B77C7">
        <w:tab/>
      </w:r>
      <w:r w:rsidRPr="004B77C7">
        <w:tab/>
        <w:t>Copy 2 – Vessel Copy</w:t>
      </w:r>
    </w:p>
    <w:p w14:paraId="067ED743" w14:textId="300D67CB" w:rsidR="00262982" w:rsidRPr="004B77C7" w:rsidDel="00F454AA" w:rsidRDefault="00262982">
      <w:pPr>
        <w:rPr>
          <w:del w:id="444" w:author="Noel M. Cainglet" w:date="2017-10-06T16:18:00Z"/>
          <w:u w:val="single"/>
        </w:rPr>
      </w:pPr>
    </w:p>
    <w:p w14:paraId="79E8F788" w14:textId="52976A0F" w:rsidR="00262982" w:rsidRPr="004B77C7" w:rsidRDefault="00262982">
      <w:pPr>
        <w:rPr>
          <w:u w:val="single"/>
        </w:rPr>
      </w:pPr>
      <w:del w:id="445" w:author="Noel M. Cainglet" w:date="2017-10-06T16:18:00Z">
        <w:r w:rsidRPr="004B77C7" w:rsidDel="00F454AA">
          <w:rPr>
            <w:u w:val="single"/>
          </w:rPr>
          <w:br w:type="page"/>
        </w:r>
      </w:del>
    </w:p>
    <w:p w14:paraId="6FB78C3D" w14:textId="77777777" w:rsidR="00704AA8" w:rsidRPr="004B77C7" w:rsidRDefault="005B7A8A" w:rsidP="00704AA8">
      <w:pPr>
        <w:pStyle w:val="ListParagraph"/>
        <w:numPr>
          <w:ilvl w:val="1"/>
          <w:numId w:val="1"/>
        </w:numPr>
      </w:pPr>
      <w:r w:rsidRPr="004B77C7">
        <w:lastRenderedPageBreak/>
        <w:t>Pre-Arrival</w:t>
      </w:r>
    </w:p>
    <w:p w14:paraId="15848566" w14:textId="25142095" w:rsidR="00704AA8" w:rsidRPr="004B77C7" w:rsidRDefault="00704AA8" w:rsidP="00704AA8">
      <w:pPr>
        <w:pStyle w:val="ListParagraph"/>
        <w:ind w:left="936"/>
      </w:pPr>
      <w:del w:id="446" w:author="Noel M. Cainglet" w:date="2017-10-06T15:57:00Z">
        <w:r w:rsidRPr="004B77C7" w:rsidDel="00042DD2">
          <w:rPr>
            <w:noProof/>
            <w:lang w:val="en-PH" w:eastAsia="en-PH"/>
          </w:rPr>
          <w:drawing>
            <wp:inline distT="0" distB="0" distL="0" distR="0" wp14:anchorId="1D46E9D5" wp14:editId="1032CA73">
              <wp:extent cx="4485232"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5232" cy="5486400"/>
                      </a:xfrm>
                      <a:prstGeom prst="rect">
                        <a:avLst/>
                      </a:prstGeom>
                      <a:noFill/>
                      <a:ln>
                        <a:noFill/>
                      </a:ln>
                    </pic:spPr>
                  </pic:pic>
                </a:graphicData>
              </a:graphic>
            </wp:inline>
          </w:drawing>
        </w:r>
      </w:del>
    </w:p>
    <w:p w14:paraId="1B88F256" w14:textId="79C744B1" w:rsidR="00704AA8" w:rsidRPr="004B77C7" w:rsidRDefault="009E7757" w:rsidP="00704AA8">
      <w:pPr>
        <w:pStyle w:val="ListParagraph"/>
        <w:ind w:left="936"/>
      </w:pPr>
      <w:ins w:id="447" w:author="Noel M. Cainglet" w:date="2017-10-06T16:18:00Z">
        <w:r w:rsidRPr="004B77C7">
          <w:rPr>
            <w:noProof/>
            <w:lang w:val="en-PH" w:eastAsia="en-PH"/>
          </w:rPr>
          <w:drawing>
            <wp:inline distT="0" distB="0" distL="0" distR="0" wp14:anchorId="25485564" wp14:editId="11CDA46B">
              <wp:extent cx="4421863" cy="548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1863" cy="5486400"/>
                      </a:xfrm>
                      <a:prstGeom prst="rect">
                        <a:avLst/>
                      </a:prstGeom>
                      <a:noFill/>
                      <a:ln>
                        <a:noFill/>
                      </a:ln>
                    </pic:spPr>
                  </pic:pic>
                </a:graphicData>
              </a:graphic>
            </wp:inline>
          </w:drawing>
        </w:r>
      </w:ins>
    </w:p>
    <w:p w14:paraId="253DEC65" w14:textId="77777777" w:rsidR="009E7757" w:rsidRPr="004B77C7" w:rsidRDefault="009E7757" w:rsidP="00704AA8">
      <w:pPr>
        <w:tabs>
          <w:tab w:val="left" w:pos="3240"/>
          <w:tab w:val="left" w:pos="3960"/>
          <w:tab w:val="left" w:pos="4320"/>
          <w:tab w:val="center" w:pos="5436"/>
        </w:tabs>
        <w:ind w:left="5040" w:hanging="3600"/>
        <w:jc w:val="both"/>
        <w:rPr>
          <w:ins w:id="448" w:author="Noel M. Cainglet" w:date="2017-10-06T16:18:00Z"/>
        </w:rPr>
      </w:pPr>
    </w:p>
    <w:p w14:paraId="0432FCFA" w14:textId="5CAAF320" w:rsidR="00704AA8" w:rsidRPr="004B77C7" w:rsidRDefault="00704AA8" w:rsidP="00704AA8">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F73E36" w:rsidRPr="004B77C7">
        <w:t>2</w:t>
      </w:r>
    </w:p>
    <w:p w14:paraId="331FA48A" w14:textId="12915BB0" w:rsidR="00704AA8" w:rsidRPr="004B77C7" w:rsidRDefault="00704AA8" w:rsidP="00704AA8">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A022ED" w:rsidRPr="004B77C7">
        <w:t>This is prepared each time prior to arrival of the vessel to Port.</w:t>
      </w:r>
    </w:p>
    <w:p w14:paraId="5FF811EE" w14:textId="2A14E60D" w:rsidR="00704AA8" w:rsidRPr="004B77C7" w:rsidRDefault="00704AA8" w:rsidP="00704AA8">
      <w:pPr>
        <w:tabs>
          <w:tab w:val="left" w:pos="900"/>
          <w:tab w:val="left" w:pos="2160"/>
          <w:tab w:val="left" w:pos="3960"/>
        </w:tabs>
        <w:ind w:left="360" w:firstLine="1080"/>
        <w:jc w:val="both"/>
      </w:pPr>
      <w:r w:rsidRPr="004B77C7">
        <w:t>Prepared by</w:t>
      </w:r>
      <w:r w:rsidRPr="004B77C7">
        <w:tab/>
        <w:t>-</w:t>
      </w:r>
      <w:r w:rsidRPr="004B77C7">
        <w:tab/>
      </w:r>
      <w:del w:id="449" w:author="Noel M. Cainglet" w:date="2017-10-06T16:19:00Z">
        <w:r w:rsidR="000E6F5C" w:rsidRPr="004B77C7" w:rsidDel="0040335E">
          <w:delText>Mater</w:delText>
        </w:r>
      </w:del>
      <w:ins w:id="450" w:author="Noel M. Cainglet" w:date="2017-10-06T16:19:00Z">
        <w:r w:rsidR="0040335E" w:rsidRPr="004B77C7">
          <w:t>Officer on Watch</w:t>
        </w:r>
      </w:ins>
    </w:p>
    <w:p w14:paraId="4AD4C275" w14:textId="6FC9681E" w:rsidR="00704AA8" w:rsidRPr="004B77C7" w:rsidRDefault="000E6F5C" w:rsidP="00704AA8">
      <w:pPr>
        <w:tabs>
          <w:tab w:val="left" w:pos="900"/>
          <w:tab w:val="left" w:pos="2160"/>
          <w:tab w:val="left" w:pos="3960"/>
        </w:tabs>
        <w:ind w:left="360" w:firstLine="1080"/>
        <w:jc w:val="both"/>
      </w:pPr>
      <w:r w:rsidRPr="004B77C7">
        <w:t xml:space="preserve">Verified </w:t>
      </w:r>
      <w:r w:rsidR="00704AA8" w:rsidRPr="004B77C7">
        <w:t>by</w:t>
      </w:r>
      <w:r w:rsidR="00704AA8" w:rsidRPr="004B77C7">
        <w:tab/>
        <w:t>-</w:t>
      </w:r>
      <w:r w:rsidR="00704AA8" w:rsidRPr="004B77C7">
        <w:tab/>
      </w:r>
      <w:del w:id="451" w:author="Noel M. Cainglet" w:date="2017-10-06T16:19:00Z">
        <w:r w:rsidRPr="004B77C7" w:rsidDel="0040335E">
          <w:delText>Officer on Watch</w:delText>
        </w:r>
      </w:del>
      <w:ins w:id="452" w:author="Noel M. Cainglet" w:date="2017-10-06T16:19:00Z">
        <w:r w:rsidR="0040335E" w:rsidRPr="004B77C7">
          <w:t>Master</w:t>
        </w:r>
      </w:ins>
    </w:p>
    <w:p w14:paraId="5F34EB07" w14:textId="6A3C670A" w:rsidR="00704AA8" w:rsidRPr="004B77C7" w:rsidRDefault="00704AA8" w:rsidP="00704AA8">
      <w:pPr>
        <w:tabs>
          <w:tab w:val="left" w:pos="900"/>
          <w:tab w:val="left" w:pos="2160"/>
          <w:tab w:val="left" w:pos="3960"/>
        </w:tabs>
        <w:ind w:left="360" w:firstLine="1080"/>
        <w:jc w:val="both"/>
      </w:pPr>
      <w:r w:rsidRPr="004B77C7">
        <w:t xml:space="preserve">Distribution                </w:t>
      </w:r>
      <w:r w:rsidRPr="004B77C7">
        <w:tab/>
        <w:t>-</w:t>
      </w:r>
      <w:r w:rsidRPr="004B77C7">
        <w:tab/>
      </w:r>
      <w:r w:rsidR="000E6F5C" w:rsidRPr="004B77C7">
        <w:t>Copy 1 - Operations Department</w:t>
      </w:r>
    </w:p>
    <w:p w14:paraId="7CC7B6C7" w14:textId="1DC1D8DC" w:rsidR="000E6F5C" w:rsidRPr="004B77C7" w:rsidRDefault="000E6F5C" w:rsidP="00704AA8">
      <w:pPr>
        <w:tabs>
          <w:tab w:val="left" w:pos="900"/>
          <w:tab w:val="left" w:pos="2160"/>
          <w:tab w:val="left" w:pos="3960"/>
        </w:tabs>
        <w:ind w:left="360" w:firstLine="1080"/>
        <w:jc w:val="both"/>
      </w:pPr>
      <w:r w:rsidRPr="004B77C7">
        <w:tab/>
      </w:r>
      <w:r w:rsidRPr="004B77C7">
        <w:tab/>
      </w:r>
      <w:r w:rsidRPr="004B77C7">
        <w:tab/>
        <w:t>Copy 2 - Vessel Copy</w:t>
      </w:r>
    </w:p>
    <w:p w14:paraId="0C29544C" w14:textId="77777777" w:rsidR="00704AA8" w:rsidRPr="004B77C7" w:rsidRDefault="00704AA8" w:rsidP="00704AA8">
      <w:pPr>
        <w:rPr>
          <w:u w:val="single"/>
        </w:rPr>
      </w:pPr>
    </w:p>
    <w:p w14:paraId="2893988A" w14:textId="77777777" w:rsidR="00704AA8" w:rsidRPr="004B77C7" w:rsidRDefault="00704AA8" w:rsidP="00704AA8">
      <w:pPr>
        <w:rPr>
          <w:u w:val="single"/>
        </w:rPr>
      </w:pPr>
      <w:r w:rsidRPr="004B77C7">
        <w:rPr>
          <w:u w:val="single"/>
        </w:rPr>
        <w:br w:type="page"/>
      </w:r>
    </w:p>
    <w:p w14:paraId="7E898B70" w14:textId="6CC03B1A" w:rsidR="007C5C6F" w:rsidRPr="004B77C7" w:rsidRDefault="007C5C6F" w:rsidP="007C5C6F">
      <w:pPr>
        <w:pStyle w:val="ListParagraph"/>
        <w:numPr>
          <w:ilvl w:val="1"/>
          <w:numId w:val="1"/>
        </w:numPr>
      </w:pPr>
      <w:r w:rsidRPr="004B77C7">
        <w:lastRenderedPageBreak/>
        <w:t>Pre-Loading/Discharging</w:t>
      </w:r>
    </w:p>
    <w:p w14:paraId="46B0D3EB" w14:textId="28FD5295" w:rsidR="007C5C6F" w:rsidRPr="004B77C7" w:rsidRDefault="007C5C6F" w:rsidP="007C5C6F">
      <w:pPr>
        <w:pStyle w:val="ListParagraph"/>
        <w:ind w:left="936"/>
      </w:pPr>
      <w:del w:id="453" w:author="Noel M. Cainglet" w:date="2017-10-06T15:57:00Z">
        <w:r w:rsidRPr="004B77C7" w:rsidDel="00042DD2">
          <w:rPr>
            <w:noProof/>
            <w:lang w:val="en-PH" w:eastAsia="en-PH"/>
          </w:rPr>
          <w:drawing>
            <wp:inline distT="0" distB="0" distL="0" distR="0" wp14:anchorId="44FB10AA" wp14:editId="1955F74C">
              <wp:extent cx="4031244" cy="5486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1244" cy="5486400"/>
                      </a:xfrm>
                      <a:prstGeom prst="rect">
                        <a:avLst/>
                      </a:prstGeom>
                      <a:noFill/>
                      <a:ln>
                        <a:noFill/>
                      </a:ln>
                    </pic:spPr>
                  </pic:pic>
                </a:graphicData>
              </a:graphic>
            </wp:inline>
          </w:drawing>
        </w:r>
      </w:del>
    </w:p>
    <w:p w14:paraId="7150A5C6" w14:textId="53AA362A" w:rsidR="002A489A" w:rsidRPr="004B77C7" w:rsidRDefault="0066159F" w:rsidP="002A489A">
      <w:pPr>
        <w:pStyle w:val="ListParagraph"/>
        <w:ind w:left="936"/>
      </w:pPr>
      <w:ins w:id="454" w:author="Noel M. Cainglet" w:date="2017-10-06T16:19:00Z">
        <w:r w:rsidRPr="004B77C7">
          <w:rPr>
            <w:noProof/>
            <w:lang w:val="en-PH" w:eastAsia="en-PH"/>
          </w:rPr>
          <w:drawing>
            <wp:inline distT="0" distB="0" distL="0" distR="0" wp14:anchorId="30DB6D46" wp14:editId="58ED6205">
              <wp:extent cx="4096173" cy="548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6173" cy="5486400"/>
                      </a:xfrm>
                      <a:prstGeom prst="rect">
                        <a:avLst/>
                      </a:prstGeom>
                      <a:noFill/>
                      <a:ln>
                        <a:noFill/>
                      </a:ln>
                    </pic:spPr>
                  </pic:pic>
                </a:graphicData>
              </a:graphic>
            </wp:inline>
          </w:drawing>
        </w:r>
      </w:ins>
    </w:p>
    <w:p w14:paraId="3DF48262" w14:textId="320779A3" w:rsidR="002A489A" w:rsidRPr="004B77C7" w:rsidRDefault="002A489A" w:rsidP="002A489A">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4759D4" w:rsidRPr="004B77C7">
        <w:t>2</w:t>
      </w:r>
    </w:p>
    <w:p w14:paraId="683AC157" w14:textId="0D58BE29" w:rsidR="002A489A" w:rsidRPr="004B77C7" w:rsidRDefault="002A489A" w:rsidP="002A489A">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68424D" w:rsidRPr="004B77C7">
        <w:t>This is prepared each time prior to loading and unloading of cargoes.</w:t>
      </w:r>
    </w:p>
    <w:p w14:paraId="31181B58" w14:textId="4B4D5674" w:rsidR="002A489A" w:rsidRPr="004B77C7" w:rsidRDefault="002A489A" w:rsidP="002A489A">
      <w:pPr>
        <w:tabs>
          <w:tab w:val="left" w:pos="900"/>
          <w:tab w:val="left" w:pos="2160"/>
          <w:tab w:val="left" w:pos="3960"/>
        </w:tabs>
        <w:ind w:left="360" w:firstLine="1080"/>
        <w:jc w:val="both"/>
      </w:pPr>
      <w:r w:rsidRPr="004B77C7">
        <w:t>Prepared by</w:t>
      </w:r>
      <w:r w:rsidRPr="004B77C7">
        <w:tab/>
        <w:t>-</w:t>
      </w:r>
      <w:r w:rsidRPr="004B77C7">
        <w:tab/>
      </w:r>
      <w:del w:id="455" w:author="Noel M. Cainglet" w:date="2017-10-06T16:19:00Z">
        <w:r w:rsidR="000A7E00" w:rsidRPr="004B77C7" w:rsidDel="002B34D6">
          <w:delText>Chief Master</w:delText>
        </w:r>
      </w:del>
      <w:r w:rsidR="00B20850" w:rsidRPr="004B77C7">
        <w:t>Chief Mate</w:t>
      </w:r>
    </w:p>
    <w:p w14:paraId="04DDD8A9" w14:textId="4D3031D7" w:rsidR="002A489A" w:rsidRPr="004B77C7" w:rsidRDefault="000A7E00" w:rsidP="002A489A">
      <w:pPr>
        <w:tabs>
          <w:tab w:val="left" w:pos="900"/>
          <w:tab w:val="left" w:pos="2160"/>
          <w:tab w:val="left" w:pos="3960"/>
        </w:tabs>
        <w:ind w:left="360" w:firstLine="1080"/>
        <w:jc w:val="both"/>
      </w:pPr>
      <w:del w:id="456" w:author="Noel M. Cainglet" w:date="2017-10-06T16:21:00Z">
        <w:r w:rsidRPr="004B77C7" w:rsidDel="00CA1236">
          <w:delText xml:space="preserve">Noted </w:delText>
        </w:r>
      </w:del>
      <w:ins w:id="457" w:author="Noel M. Cainglet" w:date="2017-10-06T16:21:00Z">
        <w:r w:rsidR="00CA1236" w:rsidRPr="004B77C7">
          <w:t>Verified</w:t>
        </w:r>
      </w:ins>
      <w:ins w:id="458" w:author="Noel M. Cainglet" w:date="2017-10-06T16:22:00Z">
        <w:r w:rsidR="00CA1236" w:rsidRPr="004B77C7">
          <w:t xml:space="preserve"> </w:t>
        </w:r>
      </w:ins>
      <w:r w:rsidR="002A489A" w:rsidRPr="004B77C7">
        <w:t>by</w:t>
      </w:r>
      <w:r w:rsidR="002A489A" w:rsidRPr="004B77C7">
        <w:tab/>
        <w:t>-</w:t>
      </w:r>
      <w:r w:rsidR="002A489A" w:rsidRPr="004B77C7">
        <w:tab/>
      </w:r>
      <w:del w:id="459" w:author="Noel M. Cainglet" w:date="2017-10-06T16:20:00Z">
        <w:r w:rsidRPr="004B77C7" w:rsidDel="002B34D6">
          <w:delText>Officer on Watch</w:delText>
        </w:r>
      </w:del>
      <w:ins w:id="460" w:author="Noel M. Cainglet" w:date="2017-10-06T16:20:00Z">
        <w:r w:rsidR="002B34D6" w:rsidRPr="004B77C7">
          <w:t>Master</w:t>
        </w:r>
      </w:ins>
    </w:p>
    <w:p w14:paraId="4DCD8F21" w14:textId="3559A0D4" w:rsidR="002A489A" w:rsidRPr="004B77C7" w:rsidRDefault="002A489A" w:rsidP="002A489A">
      <w:pPr>
        <w:tabs>
          <w:tab w:val="left" w:pos="900"/>
          <w:tab w:val="left" w:pos="2160"/>
          <w:tab w:val="left" w:pos="3960"/>
        </w:tabs>
        <w:ind w:left="360" w:firstLine="1080"/>
        <w:jc w:val="both"/>
      </w:pPr>
      <w:r w:rsidRPr="004B77C7">
        <w:t xml:space="preserve">Distribution                </w:t>
      </w:r>
      <w:r w:rsidRPr="004B77C7">
        <w:tab/>
        <w:t>-</w:t>
      </w:r>
      <w:r w:rsidRPr="004B77C7">
        <w:tab/>
      </w:r>
      <w:r w:rsidR="000A7E00" w:rsidRPr="004B77C7">
        <w:t>Copy 1 - Operations Department</w:t>
      </w:r>
    </w:p>
    <w:p w14:paraId="509D5FAE" w14:textId="5A488DEC" w:rsidR="000A7E00" w:rsidRPr="004B77C7" w:rsidRDefault="000A7E00" w:rsidP="002A489A">
      <w:pPr>
        <w:tabs>
          <w:tab w:val="left" w:pos="900"/>
          <w:tab w:val="left" w:pos="2160"/>
          <w:tab w:val="left" w:pos="3960"/>
        </w:tabs>
        <w:ind w:left="360" w:firstLine="1080"/>
        <w:jc w:val="both"/>
      </w:pPr>
      <w:r w:rsidRPr="004B77C7">
        <w:tab/>
      </w:r>
      <w:r w:rsidRPr="004B77C7">
        <w:tab/>
      </w:r>
      <w:r w:rsidRPr="004B77C7">
        <w:tab/>
        <w:t>Copy 2 - Vessel copy</w:t>
      </w:r>
    </w:p>
    <w:p w14:paraId="61F8C69E" w14:textId="77777777" w:rsidR="002A489A" w:rsidRPr="004B77C7" w:rsidRDefault="002A489A" w:rsidP="002A489A">
      <w:pPr>
        <w:rPr>
          <w:u w:val="single"/>
        </w:rPr>
      </w:pPr>
    </w:p>
    <w:p w14:paraId="1FE88F3D" w14:textId="77777777" w:rsidR="002A489A" w:rsidRPr="004B77C7" w:rsidRDefault="002A489A" w:rsidP="002A489A">
      <w:pPr>
        <w:rPr>
          <w:u w:val="single"/>
        </w:rPr>
      </w:pPr>
      <w:r w:rsidRPr="004B77C7">
        <w:rPr>
          <w:u w:val="single"/>
        </w:rPr>
        <w:br w:type="page"/>
      </w:r>
    </w:p>
    <w:p w14:paraId="7E3ED4D7" w14:textId="4B0364F4" w:rsidR="00262982" w:rsidRPr="004B77C7" w:rsidRDefault="002A489A" w:rsidP="002A489A">
      <w:pPr>
        <w:pStyle w:val="ListParagraph"/>
        <w:numPr>
          <w:ilvl w:val="1"/>
          <w:numId w:val="1"/>
        </w:numPr>
        <w:rPr>
          <w:u w:val="single"/>
        </w:rPr>
      </w:pPr>
      <w:r w:rsidRPr="004B77C7">
        <w:lastRenderedPageBreak/>
        <w:t>Cargo Operations</w:t>
      </w:r>
    </w:p>
    <w:p w14:paraId="4F2DA80B" w14:textId="7DA30EA8" w:rsidR="002A489A" w:rsidRPr="004B77C7" w:rsidRDefault="002A489A" w:rsidP="002A489A">
      <w:pPr>
        <w:pStyle w:val="ListParagraph"/>
        <w:ind w:left="936"/>
      </w:pPr>
      <w:del w:id="461" w:author="Noel M. Cainglet" w:date="2017-10-06T15:57:00Z">
        <w:r w:rsidRPr="004B77C7" w:rsidDel="00042DD2">
          <w:rPr>
            <w:noProof/>
            <w:lang w:val="en-PH" w:eastAsia="en-PH"/>
          </w:rPr>
          <w:drawing>
            <wp:inline distT="0" distB="0" distL="0" distR="0" wp14:anchorId="0210D786" wp14:editId="7376519E">
              <wp:extent cx="5373985"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3985" cy="4572000"/>
                      </a:xfrm>
                      <a:prstGeom prst="rect">
                        <a:avLst/>
                      </a:prstGeom>
                      <a:noFill/>
                      <a:ln>
                        <a:noFill/>
                      </a:ln>
                    </pic:spPr>
                  </pic:pic>
                </a:graphicData>
              </a:graphic>
            </wp:inline>
          </w:drawing>
        </w:r>
      </w:del>
    </w:p>
    <w:p w14:paraId="4A33275A" w14:textId="70A8BEDF" w:rsidR="002A489A" w:rsidRPr="004B77C7" w:rsidRDefault="00AB2954" w:rsidP="002A489A">
      <w:pPr>
        <w:pStyle w:val="ListParagraph"/>
        <w:ind w:left="936"/>
      </w:pPr>
      <w:ins w:id="462" w:author="Noel M. Cainglet" w:date="2017-10-06T16:20:00Z">
        <w:r w:rsidRPr="004B77C7">
          <w:rPr>
            <w:noProof/>
            <w:lang w:val="en-PH" w:eastAsia="en-PH"/>
          </w:rPr>
          <w:drawing>
            <wp:inline distT="0" distB="0" distL="0" distR="0" wp14:anchorId="73D6C4DD" wp14:editId="257D82FE">
              <wp:extent cx="5328866" cy="45720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8866" cy="4572000"/>
                      </a:xfrm>
                      <a:prstGeom prst="rect">
                        <a:avLst/>
                      </a:prstGeom>
                      <a:noFill/>
                      <a:ln>
                        <a:noFill/>
                      </a:ln>
                    </pic:spPr>
                  </pic:pic>
                </a:graphicData>
              </a:graphic>
            </wp:inline>
          </w:drawing>
        </w:r>
      </w:ins>
    </w:p>
    <w:p w14:paraId="56ECB693" w14:textId="77777777" w:rsidR="002A489A" w:rsidRPr="004B77C7" w:rsidRDefault="002A489A" w:rsidP="002A489A">
      <w:pPr>
        <w:pStyle w:val="ListParagraph"/>
        <w:ind w:left="936"/>
      </w:pPr>
    </w:p>
    <w:p w14:paraId="52250157" w14:textId="517B72A5" w:rsidR="002A489A" w:rsidRPr="004B77C7" w:rsidRDefault="002A489A" w:rsidP="002A489A">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2A3055" w:rsidRPr="004B77C7">
        <w:t>2</w:t>
      </w:r>
    </w:p>
    <w:p w14:paraId="70B13B92" w14:textId="64A125B6" w:rsidR="002A489A" w:rsidRPr="004B77C7" w:rsidRDefault="002A489A" w:rsidP="002A489A">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2A3055" w:rsidRPr="004B77C7">
        <w:t>This is prepared prior to commencement of cargo operations.</w:t>
      </w:r>
    </w:p>
    <w:p w14:paraId="5A474F7E" w14:textId="36720A24" w:rsidR="002A489A" w:rsidRPr="004B77C7" w:rsidRDefault="002A489A" w:rsidP="002A489A">
      <w:pPr>
        <w:tabs>
          <w:tab w:val="left" w:pos="900"/>
          <w:tab w:val="left" w:pos="2160"/>
          <w:tab w:val="left" w:pos="3960"/>
        </w:tabs>
        <w:ind w:left="360" w:firstLine="1080"/>
        <w:jc w:val="both"/>
      </w:pPr>
      <w:r w:rsidRPr="004B77C7">
        <w:t>Prepared by</w:t>
      </w:r>
      <w:r w:rsidRPr="004B77C7">
        <w:tab/>
        <w:t>-</w:t>
      </w:r>
      <w:r w:rsidRPr="004B77C7">
        <w:tab/>
      </w:r>
      <w:r w:rsidR="002E0193" w:rsidRPr="004B77C7">
        <w:t>Chief Mate</w:t>
      </w:r>
    </w:p>
    <w:p w14:paraId="7CC16D8F" w14:textId="1DE60FFB" w:rsidR="002A489A" w:rsidRPr="004B77C7" w:rsidRDefault="002A489A" w:rsidP="002A489A">
      <w:pPr>
        <w:tabs>
          <w:tab w:val="left" w:pos="900"/>
          <w:tab w:val="left" w:pos="2160"/>
          <w:tab w:val="left" w:pos="3960"/>
        </w:tabs>
        <w:ind w:left="360" w:firstLine="1080"/>
        <w:jc w:val="both"/>
      </w:pPr>
      <w:del w:id="463" w:author="Noel M. Cainglet" w:date="2017-10-06T16:22:00Z">
        <w:r w:rsidRPr="004B77C7" w:rsidDel="00CA1236">
          <w:delText xml:space="preserve">Acknowledged </w:delText>
        </w:r>
      </w:del>
      <w:ins w:id="464" w:author="Noel M. Cainglet" w:date="2017-10-06T16:22:00Z">
        <w:r w:rsidR="00CA1236" w:rsidRPr="004B77C7">
          <w:t xml:space="preserve">Verified </w:t>
        </w:r>
      </w:ins>
      <w:r w:rsidRPr="004B77C7">
        <w:t>by</w:t>
      </w:r>
      <w:r w:rsidRPr="004B77C7">
        <w:tab/>
        <w:t>-</w:t>
      </w:r>
      <w:r w:rsidRPr="004B77C7">
        <w:tab/>
      </w:r>
      <w:r w:rsidR="002E0193" w:rsidRPr="004B77C7">
        <w:t>Master</w:t>
      </w:r>
    </w:p>
    <w:p w14:paraId="23951085" w14:textId="34FF8DC6" w:rsidR="002A489A" w:rsidRPr="004B77C7" w:rsidRDefault="002A489A" w:rsidP="002A489A">
      <w:pPr>
        <w:tabs>
          <w:tab w:val="left" w:pos="900"/>
          <w:tab w:val="left" w:pos="2160"/>
          <w:tab w:val="left" w:pos="3960"/>
        </w:tabs>
        <w:ind w:left="360" w:firstLine="1080"/>
        <w:jc w:val="both"/>
      </w:pPr>
      <w:r w:rsidRPr="004B77C7">
        <w:t xml:space="preserve">Distribution                </w:t>
      </w:r>
      <w:r w:rsidRPr="004B77C7">
        <w:tab/>
        <w:t>-</w:t>
      </w:r>
      <w:r w:rsidRPr="004B77C7">
        <w:tab/>
      </w:r>
      <w:r w:rsidR="00A5143A" w:rsidRPr="004B77C7">
        <w:t>Copy 1</w:t>
      </w:r>
      <w:r w:rsidR="0010417E" w:rsidRPr="004B77C7">
        <w:t xml:space="preserve"> </w:t>
      </w:r>
      <w:r w:rsidR="00A5143A" w:rsidRPr="004B77C7">
        <w:t>- Operations Department</w:t>
      </w:r>
    </w:p>
    <w:p w14:paraId="220052D7" w14:textId="0302EFE7" w:rsidR="0010417E" w:rsidRPr="004B77C7" w:rsidRDefault="0010417E" w:rsidP="002A489A">
      <w:pPr>
        <w:tabs>
          <w:tab w:val="left" w:pos="900"/>
          <w:tab w:val="left" w:pos="2160"/>
          <w:tab w:val="left" w:pos="3960"/>
        </w:tabs>
        <w:ind w:left="360" w:firstLine="1080"/>
        <w:jc w:val="both"/>
      </w:pPr>
      <w:r w:rsidRPr="004B77C7">
        <w:tab/>
      </w:r>
      <w:r w:rsidRPr="004B77C7">
        <w:tab/>
      </w:r>
      <w:r w:rsidRPr="004B77C7">
        <w:tab/>
        <w:t xml:space="preserve">Copy 2 </w:t>
      </w:r>
      <w:r w:rsidR="008D36BD" w:rsidRPr="004B77C7">
        <w:t>-</w:t>
      </w:r>
      <w:r w:rsidRPr="004B77C7">
        <w:t xml:space="preserve"> Vessel </w:t>
      </w:r>
      <w:r w:rsidR="00F12BF5" w:rsidRPr="004B77C7">
        <w:t>copy</w:t>
      </w:r>
    </w:p>
    <w:p w14:paraId="28A784AD" w14:textId="77777777" w:rsidR="002A489A" w:rsidRPr="004B77C7" w:rsidRDefault="002A489A" w:rsidP="002A489A">
      <w:pPr>
        <w:rPr>
          <w:u w:val="single"/>
        </w:rPr>
      </w:pPr>
    </w:p>
    <w:p w14:paraId="3D99A9D4" w14:textId="77777777" w:rsidR="002A489A" w:rsidRPr="004B77C7" w:rsidRDefault="002A489A" w:rsidP="002A489A">
      <w:pPr>
        <w:rPr>
          <w:u w:val="single"/>
        </w:rPr>
      </w:pPr>
      <w:r w:rsidRPr="004B77C7">
        <w:rPr>
          <w:u w:val="single"/>
        </w:rPr>
        <w:br w:type="page"/>
      </w:r>
    </w:p>
    <w:p w14:paraId="75454E96" w14:textId="4D2A2CF3" w:rsidR="00F96E53" w:rsidRPr="004B77C7" w:rsidRDefault="00834FED" w:rsidP="00F30EA2">
      <w:pPr>
        <w:pStyle w:val="ListParagraph"/>
        <w:numPr>
          <w:ilvl w:val="1"/>
          <w:numId w:val="1"/>
        </w:numPr>
        <w:rPr>
          <w:u w:val="single"/>
        </w:rPr>
      </w:pPr>
      <w:r w:rsidRPr="004B77C7">
        <w:lastRenderedPageBreak/>
        <w:t>Fire Drill</w:t>
      </w:r>
    </w:p>
    <w:p w14:paraId="0CE31C02" w14:textId="305DC935" w:rsidR="00CA66CF" w:rsidRPr="004B77C7" w:rsidRDefault="00CA66CF" w:rsidP="00F30EA2">
      <w:pPr>
        <w:pStyle w:val="ListParagraph"/>
        <w:ind w:left="936"/>
        <w:rPr>
          <w:ins w:id="465" w:author="Noel M. Cainglet" w:date="2017-10-06T16:22:00Z"/>
          <w:u w:val="single"/>
        </w:rPr>
      </w:pPr>
    </w:p>
    <w:p w14:paraId="18FCCEF9" w14:textId="73C06AD5" w:rsidR="00CA66CF" w:rsidRPr="004B77C7" w:rsidRDefault="00CA66CF" w:rsidP="00F30EA2">
      <w:pPr>
        <w:pStyle w:val="ListParagraph"/>
        <w:ind w:left="936"/>
        <w:rPr>
          <w:ins w:id="466" w:author="Noel M. Cainglet" w:date="2017-10-06T16:22:00Z"/>
          <w:u w:val="single"/>
        </w:rPr>
      </w:pPr>
      <w:ins w:id="467" w:author="Noel M. Cainglet" w:date="2017-10-06T16:22:00Z">
        <w:r w:rsidRPr="004B77C7">
          <w:rPr>
            <w:noProof/>
            <w:lang w:val="en-PH" w:eastAsia="en-PH"/>
          </w:rPr>
          <w:drawing>
            <wp:inline distT="0" distB="0" distL="0" distR="0" wp14:anchorId="01388448" wp14:editId="145DB33E">
              <wp:extent cx="3545398" cy="548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5398" cy="5486400"/>
                      </a:xfrm>
                      <a:prstGeom prst="rect">
                        <a:avLst/>
                      </a:prstGeom>
                      <a:noFill/>
                      <a:ln>
                        <a:noFill/>
                      </a:ln>
                    </pic:spPr>
                  </pic:pic>
                </a:graphicData>
              </a:graphic>
            </wp:inline>
          </w:drawing>
        </w:r>
      </w:ins>
    </w:p>
    <w:p w14:paraId="1487B802" w14:textId="2156756A" w:rsidR="00FE2B92" w:rsidRPr="004B77C7" w:rsidRDefault="00FE2B92" w:rsidP="00F30EA2">
      <w:pPr>
        <w:pStyle w:val="ListParagraph"/>
        <w:ind w:left="936"/>
        <w:rPr>
          <w:u w:val="single"/>
        </w:rPr>
      </w:pPr>
      <w:del w:id="468" w:author="Noel M. Cainglet" w:date="2017-10-06T15:57:00Z">
        <w:r w:rsidRPr="004B77C7" w:rsidDel="00042DD2">
          <w:rPr>
            <w:noProof/>
            <w:lang w:val="en-PH" w:eastAsia="en-PH"/>
          </w:rPr>
          <w:drawing>
            <wp:inline distT="0" distB="0" distL="0" distR="0" wp14:anchorId="61C78050" wp14:editId="658411C4">
              <wp:extent cx="4018366" cy="5943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8366" cy="5943600"/>
                      </a:xfrm>
                      <a:prstGeom prst="rect">
                        <a:avLst/>
                      </a:prstGeom>
                      <a:noFill/>
                      <a:ln>
                        <a:noFill/>
                      </a:ln>
                    </pic:spPr>
                  </pic:pic>
                </a:graphicData>
              </a:graphic>
            </wp:inline>
          </w:drawing>
        </w:r>
      </w:del>
    </w:p>
    <w:p w14:paraId="5F225FD1" w14:textId="684701E1" w:rsidR="000636DE" w:rsidRPr="004B77C7" w:rsidRDefault="000636DE" w:rsidP="000636DE">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9D2C01" w:rsidRPr="004B77C7">
        <w:t>2</w:t>
      </w:r>
    </w:p>
    <w:p w14:paraId="44C2B7FB" w14:textId="752DB476" w:rsidR="000636DE" w:rsidRPr="004B77C7" w:rsidRDefault="000636DE" w:rsidP="000636DE">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356923" w:rsidRPr="004B77C7">
        <w:t xml:space="preserve">This is prepared </w:t>
      </w:r>
      <w:r w:rsidR="002B1589" w:rsidRPr="004B77C7">
        <w:t xml:space="preserve">every time a fire </w:t>
      </w:r>
      <w:r w:rsidR="00356923" w:rsidRPr="004B77C7">
        <w:t>drill is conducted.</w:t>
      </w:r>
    </w:p>
    <w:p w14:paraId="7D18F6F7" w14:textId="5BBEBF5C" w:rsidR="000636DE" w:rsidRPr="004B77C7" w:rsidRDefault="000636DE" w:rsidP="000636DE">
      <w:pPr>
        <w:tabs>
          <w:tab w:val="left" w:pos="900"/>
          <w:tab w:val="left" w:pos="2160"/>
          <w:tab w:val="left" w:pos="3960"/>
        </w:tabs>
        <w:ind w:left="360" w:firstLine="1080"/>
        <w:jc w:val="both"/>
        <w:rPr>
          <w:ins w:id="469" w:author="Noel M. Cainglet" w:date="2017-10-06T16:22:00Z"/>
        </w:rPr>
      </w:pPr>
      <w:r w:rsidRPr="004B77C7">
        <w:t>Prepared by</w:t>
      </w:r>
      <w:r w:rsidRPr="004B77C7">
        <w:tab/>
        <w:t>-</w:t>
      </w:r>
      <w:r w:rsidRPr="004B77C7">
        <w:tab/>
      </w:r>
      <w:del w:id="470" w:author="Noel M. Cainglet" w:date="2017-10-06T16:22:00Z">
        <w:r w:rsidR="00D30610" w:rsidRPr="004B77C7" w:rsidDel="00E62C5D">
          <w:delText>Master</w:delText>
        </w:r>
      </w:del>
      <w:ins w:id="471" w:author="Noel M. Cainglet" w:date="2017-10-06T16:22:00Z">
        <w:r w:rsidR="00E62C5D" w:rsidRPr="004B77C7">
          <w:t>Chief Mate</w:t>
        </w:r>
      </w:ins>
    </w:p>
    <w:p w14:paraId="38D660B0" w14:textId="1D12FBD1" w:rsidR="00E62C5D" w:rsidRPr="004B77C7" w:rsidRDefault="001623CB" w:rsidP="000636DE">
      <w:pPr>
        <w:tabs>
          <w:tab w:val="left" w:pos="900"/>
          <w:tab w:val="left" w:pos="2160"/>
          <w:tab w:val="left" w:pos="3960"/>
        </w:tabs>
        <w:ind w:left="360" w:firstLine="1080"/>
        <w:jc w:val="both"/>
      </w:pPr>
      <w:ins w:id="472" w:author="Noel M. Cainglet" w:date="2017-10-06T16:23:00Z">
        <w:r w:rsidRPr="004B77C7">
          <w:t>Attested</w:t>
        </w:r>
      </w:ins>
      <w:ins w:id="473" w:author="Noel M. Cainglet" w:date="2017-10-06T16:22:00Z">
        <w:r w:rsidR="00E62C5D" w:rsidRPr="004B77C7">
          <w:t xml:space="preserve"> by</w:t>
        </w:r>
        <w:r w:rsidR="00E62C5D" w:rsidRPr="004B77C7">
          <w:tab/>
          <w:t>-</w:t>
        </w:r>
        <w:r w:rsidR="00E62C5D" w:rsidRPr="004B77C7">
          <w:tab/>
        </w:r>
      </w:ins>
      <w:ins w:id="474" w:author="Noel M. Cainglet" w:date="2017-10-06T16:23:00Z">
        <w:r w:rsidR="00E62C5D" w:rsidRPr="004B77C7">
          <w:t>Chief Engineer/2</w:t>
        </w:r>
        <w:r w:rsidR="00E62C5D" w:rsidRPr="004B77C7">
          <w:rPr>
            <w:vertAlign w:val="superscript"/>
            <w:rPrChange w:id="475" w:author="Noel M. Cainglet" w:date="2017-10-06T16:23:00Z">
              <w:rPr/>
            </w:rPrChange>
          </w:rPr>
          <w:t>nd</w:t>
        </w:r>
        <w:r w:rsidR="00E62C5D" w:rsidRPr="004B77C7">
          <w:t xml:space="preserve"> Engineer/2</w:t>
        </w:r>
        <w:r w:rsidR="00E62C5D" w:rsidRPr="004B77C7">
          <w:rPr>
            <w:vertAlign w:val="superscript"/>
            <w:rPrChange w:id="476" w:author="Noel M. Cainglet" w:date="2017-10-06T16:23:00Z">
              <w:rPr/>
            </w:rPrChange>
          </w:rPr>
          <w:t>nd</w:t>
        </w:r>
        <w:r w:rsidR="00E62C5D" w:rsidRPr="004B77C7">
          <w:t xml:space="preserve"> Mate</w:t>
        </w:r>
      </w:ins>
    </w:p>
    <w:p w14:paraId="41C75951" w14:textId="43562D5F" w:rsidR="000636DE" w:rsidRPr="004B77C7" w:rsidRDefault="00897A1D" w:rsidP="000636DE">
      <w:pPr>
        <w:tabs>
          <w:tab w:val="left" w:pos="900"/>
          <w:tab w:val="left" w:pos="2160"/>
          <w:tab w:val="left" w:pos="3960"/>
        </w:tabs>
        <w:ind w:left="360" w:firstLine="1080"/>
        <w:jc w:val="both"/>
      </w:pPr>
      <w:del w:id="477" w:author="Noel M. Cainglet" w:date="2017-10-06T16:23:00Z">
        <w:r w:rsidRPr="004B77C7" w:rsidDel="001623CB">
          <w:delText xml:space="preserve">Confirmed </w:delText>
        </w:r>
      </w:del>
      <w:ins w:id="478" w:author="Noel M. Cainglet" w:date="2017-10-06T16:23:00Z">
        <w:r w:rsidR="001623CB" w:rsidRPr="004B77C7">
          <w:t xml:space="preserve">Noted </w:t>
        </w:r>
      </w:ins>
      <w:r w:rsidR="000636DE" w:rsidRPr="004B77C7">
        <w:t>by</w:t>
      </w:r>
      <w:r w:rsidR="000636DE" w:rsidRPr="004B77C7">
        <w:tab/>
        <w:t>-</w:t>
      </w:r>
      <w:r w:rsidR="000636DE" w:rsidRPr="004B77C7">
        <w:tab/>
      </w:r>
      <w:del w:id="479" w:author="Noel M. Cainglet" w:date="2017-10-06T16:23:00Z">
        <w:r w:rsidRPr="004B77C7" w:rsidDel="001623CB">
          <w:delText>Chief Mate/Chief Engineer/2</w:delText>
        </w:r>
        <w:r w:rsidRPr="004B77C7" w:rsidDel="001623CB">
          <w:rPr>
            <w:vertAlign w:val="superscript"/>
          </w:rPr>
          <w:delText>nd</w:delText>
        </w:r>
        <w:r w:rsidRPr="004B77C7" w:rsidDel="001623CB">
          <w:delText xml:space="preserve"> engineer/2</w:delText>
        </w:r>
        <w:r w:rsidRPr="004B77C7" w:rsidDel="001623CB">
          <w:rPr>
            <w:vertAlign w:val="superscript"/>
          </w:rPr>
          <w:delText>nd</w:delText>
        </w:r>
        <w:r w:rsidRPr="004B77C7" w:rsidDel="001623CB">
          <w:delText xml:space="preserve"> Mate</w:delText>
        </w:r>
      </w:del>
      <w:ins w:id="480" w:author="Noel M. Cainglet" w:date="2017-10-06T16:23:00Z">
        <w:r w:rsidR="001623CB" w:rsidRPr="004B77C7">
          <w:t>Master</w:t>
        </w:r>
      </w:ins>
    </w:p>
    <w:p w14:paraId="17BA4E5F" w14:textId="5910528A" w:rsidR="000636DE" w:rsidRPr="004B77C7" w:rsidRDefault="000636DE" w:rsidP="000636DE">
      <w:pPr>
        <w:tabs>
          <w:tab w:val="left" w:pos="900"/>
          <w:tab w:val="left" w:pos="2160"/>
          <w:tab w:val="left" w:pos="3960"/>
        </w:tabs>
        <w:ind w:left="360" w:firstLine="1080"/>
        <w:jc w:val="both"/>
      </w:pPr>
      <w:r w:rsidRPr="004B77C7">
        <w:t xml:space="preserve">Distribution                </w:t>
      </w:r>
      <w:r w:rsidRPr="004B77C7">
        <w:tab/>
        <w:t>-</w:t>
      </w:r>
      <w:r w:rsidRPr="004B77C7">
        <w:tab/>
      </w:r>
      <w:r w:rsidR="00897A1D" w:rsidRPr="004B77C7">
        <w:t>Copy 1 - Operations Department</w:t>
      </w:r>
    </w:p>
    <w:p w14:paraId="47E08D53" w14:textId="0A421C83" w:rsidR="00897A1D" w:rsidRPr="004B77C7" w:rsidRDefault="00897A1D" w:rsidP="000636DE">
      <w:pPr>
        <w:tabs>
          <w:tab w:val="left" w:pos="900"/>
          <w:tab w:val="left" w:pos="2160"/>
          <w:tab w:val="left" w:pos="3960"/>
        </w:tabs>
        <w:ind w:left="360" w:firstLine="1080"/>
        <w:jc w:val="both"/>
      </w:pPr>
      <w:r w:rsidRPr="004B77C7">
        <w:tab/>
      </w:r>
      <w:r w:rsidRPr="004B77C7">
        <w:tab/>
      </w:r>
      <w:r w:rsidRPr="004B77C7">
        <w:tab/>
        <w:t>Copy 2 - Vessel Copy</w:t>
      </w:r>
    </w:p>
    <w:p w14:paraId="5449D5F3" w14:textId="6F2626E9" w:rsidR="00C24ED7" w:rsidRPr="004B77C7" w:rsidRDefault="00C24ED7" w:rsidP="000636DE">
      <w:r w:rsidRPr="004B77C7">
        <w:br w:type="page"/>
      </w:r>
    </w:p>
    <w:p w14:paraId="288AB155" w14:textId="04C27A84" w:rsidR="00231E83" w:rsidRPr="004B77C7" w:rsidRDefault="0097400E" w:rsidP="00CB5769">
      <w:pPr>
        <w:pStyle w:val="ListParagraph"/>
        <w:numPr>
          <w:ilvl w:val="1"/>
          <w:numId w:val="1"/>
        </w:numPr>
        <w:rPr>
          <w:ins w:id="481" w:author="Noel M. Cainglet" w:date="2017-10-06T16:24:00Z"/>
        </w:rPr>
      </w:pPr>
      <w:r w:rsidRPr="004B77C7">
        <w:lastRenderedPageBreak/>
        <w:t>Hi-Jacking/Piracy</w:t>
      </w:r>
      <w:ins w:id="482" w:author="Noel M. Cainglet" w:date="2017-10-06T16:27:00Z">
        <w:r w:rsidR="00BB3009" w:rsidRPr="004B77C7">
          <w:t xml:space="preserve"> Drill</w:t>
        </w:r>
      </w:ins>
    </w:p>
    <w:p w14:paraId="71447FDB" w14:textId="77777777" w:rsidR="003F6515" w:rsidRPr="004B77C7" w:rsidRDefault="003F6515">
      <w:pPr>
        <w:pStyle w:val="ListParagraph"/>
        <w:ind w:left="936"/>
        <w:pPrChange w:id="483" w:author="Noel M. Cainglet" w:date="2017-10-06T16:24:00Z">
          <w:pPr>
            <w:pStyle w:val="ListParagraph"/>
            <w:numPr>
              <w:ilvl w:val="1"/>
              <w:numId w:val="1"/>
            </w:numPr>
            <w:tabs>
              <w:tab w:val="num" w:pos="936"/>
            </w:tabs>
            <w:ind w:left="936" w:hanging="360"/>
          </w:pPr>
        </w:pPrChange>
      </w:pPr>
    </w:p>
    <w:p w14:paraId="1F9303A6" w14:textId="07D8E750" w:rsidR="0097400E" w:rsidRPr="004B77C7" w:rsidDel="00126AF6" w:rsidRDefault="00126AF6" w:rsidP="0097400E">
      <w:pPr>
        <w:pStyle w:val="ListParagraph"/>
        <w:ind w:left="936"/>
        <w:rPr>
          <w:del w:id="484" w:author="Noel M. Cainglet" w:date="2017-10-06T16:23:00Z"/>
        </w:rPr>
      </w:pPr>
      <w:ins w:id="485" w:author="Noel M. Cainglet" w:date="2017-10-06T16:23:00Z">
        <w:r w:rsidRPr="004B77C7">
          <w:rPr>
            <w:noProof/>
            <w:lang w:val="en-PH" w:eastAsia="en-PH"/>
          </w:rPr>
          <w:drawing>
            <wp:inline distT="0" distB="0" distL="0" distR="0" wp14:anchorId="272E8F7A" wp14:editId="404303A0">
              <wp:extent cx="4739395" cy="54864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9395" cy="5486400"/>
                      </a:xfrm>
                      <a:prstGeom prst="rect">
                        <a:avLst/>
                      </a:prstGeom>
                      <a:noFill/>
                      <a:ln>
                        <a:noFill/>
                      </a:ln>
                    </pic:spPr>
                  </pic:pic>
                </a:graphicData>
              </a:graphic>
            </wp:inline>
          </w:drawing>
        </w:r>
      </w:ins>
      <w:del w:id="486" w:author="Noel M. Cainglet" w:date="2017-10-06T15:57:00Z">
        <w:r w:rsidR="00585403" w:rsidRPr="004B77C7" w:rsidDel="00042DD2">
          <w:rPr>
            <w:noProof/>
            <w:lang w:val="en-PH" w:eastAsia="en-PH"/>
          </w:rPr>
          <w:drawing>
            <wp:inline distT="0" distB="0" distL="0" distR="0" wp14:anchorId="3605C355" wp14:editId="0A6F99C1">
              <wp:extent cx="4740355" cy="548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0355" cy="5486400"/>
                      </a:xfrm>
                      <a:prstGeom prst="rect">
                        <a:avLst/>
                      </a:prstGeom>
                      <a:noFill/>
                      <a:ln>
                        <a:noFill/>
                      </a:ln>
                    </pic:spPr>
                  </pic:pic>
                </a:graphicData>
              </a:graphic>
            </wp:inline>
          </w:drawing>
        </w:r>
      </w:del>
    </w:p>
    <w:p w14:paraId="5C53C98B" w14:textId="292E6A00" w:rsidR="00585403" w:rsidRPr="004B77C7" w:rsidRDefault="00585403">
      <w:pPr>
        <w:pStyle w:val="ListParagraph"/>
        <w:ind w:left="936"/>
        <w:pPrChange w:id="487" w:author="Noel M. Cainglet" w:date="2017-10-06T16:23:00Z">
          <w:pPr/>
        </w:pPrChange>
      </w:pPr>
    </w:p>
    <w:p w14:paraId="6E47971A" w14:textId="77777777" w:rsidR="006D5843" w:rsidRPr="004B77C7" w:rsidRDefault="006D5843" w:rsidP="00585403">
      <w:pPr>
        <w:tabs>
          <w:tab w:val="left" w:pos="3240"/>
          <w:tab w:val="left" w:pos="3960"/>
          <w:tab w:val="left" w:pos="4320"/>
          <w:tab w:val="center" w:pos="5436"/>
        </w:tabs>
        <w:ind w:left="5040" w:hanging="3600"/>
        <w:jc w:val="both"/>
        <w:rPr>
          <w:ins w:id="488" w:author="Noel M. Cainglet" w:date="2017-10-06T16:24:00Z"/>
        </w:rPr>
      </w:pPr>
    </w:p>
    <w:p w14:paraId="1567BA28" w14:textId="76F9F562" w:rsidR="00585403" w:rsidRPr="004B77C7" w:rsidRDefault="00585403" w:rsidP="00585403">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784870" w:rsidRPr="004B77C7">
        <w:t>2</w:t>
      </w:r>
    </w:p>
    <w:p w14:paraId="475D5025" w14:textId="723F0948" w:rsidR="00585403" w:rsidRPr="004B77C7" w:rsidRDefault="00585403" w:rsidP="00585403">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BA10D3" w:rsidRPr="004B77C7">
        <w:t>This is prepared every time a hi-jacking or piracy</w:t>
      </w:r>
      <w:r w:rsidR="00786BBC" w:rsidRPr="004B77C7">
        <w:t xml:space="preserve"> drill </w:t>
      </w:r>
      <w:r w:rsidR="00BA10D3" w:rsidRPr="004B77C7">
        <w:t>is conducted.</w:t>
      </w:r>
    </w:p>
    <w:p w14:paraId="6F524C1D" w14:textId="77777777" w:rsidR="00D51B2F" w:rsidRPr="004B77C7" w:rsidRDefault="00D51B2F" w:rsidP="00D51B2F">
      <w:pPr>
        <w:tabs>
          <w:tab w:val="left" w:pos="900"/>
          <w:tab w:val="left" w:pos="2160"/>
          <w:tab w:val="left" w:pos="3960"/>
        </w:tabs>
        <w:ind w:left="360" w:firstLine="1080"/>
        <w:jc w:val="both"/>
        <w:rPr>
          <w:ins w:id="489" w:author="Noel M. Cainglet" w:date="2017-10-06T16:23:00Z"/>
        </w:rPr>
      </w:pPr>
      <w:ins w:id="490" w:author="Noel M. Cainglet" w:date="2017-10-06T16:23:00Z">
        <w:r w:rsidRPr="004B77C7">
          <w:t>Prepared by</w:t>
        </w:r>
        <w:r w:rsidRPr="004B77C7">
          <w:tab/>
          <w:t>-</w:t>
        </w:r>
        <w:r w:rsidRPr="004B77C7">
          <w:tab/>
          <w:t>Chief Mate</w:t>
        </w:r>
      </w:ins>
    </w:p>
    <w:p w14:paraId="433EE920" w14:textId="77777777" w:rsidR="00D51B2F" w:rsidRPr="004B77C7" w:rsidRDefault="00D51B2F" w:rsidP="00D51B2F">
      <w:pPr>
        <w:tabs>
          <w:tab w:val="left" w:pos="900"/>
          <w:tab w:val="left" w:pos="2160"/>
          <w:tab w:val="left" w:pos="3960"/>
        </w:tabs>
        <w:ind w:left="360" w:firstLine="1080"/>
        <w:jc w:val="both"/>
        <w:rPr>
          <w:ins w:id="491" w:author="Noel M. Cainglet" w:date="2017-10-06T16:23:00Z"/>
        </w:rPr>
      </w:pPr>
      <w:ins w:id="492" w:author="Noel M. Cainglet" w:date="2017-10-06T16:23:00Z">
        <w:r w:rsidRPr="004B77C7">
          <w:t>Attested by</w:t>
        </w:r>
        <w:r w:rsidRPr="004B77C7">
          <w:tab/>
          <w:t>-</w:t>
        </w:r>
        <w:r w:rsidRPr="004B77C7">
          <w:tab/>
          <w:t>Chief Engineer/2</w:t>
        </w:r>
        <w:r w:rsidRPr="004B77C7">
          <w:rPr>
            <w:vertAlign w:val="superscript"/>
          </w:rPr>
          <w:t>nd</w:t>
        </w:r>
        <w:r w:rsidRPr="004B77C7">
          <w:t xml:space="preserve"> Engineer/2</w:t>
        </w:r>
        <w:r w:rsidRPr="004B77C7">
          <w:rPr>
            <w:vertAlign w:val="superscript"/>
          </w:rPr>
          <w:t>nd</w:t>
        </w:r>
        <w:r w:rsidRPr="004B77C7">
          <w:t xml:space="preserve"> Mate</w:t>
        </w:r>
      </w:ins>
    </w:p>
    <w:p w14:paraId="5F823C60" w14:textId="77777777" w:rsidR="00D51B2F" w:rsidRPr="004B77C7" w:rsidRDefault="00D51B2F" w:rsidP="00D51B2F">
      <w:pPr>
        <w:tabs>
          <w:tab w:val="left" w:pos="900"/>
          <w:tab w:val="left" w:pos="2160"/>
          <w:tab w:val="left" w:pos="3960"/>
        </w:tabs>
        <w:ind w:left="360" w:firstLine="1080"/>
        <w:jc w:val="both"/>
        <w:rPr>
          <w:ins w:id="493" w:author="Noel M. Cainglet" w:date="2017-10-06T16:23:00Z"/>
        </w:rPr>
      </w:pPr>
      <w:ins w:id="494" w:author="Noel M. Cainglet" w:date="2017-10-06T16:23:00Z">
        <w:r w:rsidRPr="004B77C7">
          <w:t>Noted by</w:t>
        </w:r>
        <w:r w:rsidRPr="004B77C7">
          <w:tab/>
          <w:t>-</w:t>
        </w:r>
        <w:r w:rsidRPr="004B77C7">
          <w:tab/>
          <w:t>Master</w:t>
        </w:r>
      </w:ins>
    </w:p>
    <w:p w14:paraId="22532138" w14:textId="77777777" w:rsidR="00D51B2F" w:rsidRPr="004B77C7" w:rsidRDefault="00D51B2F" w:rsidP="00D51B2F">
      <w:pPr>
        <w:tabs>
          <w:tab w:val="left" w:pos="900"/>
          <w:tab w:val="left" w:pos="2160"/>
          <w:tab w:val="left" w:pos="3960"/>
        </w:tabs>
        <w:ind w:left="360" w:firstLine="1080"/>
        <w:jc w:val="both"/>
        <w:rPr>
          <w:ins w:id="495" w:author="Noel M. Cainglet" w:date="2017-10-06T16:23:00Z"/>
        </w:rPr>
      </w:pPr>
      <w:ins w:id="496" w:author="Noel M. Cainglet" w:date="2017-10-06T16:23:00Z">
        <w:r w:rsidRPr="004B77C7">
          <w:t xml:space="preserve">Distribution                </w:t>
        </w:r>
        <w:r w:rsidRPr="004B77C7">
          <w:tab/>
          <w:t>-</w:t>
        </w:r>
        <w:r w:rsidRPr="004B77C7">
          <w:tab/>
          <w:t>Copy 1 - Operations Department</w:t>
        </w:r>
      </w:ins>
    </w:p>
    <w:p w14:paraId="6A2E1BDC" w14:textId="77777777" w:rsidR="00D51B2F" w:rsidRPr="004B77C7" w:rsidRDefault="00D51B2F" w:rsidP="00D51B2F">
      <w:pPr>
        <w:tabs>
          <w:tab w:val="left" w:pos="900"/>
          <w:tab w:val="left" w:pos="2160"/>
          <w:tab w:val="left" w:pos="3960"/>
        </w:tabs>
        <w:ind w:left="360" w:firstLine="1080"/>
        <w:jc w:val="both"/>
        <w:rPr>
          <w:ins w:id="497" w:author="Noel M. Cainglet" w:date="2017-10-06T16:23:00Z"/>
        </w:rPr>
      </w:pPr>
      <w:ins w:id="498" w:author="Noel M. Cainglet" w:date="2017-10-06T16:23:00Z">
        <w:r w:rsidRPr="004B77C7">
          <w:tab/>
        </w:r>
        <w:r w:rsidRPr="004B77C7">
          <w:tab/>
        </w:r>
        <w:r w:rsidRPr="004B77C7">
          <w:tab/>
          <w:t>Copy 2 - Vessel Copy</w:t>
        </w:r>
      </w:ins>
    </w:p>
    <w:p w14:paraId="61D87D72" w14:textId="028F297E" w:rsidR="00585403" w:rsidRPr="004B77C7" w:rsidDel="00D51B2F" w:rsidRDefault="00585403" w:rsidP="00585403">
      <w:pPr>
        <w:tabs>
          <w:tab w:val="left" w:pos="900"/>
          <w:tab w:val="left" w:pos="2160"/>
          <w:tab w:val="left" w:pos="3960"/>
        </w:tabs>
        <w:ind w:left="360" w:firstLine="1080"/>
        <w:jc w:val="both"/>
        <w:rPr>
          <w:del w:id="499" w:author="Noel M. Cainglet" w:date="2017-10-06T16:23:00Z"/>
        </w:rPr>
      </w:pPr>
      <w:del w:id="500" w:author="Noel M. Cainglet" w:date="2017-10-06T16:23:00Z">
        <w:r w:rsidRPr="004B77C7" w:rsidDel="00D51B2F">
          <w:delText>Prepared by</w:delText>
        </w:r>
        <w:r w:rsidRPr="004B77C7" w:rsidDel="00D51B2F">
          <w:tab/>
          <w:delText>-</w:delText>
        </w:r>
        <w:r w:rsidRPr="004B77C7" w:rsidDel="00D51B2F">
          <w:tab/>
        </w:r>
        <w:r w:rsidR="00D30610" w:rsidRPr="004B77C7" w:rsidDel="00D51B2F">
          <w:delText>Master</w:delText>
        </w:r>
      </w:del>
    </w:p>
    <w:p w14:paraId="49516EBB" w14:textId="6264A406" w:rsidR="00585403" w:rsidRPr="004B77C7" w:rsidDel="00D51B2F" w:rsidRDefault="00D30610" w:rsidP="00585403">
      <w:pPr>
        <w:tabs>
          <w:tab w:val="left" w:pos="900"/>
          <w:tab w:val="left" w:pos="2160"/>
          <w:tab w:val="left" w:pos="3960"/>
        </w:tabs>
        <w:ind w:left="360" w:firstLine="1080"/>
        <w:jc w:val="both"/>
        <w:rPr>
          <w:del w:id="501" w:author="Noel M. Cainglet" w:date="2017-10-06T16:23:00Z"/>
        </w:rPr>
      </w:pPr>
      <w:del w:id="502" w:author="Noel M. Cainglet" w:date="2017-10-06T16:23:00Z">
        <w:r w:rsidRPr="004B77C7" w:rsidDel="00D51B2F">
          <w:delText xml:space="preserve">Confirmed </w:delText>
        </w:r>
        <w:r w:rsidR="00585403" w:rsidRPr="004B77C7" w:rsidDel="00D51B2F">
          <w:delText>by</w:delText>
        </w:r>
        <w:r w:rsidR="00585403" w:rsidRPr="004B77C7" w:rsidDel="00D51B2F">
          <w:tab/>
          <w:delText>-</w:delText>
        </w:r>
        <w:r w:rsidRPr="004B77C7" w:rsidDel="00D51B2F">
          <w:tab/>
          <w:delText>Chief Mate/Chief Engineer/2</w:delText>
        </w:r>
        <w:r w:rsidRPr="004B77C7" w:rsidDel="00D51B2F">
          <w:rPr>
            <w:vertAlign w:val="superscript"/>
          </w:rPr>
          <w:delText>nd</w:delText>
        </w:r>
        <w:r w:rsidRPr="004B77C7" w:rsidDel="00D51B2F">
          <w:delText xml:space="preserve"> Engineer/2</w:delText>
        </w:r>
        <w:r w:rsidRPr="004B77C7" w:rsidDel="00D51B2F">
          <w:rPr>
            <w:vertAlign w:val="superscript"/>
          </w:rPr>
          <w:delText>nd</w:delText>
        </w:r>
        <w:r w:rsidRPr="004B77C7" w:rsidDel="00D51B2F">
          <w:delText xml:space="preserve"> Mate</w:delText>
        </w:r>
        <w:r w:rsidR="00585403" w:rsidRPr="004B77C7" w:rsidDel="00D51B2F">
          <w:tab/>
        </w:r>
      </w:del>
    </w:p>
    <w:p w14:paraId="5411E07D" w14:textId="608986E3" w:rsidR="00585403" w:rsidRPr="004B77C7" w:rsidDel="00D51B2F" w:rsidRDefault="00585403" w:rsidP="00585403">
      <w:pPr>
        <w:tabs>
          <w:tab w:val="left" w:pos="900"/>
          <w:tab w:val="left" w:pos="2160"/>
          <w:tab w:val="left" w:pos="3960"/>
        </w:tabs>
        <w:ind w:left="360" w:firstLine="1080"/>
        <w:jc w:val="both"/>
        <w:rPr>
          <w:del w:id="503" w:author="Noel M. Cainglet" w:date="2017-10-06T16:23:00Z"/>
        </w:rPr>
      </w:pPr>
      <w:del w:id="504" w:author="Noel M. Cainglet" w:date="2017-10-06T16:23:00Z">
        <w:r w:rsidRPr="004B77C7" w:rsidDel="00D51B2F">
          <w:delText xml:space="preserve">Distribution                </w:delText>
        </w:r>
        <w:r w:rsidRPr="004B77C7" w:rsidDel="00D51B2F">
          <w:tab/>
          <w:delText>-</w:delText>
        </w:r>
        <w:r w:rsidRPr="004B77C7" w:rsidDel="00D51B2F">
          <w:tab/>
        </w:r>
        <w:r w:rsidR="00D30610" w:rsidRPr="004B77C7" w:rsidDel="00D51B2F">
          <w:delText>Copy 1 - Operations Department</w:delText>
        </w:r>
      </w:del>
    </w:p>
    <w:p w14:paraId="1DAECFB8" w14:textId="3DFB5E02" w:rsidR="00D30610" w:rsidRPr="004B77C7" w:rsidDel="00D51B2F" w:rsidRDefault="00D30610" w:rsidP="00585403">
      <w:pPr>
        <w:tabs>
          <w:tab w:val="left" w:pos="900"/>
          <w:tab w:val="left" w:pos="2160"/>
          <w:tab w:val="left" w:pos="3960"/>
        </w:tabs>
        <w:ind w:left="360" w:firstLine="1080"/>
        <w:jc w:val="both"/>
        <w:rPr>
          <w:del w:id="505" w:author="Noel M. Cainglet" w:date="2017-10-06T16:23:00Z"/>
        </w:rPr>
      </w:pPr>
      <w:del w:id="506" w:author="Noel M. Cainglet" w:date="2017-10-06T16:23:00Z">
        <w:r w:rsidRPr="004B77C7" w:rsidDel="00D51B2F">
          <w:tab/>
        </w:r>
        <w:r w:rsidRPr="004B77C7" w:rsidDel="00D51B2F">
          <w:tab/>
        </w:r>
        <w:r w:rsidRPr="004B77C7" w:rsidDel="00D51B2F">
          <w:tab/>
          <w:delText>Copy 2 - Vessel Copy</w:delText>
        </w:r>
      </w:del>
    </w:p>
    <w:p w14:paraId="30113943" w14:textId="77777777" w:rsidR="003629AD" w:rsidRPr="004B77C7" w:rsidDel="006D5843" w:rsidRDefault="003629AD">
      <w:pPr>
        <w:rPr>
          <w:del w:id="507" w:author="Noel M. Cainglet" w:date="2017-10-06T16:24:00Z"/>
        </w:rPr>
      </w:pPr>
    </w:p>
    <w:p w14:paraId="19CF7FE8" w14:textId="11DA7001" w:rsidR="00585403" w:rsidRPr="004B77C7" w:rsidRDefault="00231E83">
      <w:pPr>
        <w:rPr>
          <w:u w:val="single"/>
        </w:rPr>
      </w:pPr>
      <w:del w:id="508" w:author="Noel M. Cainglet" w:date="2017-10-06T16:24:00Z">
        <w:r w:rsidRPr="004B77C7" w:rsidDel="006D5843">
          <w:rPr>
            <w:u w:val="single"/>
          </w:rPr>
          <w:br w:type="page"/>
        </w:r>
      </w:del>
    </w:p>
    <w:p w14:paraId="660E48F8" w14:textId="22A3E18E" w:rsidR="00231E83" w:rsidRPr="004B77C7" w:rsidRDefault="00CD5B1E" w:rsidP="00585403">
      <w:pPr>
        <w:pStyle w:val="ListParagraph"/>
        <w:numPr>
          <w:ilvl w:val="1"/>
          <w:numId w:val="1"/>
        </w:numPr>
        <w:rPr>
          <w:u w:val="single"/>
        </w:rPr>
      </w:pPr>
      <w:r w:rsidRPr="004B77C7">
        <w:lastRenderedPageBreak/>
        <w:t>Emergency Steering</w:t>
      </w:r>
      <w:ins w:id="509" w:author="Noel M. Cainglet" w:date="2017-10-06T16:27:00Z">
        <w:r w:rsidR="00C651E3" w:rsidRPr="004B77C7">
          <w:t xml:space="preserve"> Drill</w:t>
        </w:r>
      </w:ins>
    </w:p>
    <w:p w14:paraId="4B3112F4" w14:textId="0102F63A" w:rsidR="00CD5B1E" w:rsidRPr="004B77C7" w:rsidRDefault="00064151" w:rsidP="00CD5B1E">
      <w:pPr>
        <w:pStyle w:val="ListParagraph"/>
        <w:ind w:left="936"/>
      </w:pPr>
      <w:del w:id="510" w:author="Noel M. Cainglet" w:date="2017-10-06T15:57:00Z">
        <w:r w:rsidRPr="004B77C7" w:rsidDel="00042DD2">
          <w:rPr>
            <w:noProof/>
            <w:lang w:val="en-PH" w:eastAsia="en-PH"/>
          </w:rPr>
          <w:drawing>
            <wp:inline distT="0" distB="0" distL="0" distR="0" wp14:anchorId="2B217605" wp14:editId="69ACCCA9">
              <wp:extent cx="5113999" cy="502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3999" cy="5029200"/>
                      </a:xfrm>
                      <a:prstGeom prst="rect">
                        <a:avLst/>
                      </a:prstGeom>
                      <a:noFill/>
                      <a:ln>
                        <a:noFill/>
                      </a:ln>
                    </pic:spPr>
                  </pic:pic>
                </a:graphicData>
              </a:graphic>
            </wp:inline>
          </w:drawing>
        </w:r>
      </w:del>
    </w:p>
    <w:p w14:paraId="4EAC1083" w14:textId="4097FABF" w:rsidR="00CD5B1E" w:rsidRPr="004B77C7" w:rsidRDefault="009C5B91" w:rsidP="00CD5B1E">
      <w:pPr>
        <w:pStyle w:val="ListParagraph"/>
        <w:ind w:left="936"/>
      </w:pPr>
      <w:ins w:id="511" w:author="Noel M. Cainglet" w:date="2017-10-06T16:24:00Z">
        <w:r w:rsidRPr="004B77C7">
          <w:rPr>
            <w:noProof/>
            <w:lang w:val="en-PH" w:eastAsia="en-PH"/>
          </w:rPr>
          <w:drawing>
            <wp:inline distT="0" distB="0" distL="0" distR="0" wp14:anchorId="747EE95B" wp14:editId="309B6738">
              <wp:extent cx="5424159" cy="54864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4159" cy="5486400"/>
                      </a:xfrm>
                      <a:prstGeom prst="rect">
                        <a:avLst/>
                      </a:prstGeom>
                      <a:noFill/>
                      <a:ln>
                        <a:noFill/>
                      </a:ln>
                    </pic:spPr>
                  </pic:pic>
                </a:graphicData>
              </a:graphic>
            </wp:inline>
          </w:drawing>
        </w:r>
      </w:ins>
    </w:p>
    <w:p w14:paraId="38388784" w14:textId="7C99CD7F" w:rsidR="00CD5B1E" w:rsidRPr="004B77C7" w:rsidDel="009C5B91" w:rsidRDefault="00CD5B1E" w:rsidP="00CD5B1E">
      <w:pPr>
        <w:pStyle w:val="ListParagraph"/>
        <w:ind w:left="936"/>
        <w:rPr>
          <w:del w:id="512" w:author="Noel M. Cainglet" w:date="2017-10-06T16:24:00Z"/>
        </w:rPr>
      </w:pPr>
    </w:p>
    <w:p w14:paraId="0F175C7B" w14:textId="75CEB9BF" w:rsidR="00CD5B1E" w:rsidRPr="004B77C7" w:rsidDel="009C5B91" w:rsidRDefault="00CD5B1E" w:rsidP="00CD5B1E">
      <w:pPr>
        <w:rPr>
          <w:del w:id="513" w:author="Noel M. Cainglet" w:date="2017-10-06T16:24:00Z"/>
        </w:rPr>
      </w:pPr>
    </w:p>
    <w:p w14:paraId="41EF529B" w14:textId="77777777" w:rsidR="009C5B91" w:rsidRPr="004B77C7" w:rsidRDefault="009C5B91" w:rsidP="00CD5B1E">
      <w:pPr>
        <w:tabs>
          <w:tab w:val="left" w:pos="3240"/>
          <w:tab w:val="left" w:pos="3960"/>
          <w:tab w:val="left" w:pos="4320"/>
          <w:tab w:val="center" w:pos="5436"/>
        </w:tabs>
        <w:ind w:left="5040" w:hanging="3600"/>
        <w:jc w:val="both"/>
        <w:rPr>
          <w:ins w:id="514" w:author="Noel M. Cainglet" w:date="2017-10-06T16:24:00Z"/>
        </w:rPr>
      </w:pPr>
    </w:p>
    <w:p w14:paraId="0E438E9D" w14:textId="4D3D40E4" w:rsidR="00CD5B1E" w:rsidRPr="004B77C7" w:rsidRDefault="0085711C" w:rsidP="00CD5B1E">
      <w:pPr>
        <w:tabs>
          <w:tab w:val="left" w:pos="3240"/>
          <w:tab w:val="left" w:pos="3960"/>
          <w:tab w:val="left" w:pos="4320"/>
          <w:tab w:val="center" w:pos="5436"/>
        </w:tabs>
        <w:ind w:left="5040" w:hanging="3600"/>
        <w:jc w:val="both"/>
      </w:pPr>
      <w:r w:rsidRPr="004B77C7">
        <w:t>No. of copies</w:t>
      </w:r>
      <w:r w:rsidRPr="004B77C7">
        <w:tab/>
      </w:r>
      <w:r w:rsidRPr="004B77C7">
        <w:tab/>
      </w:r>
      <w:r w:rsidR="00CD5B1E" w:rsidRPr="004B77C7">
        <w:t>-</w:t>
      </w:r>
      <w:r w:rsidR="00CD5B1E" w:rsidRPr="004B77C7">
        <w:tab/>
      </w:r>
      <w:r w:rsidR="00205C97" w:rsidRPr="004B77C7">
        <w:t>2</w:t>
      </w:r>
    </w:p>
    <w:p w14:paraId="50C2CBCA" w14:textId="380B7528" w:rsidR="00CD5B1E" w:rsidRPr="004B77C7" w:rsidRDefault="00CD5B1E" w:rsidP="00CD5B1E">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A27F14" w:rsidRPr="004B77C7">
        <w:t>This is prepared e</w:t>
      </w:r>
      <w:r w:rsidR="008A29CB" w:rsidRPr="004B77C7">
        <w:t>very time an emergency ste</w:t>
      </w:r>
      <w:r w:rsidR="00D038C1" w:rsidRPr="004B77C7">
        <w:t>ering</w:t>
      </w:r>
      <w:r w:rsidR="00786BBC" w:rsidRPr="004B77C7">
        <w:t xml:space="preserve"> drill </w:t>
      </w:r>
      <w:r w:rsidR="00D038C1" w:rsidRPr="004B77C7">
        <w:t xml:space="preserve">is </w:t>
      </w:r>
      <w:r w:rsidR="00B17C51" w:rsidRPr="004B77C7">
        <w:t>conducted.</w:t>
      </w:r>
    </w:p>
    <w:p w14:paraId="60E9243A" w14:textId="77777777" w:rsidR="00B26EA0" w:rsidRPr="004B77C7" w:rsidRDefault="00B26EA0" w:rsidP="00B26EA0">
      <w:pPr>
        <w:tabs>
          <w:tab w:val="left" w:pos="900"/>
          <w:tab w:val="left" w:pos="2160"/>
          <w:tab w:val="left" w:pos="3960"/>
        </w:tabs>
        <w:ind w:left="360" w:firstLine="1080"/>
        <w:jc w:val="both"/>
        <w:rPr>
          <w:ins w:id="515" w:author="Noel M. Cainglet" w:date="2017-10-06T16:24:00Z"/>
        </w:rPr>
      </w:pPr>
      <w:ins w:id="516" w:author="Noel M. Cainglet" w:date="2017-10-06T16:24:00Z">
        <w:r w:rsidRPr="004B77C7">
          <w:t>Prepared by</w:t>
        </w:r>
        <w:r w:rsidRPr="004B77C7">
          <w:tab/>
          <w:t>-</w:t>
        </w:r>
        <w:r w:rsidRPr="004B77C7">
          <w:tab/>
          <w:t>Chief Mate</w:t>
        </w:r>
      </w:ins>
    </w:p>
    <w:p w14:paraId="6B1FBC34" w14:textId="77777777" w:rsidR="00B26EA0" w:rsidRPr="004B77C7" w:rsidRDefault="00B26EA0" w:rsidP="00B26EA0">
      <w:pPr>
        <w:tabs>
          <w:tab w:val="left" w:pos="900"/>
          <w:tab w:val="left" w:pos="2160"/>
          <w:tab w:val="left" w:pos="3960"/>
        </w:tabs>
        <w:ind w:left="360" w:firstLine="1080"/>
        <w:jc w:val="both"/>
        <w:rPr>
          <w:ins w:id="517" w:author="Noel M. Cainglet" w:date="2017-10-06T16:24:00Z"/>
        </w:rPr>
      </w:pPr>
      <w:ins w:id="518" w:author="Noel M. Cainglet" w:date="2017-10-06T16:24:00Z">
        <w:r w:rsidRPr="004B77C7">
          <w:t>Attested by</w:t>
        </w:r>
        <w:r w:rsidRPr="004B77C7">
          <w:tab/>
          <w:t>-</w:t>
        </w:r>
        <w:r w:rsidRPr="004B77C7">
          <w:tab/>
          <w:t>Chief Engineer/2</w:t>
        </w:r>
        <w:r w:rsidRPr="004B77C7">
          <w:rPr>
            <w:vertAlign w:val="superscript"/>
          </w:rPr>
          <w:t>nd</w:t>
        </w:r>
        <w:r w:rsidRPr="004B77C7">
          <w:t xml:space="preserve"> Engineer/2</w:t>
        </w:r>
        <w:r w:rsidRPr="004B77C7">
          <w:rPr>
            <w:vertAlign w:val="superscript"/>
          </w:rPr>
          <w:t>nd</w:t>
        </w:r>
        <w:r w:rsidRPr="004B77C7">
          <w:t xml:space="preserve"> Mate</w:t>
        </w:r>
      </w:ins>
    </w:p>
    <w:p w14:paraId="3B840FC0" w14:textId="77777777" w:rsidR="00B26EA0" w:rsidRPr="004B77C7" w:rsidRDefault="00B26EA0" w:rsidP="00B26EA0">
      <w:pPr>
        <w:tabs>
          <w:tab w:val="left" w:pos="900"/>
          <w:tab w:val="left" w:pos="2160"/>
          <w:tab w:val="left" w:pos="3960"/>
        </w:tabs>
        <w:ind w:left="360" w:firstLine="1080"/>
        <w:jc w:val="both"/>
        <w:rPr>
          <w:ins w:id="519" w:author="Noel M. Cainglet" w:date="2017-10-06T16:24:00Z"/>
        </w:rPr>
      </w:pPr>
      <w:ins w:id="520" w:author="Noel M. Cainglet" w:date="2017-10-06T16:24:00Z">
        <w:r w:rsidRPr="004B77C7">
          <w:t>Noted by</w:t>
        </w:r>
        <w:r w:rsidRPr="004B77C7">
          <w:tab/>
          <w:t>-</w:t>
        </w:r>
        <w:r w:rsidRPr="004B77C7">
          <w:tab/>
          <w:t>Master</w:t>
        </w:r>
      </w:ins>
    </w:p>
    <w:p w14:paraId="545D1223" w14:textId="77777777" w:rsidR="00B26EA0" w:rsidRPr="004B77C7" w:rsidRDefault="00B26EA0" w:rsidP="00B26EA0">
      <w:pPr>
        <w:tabs>
          <w:tab w:val="left" w:pos="900"/>
          <w:tab w:val="left" w:pos="2160"/>
          <w:tab w:val="left" w:pos="3960"/>
        </w:tabs>
        <w:ind w:left="360" w:firstLine="1080"/>
        <w:jc w:val="both"/>
        <w:rPr>
          <w:ins w:id="521" w:author="Noel M. Cainglet" w:date="2017-10-06T16:24:00Z"/>
        </w:rPr>
      </w:pPr>
      <w:ins w:id="522" w:author="Noel M. Cainglet" w:date="2017-10-06T16:24:00Z">
        <w:r w:rsidRPr="004B77C7">
          <w:t xml:space="preserve">Distribution                </w:t>
        </w:r>
        <w:r w:rsidRPr="004B77C7">
          <w:tab/>
          <w:t>-</w:t>
        </w:r>
        <w:r w:rsidRPr="004B77C7">
          <w:tab/>
          <w:t>Copy 1 - Operations Department</w:t>
        </w:r>
      </w:ins>
    </w:p>
    <w:p w14:paraId="118DBD4E" w14:textId="77777777" w:rsidR="00B26EA0" w:rsidRPr="004B77C7" w:rsidRDefault="00B26EA0" w:rsidP="00B26EA0">
      <w:pPr>
        <w:tabs>
          <w:tab w:val="left" w:pos="900"/>
          <w:tab w:val="left" w:pos="2160"/>
          <w:tab w:val="left" w:pos="3960"/>
        </w:tabs>
        <w:ind w:left="360" w:firstLine="1080"/>
        <w:jc w:val="both"/>
        <w:rPr>
          <w:ins w:id="523" w:author="Noel M. Cainglet" w:date="2017-10-06T16:24:00Z"/>
        </w:rPr>
      </w:pPr>
      <w:ins w:id="524" w:author="Noel M. Cainglet" w:date="2017-10-06T16:24:00Z">
        <w:r w:rsidRPr="004B77C7">
          <w:tab/>
        </w:r>
        <w:r w:rsidRPr="004B77C7">
          <w:tab/>
        </w:r>
        <w:r w:rsidRPr="004B77C7">
          <w:tab/>
          <w:t>Copy 2 - Vessel Copy</w:t>
        </w:r>
      </w:ins>
    </w:p>
    <w:p w14:paraId="5C10EB68" w14:textId="3A617D28" w:rsidR="00CD5B1E" w:rsidRPr="004B77C7" w:rsidDel="00B26EA0" w:rsidRDefault="00DF5336" w:rsidP="00CD5B1E">
      <w:pPr>
        <w:tabs>
          <w:tab w:val="left" w:pos="900"/>
          <w:tab w:val="left" w:pos="2160"/>
          <w:tab w:val="left" w:pos="3960"/>
        </w:tabs>
        <w:ind w:left="360" w:firstLine="1080"/>
        <w:jc w:val="both"/>
        <w:rPr>
          <w:del w:id="525" w:author="Noel M. Cainglet" w:date="2017-10-06T16:24:00Z"/>
        </w:rPr>
      </w:pPr>
      <w:del w:id="526" w:author="Noel M. Cainglet" w:date="2017-10-06T16:24:00Z">
        <w:r w:rsidRPr="004B77C7" w:rsidDel="00B26EA0">
          <w:delText>Prepared by</w:delText>
        </w:r>
        <w:r w:rsidRPr="004B77C7" w:rsidDel="00B26EA0">
          <w:tab/>
          <w:delText>-</w:delText>
        </w:r>
        <w:r w:rsidRPr="004B77C7" w:rsidDel="00B26EA0">
          <w:tab/>
        </w:r>
        <w:r w:rsidR="00597277" w:rsidRPr="004B77C7" w:rsidDel="00B26EA0">
          <w:delText>Master</w:delText>
        </w:r>
      </w:del>
    </w:p>
    <w:p w14:paraId="1023EB9F" w14:textId="0B8958CA" w:rsidR="00CD5B1E" w:rsidRPr="004B77C7" w:rsidDel="00B26EA0" w:rsidRDefault="00597277" w:rsidP="00CD5B1E">
      <w:pPr>
        <w:tabs>
          <w:tab w:val="left" w:pos="900"/>
          <w:tab w:val="left" w:pos="2160"/>
          <w:tab w:val="left" w:pos="3960"/>
        </w:tabs>
        <w:ind w:left="360" w:firstLine="1080"/>
        <w:jc w:val="both"/>
        <w:rPr>
          <w:del w:id="527" w:author="Noel M. Cainglet" w:date="2017-10-06T16:24:00Z"/>
        </w:rPr>
      </w:pPr>
      <w:del w:id="528" w:author="Noel M. Cainglet" w:date="2017-10-06T16:24:00Z">
        <w:r w:rsidRPr="004B77C7" w:rsidDel="00B26EA0">
          <w:delText>Confirmed</w:delText>
        </w:r>
        <w:r w:rsidR="00CD5B1E" w:rsidRPr="004B77C7" w:rsidDel="00B26EA0">
          <w:delText xml:space="preserve"> by</w:delText>
        </w:r>
        <w:r w:rsidR="00CD5B1E" w:rsidRPr="004B77C7" w:rsidDel="00B26EA0">
          <w:tab/>
          <w:delText>-</w:delText>
        </w:r>
        <w:r w:rsidR="00CD5B1E" w:rsidRPr="004B77C7" w:rsidDel="00B26EA0">
          <w:tab/>
        </w:r>
        <w:r w:rsidRPr="004B77C7" w:rsidDel="00B26EA0">
          <w:delText>Chief Mate/Chief Engineer/2</w:delText>
        </w:r>
        <w:r w:rsidRPr="004B77C7" w:rsidDel="00B26EA0">
          <w:rPr>
            <w:vertAlign w:val="superscript"/>
          </w:rPr>
          <w:delText>nd</w:delText>
        </w:r>
        <w:r w:rsidRPr="004B77C7" w:rsidDel="00B26EA0">
          <w:delText xml:space="preserve"> Engineer/2</w:delText>
        </w:r>
        <w:r w:rsidRPr="004B77C7" w:rsidDel="00B26EA0">
          <w:rPr>
            <w:vertAlign w:val="superscript"/>
          </w:rPr>
          <w:delText>nd</w:delText>
        </w:r>
        <w:r w:rsidRPr="004B77C7" w:rsidDel="00B26EA0">
          <w:delText xml:space="preserve"> Mate</w:delText>
        </w:r>
      </w:del>
    </w:p>
    <w:p w14:paraId="4D12E962" w14:textId="58C8282D" w:rsidR="00CD5B1E" w:rsidRPr="004B77C7" w:rsidDel="00B26EA0" w:rsidRDefault="00CD5B1E" w:rsidP="00CD5B1E">
      <w:pPr>
        <w:tabs>
          <w:tab w:val="left" w:pos="900"/>
          <w:tab w:val="left" w:pos="2160"/>
          <w:tab w:val="left" w:pos="3960"/>
        </w:tabs>
        <w:ind w:left="360" w:firstLine="1080"/>
        <w:jc w:val="both"/>
        <w:rPr>
          <w:del w:id="529" w:author="Noel M. Cainglet" w:date="2017-10-06T16:24:00Z"/>
        </w:rPr>
      </w:pPr>
      <w:del w:id="530" w:author="Noel M. Cainglet" w:date="2017-10-06T16:24:00Z">
        <w:r w:rsidRPr="004B77C7" w:rsidDel="00B26EA0">
          <w:delText xml:space="preserve">Distribution                </w:delText>
        </w:r>
        <w:r w:rsidRPr="004B77C7" w:rsidDel="00B26EA0">
          <w:tab/>
          <w:delText>-</w:delText>
        </w:r>
        <w:r w:rsidRPr="004B77C7" w:rsidDel="00B26EA0">
          <w:tab/>
        </w:r>
        <w:r w:rsidR="00597277" w:rsidRPr="004B77C7" w:rsidDel="00B26EA0">
          <w:delText>Copy 1 - Operations Department</w:delText>
        </w:r>
      </w:del>
    </w:p>
    <w:p w14:paraId="7A4993E1" w14:textId="2FF83A81" w:rsidR="00597277" w:rsidRPr="004B77C7" w:rsidDel="00B26EA0" w:rsidRDefault="00597277" w:rsidP="00CD5B1E">
      <w:pPr>
        <w:tabs>
          <w:tab w:val="left" w:pos="900"/>
          <w:tab w:val="left" w:pos="2160"/>
          <w:tab w:val="left" w:pos="3960"/>
        </w:tabs>
        <w:ind w:left="360" w:firstLine="1080"/>
        <w:jc w:val="both"/>
        <w:rPr>
          <w:del w:id="531" w:author="Noel M. Cainglet" w:date="2017-10-06T16:24:00Z"/>
        </w:rPr>
      </w:pPr>
      <w:del w:id="532" w:author="Noel M. Cainglet" w:date="2017-10-06T16:24:00Z">
        <w:r w:rsidRPr="004B77C7" w:rsidDel="00B26EA0">
          <w:tab/>
        </w:r>
        <w:r w:rsidRPr="004B77C7" w:rsidDel="00B26EA0">
          <w:tab/>
        </w:r>
        <w:r w:rsidRPr="004B77C7" w:rsidDel="00B26EA0">
          <w:tab/>
          <w:delText>Copy 2 - Vessel Copy</w:delText>
        </w:r>
      </w:del>
    </w:p>
    <w:p w14:paraId="38EE20D6" w14:textId="77777777" w:rsidR="00CD5B1E" w:rsidRPr="004B77C7" w:rsidDel="008E3FF7" w:rsidRDefault="00CD5B1E" w:rsidP="00CD5B1E">
      <w:pPr>
        <w:pStyle w:val="ListParagraph"/>
        <w:ind w:left="936"/>
        <w:rPr>
          <w:del w:id="533" w:author="Noel M. Cainglet" w:date="2017-10-06T16:24:00Z"/>
          <w:u w:val="single"/>
        </w:rPr>
      </w:pPr>
    </w:p>
    <w:p w14:paraId="5FD465E0" w14:textId="77777777" w:rsidR="00231E83" w:rsidRPr="004B77C7" w:rsidRDefault="00231E83">
      <w:pPr>
        <w:rPr>
          <w:u w:val="single"/>
        </w:rPr>
      </w:pPr>
      <w:del w:id="534" w:author="Noel M. Cainglet" w:date="2017-10-06T16:24:00Z">
        <w:r w:rsidRPr="004B77C7" w:rsidDel="008E3FF7">
          <w:rPr>
            <w:u w:val="single"/>
          </w:rPr>
          <w:br w:type="page"/>
        </w:r>
      </w:del>
    </w:p>
    <w:p w14:paraId="5C3FD0D0" w14:textId="2536A0B6" w:rsidR="00064151" w:rsidRPr="004B77C7" w:rsidRDefault="0031092C" w:rsidP="00064151">
      <w:pPr>
        <w:pStyle w:val="ListParagraph"/>
        <w:numPr>
          <w:ilvl w:val="1"/>
          <w:numId w:val="1"/>
        </w:numPr>
        <w:rPr>
          <w:u w:val="single"/>
        </w:rPr>
      </w:pPr>
      <w:r w:rsidRPr="004B77C7">
        <w:lastRenderedPageBreak/>
        <w:t>Collision</w:t>
      </w:r>
      <w:ins w:id="535" w:author="Noel M. Cainglet" w:date="2017-10-06T16:27:00Z">
        <w:r w:rsidR="00C651E3" w:rsidRPr="004B77C7">
          <w:t xml:space="preserve"> Drill</w:t>
        </w:r>
      </w:ins>
    </w:p>
    <w:p w14:paraId="201AEC26" w14:textId="286D4DB7" w:rsidR="007E7A06" w:rsidRPr="004B77C7" w:rsidRDefault="00D728B5" w:rsidP="00D728B5">
      <w:pPr>
        <w:pStyle w:val="ListParagraph"/>
        <w:tabs>
          <w:tab w:val="left" w:pos="1335"/>
        </w:tabs>
        <w:ind w:left="936"/>
      </w:pPr>
      <w:del w:id="536" w:author="Noel M. Cainglet" w:date="2017-10-06T15:57:00Z">
        <w:r w:rsidRPr="004B77C7" w:rsidDel="00042DD2">
          <w:rPr>
            <w:noProof/>
            <w:lang w:val="en-PH" w:eastAsia="en-PH"/>
          </w:rPr>
          <w:drawing>
            <wp:inline distT="0" distB="0" distL="0" distR="0" wp14:anchorId="7CD2D175" wp14:editId="044B3C7A">
              <wp:extent cx="5030804"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0804" cy="5486400"/>
                      </a:xfrm>
                      <a:prstGeom prst="rect">
                        <a:avLst/>
                      </a:prstGeom>
                      <a:noFill/>
                      <a:ln>
                        <a:noFill/>
                      </a:ln>
                    </pic:spPr>
                  </pic:pic>
                </a:graphicData>
              </a:graphic>
            </wp:inline>
          </w:drawing>
        </w:r>
      </w:del>
      <w:r w:rsidRPr="004B77C7">
        <w:tab/>
      </w:r>
    </w:p>
    <w:p w14:paraId="7ABCA853" w14:textId="6E46AB2A" w:rsidR="0031092C" w:rsidRPr="004B77C7" w:rsidRDefault="00370E87" w:rsidP="007E7A06">
      <w:pPr>
        <w:pStyle w:val="ListParagraph"/>
        <w:ind w:left="936"/>
        <w:rPr>
          <w:u w:val="single"/>
        </w:rPr>
      </w:pPr>
      <w:ins w:id="537" w:author="Noel M. Cainglet" w:date="2017-10-06T16:25:00Z">
        <w:r w:rsidRPr="004B77C7">
          <w:rPr>
            <w:noProof/>
            <w:lang w:val="en-PH" w:eastAsia="en-PH"/>
          </w:rPr>
          <w:drawing>
            <wp:inline distT="0" distB="0" distL="0" distR="0" wp14:anchorId="520F5EB3" wp14:editId="41F222CB">
              <wp:extent cx="4908555" cy="54864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8555" cy="5486400"/>
                      </a:xfrm>
                      <a:prstGeom prst="rect">
                        <a:avLst/>
                      </a:prstGeom>
                      <a:noFill/>
                      <a:ln>
                        <a:noFill/>
                      </a:ln>
                    </pic:spPr>
                  </pic:pic>
                </a:graphicData>
              </a:graphic>
            </wp:inline>
          </w:drawing>
        </w:r>
      </w:ins>
    </w:p>
    <w:p w14:paraId="4866DAC7" w14:textId="77777777" w:rsidR="0031092C" w:rsidRPr="004B77C7" w:rsidRDefault="0031092C" w:rsidP="0031092C"/>
    <w:p w14:paraId="2CE3CD80" w14:textId="76867380" w:rsidR="0031092C" w:rsidRPr="004B77C7" w:rsidRDefault="0031092C" w:rsidP="0031092C">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F1451D" w:rsidRPr="004B77C7">
        <w:t>2</w:t>
      </w:r>
    </w:p>
    <w:p w14:paraId="3A4F6CBC" w14:textId="333613F5" w:rsidR="0031092C" w:rsidRPr="004B77C7" w:rsidRDefault="0031092C" w:rsidP="0031092C">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D8085D" w:rsidRPr="004B77C7">
        <w:t>This is prepared every time a collision drill is conducted.</w:t>
      </w:r>
    </w:p>
    <w:p w14:paraId="46E68A2A" w14:textId="77777777" w:rsidR="00225CEE" w:rsidRPr="004B77C7" w:rsidRDefault="00225CEE" w:rsidP="00225CEE">
      <w:pPr>
        <w:tabs>
          <w:tab w:val="left" w:pos="900"/>
          <w:tab w:val="left" w:pos="2160"/>
          <w:tab w:val="left" w:pos="3960"/>
        </w:tabs>
        <w:ind w:left="360" w:firstLine="1080"/>
        <w:jc w:val="both"/>
        <w:rPr>
          <w:ins w:id="538" w:author="Noel M. Cainglet" w:date="2017-10-06T16:25:00Z"/>
        </w:rPr>
      </w:pPr>
      <w:ins w:id="539" w:author="Noel M. Cainglet" w:date="2017-10-06T16:25:00Z">
        <w:r w:rsidRPr="004B77C7">
          <w:t>Prepared by</w:t>
        </w:r>
        <w:r w:rsidRPr="004B77C7">
          <w:tab/>
          <w:t>-</w:t>
        </w:r>
        <w:r w:rsidRPr="004B77C7">
          <w:tab/>
          <w:t>Chief Mate</w:t>
        </w:r>
      </w:ins>
    </w:p>
    <w:p w14:paraId="154F4214" w14:textId="77777777" w:rsidR="00225CEE" w:rsidRPr="004B77C7" w:rsidRDefault="00225CEE" w:rsidP="00225CEE">
      <w:pPr>
        <w:tabs>
          <w:tab w:val="left" w:pos="900"/>
          <w:tab w:val="left" w:pos="2160"/>
          <w:tab w:val="left" w:pos="3960"/>
        </w:tabs>
        <w:ind w:left="360" w:firstLine="1080"/>
        <w:jc w:val="both"/>
        <w:rPr>
          <w:ins w:id="540" w:author="Noel M. Cainglet" w:date="2017-10-06T16:25:00Z"/>
        </w:rPr>
      </w:pPr>
      <w:ins w:id="541" w:author="Noel M. Cainglet" w:date="2017-10-06T16:25:00Z">
        <w:r w:rsidRPr="004B77C7">
          <w:t>Attested by</w:t>
        </w:r>
        <w:r w:rsidRPr="004B77C7">
          <w:tab/>
          <w:t>-</w:t>
        </w:r>
        <w:r w:rsidRPr="004B77C7">
          <w:tab/>
          <w:t>Chief Engineer/2</w:t>
        </w:r>
        <w:r w:rsidRPr="004B77C7">
          <w:rPr>
            <w:vertAlign w:val="superscript"/>
          </w:rPr>
          <w:t>nd</w:t>
        </w:r>
        <w:r w:rsidRPr="004B77C7">
          <w:t xml:space="preserve"> Engineer/2</w:t>
        </w:r>
        <w:r w:rsidRPr="004B77C7">
          <w:rPr>
            <w:vertAlign w:val="superscript"/>
          </w:rPr>
          <w:t>nd</w:t>
        </w:r>
        <w:r w:rsidRPr="004B77C7">
          <w:t xml:space="preserve"> Mate</w:t>
        </w:r>
      </w:ins>
    </w:p>
    <w:p w14:paraId="1CA6C46C" w14:textId="77777777" w:rsidR="00225CEE" w:rsidRPr="004B77C7" w:rsidRDefault="00225CEE" w:rsidP="00225CEE">
      <w:pPr>
        <w:tabs>
          <w:tab w:val="left" w:pos="900"/>
          <w:tab w:val="left" w:pos="2160"/>
          <w:tab w:val="left" w:pos="3960"/>
        </w:tabs>
        <w:ind w:left="360" w:firstLine="1080"/>
        <w:jc w:val="both"/>
        <w:rPr>
          <w:ins w:id="542" w:author="Noel M. Cainglet" w:date="2017-10-06T16:25:00Z"/>
        </w:rPr>
      </w:pPr>
      <w:ins w:id="543" w:author="Noel M. Cainglet" w:date="2017-10-06T16:25:00Z">
        <w:r w:rsidRPr="004B77C7">
          <w:t>Noted by</w:t>
        </w:r>
        <w:r w:rsidRPr="004B77C7">
          <w:tab/>
          <w:t>-</w:t>
        </w:r>
        <w:r w:rsidRPr="004B77C7">
          <w:tab/>
          <w:t>Master</w:t>
        </w:r>
      </w:ins>
    </w:p>
    <w:p w14:paraId="44CA1DD4" w14:textId="77777777" w:rsidR="00225CEE" w:rsidRPr="004B77C7" w:rsidRDefault="00225CEE" w:rsidP="00225CEE">
      <w:pPr>
        <w:tabs>
          <w:tab w:val="left" w:pos="900"/>
          <w:tab w:val="left" w:pos="2160"/>
          <w:tab w:val="left" w:pos="3960"/>
        </w:tabs>
        <w:ind w:left="360" w:firstLine="1080"/>
        <w:jc w:val="both"/>
        <w:rPr>
          <w:ins w:id="544" w:author="Noel M. Cainglet" w:date="2017-10-06T16:25:00Z"/>
        </w:rPr>
      </w:pPr>
      <w:ins w:id="545" w:author="Noel M. Cainglet" w:date="2017-10-06T16:25:00Z">
        <w:r w:rsidRPr="004B77C7">
          <w:t xml:space="preserve">Distribution                </w:t>
        </w:r>
        <w:r w:rsidRPr="004B77C7">
          <w:tab/>
          <w:t>-</w:t>
        </w:r>
        <w:r w:rsidRPr="004B77C7">
          <w:tab/>
          <w:t>Copy 1 - Operations Department</w:t>
        </w:r>
      </w:ins>
    </w:p>
    <w:p w14:paraId="18E72981" w14:textId="77777777" w:rsidR="00225CEE" w:rsidRPr="004B77C7" w:rsidRDefault="00225CEE" w:rsidP="00225CEE">
      <w:pPr>
        <w:tabs>
          <w:tab w:val="left" w:pos="900"/>
          <w:tab w:val="left" w:pos="2160"/>
          <w:tab w:val="left" w:pos="3960"/>
        </w:tabs>
        <w:ind w:left="360" w:firstLine="1080"/>
        <w:jc w:val="both"/>
        <w:rPr>
          <w:ins w:id="546" w:author="Noel M. Cainglet" w:date="2017-10-06T16:25:00Z"/>
        </w:rPr>
      </w:pPr>
      <w:ins w:id="547" w:author="Noel M. Cainglet" w:date="2017-10-06T16:25:00Z">
        <w:r w:rsidRPr="004B77C7">
          <w:tab/>
        </w:r>
        <w:r w:rsidRPr="004B77C7">
          <w:tab/>
        </w:r>
        <w:r w:rsidRPr="004B77C7">
          <w:tab/>
          <w:t>Copy 2 - Vessel Copy</w:t>
        </w:r>
      </w:ins>
    </w:p>
    <w:p w14:paraId="140B3BD8" w14:textId="3627254C" w:rsidR="0031092C" w:rsidRPr="004B77C7" w:rsidDel="00225CEE" w:rsidRDefault="0031092C" w:rsidP="0031092C">
      <w:pPr>
        <w:tabs>
          <w:tab w:val="left" w:pos="900"/>
          <w:tab w:val="left" w:pos="2160"/>
          <w:tab w:val="left" w:pos="3960"/>
        </w:tabs>
        <w:ind w:left="360" w:firstLine="1080"/>
        <w:jc w:val="both"/>
        <w:rPr>
          <w:del w:id="548" w:author="Noel M. Cainglet" w:date="2017-10-06T16:25:00Z"/>
        </w:rPr>
      </w:pPr>
      <w:del w:id="549" w:author="Noel M. Cainglet" w:date="2017-10-06T16:25:00Z">
        <w:r w:rsidRPr="004B77C7" w:rsidDel="00225CEE">
          <w:delText>Prepared by</w:delText>
        </w:r>
        <w:r w:rsidRPr="004B77C7" w:rsidDel="00225CEE">
          <w:tab/>
          <w:delText>-</w:delText>
        </w:r>
        <w:r w:rsidRPr="004B77C7" w:rsidDel="00225CEE">
          <w:tab/>
        </w:r>
        <w:r w:rsidR="00F1451D" w:rsidRPr="004B77C7" w:rsidDel="00225CEE">
          <w:delText>Master</w:delText>
        </w:r>
      </w:del>
    </w:p>
    <w:p w14:paraId="0E039541" w14:textId="3DB71BBB" w:rsidR="0031092C" w:rsidRPr="004B77C7" w:rsidDel="00225CEE" w:rsidRDefault="00E45EF0" w:rsidP="0031092C">
      <w:pPr>
        <w:tabs>
          <w:tab w:val="left" w:pos="900"/>
          <w:tab w:val="left" w:pos="2160"/>
          <w:tab w:val="left" w:pos="3960"/>
        </w:tabs>
        <w:ind w:left="360" w:firstLine="1080"/>
        <w:jc w:val="both"/>
        <w:rPr>
          <w:del w:id="550" w:author="Noel M. Cainglet" w:date="2017-10-06T16:25:00Z"/>
        </w:rPr>
      </w:pPr>
      <w:del w:id="551" w:author="Noel M. Cainglet" w:date="2017-10-06T16:25:00Z">
        <w:r w:rsidRPr="004B77C7" w:rsidDel="00225CEE">
          <w:delText xml:space="preserve">Confirmed </w:delText>
        </w:r>
        <w:r w:rsidR="0031092C" w:rsidRPr="004B77C7" w:rsidDel="00225CEE">
          <w:delText>by</w:delText>
        </w:r>
        <w:r w:rsidR="0031092C" w:rsidRPr="004B77C7" w:rsidDel="00225CEE">
          <w:tab/>
          <w:delText>-</w:delText>
        </w:r>
        <w:r w:rsidR="0031092C" w:rsidRPr="004B77C7" w:rsidDel="00225CEE">
          <w:tab/>
        </w:r>
        <w:r w:rsidRPr="004B77C7" w:rsidDel="00225CEE">
          <w:delText>Chief Mate/Chief Engineer/2</w:delText>
        </w:r>
        <w:r w:rsidRPr="004B77C7" w:rsidDel="00225CEE">
          <w:rPr>
            <w:vertAlign w:val="superscript"/>
          </w:rPr>
          <w:delText>nd</w:delText>
        </w:r>
        <w:r w:rsidRPr="004B77C7" w:rsidDel="00225CEE">
          <w:delText xml:space="preserve"> Engineer/2</w:delText>
        </w:r>
        <w:r w:rsidRPr="004B77C7" w:rsidDel="00225CEE">
          <w:rPr>
            <w:vertAlign w:val="superscript"/>
          </w:rPr>
          <w:delText>nd</w:delText>
        </w:r>
        <w:r w:rsidRPr="004B77C7" w:rsidDel="00225CEE">
          <w:delText xml:space="preserve"> Mate</w:delText>
        </w:r>
      </w:del>
    </w:p>
    <w:p w14:paraId="312E55CD" w14:textId="5CA7B452" w:rsidR="00944BC8" w:rsidRPr="004B77C7" w:rsidDel="00225CEE" w:rsidRDefault="0031092C" w:rsidP="00944BC8">
      <w:pPr>
        <w:tabs>
          <w:tab w:val="left" w:pos="900"/>
          <w:tab w:val="left" w:pos="2160"/>
          <w:tab w:val="left" w:pos="3960"/>
        </w:tabs>
        <w:ind w:left="360" w:firstLine="1080"/>
        <w:jc w:val="both"/>
        <w:rPr>
          <w:del w:id="552" w:author="Noel M. Cainglet" w:date="2017-10-06T16:25:00Z"/>
        </w:rPr>
      </w:pPr>
      <w:del w:id="553" w:author="Noel M. Cainglet" w:date="2017-10-06T16:25:00Z">
        <w:r w:rsidRPr="004B77C7" w:rsidDel="00225CEE">
          <w:delText xml:space="preserve">Distribution                </w:delText>
        </w:r>
        <w:r w:rsidRPr="004B77C7" w:rsidDel="00225CEE">
          <w:tab/>
          <w:delText>-</w:delText>
        </w:r>
        <w:r w:rsidRPr="004B77C7" w:rsidDel="00225CEE">
          <w:tab/>
        </w:r>
        <w:r w:rsidR="00AB442E" w:rsidRPr="004B77C7" w:rsidDel="00225CEE">
          <w:delText>Copy 1 - Operations Department</w:delText>
        </w:r>
      </w:del>
    </w:p>
    <w:p w14:paraId="2426B53F" w14:textId="0B61EDA5" w:rsidR="00AB442E" w:rsidRPr="004B77C7" w:rsidDel="00225CEE" w:rsidRDefault="00AB442E" w:rsidP="00944BC8">
      <w:pPr>
        <w:tabs>
          <w:tab w:val="left" w:pos="900"/>
          <w:tab w:val="left" w:pos="2160"/>
          <w:tab w:val="left" w:pos="3960"/>
        </w:tabs>
        <w:ind w:left="360" w:firstLine="1080"/>
        <w:jc w:val="both"/>
        <w:rPr>
          <w:del w:id="554" w:author="Noel M. Cainglet" w:date="2017-10-06T16:25:00Z"/>
        </w:rPr>
      </w:pPr>
      <w:del w:id="555" w:author="Noel M. Cainglet" w:date="2017-10-06T16:25:00Z">
        <w:r w:rsidRPr="004B77C7" w:rsidDel="00225CEE">
          <w:tab/>
        </w:r>
        <w:r w:rsidRPr="004B77C7" w:rsidDel="00225CEE">
          <w:tab/>
        </w:r>
        <w:r w:rsidRPr="004B77C7" w:rsidDel="00225CEE">
          <w:tab/>
          <w:delText>Copy 2 - Vessel Copy</w:delText>
        </w:r>
      </w:del>
    </w:p>
    <w:p w14:paraId="0EBA7D41" w14:textId="09D13336" w:rsidR="005A02E3" w:rsidRPr="004B77C7" w:rsidRDefault="005A02E3" w:rsidP="00944BC8">
      <w:pPr>
        <w:tabs>
          <w:tab w:val="left" w:pos="900"/>
          <w:tab w:val="left" w:pos="2160"/>
          <w:tab w:val="left" w:pos="3960"/>
        </w:tabs>
        <w:jc w:val="both"/>
      </w:pPr>
      <w:r w:rsidRPr="004B77C7">
        <w:br w:type="page"/>
      </w:r>
    </w:p>
    <w:p w14:paraId="0B918192" w14:textId="4253D585" w:rsidR="00064151" w:rsidRPr="004B77C7" w:rsidRDefault="002E0DE8" w:rsidP="004571B6">
      <w:pPr>
        <w:pStyle w:val="ListParagraph"/>
        <w:numPr>
          <w:ilvl w:val="1"/>
          <w:numId w:val="1"/>
        </w:numPr>
        <w:tabs>
          <w:tab w:val="left" w:pos="900"/>
          <w:tab w:val="left" w:pos="2160"/>
          <w:tab w:val="left" w:pos="3960"/>
        </w:tabs>
        <w:jc w:val="both"/>
      </w:pPr>
      <w:r w:rsidRPr="004B77C7">
        <w:lastRenderedPageBreak/>
        <w:t>Oil Spill</w:t>
      </w:r>
      <w:ins w:id="556" w:author="Noel M. Cainglet" w:date="2017-10-06T16:27:00Z">
        <w:r w:rsidR="00C651E3" w:rsidRPr="004B77C7">
          <w:t xml:space="preserve"> Drill</w:t>
        </w:r>
      </w:ins>
    </w:p>
    <w:p w14:paraId="5FDC3520" w14:textId="6438B824" w:rsidR="00F208F0" w:rsidRPr="004B77C7" w:rsidRDefault="00F208F0" w:rsidP="004571B6">
      <w:pPr>
        <w:pStyle w:val="ListParagraph"/>
        <w:tabs>
          <w:tab w:val="left" w:pos="900"/>
          <w:tab w:val="left" w:pos="2160"/>
          <w:tab w:val="left" w:pos="3960"/>
        </w:tabs>
        <w:ind w:left="936"/>
        <w:jc w:val="both"/>
        <w:rPr>
          <w:ins w:id="557" w:author="Noel M. Cainglet" w:date="2017-10-06T16:25:00Z"/>
        </w:rPr>
      </w:pPr>
    </w:p>
    <w:p w14:paraId="6EFD3915" w14:textId="5DAC21F5" w:rsidR="00F208F0" w:rsidRPr="004B77C7" w:rsidRDefault="00F208F0" w:rsidP="004571B6">
      <w:pPr>
        <w:pStyle w:val="ListParagraph"/>
        <w:tabs>
          <w:tab w:val="left" w:pos="900"/>
          <w:tab w:val="left" w:pos="2160"/>
          <w:tab w:val="left" w:pos="3960"/>
        </w:tabs>
        <w:ind w:left="936"/>
        <w:jc w:val="both"/>
        <w:rPr>
          <w:ins w:id="558" w:author="Noel M. Cainglet" w:date="2017-10-06T16:25:00Z"/>
        </w:rPr>
      </w:pPr>
      <w:ins w:id="559" w:author="Noel M. Cainglet" w:date="2017-10-06T16:26:00Z">
        <w:r w:rsidRPr="004B77C7">
          <w:rPr>
            <w:noProof/>
            <w:lang w:val="en-PH" w:eastAsia="en-PH"/>
          </w:rPr>
          <w:drawing>
            <wp:inline distT="0" distB="0" distL="0" distR="0" wp14:anchorId="33B872BD" wp14:editId="3518F4C7">
              <wp:extent cx="4092860" cy="54864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2860" cy="5486400"/>
                      </a:xfrm>
                      <a:prstGeom prst="rect">
                        <a:avLst/>
                      </a:prstGeom>
                      <a:noFill/>
                      <a:ln>
                        <a:noFill/>
                      </a:ln>
                    </pic:spPr>
                  </pic:pic>
                </a:graphicData>
              </a:graphic>
            </wp:inline>
          </w:drawing>
        </w:r>
      </w:ins>
    </w:p>
    <w:p w14:paraId="0ECCC701" w14:textId="1A8AF4C0" w:rsidR="00302E0F" w:rsidRPr="004B77C7" w:rsidRDefault="00CA07AD" w:rsidP="004571B6">
      <w:pPr>
        <w:pStyle w:val="ListParagraph"/>
        <w:tabs>
          <w:tab w:val="left" w:pos="900"/>
          <w:tab w:val="left" w:pos="2160"/>
          <w:tab w:val="left" w:pos="3960"/>
        </w:tabs>
        <w:ind w:left="936"/>
        <w:jc w:val="both"/>
      </w:pPr>
      <w:del w:id="560" w:author="Noel M. Cainglet" w:date="2017-10-06T15:57:00Z">
        <w:r w:rsidRPr="004B77C7" w:rsidDel="00042DD2">
          <w:rPr>
            <w:noProof/>
            <w:lang w:val="en-PH" w:eastAsia="en-PH"/>
          </w:rPr>
          <w:drawing>
            <wp:inline distT="0" distB="0" distL="0" distR="0" wp14:anchorId="57DF06B6" wp14:editId="763602F3">
              <wp:extent cx="4535074"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5074" cy="5943600"/>
                      </a:xfrm>
                      <a:prstGeom prst="rect">
                        <a:avLst/>
                      </a:prstGeom>
                      <a:noFill/>
                      <a:ln>
                        <a:noFill/>
                      </a:ln>
                    </pic:spPr>
                  </pic:pic>
                </a:graphicData>
              </a:graphic>
            </wp:inline>
          </w:drawing>
        </w:r>
      </w:del>
    </w:p>
    <w:p w14:paraId="2C1A3702" w14:textId="7897BD24" w:rsidR="004571B6" w:rsidRPr="004B77C7" w:rsidRDefault="004571B6" w:rsidP="004571B6">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01639D" w:rsidRPr="004B77C7">
        <w:t>2</w:t>
      </w:r>
    </w:p>
    <w:p w14:paraId="04BD1E59" w14:textId="7BF7445F" w:rsidR="004571B6" w:rsidRPr="004B77C7" w:rsidRDefault="004571B6" w:rsidP="004571B6">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01639D" w:rsidRPr="004B77C7">
        <w:t>This is prepared every time an oil spill drill is conducted.</w:t>
      </w:r>
    </w:p>
    <w:p w14:paraId="63A15F97" w14:textId="77777777" w:rsidR="0063076E" w:rsidRPr="004B77C7" w:rsidRDefault="0063076E" w:rsidP="0063076E">
      <w:pPr>
        <w:tabs>
          <w:tab w:val="left" w:pos="900"/>
          <w:tab w:val="left" w:pos="2160"/>
          <w:tab w:val="left" w:pos="3960"/>
        </w:tabs>
        <w:ind w:left="360" w:firstLine="1080"/>
        <w:jc w:val="both"/>
        <w:rPr>
          <w:ins w:id="561" w:author="Noel M. Cainglet" w:date="2017-10-06T16:25:00Z"/>
        </w:rPr>
      </w:pPr>
      <w:ins w:id="562" w:author="Noel M. Cainglet" w:date="2017-10-06T16:25:00Z">
        <w:r w:rsidRPr="004B77C7">
          <w:t>Prepared by</w:t>
        </w:r>
        <w:r w:rsidRPr="004B77C7">
          <w:tab/>
          <w:t>-</w:t>
        </w:r>
        <w:r w:rsidRPr="004B77C7">
          <w:tab/>
          <w:t>Chief Mate</w:t>
        </w:r>
      </w:ins>
    </w:p>
    <w:p w14:paraId="40DCFDC5" w14:textId="77777777" w:rsidR="0063076E" w:rsidRPr="004B77C7" w:rsidRDefault="0063076E" w:rsidP="0063076E">
      <w:pPr>
        <w:tabs>
          <w:tab w:val="left" w:pos="900"/>
          <w:tab w:val="left" w:pos="2160"/>
          <w:tab w:val="left" w:pos="3960"/>
        </w:tabs>
        <w:ind w:left="360" w:firstLine="1080"/>
        <w:jc w:val="both"/>
        <w:rPr>
          <w:ins w:id="563" w:author="Noel M. Cainglet" w:date="2017-10-06T16:25:00Z"/>
        </w:rPr>
      </w:pPr>
      <w:ins w:id="564" w:author="Noel M. Cainglet" w:date="2017-10-06T16:25:00Z">
        <w:r w:rsidRPr="004B77C7">
          <w:t>Attested by</w:t>
        </w:r>
        <w:r w:rsidRPr="004B77C7">
          <w:tab/>
          <w:t>-</w:t>
        </w:r>
        <w:r w:rsidRPr="004B77C7">
          <w:tab/>
          <w:t>Chief Engineer/2</w:t>
        </w:r>
        <w:r w:rsidRPr="004B77C7">
          <w:rPr>
            <w:vertAlign w:val="superscript"/>
          </w:rPr>
          <w:t>nd</w:t>
        </w:r>
        <w:r w:rsidRPr="004B77C7">
          <w:t xml:space="preserve"> Engineer/2</w:t>
        </w:r>
        <w:r w:rsidRPr="004B77C7">
          <w:rPr>
            <w:vertAlign w:val="superscript"/>
          </w:rPr>
          <w:t>nd</w:t>
        </w:r>
        <w:r w:rsidRPr="004B77C7">
          <w:t xml:space="preserve"> Mate</w:t>
        </w:r>
      </w:ins>
    </w:p>
    <w:p w14:paraId="79004734" w14:textId="77777777" w:rsidR="0063076E" w:rsidRPr="004B77C7" w:rsidRDefault="0063076E" w:rsidP="0063076E">
      <w:pPr>
        <w:tabs>
          <w:tab w:val="left" w:pos="900"/>
          <w:tab w:val="left" w:pos="2160"/>
          <w:tab w:val="left" w:pos="3960"/>
        </w:tabs>
        <w:ind w:left="360" w:firstLine="1080"/>
        <w:jc w:val="both"/>
        <w:rPr>
          <w:ins w:id="565" w:author="Noel M. Cainglet" w:date="2017-10-06T16:25:00Z"/>
        </w:rPr>
      </w:pPr>
      <w:ins w:id="566" w:author="Noel M. Cainglet" w:date="2017-10-06T16:25:00Z">
        <w:r w:rsidRPr="004B77C7">
          <w:t>Noted by</w:t>
        </w:r>
        <w:r w:rsidRPr="004B77C7">
          <w:tab/>
          <w:t>-</w:t>
        </w:r>
        <w:r w:rsidRPr="004B77C7">
          <w:tab/>
          <w:t>Master</w:t>
        </w:r>
      </w:ins>
    </w:p>
    <w:p w14:paraId="1AB89186" w14:textId="77777777" w:rsidR="0063076E" w:rsidRPr="004B77C7" w:rsidRDefault="0063076E" w:rsidP="0063076E">
      <w:pPr>
        <w:tabs>
          <w:tab w:val="left" w:pos="900"/>
          <w:tab w:val="left" w:pos="2160"/>
          <w:tab w:val="left" w:pos="3960"/>
        </w:tabs>
        <w:ind w:left="360" w:firstLine="1080"/>
        <w:jc w:val="both"/>
        <w:rPr>
          <w:ins w:id="567" w:author="Noel M. Cainglet" w:date="2017-10-06T16:25:00Z"/>
        </w:rPr>
      </w:pPr>
      <w:ins w:id="568" w:author="Noel M. Cainglet" w:date="2017-10-06T16:25:00Z">
        <w:r w:rsidRPr="004B77C7">
          <w:t xml:space="preserve">Distribution                </w:t>
        </w:r>
        <w:r w:rsidRPr="004B77C7">
          <w:tab/>
          <w:t>-</w:t>
        </w:r>
        <w:r w:rsidRPr="004B77C7">
          <w:tab/>
          <w:t>Copy 1 - Operations Department</w:t>
        </w:r>
      </w:ins>
    </w:p>
    <w:p w14:paraId="35B3906E" w14:textId="77777777" w:rsidR="0063076E" w:rsidRPr="004B77C7" w:rsidRDefault="0063076E" w:rsidP="0063076E">
      <w:pPr>
        <w:tabs>
          <w:tab w:val="left" w:pos="900"/>
          <w:tab w:val="left" w:pos="2160"/>
          <w:tab w:val="left" w:pos="3960"/>
        </w:tabs>
        <w:ind w:left="360" w:firstLine="1080"/>
        <w:jc w:val="both"/>
        <w:rPr>
          <w:ins w:id="569" w:author="Noel M. Cainglet" w:date="2017-10-06T16:25:00Z"/>
        </w:rPr>
      </w:pPr>
      <w:ins w:id="570" w:author="Noel M. Cainglet" w:date="2017-10-06T16:25:00Z">
        <w:r w:rsidRPr="004B77C7">
          <w:tab/>
        </w:r>
        <w:r w:rsidRPr="004B77C7">
          <w:tab/>
        </w:r>
        <w:r w:rsidRPr="004B77C7">
          <w:tab/>
          <w:t>Copy 2 - Vessel Copy</w:t>
        </w:r>
      </w:ins>
    </w:p>
    <w:p w14:paraId="6641EEE8" w14:textId="7383FA1B" w:rsidR="004571B6" w:rsidRPr="004B77C7" w:rsidDel="0063076E" w:rsidRDefault="004571B6" w:rsidP="004571B6">
      <w:pPr>
        <w:tabs>
          <w:tab w:val="left" w:pos="900"/>
          <w:tab w:val="left" w:pos="2160"/>
          <w:tab w:val="left" w:pos="3960"/>
        </w:tabs>
        <w:ind w:left="360" w:firstLine="1080"/>
        <w:jc w:val="both"/>
        <w:rPr>
          <w:del w:id="571" w:author="Noel M. Cainglet" w:date="2017-10-06T16:25:00Z"/>
        </w:rPr>
      </w:pPr>
      <w:del w:id="572" w:author="Noel M. Cainglet" w:date="2017-10-06T16:25:00Z">
        <w:r w:rsidRPr="004B77C7" w:rsidDel="0063076E">
          <w:delText>Prepared by</w:delText>
        </w:r>
        <w:r w:rsidRPr="004B77C7" w:rsidDel="0063076E">
          <w:tab/>
          <w:delText>-</w:delText>
        </w:r>
        <w:r w:rsidRPr="004B77C7" w:rsidDel="0063076E">
          <w:tab/>
        </w:r>
        <w:r w:rsidR="0001639D" w:rsidRPr="004B77C7" w:rsidDel="0063076E">
          <w:delText>Master</w:delText>
        </w:r>
      </w:del>
    </w:p>
    <w:p w14:paraId="0A772B6D" w14:textId="47A4D55E" w:rsidR="004571B6" w:rsidRPr="004B77C7" w:rsidDel="0063076E" w:rsidRDefault="004571B6" w:rsidP="004571B6">
      <w:pPr>
        <w:tabs>
          <w:tab w:val="left" w:pos="900"/>
          <w:tab w:val="left" w:pos="2160"/>
          <w:tab w:val="left" w:pos="3960"/>
        </w:tabs>
        <w:ind w:left="360" w:firstLine="1080"/>
        <w:jc w:val="both"/>
        <w:rPr>
          <w:del w:id="573" w:author="Noel M. Cainglet" w:date="2017-10-06T16:25:00Z"/>
        </w:rPr>
      </w:pPr>
      <w:del w:id="574" w:author="Noel M. Cainglet" w:date="2017-10-06T16:25:00Z">
        <w:r w:rsidRPr="004B77C7" w:rsidDel="0063076E">
          <w:delText>Acknowledged by</w:delText>
        </w:r>
        <w:r w:rsidRPr="004B77C7" w:rsidDel="0063076E">
          <w:tab/>
          <w:delText>-</w:delText>
        </w:r>
        <w:r w:rsidRPr="004B77C7" w:rsidDel="0063076E">
          <w:tab/>
        </w:r>
        <w:r w:rsidR="0001639D" w:rsidRPr="004B77C7" w:rsidDel="0063076E">
          <w:delText>Chief Mate/Chief Engineer/2</w:delText>
        </w:r>
        <w:r w:rsidR="0001639D" w:rsidRPr="004B77C7" w:rsidDel="0063076E">
          <w:rPr>
            <w:vertAlign w:val="superscript"/>
          </w:rPr>
          <w:delText>nd</w:delText>
        </w:r>
        <w:r w:rsidR="0001639D" w:rsidRPr="004B77C7" w:rsidDel="0063076E">
          <w:delText xml:space="preserve"> Engineer/2</w:delText>
        </w:r>
        <w:r w:rsidR="0001639D" w:rsidRPr="004B77C7" w:rsidDel="0063076E">
          <w:rPr>
            <w:vertAlign w:val="superscript"/>
          </w:rPr>
          <w:delText>nd</w:delText>
        </w:r>
        <w:r w:rsidR="0001639D" w:rsidRPr="004B77C7" w:rsidDel="0063076E">
          <w:delText xml:space="preserve"> Mate</w:delText>
        </w:r>
      </w:del>
    </w:p>
    <w:p w14:paraId="18C9B2B7" w14:textId="3999CCBF" w:rsidR="004571B6" w:rsidRPr="004B77C7" w:rsidDel="0063076E" w:rsidRDefault="004571B6" w:rsidP="004571B6">
      <w:pPr>
        <w:tabs>
          <w:tab w:val="left" w:pos="900"/>
          <w:tab w:val="left" w:pos="2160"/>
          <w:tab w:val="left" w:pos="3960"/>
        </w:tabs>
        <w:ind w:left="360" w:firstLine="1080"/>
        <w:jc w:val="both"/>
        <w:rPr>
          <w:del w:id="575" w:author="Noel M. Cainglet" w:date="2017-10-06T16:25:00Z"/>
        </w:rPr>
      </w:pPr>
      <w:del w:id="576" w:author="Noel M. Cainglet" w:date="2017-10-06T16:25:00Z">
        <w:r w:rsidRPr="004B77C7" w:rsidDel="0063076E">
          <w:delText xml:space="preserve">Distribution                </w:delText>
        </w:r>
        <w:r w:rsidRPr="004B77C7" w:rsidDel="0063076E">
          <w:tab/>
          <w:delText>-</w:delText>
        </w:r>
        <w:r w:rsidRPr="004B77C7" w:rsidDel="0063076E">
          <w:tab/>
        </w:r>
        <w:r w:rsidR="0001639D" w:rsidRPr="004B77C7" w:rsidDel="0063076E">
          <w:delText xml:space="preserve">Copy 1 - Operations </w:delText>
        </w:r>
        <w:r w:rsidR="00327793" w:rsidRPr="004B77C7" w:rsidDel="0063076E">
          <w:delText>Department</w:delText>
        </w:r>
      </w:del>
    </w:p>
    <w:p w14:paraId="6BDA7584" w14:textId="17604770" w:rsidR="0001639D" w:rsidRPr="004B77C7" w:rsidDel="0063076E" w:rsidRDefault="0001639D" w:rsidP="004571B6">
      <w:pPr>
        <w:tabs>
          <w:tab w:val="left" w:pos="900"/>
          <w:tab w:val="left" w:pos="2160"/>
          <w:tab w:val="left" w:pos="3960"/>
        </w:tabs>
        <w:ind w:left="360" w:firstLine="1080"/>
        <w:jc w:val="both"/>
        <w:rPr>
          <w:del w:id="577" w:author="Noel M. Cainglet" w:date="2017-10-06T16:25:00Z"/>
        </w:rPr>
      </w:pPr>
      <w:del w:id="578" w:author="Noel M. Cainglet" w:date="2017-10-06T16:25:00Z">
        <w:r w:rsidRPr="004B77C7" w:rsidDel="0063076E">
          <w:tab/>
        </w:r>
        <w:r w:rsidRPr="004B77C7" w:rsidDel="0063076E">
          <w:tab/>
        </w:r>
        <w:r w:rsidRPr="004B77C7" w:rsidDel="0063076E">
          <w:tab/>
          <w:delText>Copy 2 – Vessel Copy</w:delText>
        </w:r>
      </w:del>
    </w:p>
    <w:p w14:paraId="0CD9E037" w14:textId="527A8329" w:rsidR="004571B6" w:rsidRPr="004B77C7" w:rsidRDefault="004571B6" w:rsidP="004571B6">
      <w:pPr>
        <w:tabs>
          <w:tab w:val="left" w:pos="900"/>
          <w:tab w:val="left" w:pos="2160"/>
          <w:tab w:val="left" w:pos="3960"/>
        </w:tabs>
        <w:jc w:val="both"/>
      </w:pPr>
    </w:p>
    <w:p w14:paraId="56208D9E" w14:textId="7AD11E6F" w:rsidR="00E4186A" w:rsidRPr="004B77C7" w:rsidRDefault="00E4186A" w:rsidP="00E4186A">
      <w:pPr>
        <w:pStyle w:val="ListParagraph"/>
        <w:numPr>
          <w:ilvl w:val="1"/>
          <w:numId w:val="1"/>
        </w:numPr>
        <w:tabs>
          <w:tab w:val="left" w:pos="900"/>
          <w:tab w:val="left" w:pos="2160"/>
          <w:tab w:val="left" w:pos="3960"/>
        </w:tabs>
        <w:jc w:val="both"/>
      </w:pPr>
      <w:r w:rsidRPr="004B77C7">
        <w:lastRenderedPageBreak/>
        <w:t>Man Overboard</w:t>
      </w:r>
      <w:ins w:id="579" w:author="Noel M. Cainglet" w:date="2017-10-06T16:27:00Z">
        <w:r w:rsidR="00C651E3" w:rsidRPr="004B77C7">
          <w:t xml:space="preserve"> Drill</w:t>
        </w:r>
      </w:ins>
    </w:p>
    <w:p w14:paraId="66BAA25C" w14:textId="75CEBF25" w:rsidR="00E4186A" w:rsidRPr="004B77C7" w:rsidRDefault="00613BB2" w:rsidP="00E4186A">
      <w:pPr>
        <w:pStyle w:val="ListParagraph"/>
        <w:tabs>
          <w:tab w:val="left" w:pos="900"/>
          <w:tab w:val="left" w:pos="2160"/>
          <w:tab w:val="left" w:pos="3960"/>
        </w:tabs>
        <w:ind w:left="936"/>
        <w:jc w:val="both"/>
      </w:pPr>
      <w:ins w:id="580" w:author="Noel M. Cainglet" w:date="2017-10-06T16:26:00Z">
        <w:r w:rsidRPr="004B77C7">
          <w:rPr>
            <w:noProof/>
            <w:lang w:val="en-PH" w:eastAsia="en-PH"/>
          </w:rPr>
          <w:drawing>
            <wp:inline distT="0" distB="0" distL="0" distR="0" wp14:anchorId="19AF1661" wp14:editId="6FDDECA2">
              <wp:extent cx="5557253" cy="54864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7253" cy="5486400"/>
                      </a:xfrm>
                      <a:prstGeom prst="rect">
                        <a:avLst/>
                      </a:prstGeom>
                      <a:noFill/>
                      <a:ln>
                        <a:noFill/>
                      </a:ln>
                    </pic:spPr>
                  </pic:pic>
                </a:graphicData>
              </a:graphic>
            </wp:inline>
          </w:drawing>
        </w:r>
      </w:ins>
      <w:del w:id="581" w:author="Noel M. Cainglet" w:date="2017-10-06T15:57:00Z">
        <w:r w:rsidR="00C6363B" w:rsidRPr="004B77C7" w:rsidDel="00042DD2">
          <w:rPr>
            <w:noProof/>
            <w:lang w:val="en-PH" w:eastAsia="en-PH"/>
          </w:rPr>
          <w:drawing>
            <wp:inline distT="0" distB="0" distL="0" distR="0" wp14:anchorId="35606311" wp14:editId="65117AC5">
              <wp:extent cx="5181199" cy="50292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199" cy="5029200"/>
                      </a:xfrm>
                      <a:prstGeom prst="rect">
                        <a:avLst/>
                      </a:prstGeom>
                      <a:noFill/>
                      <a:ln>
                        <a:noFill/>
                      </a:ln>
                    </pic:spPr>
                  </pic:pic>
                </a:graphicData>
              </a:graphic>
            </wp:inline>
          </w:drawing>
        </w:r>
      </w:del>
    </w:p>
    <w:p w14:paraId="61334630" w14:textId="30EAFE9A" w:rsidR="00141D71" w:rsidRPr="004B77C7" w:rsidRDefault="00141D71" w:rsidP="00141D71">
      <w:pPr>
        <w:tabs>
          <w:tab w:val="left" w:pos="900"/>
          <w:tab w:val="left" w:pos="2160"/>
          <w:tab w:val="left" w:pos="3960"/>
        </w:tabs>
        <w:jc w:val="both"/>
      </w:pPr>
    </w:p>
    <w:p w14:paraId="2524A30C" w14:textId="77777777" w:rsidR="008279C6" w:rsidRPr="004B77C7" w:rsidRDefault="008279C6" w:rsidP="008279C6">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t>2</w:t>
      </w:r>
    </w:p>
    <w:p w14:paraId="098FD69C" w14:textId="45644A2D" w:rsidR="008279C6" w:rsidRPr="004B77C7" w:rsidRDefault="008279C6" w:rsidP="008279C6">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t>This is prepared every time a man overboard drill is conducted.</w:t>
      </w:r>
    </w:p>
    <w:p w14:paraId="0DDEC10A" w14:textId="77777777" w:rsidR="006B6AA1" w:rsidRPr="004B77C7" w:rsidRDefault="006B6AA1" w:rsidP="006B6AA1">
      <w:pPr>
        <w:tabs>
          <w:tab w:val="left" w:pos="900"/>
          <w:tab w:val="left" w:pos="2160"/>
          <w:tab w:val="left" w:pos="3960"/>
        </w:tabs>
        <w:ind w:left="360" w:firstLine="1080"/>
        <w:jc w:val="both"/>
        <w:rPr>
          <w:ins w:id="582" w:author="Noel M. Cainglet" w:date="2017-10-06T16:26:00Z"/>
        </w:rPr>
      </w:pPr>
      <w:ins w:id="583" w:author="Noel M. Cainglet" w:date="2017-10-06T16:26:00Z">
        <w:r w:rsidRPr="004B77C7">
          <w:t>Prepared by</w:t>
        </w:r>
        <w:r w:rsidRPr="004B77C7">
          <w:tab/>
          <w:t>-</w:t>
        </w:r>
        <w:r w:rsidRPr="004B77C7">
          <w:tab/>
          <w:t>Chief Mate</w:t>
        </w:r>
      </w:ins>
    </w:p>
    <w:p w14:paraId="35A04445" w14:textId="77777777" w:rsidR="006B6AA1" w:rsidRPr="004B77C7" w:rsidRDefault="006B6AA1" w:rsidP="006B6AA1">
      <w:pPr>
        <w:tabs>
          <w:tab w:val="left" w:pos="900"/>
          <w:tab w:val="left" w:pos="2160"/>
          <w:tab w:val="left" w:pos="3960"/>
        </w:tabs>
        <w:ind w:left="360" w:firstLine="1080"/>
        <w:jc w:val="both"/>
        <w:rPr>
          <w:ins w:id="584" w:author="Noel M. Cainglet" w:date="2017-10-06T16:26:00Z"/>
        </w:rPr>
      </w:pPr>
      <w:ins w:id="585" w:author="Noel M. Cainglet" w:date="2017-10-06T16:26:00Z">
        <w:r w:rsidRPr="004B77C7">
          <w:t>Attested by</w:t>
        </w:r>
        <w:r w:rsidRPr="004B77C7">
          <w:tab/>
          <w:t>-</w:t>
        </w:r>
        <w:r w:rsidRPr="004B77C7">
          <w:tab/>
          <w:t>Chief Engineer/2</w:t>
        </w:r>
        <w:r w:rsidRPr="004B77C7">
          <w:rPr>
            <w:vertAlign w:val="superscript"/>
          </w:rPr>
          <w:t>nd</w:t>
        </w:r>
        <w:r w:rsidRPr="004B77C7">
          <w:t xml:space="preserve"> Engineer/2</w:t>
        </w:r>
        <w:r w:rsidRPr="004B77C7">
          <w:rPr>
            <w:vertAlign w:val="superscript"/>
          </w:rPr>
          <w:t>nd</w:t>
        </w:r>
        <w:r w:rsidRPr="004B77C7">
          <w:t xml:space="preserve"> Mate</w:t>
        </w:r>
      </w:ins>
    </w:p>
    <w:p w14:paraId="6067E847" w14:textId="77777777" w:rsidR="006B6AA1" w:rsidRPr="004B77C7" w:rsidRDefault="006B6AA1" w:rsidP="006B6AA1">
      <w:pPr>
        <w:tabs>
          <w:tab w:val="left" w:pos="900"/>
          <w:tab w:val="left" w:pos="2160"/>
          <w:tab w:val="left" w:pos="3960"/>
        </w:tabs>
        <w:ind w:left="360" w:firstLine="1080"/>
        <w:jc w:val="both"/>
        <w:rPr>
          <w:ins w:id="586" w:author="Noel M. Cainglet" w:date="2017-10-06T16:26:00Z"/>
        </w:rPr>
      </w:pPr>
      <w:ins w:id="587" w:author="Noel M. Cainglet" w:date="2017-10-06T16:26:00Z">
        <w:r w:rsidRPr="004B77C7">
          <w:t>Noted by</w:t>
        </w:r>
        <w:r w:rsidRPr="004B77C7">
          <w:tab/>
          <w:t>-</w:t>
        </w:r>
        <w:r w:rsidRPr="004B77C7">
          <w:tab/>
          <w:t>Master</w:t>
        </w:r>
      </w:ins>
    </w:p>
    <w:p w14:paraId="0D46C423" w14:textId="77777777" w:rsidR="006B6AA1" w:rsidRPr="004B77C7" w:rsidRDefault="006B6AA1" w:rsidP="006B6AA1">
      <w:pPr>
        <w:tabs>
          <w:tab w:val="left" w:pos="900"/>
          <w:tab w:val="left" w:pos="2160"/>
          <w:tab w:val="left" w:pos="3960"/>
        </w:tabs>
        <w:ind w:left="360" w:firstLine="1080"/>
        <w:jc w:val="both"/>
        <w:rPr>
          <w:ins w:id="588" w:author="Noel M. Cainglet" w:date="2017-10-06T16:26:00Z"/>
        </w:rPr>
      </w:pPr>
      <w:ins w:id="589" w:author="Noel M. Cainglet" w:date="2017-10-06T16:26:00Z">
        <w:r w:rsidRPr="004B77C7">
          <w:t xml:space="preserve">Distribution                </w:t>
        </w:r>
        <w:r w:rsidRPr="004B77C7">
          <w:tab/>
          <w:t>-</w:t>
        </w:r>
        <w:r w:rsidRPr="004B77C7">
          <w:tab/>
          <w:t>Copy 1 - Operations Department</w:t>
        </w:r>
      </w:ins>
    </w:p>
    <w:p w14:paraId="6EDF2C1B" w14:textId="77777777" w:rsidR="006B6AA1" w:rsidRPr="004B77C7" w:rsidRDefault="006B6AA1" w:rsidP="006B6AA1">
      <w:pPr>
        <w:tabs>
          <w:tab w:val="left" w:pos="900"/>
          <w:tab w:val="left" w:pos="2160"/>
          <w:tab w:val="left" w:pos="3960"/>
        </w:tabs>
        <w:ind w:left="360" w:firstLine="1080"/>
        <w:jc w:val="both"/>
        <w:rPr>
          <w:ins w:id="590" w:author="Noel M. Cainglet" w:date="2017-10-06T16:26:00Z"/>
        </w:rPr>
      </w:pPr>
      <w:ins w:id="591" w:author="Noel M. Cainglet" w:date="2017-10-06T16:26:00Z">
        <w:r w:rsidRPr="004B77C7">
          <w:tab/>
        </w:r>
        <w:r w:rsidRPr="004B77C7">
          <w:tab/>
        </w:r>
        <w:r w:rsidRPr="004B77C7">
          <w:tab/>
          <w:t>Copy 2 - Vessel Copy</w:t>
        </w:r>
      </w:ins>
    </w:p>
    <w:p w14:paraId="6E28CA94" w14:textId="308BCED0" w:rsidR="008279C6" w:rsidRPr="004B77C7" w:rsidDel="006B6AA1" w:rsidRDefault="008279C6" w:rsidP="008279C6">
      <w:pPr>
        <w:tabs>
          <w:tab w:val="left" w:pos="900"/>
          <w:tab w:val="left" w:pos="2160"/>
          <w:tab w:val="left" w:pos="3960"/>
        </w:tabs>
        <w:ind w:left="360" w:firstLine="1080"/>
        <w:jc w:val="both"/>
        <w:rPr>
          <w:del w:id="592" w:author="Noel M. Cainglet" w:date="2017-10-06T16:26:00Z"/>
        </w:rPr>
      </w:pPr>
      <w:del w:id="593" w:author="Noel M. Cainglet" w:date="2017-10-06T16:26:00Z">
        <w:r w:rsidRPr="004B77C7" w:rsidDel="006B6AA1">
          <w:delText>Prepared by</w:delText>
        </w:r>
        <w:r w:rsidRPr="004B77C7" w:rsidDel="006B6AA1">
          <w:tab/>
          <w:delText>-</w:delText>
        </w:r>
        <w:r w:rsidRPr="004B77C7" w:rsidDel="006B6AA1">
          <w:tab/>
          <w:delText>Master</w:delText>
        </w:r>
      </w:del>
    </w:p>
    <w:p w14:paraId="2DF07A8A" w14:textId="10FDED13" w:rsidR="008279C6" w:rsidRPr="004B77C7" w:rsidDel="006B6AA1" w:rsidRDefault="008279C6" w:rsidP="008279C6">
      <w:pPr>
        <w:tabs>
          <w:tab w:val="left" w:pos="900"/>
          <w:tab w:val="left" w:pos="2160"/>
          <w:tab w:val="left" w:pos="3960"/>
        </w:tabs>
        <w:ind w:left="360" w:firstLine="1080"/>
        <w:jc w:val="both"/>
        <w:rPr>
          <w:del w:id="594" w:author="Noel M. Cainglet" w:date="2017-10-06T16:26:00Z"/>
        </w:rPr>
      </w:pPr>
      <w:del w:id="595" w:author="Noel M. Cainglet" w:date="2017-10-06T16:26:00Z">
        <w:r w:rsidRPr="004B77C7" w:rsidDel="006B6AA1">
          <w:delText>Acknowledged by</w:delText>
        </w:r>
        <w:r w:rsidRPr="004B77C7" w:rsidDel="006B6AA1">
          <w:tab/>
          <w:delText>-</w:delText>
        </w:r>
        <w:r w:rsidRPr="004B77C7" w:rsidDel="006B6AA1">
          <w:tab/>
          <w:delText>Chief Mate/Chief Engineer/2</w:delText>
        </w:r>
        <w:r w:rsidRPr="004B77C7" w:rsidDel="006B6AA1">
          <w:rPr>
            <w:vertAlign w:val="superscript"/>
          </w:rPr>
          <w:delText>nd</w:delText>
        </w:r>
        <w:r w:rsidRPr="004B77C7" w:rsidDel="006B6AA1">
          <w:delText xml:space="preserve"> Engineer/2</w:delText>
        </w:r>
        <w:r w:rsidRPr="004B77C7" w:rsidDel="006B6AA1">
          <w:rPr>
            <w:vertAlign w:val="superscript"/>
          </w:rPr>
          <w:delText>nd</w:delText>
        </w:r>
        <w:r w:rsidRPr="004B77C7" w:rsidDel="006B6AA1">
          <w:delText xml:space="preserve"> Mate</w:delText>
        </w:r>
      </w:del>
    </w:p>
    <w:p w14:paraId="7D99D3D3" w14:textId="0A67B06C" w:rsidR="008279C6" w:rsidRPr="004B77C7" w:rsidDel="006B6AA1" w:rsidRDefault="008279C6" w:rsidP="008279C6">
      <w:pPr>
        <w:tabs>
          <w:tab w:val="left" w:pos="900"/>
          <w:tab w:val="left" w:pos="2160"/>
          <w:tab w:val="left" w:pos="3960"/>
        </w:tabs>
        <w:ind w:left="360" w:firstLine="1080"/>
        <w:jc w:val="both"/>
        <w:rPr>
          <w:del w:id="596" w:author="Noel M. Cainglet" w:date="2017-10-06T16:26:00Z"/>
        </w:rPr>
      </w:pPr>
      <w:del w:id="597" w:author="Noel M. Cainglet" w:date="2017-10-06T16:26:00Z">
        <w:r w:rsidRPr="004B77C7" w:rsidDel="006B6AA1">
          <w:delText xml:space="preserve">Distribution                </w:delText>
        </w:r>
        <w:r w:rsidRPr="004B77C7" w:rsidDel="006B6AA1">
          <w:tab/>
          <w:delText>-</w:delText>
        </w:r>
        <w:r w:rsidRPr="004B77C7" w:rsidDel="006B6AA1">
          <w:tab/>
          <w:delText>Copy 1 - Operations Department</w:delText>
        </w:r>
      </w:del>
    </w:p>
    <w:p w14:paraId="116041BD" w14:textId="45634F1C" w:rsidR="008279C6" w:rsidRPr="004B77C7" w:rsidDel="006B6AA1" w:rsidRDefault="008279C6" w:rsidP="008279C6">
      <w:pPr>
        <w:tabs>
          <w:tab w:val="left" w:pos="900"/>
          <w:tab w:val="left" w:pos="2160"/>
          <w:tab w:val="left" w:pos="3960"/>
        </w:tabs>
        <w:ind w:left="360" w:firstLine="1080"/>
        <w:jc w:val="both"/>
        <w:rPr>
          <w:del w:id="598" w:author="Noel M. Cainglet" w:date="2017-10-06T16:26:00Z"/>
        </w:rPr>
      </w:pPr>
      <w:del w:id="599" w:author="Noel M. Cainglet" w:date="2017-10-06T16:26:00Z">
        <w:r w:rsidRPr="004B77C7" w:rsidDel="006B6AA1">
          <w:tab/>
        </w:r>
        <w:r w:rsidRPr="004B77C7" w:rsidDel="006B6AA1">
          <w:tab/>
        </w:r>
        <w:r w:rsidRPr="004B77C7" w:rsidDel="006B6AA1">
          <w:tab/>
          <w:delText>Copy 2 – Vessel Copy</w:delText>
        </w:r>
      </w:del>
    </w:p>
    <w:p w14:paraId="3CCBB0BF" w14:textId="6FD5993F" w:rsidR="009A5859" w:rsidRPr="004B77C7" w:rsidRDefault="009A5859" w:rsidP="00141D71">
      <w:pPr>
        <w:tabs>
          <w:tab w:val="left" w:pos="900"/>
          <w:tab w:val="left" w:pos="2160"/>
          <w:tab w:val="left" w:pos="3960"/>
        </w:tabs>
        <w:jc w:val="both"/>
      </w:pPr>
      <w:r w:rsidRPr="004B77C7">
        <w:br w:type="page"/>
      </w:r>
    </w:p>
    <w:p w14:paraId="76BADC79" w14:textId="0C03B843" w:rsidR="00141D71" w:rsidRPr="004B77C7" w:rsidRDefault="00141D71" w:rsidP="00141D71">
      <w:pPr>
        <w:pStyle w:val="ListParagraph"/>
        <w:numPr>
          <w:ilvl w:val="1"/>
          <w:numId w:val="1"/>
        </w:numPr>
        <w:tabs>
          <w:tab w:val="left" w:pos="900"/>
          <w:tab w:val="left" w:pos="2160"/>
          <w:tab w:val="left" w:pos="3960"/>
        </w:tabs>
        <w:jc w:val="both"/>
      </w:pPr>
      <w:r w:rsidRPr="004B77C7">
        <w:lastRenderedPageBreak/>
        <w:t>Abandon Ship</w:t>
      </w:r>
      <w:ins w:id="600" w:author="Noel M. Cainglet" w:date="2017-10-06T16:27:00Z">
        <w:r w:rsidR="00C651E3" w:rsidRPr="004B77C7">
          <w:t xml:space="preserve"> Drill</w:t>
        </w:r>
      </w:ins>
    </w:p>
    <w:p w14:paraId="002CA453" w14:textId="40E50334" w:rsidR="006D6DDA" w:rsidRPr="004B77C7" w:rsidRDefault="006D6DDA" w:rsidP="00C01B08">
      <w:pPr>
        <w:pStyle w:val="ListParagraph"/>
        <w:tabs>
          <w:tab w:val="left" w:pos="900"/>
          <w:tab w:val="left" w:pos="2160"/>
          <w:tab w:val="left" w:pos="3960"/>
        </w:tabs>
        <w:ind w:left="936"/>
        <w:jc w:val="both"/>
        <w:rPr>
          <w:noProof/>
          <w:lang w:val="en-PH" w:eastAsia="en-PH"/>
        </w:rPr>
      </w:pPr>
    </w:p>
    <w:p w14:paraId="2CB8AEB2" w14:textId="3C49509E" w:rsidR="001A59E7" w:rsidRPr="004B77C7" w:rsidRDefault="00651A3C" w:rsidP="00651A3C">
      <w:pPr>
        <w:tabs>
          <w:tab w:val="left" w:pos="900"/>
          <w:tab w:val="left" w:pos="2160"/>
          <w:tab w:val="left" w:pos="3960"/>
        </w:tabs>
        <w:jc w:val="center"/>
        <w:rPr>
          <w:ins w:id="601" w:author="Noel M. Cainglet" w:date="2017-10-06T16:28:00Z"/>
        </w:rPr>
      </w:pPr>
      <w:r w:rsidRPr="004B77C7">
        <w:rPr>
          <w:noProof/>
          <w:lang w:val="en-PH" w:eastAsia="en-PH"/>
        </w:rPr>
        <w:drawing>
          <wp:inline distT="0" distB="0" distL="0" distR="0" wp14:anchorId="562F6B21" wp14:editId="3505DFB0">
            <wp:extent cx="4114705" cy="5486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4705" cy="5486400"/>
                    </a:xfrm>
                    <a:prstGeom prst="rect">
                      <a:avLst/>
                    </a:prstGeom>
                    <a:noFill/>
                    <a:ln>
                      <a:noFill/>
                    </a:ln>
                  </pic:spPr>
                </pic:pic>
              </a:graphicData>
            </a:graphic>
          </wp:inline>
        </w:drawing>
      </w:r>
    </w:p>
    <w:p w14:paraId="7B850F6E" w14:textId="77777777" w:rsidR="009A6AB1" w:rsidRPr="004B77C7" w:rsidRDefault="009A6AB1" w:rsidP="008279C6">
      <w:pPr>
        <w:tabs>
          <w:tab w:val="left" w:pos="3240"/>
          <w:tab w:val="left" w:pos="3960"/>
          <w:tab w:val="left" w:pos="4320"/>
          <w:tab w:val="center" w:pos="5436"/>
        </w:tabs>
        <w:ind w:left="5040" w:hanging="3600"/>
        <w:jc w:val="both"/>
      </w:pPr>
    </w:p>
    <w:p w14:paraId="7EB4B16A" w14:textId="4E9D16EB" w:rsidR="008279C6" w:rsidRPr="004B77C7" w:rsidRDefault="008279C6" w:rsidP="008279C6">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t>2</w:t>
      </w:r>
    </w:p>
    <w:p w14:paraId="750724D8" w14:textId="5B8E03EC" w:rsidR="008279C6" w:rsidRPr="004B77C7" w:rsidRDefault="008279C6" w:rsidP="008279C6">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t>This is prepared every time an abandon ship drill is conducted.</w:t>
      </w:r>
    </w:p>
    <w:p w14:paraId="0874D95C" w14:textId="77777777" w:rsidR="00EB70D0" w:rsidRPr="004B77C7" w:rsidRDefault="00EB70D0" w:rsidP="00EB70D0">
      <w:pPr>
        <w:tabs>
          <w:tab w:val="left" w:pos="900"/>
          <w:tab w:val="left" w:pos="2160"/>
          <w:tab w:val="left" w:pos="3960"/>
        </w:tabs>
        <w:ind w:left="360" w:firstLine="1080"/>
        <w:jc w:val="both"/>
        <w:rPr>
          <w:ins w:id="602" w:author="Noel M. Cainglet" w:date="2017-10-06T16:27:00Z"/>
        </w:rPr>
      </w:pPr>
      <w:ins w:id="603" w:author="Noel M. Cainglet" w:date="2017-10-06T16:27:00Z">
        <w:r w:rsidRPr="004B77C7">
          <w:t>Prepared by</w:t>
        </w:r>
        <w:r w:rsidRPr="004B77C7">
          <w:tab/>
          <w:t>-</w:t>
        </w:r>
        <w:r w:rsidRPr="004B77C7">
          <w:tab/>
          <w:t>Chief Mate</w:t>
        </w:r>
      </w:ins>
    </w:p>
    <w:p w14:paraId="05C34217" w14:textId="77777777" w:rsidR="00EB70D0" w:rsidRPr="004B77C7" w:rsidRDefault="00EB70D0" w:rsidP="00EB70D0">
      <w:pPr>
        <w:tabs>
          <w:tab w:val="left" w:pos="900"/>
          <w:tab w:val="left" w:pos="2160"/>
          <w:tab w:val="left" w:pos="3960"/>
        </w:tabs>
        <w:ind w:left="360" w:firstLine="1080"/>
        <w:jc w:val="both"/>
        <w:rPr>
          <w:ins w:id="604" w:author="Noel M. Cainglet" w:date="2017-10-06T16:27:00Z"/>
        </w:rPr>
      </w:pPr>
      <w:ins w:id="605" w:author="Noel M. Cainglet" w:date="2017-10-06T16:27:00Z">
        <w:r w:rsidRPr="004B77C7">
          <w:t>Attested by</w:t>
        </w:r>
        <w:r w:rsidRPr="004B77C7">
          <w:tab/>
          <w:t>-</w:t>
        </w:r>
        <w:r w:rsidRPr="004B77C7">
          <w:tab/>
          <w:t>Chief Engineer/2</w:t>
        </w:r>
        <w:r w:rsidRPr="004B77C7">
          <w:rPr>
            <w:vertAlign w:val="superscript"/>
          </w:rPr>
          <w:t>nd</w:t>
        </w:r>
        <w:r w:rsidRPr="004B77C7">
          <w:t xml:space="preserve"> Engineer/2</w:t>
        </w:r>
        <w:r w:rsidRPr="004B77C7">
          <w:rPr>
            <w:vertAlign w:val="superscript"/>
          </w:rPr>
          <w:t>nd</w:t>
        </w:r>
        <w:r w:rsidRPr="004B77C7">
          <w:t xml:space="preserve"> Mate</w:t>
        </w:r>
      </w:ins>
    </w:p>
    <w:p w14:paraId="2ECB3184" w14:textId="77777777" w:rsidR="00EB70D0" w:rsidRPr="004B77C7" w:rsidRDefault="00EB70D0" w:rsidP="00EB70D0">
      <w:pPr>
        <w:tabs>
          <w:tab w:val="left" w:pos="900"/>
          <w:tab w:val="left" w:pos="2160"/>
          <w:tab w:val="left" w:pos="3960"/>
        </w:tabs>
        <w:ind w:left="360" w:firstLine="1080"/>
        <w:jc w:val="both"/>
        <w:rPr>
          <w:ins w:id="606" w:author="Noel M. Cainglet" w:date="2017-10-06T16:27:00Z"/>
        </w:rPr>
      </w:pPr>
      <w:ins w:id="607" w:author="Noel M. Cainglet" w:date="2017-10-06T16:27:00Z">
        <w:r w:rsidRPr="004B77C7">
          <w:t>Noted by</w:t>
        </w:r>
        <w:r w:rsidRPr="004B77C7">
          <w:tab/>
          <w:t>-</w:t>
        </w:r>
        <w:r w:rsidRPr="004B77C7">
          <w:tab/>
          <w:t>Master</w:t>
        </w:r>
      </w:ins>
    </w:p>
    <w:p w14:paraId="44376188" w14:textId="77777777" w:rsidR="00EB70D0" w:rsidRPr="004B77C7" w:rsidRDefault="00EB70D0" w:rsidP="00EB70D0">
      <w:pPr>
        <w:tabs>
          <w:tab w:val="left" w:pos="900"/>
          <w:tab w:val="left" w:pos="2160"/>
          <w:tab w:val="left" w:pos="3960"/>
        </w:tabs>
        <w:ind w:left="360" w:firstLine="1080"/>
        <w:jc w:val="both"/>
        <w:rPr>
          <w:ins w:id="608" w:author="Noel M. Cainglet" w:date="2017-10-06T16:27:00Z"/>
        </w:rPr>
      </w:pPr>
      <w:ins w:id="609" w:author="Noel M. Cainglet" w:date="2017-10-06T16:27:00Z">
        <w:r w:rsidRPr="004B77C7">
          <w:t xml:space="preserve">Distribution                </w:t>
        </w:r>
        <w:r w:rsidRPr="004B77C7">
          <w:tab/>
          <w:t>-</w:t>
        </w:r>
        <w:r w:rsidRPr="004B77C7">
          <w:tab/>
          <w:t>Copy 1 - Operations Department</w:t>
        </w:r>
      </w:ins>
    </w:p>
    <w:p w14:paraId="1BA56A50" w14:textId="77777777" w:rsidR="00EB70D0" w:rsidRPr="004B77C7" w:rsidRDefault="00EB70D0" w:rsidP="00EB70D0">
      <w:pPr>
        <w:tabs>
          <w:tab w:val="left" w:pos="900"/>
          <w:tab w:val="left" w:pos="2160"/>
          <w:tab w:val="left" w:pos="3960"/>
        </w:tabs>
        <w:ind w:left="360" w:firstLine="1080"/>
        <w:jc w:val="both"/>
        <w:rPr>
          <w:ins w:id="610" w:author="Noel M. Cainglet" w:date="2017-10-06T16:27:00Z"/>
        </w:rPr>
      </w:pPr>
      <w:ins w:id="611" w:author="Noel M. Cainglet" w:date="2017-10-06T16:27:00Z">
        <w:r w:rsidRPr="004B77C7">
          <w:tab/>
        </w:r>
        <w:r w:rsidRPr="004B77C7">
          <w:tab/>
        </w:r>
        <w:r w:rsidRPr="004B77C7">
          <w:tab/>
          <w:t>Copy 2 - Vessel Copy</w:t>
        </w:r>
      </w:ins>
    </w:p>
    <w:p w14:paraId="2E1D5DB1" w14:textId="415E89A0" w:rsidR="008279C6" w:rsidRPr="004B77C7" w:rsidDel="00EB70D0" w:rsidRDefault="008279C6" w:rsidP="008279C6">
      <w:pPr>
        <w:tabs>
          <w:tab w:val="left" w:pos="900"/>
          <w:tab w:val="left" w:pos="2160"/>
          <w:tab w:val="left" w:pos="3960"/>
        </w:tabs>
        <w:ind w:left="360" w:firstLine="1080"/>
        <w:jc w:val="both"/>
        <w:rPr>
          <w:del w:id="612" w:author="Noel M. Cainglet" w:date="2017-10-06T16:27:00Z"/>
        </w:rPr>
      </w:pPr>
      <w:del w:id="613" w:author="Noel M. Cainglet" w:date="2017-10-06T16:27:00Z">
        <w:r w:rsidRPr="004B77C7" w:rsidDel="00EB70D0">
          <w:delText>Prepared by</w:delText>
        </w:r>
        <w:r w:rsidRPr="004B77C7" w:rsidDel="00EB70D0">
          <w:tab/>
          <w:delText>-</w:delText>
        </w:r>
        <w:r w:rsidRPr="004B77C7" w:rsidDel="00EB70D0">
          <w:tab/>
          <w:delText>Master</w:delText>
        </w:r>
      </w:del>
    </w:p>
    <w:p w14:paraId="37A02671" w14:textId="74F65E39" w:rsidR="008279C6" w:rsidRPr="004B77C7" w:rsidDel="00EB70D0" w:rsidRDefault="008279C6" w:rsidP="008279C6">
      <w:pPr>
        <w:tabs>
          <w:tab w:val="left" w:pos="900"/>
          <w:tab w:val="left" w:pos="2160"/>
          <w:tab w:val="left" w:pos="3960"/>
        </w:tabs>
        <w:ind w:left="360" w:firstLine="1080"/>
        <w:jc w:val="both"/>
        <w:rPr>
          <w:del w:id="614" w:author="Noel M. Cainglet" w:date="2017-10-06T16:27:00Z"/>
        </w:rPr>
      </w:pPr>
      <w:del w:id="615" w:author="Noel M. Cainglet" w:date="2017-10-06T16:27:00Z">
        <w:r w:rsidRPr="004B77C7" w:rsidDel="00EB70D0">
          <w:delText>Acknowledged by</w:delText>
        </w:r>
        <w:r w:rsidRPr="004B77C7" w:rsidDel="00EB70D0">
          <w:tab/>
          <w:delText>-</w:delText>
        </w:r>
        <w:r w:rsidRPr="004B77C7" w:rsidDel="00EB70D0">
          <w:tab/>
          <w:delText>Chief Mate/Chief Engineer/2</w:delText>
        </w:r>
        <w:r w:rsidRPr="004B77C7" w:rsidDel="00EB70D0">
          <w:rPr>
            <w:vertAlign w:val="superscript"/>
          </w:rPr>
          <w:delText>nd</w:delText>
        </w:r>
        <w:r w:rsidRPr="004B77C7" w:rsidDel="00EB70D0">
          <w:delText xml:space="preserve"> Engineer/2</w:delText>
        </w:r>
        <w:r w:rsidRPr="004B77C7" w:rsidDel="00EB70D0">
          <w:rPr>
            <w:vertAlign w:val="superscript"/>
          </w:rPr>
          <w:delText>nd</w:delText>
        </w:r>
        <w:r w:rsidRPr="004B77C7" w:rsidDel="00EB70D0">
          <w:delText xml:space="preserve"> Mate</w:delText>
        </w:r>
      </w:del>
    </w:p>
    <w:p w14:paraId="15EFA069" w14:textId="31BD2336" w:rsidR="008279C6" w:rsidRPr="004B77C7" w:rsidDel="00EB70D0" w:rsidRDefault="008279C6" w:rsidP="008279C6">
      <w:pPr>
        <w:tabs>
          <w:tab w:val="left" w:pos="900"/>
          <w:tab w:val="left" w:pos="2160"/>
          <w:tab w:val="left" w:pos="3960"/>
        </w:tabs>
        <w:ind w:left="360" w:firstLine="1080"/>
        <w:jc w:val="both"/>
        <w:rPr>
          <w:del w:id="616" w:author="Noel M. Cainglet" w:date="2017-10-06T16:27:00Z"/>
        </w:rPr>
      </w:pPr>
      <w:del w:id="617" w:author="Noel M. Cainglet" w:date="2017-10-06T16:27:00Z">
        <w:r w:rsidRPr="004B77C7" w:rsidDel="00EB70D0">
          <w:delText xml:space="preserve">Distribution                </w:delText>
        </w:r>
        <w:r w:rsidRPr="004B77C7" w:rsidDel="00EB70D0">
          <w:tab/>
          <w:delText>-</w:delText>
        </w:r>
        <w:r w:rsidRPr="004B77C7" w:rsidDel="00EB70D0">
          <w:tab/>
          <w:delText>Copy 1 - Operations Department</w:delText>
        </w:r>
      </w:del>
    </w:p>
    <w:p w14:paraId="24E98A14" w14:textId="586A7E1C" w:rsidR="008279C6" w:rsidRPr="004B77C7" w:rsidDel="00EB70D0" w:rsidRDefault="008279C6" w:rsidP="008279C6">
      <w:pPr>
        <w:tabs>
          <w:tab w:val="left" w:pos="900"/>
          <w:tab w:val="left" w:pos="2160"/>
          <w:tab w:val="left" w:pos="3960"/>
        </w:tabs>
        <w:ind w:left="360" w:firstLine="1080"/>
        <w:jc w:val="both"/>
        <w:rPr>
          <w:del w:id="618" w:author="Noel M. Cainglet" w:date="2017-10-06T16:27:00Z"/>
        </w:rPr>
      </w:pPr>
      <w:del w:id="619" w:author="Noel M. Cainglet" w:date="2017-10-06T16:27:00Z">
        <w:r w:rsidRPr="004B77C7" w:rsidDel="00EB70D0">
          <w:tab/>
        </w:r>
        <w:r w:rsidRPr="004B77C7" w:rsidDel="00EB70D0">
          <w:tab/>
        </w:r>
        <w:r w:rsidRPr="004B77C7" w:rsidDel="00EB70D0">
          <w:tab/>
          <w:delText>Copy 2 – Vessel Copy</w:delText>
        </w:r>
      </w:del>
    </w:p>
    <w:p w14:paraId="72BD6CE1" w14:textId="77777777" w:rsidR="008279C6" w:rsidRPr="004B77C7" w:rsidRDefault="008279C6" w:rsidP="008279C6">
      <w:pPr>
        <w:pStyle w:val="ListParagraph"/>
        <w:tabs>
          <w:tab w:val="left" w:pos="900"/>
          <w:tab w:val="left" w:pos="2160"/>
          <w:tab w:val="left" w:pos="3960"/>
        </w:tabs>
        <w:ind w:left="936"/>
        <w:jc w:val="both"/>
      </w:pPr>
      <w:r w:rsidRPr="004B77C7">
        <w:br w:type="page"/>
      </w:r>
    </w:p>
    <w:p w14:paraId="51FA818F" w14:textId="485E7C0D" w:rsidR="007176F9" w:rsidRPr="004B77C7" w:rsidRDefault="00FC56BD" w:rsidP="008279C6">
      <w:pPr>
        <w:pStyle w:val="ListParagraph"/>
        <w:numPr>
          <w:ilvl w:val="1"/>
          <w:numId w:val="1"/>
        </w:numPr>
        <w:tabs>
          <w:tab w:val="left" w:pos="900"/>
          <w:tab w:val="left" w:pos="2160"/>
          <w:tab w:val="left" w:pos="3960"/>
        </w:tabs>
        <w:jc w:val="both"/>
      </w:pPr>
      <w:r w:rsidRPr="004B77C7">
        <w:lastRenderedPageBreak/>
        <w:t xml:space="preserve">Personnel </w:t>
      </w:r>
      <w:r w:rsidR="007176F9" w:rsidRPr="004B77C7">
        <w:t>Accident Report Form</w:t>
      </w:r>
    </w:p>
    <w:p w14:paraId="11749468" w14:textId="30F93468" w:rsidR="007527E3" w:rsidRPr="004B77C7" w:rsidRDefault="007527E3" w:rsidP="00724318">
      <w:pPr>
        <w:tabs>
          <w:tab w:val="left" w:pos="900"/>
          <w:tab w:val="left" w:pos="2160"/>
          <w:tab w:val="left" w:pos="3960"/>
        </w:tabs>
        <w:jc w:val="both"/>
      </w:pPr>
    </w:p>
    <w:p w14:paraId="635C53C5" w14:textId="39F51D51" w:rsidR="00724318" w:rsidRPr="004B77C7" w:rsidRDefault="00724318" w:rsidP="00724318">
      <w:pPr>
        <w:tabs>
          <w:tab w:val="left" w:pos="900"/>
          <w:tab w:val="left" w:pos="2160"/>
          <w:tab w:val="left" w:pos="3960"/>
        </w:tabs>
        <w:jc w:val="center"/>
        <w:rPr>
          <w:ins w:id="620" w:author="Noel M. Cainglet" w:date="2017-10-06T16:29:00Z"/>
        </w:rPr>
      </w:pPr>
      <w:r w:rsidRPr="004B77C7">
        <w:rPr>
          <w:noProof/>
          <w:lang w:val="en-PH" w:eastAsia="en-PH"/>
        </w:rPr>
        <w:drawing>
          <wp:inline distT="0" distB="0" distL="0" distR="0" wp14:anchorId="6464B542" wp14:editId="5E99AB7B">
            <wp:extent cx="5989320" cy="694477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9320" cy="6944778"/>
                    </a:xfrm>
                    <a:prstGeom prst="rect">
                      <a:avLst/>
                    </a:prstGeom>
                    <a:noFill/>
                    <a:ln>
                      <a:noFill/>
                    </a:ln>
                  </pic:spPr>
                </pic:pic>
              </a:graphicData>
            </a:graphic>
          </wp:inline>
        </w:drawing>
      </w:r>
    </w:p>
    <w:p w14:paraId="03E29B90" w14:textId="01B33894" w:rsidR="00743781" w:rsidRPr="004B77C7" w:rsidRDefault="00743781">
      <w:pPr>
        <w:tabs>
          <w:tab w:val="left" w:pos="900"/>
          <w:tab w:val="left" w:pos="2160"/>
          <w:tab w:val="left" w:pos="3960"/>
        </w:tabs>
        <w:jc w:val="center"/>
        <w:pPrChange w:id="621" w:author="Noel M. Cainglet" w:date="2017-10-06T16:33:00Z">
          <w:pPr>
            <w:pStyle w:val="ListParagraph"/>
            <w:tabs>
              <w:tab w:val="left" w:pos="900"/>
              <w:tab w:val="left" w:pos="2160"/>
              <w:tab w:val="left" w:pos="3960"/>
            </w:tabs>
            <w:ind w:left="936"/>
            <w:jc w:val="both"/>
          </w:pPr>
        </w:pPrChange>
      </w:pPr>
    </w:p>
    <w:p w14:paraId="6920EDE4" w14:textId="05B49CE2" w:rsidR="007527E3" w:rsidRPr="004B77C7" w:rsidDel="003E12D1" w:rsidRDefault="007527E3" w:rsidP="007527E3">
      <w:pPr>
        <w:tabs>
          <w:tab w:val="left" w:pos="900"/>
          <w:tab w:val="left" w:pos="2160"/>
          <w:tab w:val="left" w:pos="3960"/>
        </w:tabs>
        <w:jc w:val="center"/>
        <w:rPr>
          <w:del w:id="622" w:author="Noel M. Cainglet" w:date="2017-10-06T16:33:00Z"/>
        </w:rPr>
      </w:pPr>
      <w:del w:id="623" w:author="Noel M. Cainglet" w:date="2017-10-06T15:57:00Z">
        <w:r w:rsidRPr="004B77C7" w:rsidDel="00042DD2">
          <w:rPr>
            <w:noProof/>
            <w:lang w:val="en-PH" w:eastAsia="en-PH"/>
          </w:rPr>
          <w:drawing>
            <wp:inline distT="0" distB="0" distL="0" distR="0" wp14:anchorId="30711D5C" wp14:editId="7CF335B5">
              <wp:extent cx="5989320" cy="6235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9320" cy="6235958"/>
                      </a:xfrm>
                      <a:prstGeom prst="rect">
                        <a:avLst/>
                      </a:prstGeom>
                      <a:noFill/>
                      <a:ln>
                        <a:noFill/>
                      </a:ln>
                    </pic:spPr>
                  </pic:pic>
                </a:graphicData>
              </a:graphic>
            </wp:inline>
          </w:drawing>
        </w:r>
      </w:del>
    </w:p>
    <w:p w14:paraId="0FCA18BF" w14:textId="6D3B555D" w:rsidR="007176F9" w:rsidRPr="004B77C7" w:rsidDel="003E12D1" w:rsidRDefault="007176F9">
      <w:pPr>
        <w:tabs>
          <w:tab w:val="left" w:pos="900"/>
          <w:tab w:val="left" w:pos="2160"/>
          <w:tab w:val="left" w:pos="3960"/>
        </w:tabs>
        <w:jc w:val="center"/>
        <w:rPr>
          <w:del w:id="624" w:author="Noel M. Cainglet" w:date="2017-10-06T16:33:00Z"/>
        </w:rPr>
        <w:pPrChange w:id="625" w:author="Noel M. Cainglet" w:date="2017-10-06T16:33:00Z">
          <w:pPr>
            <w:pStyle w:val="ListParagraph"/>
            <w:tabs>
              <w:tab w:val="left" w:pos="900"/>
              <w:tab w:val="left" w:pos="2160"/>
              <w:tab w:val="left" w:pos="3960"/>
            </w:tabs>
            <w:ind w:left="936"/>
            <w:jc w:val="center"/>
          </w:pPr>
        </w:pPrChange>
      </w:pPr>
    </w:p>
    <w:p w14:paraId="01672F09" w14:textId="77777777" w:rsidR="003E12D1" w:rsidRPr="004B77C7" w:rsidRDefault="003E12D1" w:rsidP="007527E3">
      <w:pPr>
        <w:pStyle w:val="ListParagraph"/>
        <w:tabs>
          <w:tab w:val="left" w:pos="900"/>
          <w:tab w:val="left" w:pos="2160"/>
          <w:tab w:val="left" w:pos="3960"/>
        </w:tabs>
        <w:ind w:left="936"/>
        <w:jc w:val="center"/>
        <w:rPr>
          <w:ins w:id="626" w:author="Noel M. Cainglet" w:date="2017-10-06T16:33:00Z"/>
          <w:i/>
        </w:rPr>
      </w:pPr>
    </w:p>
    <w:p w14:paraId="4F959BBB" w14:textId="365EC576" w:rsidR="007176F9" w:rsidRPr="004B77C7" w:rsidRDefault="001613C6">
      <w:pPr>
        <w:tabs>
          <w:tab w:val="left" w:pos="900"/>
          <w:tab w:val="left" w:pos="2160"/>
          <w:tab w:val="left" w:pos="3960"/>
        </w:tabs>
        <w:jc w:val="center"/>
        <w:pPrChange w:id="627" w:author="Noel M. Cainglet" w:date="2017-10-06T16:34:00Z">
          <w:pPr>
            <w:pStyle w:val="ListParagraph"/>
            <w:tabs>
              <w:tab w:val="left" w:pos="900"/>
              <w:tab w:val="left" w:pos="2160"/>
              <w:tab w:val="left" w:pos="3960"/>
            </w:tabs>
            <w:ind w:left="936"/>
            <w:jc w:val="both"/>
          </w:pPr>
        </w:pPrChange>
      </w:pPr>
      <w:r w:rsidRPr="004B77C7">
        <w:rPr>
          <w:noProof/>
          <w:lang w:val="en-PH" w:eastAsia="en-PH"/>
        </w:rPr>
        <w:lastRenderedPageBreak/>
        <w:drawing>
          <wp:inline distT="0" distB="0" distL="0" distR="0" wp14:anchorId="56B29DAE" wp14:editId="22380DFB">
            <wp:extent cx="5989320" cy="5976334"/>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9320" cy="5976334"/>
                    </a:xfrm>
                    <a:prstGeom prst="rect">
                      <a:avLst/>
                    </a:prstGeom>
                    <a:noFill/>
                    <a:ln>
                      <a:noFill/>
                    </a:ln>
                  </pic:spPr>
                </pic:pic>
              </a:graphicData>
            </a:graphic>
          </wp:inline>
        </w:drawing>
      </w:r>
      <w:del w:id="628" w:author="Noel M. Cainglet" w:date="2017-10-06T16:34:00Z">
        <w:r w:rsidR="007176F9" w:rsidRPr="004B77C7" w:rsidDel="00806CD9">
          <w:br w:type="page"/>
        </w:r>
      </w:del>
    </w:p>
    <w:p w14:paraId="6C141F35" w14:textId="631C8E8A" w:rsidR="007527E3" w:rsidRPr="004B77C7" w:rsidDel="00FA668A" w:rsidRDefault="007527E3" w:rsidP="007527E3">
      <w:pPr>
        <w:tabs>
          <w:tab w:val="left" w:pos="900"/>
          <w:tab w:val="left" w:pos="2160"/>
          <w:tab w:val="left" w:pos="3960"/>
        </w:tabs>
        <w:jc w:val="center"/>
        <w:rPr>
          <w:del w:id="629" w:author="Noel M. Cainglet" w:date="2017-10-06T16:34:00Z"/>
        </w:rPr>
      </w:pPr>
      <w:del w:id="630" w:author="Noel M. Cainglet" w:date="2017-10-06T15:57:00Z">
        <w:r w:rsidRPr="004B77C7" w:rsidDel="00042DD2">
          <w:rPr>
            <w:noProof/>
            <w:lang w:val="en-PH" w:eastAsia="en-PH"/>
          </w:rPr>
          <w:drawing>
            <wp:inline distT="0" distB="0" distL="0" distR="0" wp14:anchorId="33CE7DFB" wp14:editId="7B748E17">
              <wp:extent cx="5989320" cy="5069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89320" cy="5069205"/>
                      </a:xfrm>
                      <a:prstGeom prst="rect">
                        <a:avLst/>
                      </a:prstGeom>
                      <a:noFill/>
                      <a:ln>
                        <a:noFill/>
                      </a:ln>
                    </pic:spPr>
                  </pic:pic>
                </a:graphicData>
              </a:graphic>
            </wp:inline>
          </w:drawing>
        </w:r>
      </w:del>
    </w:p>
    <w:p w14:paraId="711D2611" w14:textId="370C6378" w:rsidR="007527E3" w:rsidRPr="004B77C7" w:rsidDel="00FA668A" w:rsidRDefault="007527E3" w:rsidP="007527E3">
      <w:pPr>
        <w:tabs>
          <w:tab w:val="left" w:pos="900"/>
          <w:tab w:val="left" w:pos="2160"/>
          <w:tab w:val="left" w:pos="3960"/>
        </w:tabs>
        <w:jc w:val="both"/>
        <w:rPr>
          <w:del w:id="631" w:author="Noel M. Cainglet" w:date="2017-10-06T16:34:00Z"/>
        </w:rPr>
      </w:pPr>
    </w:p>
    <w:p w14:paraId="73929FE1" w14:textId="255D9B87" w:rsidR="007527E3" w:rsidRPr="004B77C7" w:rsidDel="00FA668A" w:rsidRDefault="007527E3" w:rsidP="007527E3">
      <w:pPr>
        <w:tabs>
          <w:tab w:val="left" w:pos="900"/>
          <w:tab w:val="left" w:pos="2160"/>
          <w:tab w:val="left" w:pos="3960"/>
        </w:tabs>
        <w:jc w:val="both"/>
        <w:rPr>
          <w:del w:id="632" w:author="Noel M. Cainglet" w:date="2017-10-06T16:34:00Z"/>
        </w:rPr>
      </w:pPr>
    </w:p>
    <w:p w14:paraId="6B907C7A" w14:textId="77777777" w:rsidR="001613C6" w:rsidRPr="004B77C7" w:rsidRDefault="001613C6" w:rsidP="002B52A2">
      <w:pPr>
        <w:tabs>
          <w:tab w:val="left" w:pos="3240"/>
          <w:tab w:val="left" w:pos="3960"/>
          <w:tab w:val="left" w:pos="4320"/>
          <w:tab w:val="center" w:pos="5436"/>
        </w:tabs>
        <w:ind w:left="5040" w:hanging="3600"/>
        <w:jc w:val="both"/>
      </w:pPr>
    </w:p>
    <w:p w14:paraId="41F4E7BE" w14:textId="6323B2D5" w:rsidR="002B52A2" w:rsidRPr="004B77C7" w:rsidRDefault="002B52A2" w:rsidP="002B52A2">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B41681" w:rsidRPr="004B77C7">
        <w:t>3</w:t>
      </w:r>
    </w:p>
    <w:p w14:paraId="6B6B479A" w14:textId="5720FEEA" w:rsidR="002B52A2" w:rsidRPr="004B77C7" w:rsidRDefault="002B52A2" w:rsidP="002B52A2">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99725F" w:rsidRPr="004B77C7">
        <w:t>This is prepared in cases of incidents results to personnel injury.</w:t>
      </w:r>
    </w:p>
    <w:p w14:paraId="0DA6D39D" w14:textId="26148304" w:rsidR="002B52A2" w:rsidRPr="004B77C7" w:rsidRDefault="002B52A2" w:rsidP="002B52A2">
      <w:pPr>
        <w:tabs>
          <w:tab w:val="left" w:pos="900"/>
          <w:tab w:val="left" w:pos="2160"/>
          <w:tab w:val="left" w:pos="3960"/>
        </w:tabs>
        <w:ind w:left="360" w:firstLine="1080"/>
        <w:jc w:val="both"/>
      </w:pPr>
      <w:r w:rsidRPr="004B77C7">
        <w:t>Prepared by</w:t>
      </w:r>
      <w:r w:rsidRPr="004B77C7">
        <w:tab/>
        <w:t>-</w:t>
      </w:r>
      <w:r w:rsidRPr="004B77C7">
        <w:tab/>
      </w:r>
      <w:r w:rsidR="00E92685" w:rsidRPr="004B77C7">
        <w:t>Chief Mate</w:t>
      </w:r>
    </w:p>
    <w:p w14:paraId="5410DA77" w14:textId="241AB4E3" w:rsidR="002B52A2" w:rsidRPr="004B77C7" w:rsidRDefault="00483F05" w:rsidP="002B52A2">
      <w:pPr>
        <w:tabs>
          <w:tab w:val="left" w:pos="900"/>
          <w:tab w:val="left" w:pos="2160"/>
          <w:tab w:val="left" w:pos="3960"/>
        </w:tabs>
        <w:ind w:left="360" w:firstLine="1080"/>
        <w:jc w:val="both"/>
      </w:pPr>
      <w:r w:rsidRPr="004B77C7">
        <w:t>Noted</w:t>
      </w:r>
      <w:r w:rsidR="002B52A2" w:rsidRPr="004B77C7">
        <w:t xml:space="preserve"> by</w:t>
      </w:r>
      <w:r w:rsidR="002B52A2" w:rsidRPr="004B77C7">
        <w:tab/>
        <w:t>-</w:t>
      </w:r>
      <w:r w:rsidR="002B52A2" w:rsidRPr="004B77C7">
        <w:tab/>
      </w:r>
      <w:r w:rsidR="00E92685" w:rsidRPr="004B77C7">
        <w:t>Master</w:t>
      </w:r>
    </w:p>
    <w:p w14:paraId="2599FC6C" w14:textId="20FA67AF" w:rsidR="002B52A2" w:rsidRPr="004B77C7" w:rsidRDefault="002B52A2" w:rsidP="002B52A2">
      <w:pPr>
        <w:tabs>
          <w:tab w:val="left" w:pos="900"/>
          <w:tab w:val="left" w:pos="2160"/>
          <w:tab w:val="left" w:pos="3960"/>
        </w:tabs>
        <w:ind w:left="360" w:firstLine="1080"/>
        <w:jc w:val="both"/>
      </w:pPr>
      <w:r w:rsidRPr="004B77C7">
        <w:t xml:space="preserve">Distribution                </w:t>
      </w:r>
      <w:r w:rsidRPr="004B77C7">
        <w:tab/>
        <w:t>-</w:t>
      </w:r>
      <w:r w:rsidRPr="004B77C7">
        <w:tab/>
      </w:r>
      <w:r w:rsidR="00E65DB5" w:rsidRPr="004B77C7">
        <w:t>Copy 1 - Operations Department</w:t>
      </w:r>
      <w:r w:rsidR="00C16757" w:rsidRPr="004B77C7">
        <w:t xml:space="preserve"> through the DPA</w:t>
      </w:r>
    </w:p>
    <w:p w14:paraId="66F97E48" w14:textId="49E71732" w:rsidR="00E65DB5" w:rsidRPr="004B77C7" w:rsidRDefault="00E65DB5" w:rsidP="002B52A2">
      <w:pPr>
        <w:tabs>
          <w:tab w:val="left" w:pos="900"/>
          <w:tab w:val="left" w:pos="2160"/>
          <w:tab w:val="left" w:pos="3960"/>
        </w:tabs>
        <w:ind w:left="360" w:firstLine="1080"/>
        <w:jc w:val="both"/>
      </w:pPr>
      <w:r w:rsidRPr="004B77C7">
        <w:tab/>
      </w:r>
      <w:r w:rsidRPr="004B77C7">
        <w:tab/>
      </w:r>
      <w:r w:rsidRPr="004B77C7">
        <w:tab/>
        <w:t xml:space="preserve">Copy 2 </w:t>
      </w:r>
      <w:r w:rsidR="007F6A04" w:rsidRPr="004B77C7">
        <w:t xml:space="preserve">- </w:t>
      </w:r>
      <w:r w:rsidR="00090EA8" w:rsidRPr="004B77C7">
        <w:t>HR Department</w:t>
      </w:r>
    </w:p>
    <w:p w14:paraId="4AD6ACC5" w14:textId="6CD5FD8B" w:rsidR="007527E3" w:rsidRPr="004B77C7" w:rsidRDefault="002A2C4F" w:rsidP="00672A5C">
      <w:pPr>
        <w:tabs>
          <w:tab w:val="left" w:pos="900"/>
          <w:tab w:val="left" w:pos="2160"/>
          <w:tab w:val="left" w:pos="3960"/>
        </w:tabs>
        <w:ind w:left="360" w:firstLine="1080"/>
        <w:jc w:val="both"/>
      </w:pPr>
      <w:r w:rsidRPr="004B77C7">
        <w:tab/>
      </w:r>
      <w:r w:rsidRPr="004B77C7">
        <w:tab/>
      </w:r>
      <w:r w:rsidRPr="004B77C7">
        <w:tab/>
        <w:t xml:space="preserve">Copy 3 </w:t>
      </w:r>
      <w:r w:rsidR="007F6A04" w:rsidRPr="004B77C7">
        <w:t xml:space="preserve">- </w:t>
      </w:r>
      <w:r w:rsidR="00090EA8" w:rsidRPr="004B77C7">
        <w:t>Vessel Copy</w:t>
      </w:r>
    </w:p>
    <w:p w14:paraId="329B958C" w14:textId="7C41C4A2" w:rsidR="0062522C" w:rsidRPr="004B77C7" w:rsidRDefault="0062522C" w:rsidP="00937FCD">
      <w:pPr>
        <w:pStyle w:val="ListParagraph"/>
        <w:numPr>
          <w:ilvl w:val="1"/>
          <w:numId w:val="1"/>
        </w:numPr>
        <w:tabs>
          <w:tab w:val="left" w:pos="900"/>
          <w:tab w:val="left" w:pos="2160"/>
          <w:tab w:val="left" w:pos="3960"/>
        </w:tabs>
        <w:jc w:val="both"/>
        <w:rPr>
          <w:ins w:id="633" w:author="Noel M. Cainglet" w:date="2017-10-06T16:36:00Z"/>
        </w:rPr>
      </w:pPr>
      <w:r w:rsidRPr="004B77C7">
        <w:lastRenderedPageBreak/>
        <w:t>Ship Accident Report Form</w:t>
      </w:r>
    </w:p>
    <w:p w14:paraId="5FC069ED" w14:textId="5D13001D" w:rsidR="00641E15" w:rsidRPr="004B77C7" w:rsidRDefault="00641E15" w:rsidP="00641E15">
      <w:pPr>
        <w:tabs>
          <w:tab w:val="left" w:pos="900"/>
          <w:tab w:val="left" w:pos="2160"/>
          <w:tab w:val="left" w:pos="3960"/>
        </w:tabs>
        <w:jc w:val="center"/>
      </w:pPr>
      <w:r w:rsidRPr="004B77C7">
        <w:rPr>
          <w:noProof/>
          <w:lang w:val="en-PH" w:eastAsia="en-PH"/>
        </w:rPr>
        <w:drawing>
          <wp:inline distT="0" distB="0" distL="0" distR="0" wp14:anchorId="1E49605B" wp14:editId="134AAB90">
            <wp:extent cx="3720715" cy="548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20715" cy="5486400"/>
                    </a:xfrm>
                    <a:prstGeom prst="rect">
                      <a:avLst/>
                    </a:prstGeom>
                    <a:noFill/>
                    <a:ln>
                      <a:noFill/>
                    </a:ln>
                  </pic:spPr>
                </pic:pic>
              </a:graphicData>
            </a:graphic>
          </wp:inline>
        </w:drawing>
      </w:r>
    </w:p>
    <w:p w14:paraId="06217C86" w14:textId="64A2C350" w:rsidR="00641E15" w:rsidRPr="004B77C7" w:rsidRDefault="00641E15" w:rsidP="00641E15">
      <w:pPr>
        <w:tabs>
          <w:tab w:val="left" w:pos="900"/>
          <w:tab w:val="left" w:pos="2160"/>
          <w:tab w:val="left" w:pos="3960"/>
        </w:tabs>
        <w:ind w:left="540" w:firstLine="900"/>
      </w:pPr>
    </w:p>
    <w:p w14:paraId="532BCC53" w14:textId="77777777" w:rsidR="00641E15" w:rsidRPr="004B77C7" w:rsidDel="002066CB" w:rsidRDefault="00641E15">
      <w:pPr>
        <w:tabs>
          <w:tab w:val="left" w:pos="900"/>
          <w:tab w:val="left" w:pos="2160"/>
          <w:tab w:val="left" w:pos="3960"/>
        </w:tabs>
        <w:rPr>
          <w:del w:id="634" w:author="Noel M. Cainglet" w:date="2017-10-06T16:35:00Z"/>
        </w:rPr>
        <w:pPrChange w:id="635" w:author="Noel M. Cainglet" w:date="2017-10-06T16:35:00Z">
          <w:pPr>
            <w:pStyle w:val="ListParagraph"/>
            <w:numPr>
              <w:ilvl w:val="1"/>
              <w:numId w:val="1"/>
            </w:numPr>
            <w:tabs>
              <w:tab w:val="left" w:pos="900"/>
              <w:tab w:val="num" w:pos="936"/>
              <w:tab w:val="left" w:pos="2160"/>
              <w:tab w:val="left" w:pos="3960"/>
            </w:tabs>
            <w:ind w:left="936" w:hanging="360"/>
            <w:jc w:val="both"/>
          </w:pPr>
        </w:pPrChange>
      </w:pPr>
    </w:p>
    <w:p w14:paraId="23D37F1C" w14:textId="4B1D0EF3" w:rsidR="0062522C" w:rsidRPr="004B77C7" w:rsidDel="002066CB" w:rsidRDefault="0062522C">
      <w:pPr>
        <w:tabs>
          <w:tab w:val="left" w:pos="900"/>
          <w:tab w:val="left" w:pos="2160"/>
          <w:tab w:val="left" w:pos="3960"/>
        </w:tabs>
        <w:rPr>
          <w:del w:id="636" w:author="Noel M. Cainglet" w:date="2017-10-06T16:35:00Z"/>
        </w:rPr>
      </w:pPr>
    </w:p>
    <w:p w14:paraId="722EF012" w14:textId="391880C1" w:rsidR="000222E1" w:rsidRPr="004B77C7" w:rsidRDefault="000222E1" w:rsidP="00641E15">
      <w:pPr>
        <w:tabs>
          <w:tab w:val="left" w:pos="900"/>
          <w:tab w:val="left" w:pos="2160"/>
          <w:tab w:val="left" w:pos="3960"/>
        </w:tabs>
        <w:ind w:left="540" w:firstLine="900"/>
      </w:pPr>
      <w:del w:id="637" w:author="Noel M. Cainglet" w:date="2017-10-06T15:58:00Z">
        <w:r w:rsidRPr="004B77C7" w:rsidDel="00042DD2">
          <w:rPr>
            <w:noProof/>
            <w:lang w:val="en-PH" w:eastAsia="en-PH"/>
          </w:rPr>
          <w:drawing>
            <wp:inline distT="0" distB="0" distL="0" distR="0" wp14:anchorId="09194DB5" wp14:editId="2870A350">
              <wp:extent cx="5169455" cy="594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9455" cy="5943600"/>
                      </a:xfrm>
                      <a:prstGeom prst="rect">
                        <a:avLst/>
                      </a:prstGeom>
                      <a:noFill/>
                      <a:ln>
                        <a:noFill/>
                      </a:ln>
                    </pic:spPr>
                  </pic:pic>
                </a:graphicData>
              </a:graphic>
            </wp:inline>
          </w:drawing>
        </w:r>
      </w:del>
      <w:r w:rsidRPr="004B77C7">
        <w:t>No. of copies</w:t>
      </w:r>
      <w:r w:rsidRPr="004B77C7">
        <w:tab/>
        <w:t>-</w:t>
      </w:r>
      <w:r w:rsidRPr="004B77C7">
        <w:tab/>
      </w:r>
      <w:r w:rsidR="009D5BFF" w:rsidRPr="004B77C7">
        <w:t>4</w:t>
      </w:r>
    </w:p>
    <w:p w14:paraId="0DBCE9CA" w14:textId="2556D901" w:rsidR="000222E1" w:rsidRPr="004B77C7" w:rsidRDefault="000222E1" w:rsidP="000222E1">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DA421C" w:rsidRPr="004B77C7">
        <w:t>This is prepared in cases of incidents resulting to ship or property damage such as collision, grounding, etc.</w:t>
      </w:r>
    </w:p>
    <w:p w14:paraId="2361989E" w14:textId="0CB5F04C" w:rsidR="000222E1" w:rsidRPr="004B77C7" w:rsidRDefault="000222E1" w:rsidP="000222E1">
      <w:pPr>
        <w:tabs>
          <w:tab w:val="left" w:pos="900"/>
          <w:tab w:val="left" w:pos="2160"/>
          <w:tab w:val="left" w:pos="3960"/>
        </w:tabs>
        <w:ind w:left="360" w:firstLine="1080"/>
        <w:jc w:val="both"/>
      </w:pPr>
      <w:r w:rsidRPr="004B77C7">
        <w:t>Prepared by</w:t>
      </w:r>
      <w:r w:rsidRPr="004B77C7">
        <w:tab/>
        <w:t>-</w:t>
      </w:r>
      <w:r w:rsidRPr="004B77C7">
        <w:tab/>
      </w:r>
      <w:r w:rsidR="008F7DC6" w:rsidRPr="004B77C7">
        <w:t>Chief Mate</w:t>
      </w:r>
    </w:p>
    <w:p w14:paraId="72289BA5" w14:textId="70437FCE" w:rsidR="000222E1" w:rsidRPr="004B77C7" w:rsidRDefault="00DA421C" w:rsidP="000222E1">
      <w:pPr>
        <w:tabs>
          <w:tab w:val="left" w:pos="900"/>
          <w:tab w:val="left" w:pos="2160"/>
          <w:tab w:val="left" w:pos="3960"/>
        </w:tabs>
        <w:ind w:left="360" w:firstLine="1080"/>
        <w:jc w:val="both"/>
      </w:pPr>
      <w:r w:rsidRPr="004B77C7">
        <w:t xml:space="preserve">Confirmed </w:t>
      </w:r>
      <w:r w:rsidR="000222E1" w:rsidRPr="004B77C7">
        <w:t>by</w:t>
      </w:r>
      <w:r w:rsidR="000222E1" w:rsidRPr="004B77C7">
        <w:tab/>
        <w:t>-</w:t>
      </w:r>
      <w:r w:rsidR="00793FF5" w:rsidRPr="004B77C7">
        <w:tab/>
      </w:r>
      <w:r w:rsidR="008F7DC6" w:rsidRPr="004B77C7">
        <w:t>Master</w:t>
      </w:r>
    </w:p>
    <w:p w14:paraId="1AE7F644" w14:textId="5C3DE85E" w:rsidR="000222E1" w:rsidRPr="004B77C7" w:rsidRDefault="000222E1" w:rsidP="000222E1">
      <w:pPr>
        <w:tabs>
          <w:tab w:val="left" w:pos="900"/>
          <w:tab w:val="left" w:pos="2160"/>
          <w:tab w:val="left" w:pos="3960"/>
        </w:tabs>
        <w:ind w:left="360" w:firstLine="1080"/>
        <w:jc w:val="both"/>
      </w:pPr>
      <w:r w:rsidRPr="004B77C7">
        <w:t xml:space="preserve">Distribution                </w:t>
      </w:r>
      <w:r w:rsidRPr="004B77C7">
        <w:tab/>
        <w:t>-</w:t>
      </w:r>
      <w:r w:rsidRPr="004B77C7">
        <w:tab/>
      </w:r>
      <w:r w:rsidR="00793FF5" w:rsidRPr="004B77C7">
        <w:t xml:space="preserve">Copy 1 </w:t>
      </w:r>
      <w:r w:rsidR="009E1C3C" w:rsidRPr="004B77C7">
        <w:t>-</w:t>
      </w:r>
      <w:r w:rsidR="00793FF5" w:rsidRPr="004B77C7">
        <w:t xml:space="preserve"> Operations Department</w:t>
      </w:r>
      <w:r w:rsidR="006156BD" w:rsidRPr="004B77C7">
        <w:t xml:space="preserve"> through the DPA</w:t>
      </w:r>
    </w:p>
    <w:p w14:paraId="1F1FF6D8" w14:textId="0668B0E3" w:rsidR="00793FF5" w:rsidRPr="004B77C7" w:rsidRDefault="009E1C3C" w:rsidP="000222E1">
      <w:pPr>
        <w:tabs>
          <w:tab w:val="left" w:pos="900"/>
          <w:tab w:val="left" w:pos="2160"/>
          <w:tab w:val="left" w:pos="3960"/>
        </w:tabs>
        <w:ind w:left="360" w:firstLine="1080"/>
        <w:jc w:val="both"/>
      </w:pPr>
      <w:r w:rsidRPr="004B77C7">
        <w:tab/>
      </w:r>
      <w:r w:rsidRPr="004B77C7">
        <w:tab/>
      </w:r>
      <w:r w:rsidRPr="004B77C7">
        <w:tab/>
        <w:t xml:space="preserve">Copy 2 </w:t>
      </w:r>
      <w:r w:rsidR="004521FD" w:rsidRPr="004B77C7">
        <w:t>- Engineering and Maintenance Department</w:t>
      </w:r>
    </w:p>
    <w:p w14:paraId="4C60022F" w14:textId="2DE469C3" w:rsidR="009E1C3C" w:rsidRPr="004B77C7" w:rsidRDefault="009E1C3C" w:rsidP="000222E1">
      <w:pPr>
        <w:tabs>
          <w:tab w:val="left" w:pos="900"/>
          <w:tab w:val="left" w:pos="2160"/>
          <w:tab w:val="left" w:pos="3960"/>
        </w:tabs>
        <w:ind w:left="360" w:firstLine="1080"/>
        <w:jc w:val="both"/>
      </w:pPr>
      <w:r w:rsidRPr="004B77C7">
        <w:tab/>
      </w:r>
      <w:r w:rsidRPr="004B77C7">
        <w:tab/>
      </w:r>
      <w:r w:rsidRPr="004B77C7">
        <w:tab/>
        <w:t xml:space="preserve">Copy 3 </w:t>
      </w:r>
      <w:r w:rsidR="004521FD" w:rsidRPr="004B77C7">
        <w:t>-</w:t>
      </w:r>
      <w:r w:rsidRPr="004B77C7">
        <w:t xml:space="preserve"> </w:t>
      </w:r>
      <w:r w:rsidR="004521FD" w:rsidRPr="004B77C7">
        <w:t>HR Department</w:t>
      </w:r>
    </w:p>
    <w:p w14:paraId="23D64CF0" w14:textId="2CC541FF" w:rsidR="009E1C3C" w:rsidRPr="004B77C7" w:rsidRDefault="009E1C3C" w:rsidP="000222E1">
      <w:pPr>
        <w:tabs>
          <w:tab w:val="left" w:pos="900"/>
          <w:tab w:val="left" w:pos="2160"/>
          <w:tab w:val="left" w:pos="3960"/>
        </w:tabs>
        <w:ind w:left="360" w:firstLine="1080"/>
        <w:jc w:val="both"/>
      </w:pPr>
      <w:r w:rsidRPr="004B77C7">
        <w:tab/>
      </w:r>
      <w:r w:rsidRPr="004B77C7">
        <w:tab/>
      </w:r>
      <w:r w:rsidRPr="004B77C7">
        <w:tab/>
        <w:t xml:space="preserve">Copy 4 </w:t>
      </w:r>
      <w:r w:rsidR="00D97325" w:rsidRPr="004B77C7">
        <w:t>-</w:t>
      </w:r>
      <w:r w:rsidRPr="004B77C7">
        <w:t xml:space="preserve"> </w:t>
      </w:r>
      <w:r w:rsidR="00D97325" w:rsidRPr="004B77C7">
        <w:t>Vessel Copy</w:t>
      </w:r>
    </w:p>
    <w:p w14:paraId="6439E3D4" w14:textId="69632D1D" w:rsidR="00387B30" w:rsidRPr="004B77C7" w:rsidRDefault="00387B30" w:rsidP="00387B30">
      <w:pPr>
        <w:pStyle w:val="ListParagraph"/>
        <w:tabs>
          <w:tab w:val="left" w:pos="900"/>
          <w:tab w:val="left" w:pos="2160"/>
          <w:tab w:val="left" w:pos="3960"/>
        </w:tabs>
        <w:ind w:left="936"/>
        <w:jc w:val="both"/>
        <w:rPr>
          <w:ins w:id="638" w:author="Noel M. Cainglet" w:date="2017-10-06T16:30:00Z"/>
        </w:rPr>
      </w:pPr>
      <w:ins w:id="639" w:author="Noel M. Cainglet" w:date="2017-10-06T16:30:00Z">
        <w:r w:rsidRPr="004B77C7">
          <w:br w:type="page"/>
        </w:r>
      </w:ins>
    </w:p>
    <w:p w14:paraId="65ABBDF9" w14:textId="1FDC5F1F" w:rsidR="00937FCD" w:rsidRPr="004B77C7" w:rsidDel="00D418BF" w:rsidRDefault="00937FCD" w:rsidP="00937FCD">
      <w:pPr>
        <w:pStyle w:val="ListParagraph"/>
        <w:numPr>
          <w:ilvl w:val="1"/>
          <w:numId w:val="1"/>
        </w:numPr>
        <w:tabs>
          <w:tab w:val="left" w:pos="900"/>
          <w:tab w:val="left" w:pos="2160"/>
          <w:tab w:val="left" w:pos="3960"/>
        </w:tabs>
        <w:jc w:val="both"/>
        <w:rPr>
          <w:del w:id="640" w:author="Noel M. Cainglet" w:date="2017-10-06T16:30:00Z"/>
        </w:rPr>
      </w:pPr>
      <w:r w:rsidRPr="004B77C7">
        <w:lastRenderedPageBreak/>
        <w:t>Safety Committee Meeting</w:t>
      </w:r>
    </w:p>
    <w:p w14:paraId="2AD408EE" w14:textId="20C8CC9E" w:rsidR="00C01B08" w:rsidRPr="004B77C7" w:rsidDel="00D418BF" w:rsidRDefault="00C01B08">
      <w:pPr>
        <w:pStyle w:val="ListParagraph"/>
        <w:numPr>
          <w:ilvl w:val="0"/>
          <w:numId w:val="1"/>
        </w:numPr>
        <w:tabs>
          <w:tab w:val="left" w:pos="900"/>
          <w:tab w:val="left" w:pos="2160"/>
          <w:tab w:val="left" w:pos="3960"/>
        </w:tabs>
        <w:jc w:val="both"/>
        <w:rPr>
          <w:del w:id="641" w:author="Noel M. Cainglet" w:date="2017-10-06T16:30:00Z"/>
        </w:rPr>
        <w:pPrChange w:id="642" w:author="Noel M. Cainglet" w:date="2017-10-06T16:30:00Z">
          <w:pPr>
            <w:tabs>
              <w:tab w:val="left" w:pos="900"/>
              <w:tab w:val="left" w:pos="2160"/>
              <w:tab w:val="left" w:pos="3960"/>
            </w:tabs>
            <w:jc w:val="both"/>
          </w:pPr>
        </w:pPrChange>
      </w:pPr>
    </w:p>
    <w:p w14:paraId="525E99CC" w14:textId="7F236F7A" w:rsidR="00296A84" w:rsidRPr="004B77C7" w:rsidRDefault="00296A84">
      <w:pPr>
        <w:pStyle w:val="ListParagraph"/>
        <w:numPr>
          <w:ilvl w:val="1"/>
          <w:numId w:val="1"/>
        </w:numPr>
        <w:tabs>
          <w:tab w:val="left" w:pos="900"/>
          <w:tab w:val="left" w:pos="2160"/>
          <w:tab w:val="left" w:pos="3960"/>
        </w:tabs>
        <w:jc w:val="both"/>
        <w:pPrChange w:id="643" w:author="Noel M. Cainglet" w:date="2017-10-06T16:30:00Z">
          <w:pPr>
            <w:tabs>
              <w:tab w:val="left" w:pos="900"/>
              <w:tab w:val="left" w:pos="2160"/>
              <w:tab w:val="left" w:pos="3960"/>
            </w:tabs>
            <w:jc w:val="center"/>
          </w:pPr>
        </w:pPrChange>
      </w:pPr>
      <w:del w:id="644" w:author="Noel M. Cainglet" w:date="2017-10-06T15:58:00Z">
        <w:r w:rsidRPr="004B77C7" w:rsidDel="00042DD2">
          <w:rPr>
            <w:noProof/>
            <w:lang w:val="en-PH" w:eastAsia="en-PH"/>
          </w:rPr>
          <w:drawing>
            <wp:inline distT="0" distB="0" distL="0" distR="0" wp14:anchorId="5C1B1225" wp14:editId="0D789874">
              <wp:extent cx="5057905" cy="5486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7905" cy="5486400"/>
                      </a:xfrm>
                      <a:prstGeom prst="rect">
                        <a:avLst/>
                      </a:prstGeom>
                      <a:noFill/>
                      <a:ln>
                        <a:noFill/>
                      </a:ln>
                    </pic:spPr>
                  </pic:pic>
                </a:graphicData>
              </a:graphic>
            </wp:inline>
          </w:drawing>
        </w:r>
      </w:del>
    </w:p>
    <w:p w14:paraId="616A43E9" w14:textId="0CD04C86" w:rsidR="00D418BF" w:rsidRPr="004B77C7" w:rsidRDefault="00D418BF">
      <w:pPr>
        <w:pStyle w:val="ListParagraph"/>
        <w:tabs>
          <w:tab w:val="left" w:pos="900"/>
          <w:tab w:val="left" w:pos="2160"/>
          <w:tab w:val="left" w:pos="3960"/>
        </w:tabs>
        <w:ind w:left="936"/>
        <w:rPr>
          <w:ins w:id="645" w:author="Noel M. Cainglet" w:date="2017-10-06T16:30:00Z"/>
        </w:rPr>
        <w:pPrChange w:id="646" w:author="Noel M. Cainglet" w:date="2017-10-06T16:30:00Z">
          <w:pPr>
            <w:tabs>
              <w:tab w:val="left" w:pos="900"/>
              <w:tab w:val="left" w:pos="2160"/>
              <w:tab w:val="left" w:pos="3960"/>
            </w:tabs>
            <w:jc w:val="center"/>
          </w:pPr>
        </w:pPrChange>
      </w:pPr>
    </w:p>
    <w:p w14:paraId="2E146295" w14:textId="441975F8" w:rsidR="00D418BF" w:rsidRPr="004B77C7" w:rsidRDefault="00D418BF">
      <w:pPr>
        <w:pStyle w:val="ListParagraph"/>
        <w:tabs>
          <w:tab w:val="left" w:pos="900"/>
          <w:tab w:val="left" w:pos="2160"/>
          <w:tab w:val="left" w:pos="3960"/>
        </w:tabs>
        <w:ind w:left="936"/>
        <w:rPr>
          <w:ins w:id="647" w:author="Noel M. Cainglet" w:date="2017-10-06T16:30:00Z"/>
        </w:rPr>
        <w:pPrChange w:id="648" w:author="Noel M. Cainglet" w:date="2017-10-06T16:30:00Z">
          <w:pPr>
            <w:tabs>
              <w:tab w:val="left" w:pos="900"/>
              <w:tab w:val="left" w:pos="2160"/>
              <w:tab w:val="left" w:pos="3960"/>
            </w:tabs>
            <w:jc w:val="center"/>
          </w:pPr>
        </w:pPrChange>
      </w:pPr>
      <w:ins w:id="649" w:author="Noel M. Cainglet" w:date="2017-10-06T16:31:00Z">
        <w:r w:rsidRPr="004B77C7">
          <w:rPr>
            <w:noProof/>
            <w:lang w:val="en-PH" w:eastAsia="en-PH"/>
          </w:rPr>
          <w:drawing>
            <wp:inline distT="0" distB="0" distL="0" distR="0" wp14:anchorId="35889F75" wp14:editId="5D4B5D49">
              <wp:extent cx="5087213" cy="548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7213" cy="5486400"/>
                      </a:xfrm>
                      <a:prstGeom prst="rect">
                        <a:avLst/>
                      </a:prstGeom>
                      <a:noFill/>
                      <a:ln>
                        <a:noFill/>
                      </a:ln>
                    </pic:spPr>
                  </pic:pic>
                </a:graphicData>
              </a:graphic>
            </wp:inline>
          </w:drawing>
        </w:r>
      </w:ins>
    </w:p>
    <w:p w14:paraId="12A758A8" w14:textId="77777777" w:rsidR="00D418BF" w:rsidRPr="004B77C7" w:rsidRDefault="00D418BF">
      <w:pPr>
        <w:pStyle w:val="ListParagraph"/>
        <w:tabs>
          <w:tab w:val="left" w:pos="900"/>
          <w:tab w:val="left" w:pos="2160"/>
          <w:tab w:val="left" w:pos="3960"/>
        </w:tabs>
        <w:ind w:left="936"/>
        <w:pPrChange w:id="650" w:author="Noel M. Cainglet" w:date="2017-10-06T16:30:00Z">
          <w:pPr>
            <w:tabs>
              <w:tab w:val="left" w:pos="900"/>
              <w:tab w:val="left" w:pos="2160"/>
              <w:tab w:val="left" w:pos="3960"/>
            </w:tabs>
            <w:jc w:val="center"/>
          </w:pPr>
        </w:pPrChange>
      </w:pPr>
    </w:p>
    <w:p w14:paraId="5C58B619" w14:textId="2FF89116" w:rsidR="00E4186A" w:rsidRPr="004B77C7" w:rsidRDefault="00E4186A" w:rsidP="00E4186A">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B23F7A" w:rsidRPr="004B77C7">
        <w:t>3</w:t>
      </w:r>
    </w:p>
    <w:p w14:paraId="524EBA97" w14:textId="19A98622" w:rsidR="00E4186A" w:rsidRPr="004B77C7" w:rsidRDefault="00E4186A" w:rsidP="00E4186A">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744EED" w:rsidRPr="004B77C7">
        <w:t xml:space="preserve">This is prepared every time a safety meeting is </w:t>
      </w:r>
      <w:del w:id="651" w:author="Noel M. Cainglet" w:date="2017-10-06T16:31:00Z">
        <w:r w:rsidR="00744EED" w:rsidRPr="004B77C7" w:rsidDel="00B51FE2">
          <w:delText>held</w:delText>
        </w:r>
      </w:del>
      <w:ins w:id="652" w:author="Noel M. Cainglet" w:date="2017-10-06T16:31:00Z">
        <w:r w:rsidR="00B51FE2" w:rsidRPr="004B77C7">
          <w:t>conducted</w:t>
        </w:r>
      </w:ins>
      <w:r w:rsidR="00744EED" w:rsidRPr="004B77C7">
        <w:t>.</w:t>
      </w:r>
    </w:p>
    <w:p w14:paraId="31592712" w14:textId="4B6C274A" w:rsidR="00E4186A" w:rsidRPr="004B77C7" w:rsidRDefault="00E4186A" w:rsidP="00E4186A">
      <w:pPr>
        <w:tabs>
          <w:tab w:val="left" w:pos="900"/>
          <w:tab w:val="left" w:pos="2160"/>
          <w:tab w:val="left" w:pos="3960"/>
        </w:tabs>
        <w:ind w:left="360" w:firstLine="1080"/>
        <w:jc w:val="both"/>
      </w:pPr>
      <w:r w:rsidRPr="004B77C7">
        <w:t>Prepared by</w:t>
      </w:r>
      <w:r w:rsidRPr="004B77C7">
        <w:tab/>
        <w:t>-</w:t>
      </w:r>
      <w:r w:rsidRPr="004B77C7">
        <w:tab/>
      </w:r>
      <w:r w:rsidR="0057167E" w:rsidRPr="004B77C7">
        <w:t>Chief Mate/</w:t>
      </w:r>
      <w:r w:rsidR="00C4553F" w:rsidRPr="004B77C7">
        <w:t>2</w:t>
      </w:r>
      <w:r w:rsidR="00C4553F" w:rsidRPr="004B77C7">
        <w:rPr>
          <w:vertAlign w:val="superscript"/>
        </w:rPr>
        <w:t>nd</w:t>
      </w:r>
      <w:r w:rsidR="00C4553F" w:rsidRPr="004B77C7">
        <w:t xml:space="preserve"> Engineer</w:t>
      </w:r>
    </w:p>
    <w:p w14:paraId="443CACD0" w14:textId="7A062952" w:rsidR="00E4186A" w:rsidRPr="004B77C7" w:rsidRDefault="0057167E" w:rsidP="00E4186A">
      <w:pPr>
        <w:tabs>
          <w:tab w:val="left" w:pos="900"/>
          <w:tab w:val="left" w:pos="2160"/>
          <w:tab w:val="left" w:pos="3960"/>
        </w:tabs>
        <w:ind w:left="360" w:firstLine="1080"/>
        <w:jc w:val="both"/>
      </w:pPr>
      <w:r w:rsidRPr="004B77C7">
        <w:t>Noted</w:t>
      </w:r>
      <w:r w:rsidR="00E4186A" w:rsidRPr="004B77C7">
        <w:t xml:space="preserve"> by</w:t>
      </w:r>
      <w:r w:rsidR="00E4186A" w:rsidRPr="004B77C7">
        <w:tab/>
        <w:t>-</w:t>
      </w:r>
      <w:r w:rsidR="00E4186A" w:rsidRPr="004B77C7">
        <w:tab/>
      </w:r>
      <w:r w:rsidRPr="004B77C7">
        <w:t>Master</w:t>
      </w:r>
      <w:r w:rsidR="00CC50C2" w:rsidRPr="004B77C7">
        <w:t>/Chief Engineer</w:t>
      </w:r>
    </w:p>
    <w:p w14:paraId="73EC7873" w14:textId="52B6D68C" w:rsidR="00E4186A" w:rsidRPr="004B77C7" w:rsidRDefault="00E4186A" w:rsidP="00691B04">
      <w:pPr>
        <w:tabs>
          <w:tab w:val="left" w:pos="900"/>
          <w:tab w:val="left" w:pos="2160"/>
          <w:tab w:val="left" w:pos="3960"/>
        </w:tabs>
        <w:ind w:left="360" w:firstLine="1080"/>
        <w:jc w:val="both"/>
      </w:pPr>
      <w:r w:rsidRPr="004B77C7">
        <w:t xml:space="preserve">Distribution                </w:t>
      </w:r>
      <w:r w:rsidRPr="004B77C7">
        <w:tab/>
        <w:t>-</w:t>
      </w:r>
      <w:r w:rsidRPr="004B77C7">
        <w:tab/>
      </w:r>
      <w:r w:rsidR="0057167E" w:rsidRPr="004B77C7">
        <w:t xml:space="preserve">Copy 1 </w:t>
      </w:r>
      <w:r w:rsidR="00B23F7A" w:rsidRPr="004B77C7">
        <w:t>-</w:t>
      </w:r>
      <w:r w:rsidR="0057167E" w:rsidRPr="004B77C7">
        <w:t xml:space="preserve"> Operations Department</w:t>
      </w:r>
      <w:r w:rsidR="00EC34F4" w:rsidRPr="004B77C7">
        <w:t xml:space="preserve"> through the DPA</w:t>
      </w:r>
    </w:p>
    <w:p w14:paraId="0BD55EA4" w14:textId="0A643064" w:rsidR="0057167E" w:rsidRPr="004B77C7" w:rsidRDefault="0057167E" w:rsidP="00691B04">
      <w:pPr>
        <w:tabs>
          <w:tab w:val="left" w:pos="900"/>
          <w:tab w:val="left" w:pos="2160"/>
          <w:tab w:val="left" w:pos="3960"/>
        </w:tabs>
        <w:ind w:left="360" w:firstLine="1080"/>
        <w:jc w:val="both"/>
      </w:pPr>
      <w:r w:rsidRPr="004B77C7">
        <w:tab/>
      </w:r>
      <w:r w:rsidRPr="004B77C7">
        <w:tab/>
      </w:r>
      <w:r w:rsidRPr="004B77C7">
        <w:tab/>
        <w:t>Copy 2</w:t>
      </w:r>
      <w:r w:rsidR="00B23F7A" w:rsidRPr="004B77C7">
        <w:t xml:space="preserve"> </w:t>
      </w:r>
      <w:r w:rsidRPr="004B77C7">
        <w:t xml:space="preserve">- </w:t>
      </w:r>
      <w:r w:rsidR="00B23F7A" w:rsidRPr="004B77C7">
        <w:t>HR Department</w:t>
      </w:r>
    </w:p>
    <w:p w14:paraId="2F4494A7" w14:textId="5ADDD66A" w:rsidR="00B23F7A" w:rsidRPr="004B77C7" w:rsidRDefault="00B23F7A" w:rsidP="00691B04">
      <w:pPr>
        <w:tabs>
          <w:tab w:val="left" w:pos="900"/>
          <w:tab w:val="left" w:pos="2160"/>
          <w:tab w:val="left" w:pos="3960"/>
        </w:tabs>
        <w:ind w:left="360" w:firstLine="1080"/>
        <w:jc w:val="both"/>
      </w:pPr>
      <w:r w:rsidRPr="004B77C7">
        <w:tab/>
      </w:r>
      <w:r w:rsidRPr="004B77C7">
        <w:tab/>
      </w:r>
      <w:r w:rsidRPr="004B77C7">
        <w:tab/>
        <w:t>Copy 3 - Vessel Copy</w:t>
      </w:r>
    </w:p>
    <w:p w14:paraId="4495D2DB" w14:textId="3FF37BE5" w:rsidR="00AA721F" w:rsidRPr="004B77C7" w:rsidRDefault="00691B04">
      <w:pPr>
        <w:rPr>
          <w:u w:val="single"/>
        </w:rPr>
        <w:pPrChange w:id="653" w:author="Noel M. Cainglet" w:date="2017-09-25T08:40:00Z">
          <w:pPr>
            <w:pStyle w:val="ListParagraph"/>
            <w:ind w:left="576"/>
          </w:pPr>
        </w:pPrChange>
      </w:pPr>
      <w:r w:rsidRPr="004B77C7">
        <w:rPr>
          <w:u w:val="single"/>
        </w:rPr>
        <w:br w:type="page"/>
      </w:r>
      <w:del w:id="654" w:author="Noel M. Cainglet" w:date="2017-09-25T08:40:00Z">
        <w:r w:rsidR="00AA721F" w:rsidRPr="004B77C7" w:rsidDel="003F3C42">
          <w:rPr>
            <w:u w:val="single"/>
            <w:rPrChange w:id="655" w:author="Noel M. Cainglet" w:date="2017-09-25T08:40:00Z">
              <w:rPr/>
            </w:rPrChange>
          </w:rPr>
          <w:br w:type="page"/>
        </w:r>
      </w:del>
    </w:p>
    <w:p w14:paraId="0DAE4065" w14:textId="24F255EA" w:rsidR="003C0AF1" w:rsidRPr="004B77C7" w:rsidRDefault="003C0AF1" w:rsidP="003C0AF1">
      <w:pPr>
        <w:pStyle w:val="ListParagraph"/>
        <w:numPr>
          <w:ilvl w:val="1"/>
          <w:numId w:val="1"/>
        </w:numPr>
      </w:pPr>
      <w:r w:rsidRPr="004B77C7">
        <w:lastRenderedPageBreak/>
        <w:t xml:space="preserve">Vessel Inspection </w:t>
      </w:r>
      <w:del w:id="656" w:author="Noel M. Cainglet" w:date="2017-10-06T16:37:00Z">
        <w:r w:rsidR="00B55546" w:rsidRPr="004B77C7" w:rsidDel="00A8794D">
          <w:delText>Report</w:delText>
        </w:r>
      </w:del>
      <w:ins w:id="657" w:author="Noel M. Cainglet" w:date="2017-10-06T16:37:00Z">
        <w:r w:rsidR="00A8794D" w:rsidRPr="004B77C7">
          <w:t>Form</w:t>
        </w:r>
      </w:ins>
    </w:p>
    <w:p w14:paraId="08B354F1" w14:textId="2EFEC5E9" w:rsidR="00A8794D" w:rsidRPr="004B77C7" w:rsidRDefault="007F7871" w:rsidP="003C0AF1">
      <w:r w:rsidRPr="004B77C7">
        <w:rPr>
          <w:noProof/>
          <w:lang w:val="en-PH" w:eastAsia="en-PH"/>
        </w:rPr>
        <w:drawing>
          <wp:inline distT="0" distB="0" distL="0" distR="0" wp14:anchorId="0B87A015" wp14:editId="305CF2C9">
            <wp:extent cx="5989320" cy="715689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9320" cy="7156892"/>
                    </a:xfrm>
                    <a:prstGeom prst="rect">
                      <a:avLst/>
                    </a:prstGeom>
                    <a:noFill/>
                    <a:ln>
                      <a:noFill/>
                    </a:ln>
                  </pic:spPr>
                </pic:pic>
              </a:graphicData>
            </a:graphic>
          </wp:inline>
        </w:drawing>
      </w:r>
    </w:p>
    <w:p w14:paraId="17EAC9D8" w14:textId="4E20366A" w:rsidR="003C0AF1" w:rsidRPr="004B77C7" w:rsidRDefault="00DB76DF">
      <w:pPr>
        <w:jc w:val="center"/>
        <w:pPrChange w:id="658" w:author="Noel M. Cainglet" w:date="2017-10-06T16:39:00Z">
          <w:pPr/>
        </w:pPrChange>
      </w:pPr>
      <w:del w:id="659" w:author="Noel M. Cainglet" w:date="2017-10-06T15:58:00Z">
        <w:r w:rsidRPr="004B77C7" w:rsidDel="00042DD2">
          <w:rPr>
            <w:noProof/>
            <w:lang w:val="en-PH" w:eastAsia="en-PH"/>
          </w:rPr>
          <w:drawing>
            <wp:inline distT="0" distB="0" distL="0" distR="0" wp14:anchorId="5D87B940" wp14:editId="720551AC">
              <wp:extent cx="5989320" cy="72267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9320" cy="7226731"/>
                      </a:xfrm>
                      <a:prstGeom prst="rect">
                        <a:avLst/>
                      </a:prstGeom>
                      <a:noFill/>
                      <a:ln>
                        <a:noFill/>
                      </a:ln>
                    </pic:spPr>
                  </pic:pic>
                </a:graphicData>
              </a:graphic>
            </wp:inline>
          </w:drawing>
        </w:r>
      </w:del>
    </w:p>
    <w:p w14:paraId="7EEDE861" w14:textId="0F56BCF4" w:rsidR="00DB76DF" w:rsidRPr="004B77C7" w:rsidRDefault="00D61DC1" w:rsidP="00D61DC1">
      <w:r w:rsidRPr="004B77C7">
        <w:rPr>
          <w:noProof/>
          <w:lang w:val="en-PH" w:eastAsia="en-PH"/>
        </w:rPr>
        <w:lastRenderedPageBreak/>
        <w:drawing>
          <wp:inline distT="0" distB="0" distL="0" distR="0" wp14:anchorId="0884930C" wp14:editId="6907CC76">
            <wp:extent cx="5989320" cy="7237232"/>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9320" cy="7237232"/>
                    </a:xfrm>
                    <a:prstGeom prst="rect">
                      <a:avLst/>
                    </a:prstGeom>
                    <a:noFill/>
                    <a:ln>
                      <a:noFill/>
                    </a:ln>
                  </pic:spPr>
                </pic:pic>
              </a:graphicData>
            </a:graphic>
          </wp:inline>
        </w:drawing>
      </w:r>
      <w:del w:id="660" w:author="Noel M. Cainglet" w:date="2017-10-06T15:58:00Z">
        <w:r w:rsidR="008F08F4" w:rsidRPr="004B77C7" w:rsidDel="00042DD2">
          <w:rPr>
            <w:noProof/>
            <w:lang w:val="en-PH" w:eastAsia="en-PH"/>
          </w:rPr>
          <w:drawing>
            <wp:inline distT="0" distB="0" distL="0" distR="0" wp14:anchorId="232C30A9" wp14:editId="04B1D098">
              <wp:extent cx="5989320" cy="681789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9320" cy="6817896"/>
                      </a:xfrm>
                      <a:prstGeom prst="rect">
                        <a:avLst/>
                      </a:prstGeom>
                      <a:noFill/>
                      <a:ln>
                        <a:noFill/>
                      </a:ln>
                    </pic:spPr>
                  </pic:pic>
                </a:graphicData>
              </a:graphic>
            </wp:inline>
          </w:drawing>
        </w:r>
      </w:del>
    </w:p>
    <w:p w14:paraId="6C31FBB2" w14:textId="42585A21" w:rsidR="00DB76DF" w:rsidRPr="004B77C7" w:rsidRDefault="00DB76DF">
      <w:pPr>
        <w:jc w:val="center"/>
        <w:pPrChange w:id="661" w:author="Noel M. Cainglet" w:date="2017-10-06T16:40:00Z">
          <w:pPr>
            <w:pStyle w:val="ListParagraph"/>
            <w:ind w:left="576"/>
          </w:pPr>
        </w:pPrChange>
      </w:pPr>
      <w:r w:rsidRPr="004B77C7">
        <w:br w:type="page"/>
      </w:r>
    </w:p>
    <w:p w14:paraId="7C8D18F0" w14:textId="110EC173" w:rsidR="00D61DC1" w:rsidRPr="004B77C7" w:rsidRDefault="007F07E3" w:rsidP="00D61DC1">
      <w:pPr>
        <w:tabs>
          <w:tab w:val="left" w:pos="3240"/>
          <w:tab w:val="left" w:pos="3960"/>
          <w:tab w:val="left" w:pos="4320"/>
          <w:tab w:val="center" w:pos="5436"/>
        </w:tabs>
        <w:jc w:val="both"/>
      </w:pPr>
      <w:r w:rsidRPr="004B77C7">
        <w:rPr>
          <w:noProof/>
          <w:lang w:val="en-PH" w:eastAsia="en-PH"/>
        </w:rPr>
        <w:lastRenderedPageBreak/>
        <w:drawing>
          <wp:inline distT="0" distB="0" distL="0" distR="0" wp14:anchorId="77EE23ED" wp14:editId="180E116D">
            <wp:extent cx="5989320" cy="58609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89320" cy="5860942"/>
                    </a:xfrm>
                    <a:prstGeom prst="rect">
                      <a:avLst/>
                    </a:prstGeom>
                    <a:noFill/>
                    <a:ln>
                      <a:noFill/>
                    </a:ln>
                  </pic:spPr>
                </pic:pic>
              </a:graphicData>
            </a:graphic>
          </wp:inline>
        </w:drawing>
      </w:r>
    </w:p>
    <w:p w14:paraId="75DBB6B7" w14:textId="77777777" w:rsidR="00D61DC1" w:rsidRPr="004B77C7" w:rsidRDefault="00D61DC1" w:rsidP="008F08F4">
      <w:pPr>
        <w:tabs>
          <w:tab w:val="left" w:pos="3240"/>
          <w:tab w:val="left" w:pos="3960"/>
          <w:tab w:val="left" w:pos="4320"/>
          <w:tab w:val="center" w:pos="5436"/>
        </w:tabs>
        <w:ind w:left="5040" w:hanging="3600"/>
        <w:jc w:val="both"/>
      </w:pPr>
    </w:p>
    <w:p w14:paraId="784C2B41" w14:textId="77777777" w:rsidR="00137874" w:rsidRPr="004B77C7" w:rsidRDefault="00137874" w:rsidP="008F08F4">
      <w:pPr>
        <w:tabs>
          <w:tab w:val="left" w:pos="3240"/>
          <w:tab w:val="left" w:pos="3960"/>
          <w:tab w:val="left" w:pos="4320"/>
          <w:tab w:val="center" w:pos="5436"/>
        </w:tabs>
        <w:ind w:left="5040" w:hanging="3600"/>
        <w:jc w:val="both"/>
      </w:pPr>
    </w:p>
    <w:p w14:paraId="3ECD54E4" w14:textId="61F46825" w:rsidR="00937FCD" w:rsidRPr="004B77C7" w:rsidDel="008D5359" w:rsidRDefault="008F08F4" w:rsidP="008F08F4">
      <w:pPr>
        <w:rPr>
          <w:del w:id="662" w:author="Noel M. Cainglet" w:date="2017-10-06T16:40:00Z"/>
        </w:rPr>
      </w:pPr>
      <w:del w:id="663" w:author="Noel M. Cainglet" w:date="2017-10-06T15:58:00Z">
        <w:r w:rsidRPr="004B77C7" w:rsidDel="00042DD2">
          <w:rPr>
            <w:noProof/>
            <w:lang w:val="en-PH" w:eastAsia="en-PH"/>
          </w:rPr>
          <w:drawing>
            <wp:inline distT="0" distB="0" distL="0" distR="0" wp14:anchorId="2D4C197D" wp14:editId="1C094DE3">
              <wp:extent cx="5989320" cy="4184031"/>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9320" cy="4184031"/>
                      </a:xfrm>
                      <a:prstGeom prst="rect">
                        <a:avLst/>
                      </a:prstGeom>
                      <a:noFill/>
                      <a:ln>
                        <a:noFill/>
                      </a:ln>
                    </pic:spPr>
                  </pic:pic>
                </a:graphicData>
              </a:graphic>
            </wp:inline>
          </w:drawing>
        </w:r>
      </w:del>
    </w:p>
    <w:p w14:paraId="70370A64" w14:textId="76E07A66" w:rsidR="008F08F4" w:rsidRPr="004B77C7" w:rsidDel="008D5359" w:rsidRDefault="008F08F4" w:rsidP="008F08F4">
      <w:pPr>
        <w:rPr>
          <w:del w:id="664" w:author="Noel M. Cainglet" w:date="2017-10-06T16:40:00Z"/>
        </w:rPr>
      </w:pPr>
    </w:p>
    <w:p w14:paraId="2E0312F8" w14:textId="2CADA77E" w:rsidR="008F08F4" w:rsidRPr="004B77C7" w:rsidDel="008D5359" w:rsidRDefault="008F08F4" w:rsidP="008F08F4">
      <w:pPr>
        <w:rPr>
          <w:del w:id="665" w:author="Noel M. Cainglet" w:date="2017-10-06T16:40:00Z"/>
        </w:rPr>
      </w:pPr>
    </w:p>
    <w:p w14:paraId="251E77C7" w14:textId="4E08F72D" w:rsidR="008F08F4" w:rsidRPr="004B77C7" w:rsidDel="008D5359" w:rsidRDefault="008F08F4" w:rsidP="008F08F4">
      <w:pPr>
        <w:tabs>
          <w:tab w:val="left" w:pos="900"/>
          <w:tab w:val="left" w:pos="2160"/>
          <w:tab w:val="left" w:pos="3960"/>
        </w:tabs>
        <w:jc w:val="center"/>
        <w:rPr>
          <w:del w:id="666" w:author="Noel M. Cainglet" w:date="2017-10-06T16:40:00Z"/>
        </w:rPr>
      </w:pPr>
    </w:p>
    <w:p w14:paraId="1CE5D66D" w14:textId="4C0CDB3F" w:rsidR="008F08F4" w:rsidRPr="004B77C7" w:rsidRDefault="008F08F4" w:rsidP="008F08F4">
      <w:pPr>
        <w:tabs>
          <w:tab w:val="left" w:pos="3240"/>
          <w:tab w:val="left" w:pos="3960"/>
          <w:tab w:val="left" w:pos="4320"/>
          <w:tab w:val="center" w:pos="5436"/>
        </w:tabs>
        <w:ind w:left="5040" w:hanging="3600"/>
        <w:jc w:val="both"/>
      </w:pPr>
      <w:r w:rsidRPr="004B77C7">
        <w:t>No. of copies</w:t>
      </w:r>
      <w:r w:rsidRPr="004B77C7">
        <w:tab/>
      </w:r>
      <w:r w:rsidRPr="004B77C7">
        <w:tab/>
        <w:t>-</w:t>
      </w:r>
      <w:r w:rsidRPr="004B77C7">
        <w:tab/>
      </w:r>
      <w:r w:rsidR="00734606" w:rsidRPr="004B77C7">
        <w:t>2</w:t>
      </w:r>
    </w:p>
    <w:p w14:paraId="385FD1DD" w14:textId="66694EB0" w:rsidR="008F08F4" w:rsidRPr="004B77C7" w:rsidRDefault="008F08F4" w:rsidP="008F08F4">
      <w:pPr>
        <w:tabs>
          <w:tab w:val="left" w:pos="3240"/>
          <w:tab w:val="left" w:pos="3960"/>
          <w:tab w:val="left" w:pos="4320"/>
          <w:tab w:val="center" w:pos="5436"/>
        </w:tabs>
        <w:ind w:left="4320" w:hanging="2880"/>
        <w:jc w:val="both"/>
      </w:pPr>
      <w:r w:rsidRPr="004B77C7">
        <w:t>Explanation</w:t>
      </w:r>
      <w:r w:rsidRPr="004B77C7">
        <w:tab/>
      </w:r>
      <w:r w:rsidRPr="004B77C7">
        <w:tab/>
        <w:t>-</w:t>
      </w:r>
      <w:r w:rsidRPr="004B77C7">
        <w:tab/>
      </w:r>
      <w:r w:rsidR="008B60FD" w:rsidRPr="004B77C7">
        <w:t>This is prepared during inspection or audit of vessels.</w:t>
      </w:r>
    </w:p>
    <w:p w14:paraId="4F02E2F3" w14:textId="091E1A56" w:rsidR="008F08F4" w:rsidRPr="004B77C7" w:rsidRDefault="008F08F4" w:rsidP="008F08F4">
      <w:pPr>
        <w:tabs>
          <w:tab w:val="left" w:pos="900"/>
          <w:tab w:val="left" w:pos="2160"/>
          <w:tab w:val="left" w:pos="3960"/>
        </w:tabs>
        <w:ind w:left="360" w:firstLine="1080"/>
        <w:jc w:val="both"/>
      </w:pPr>
      <w:r w:rsidRPr="004B77C7">
        <w:t>Prepared by</w:t>
      </w:r>
      <w:r w:rsidRPr="004B77C7">
        <w:tab/>
        <w:t>-</w:t>
      </w:r>
      <w:r w:rsidRPr="004B77C7">
        <w:tab/>
      </w:r>
      <w:del w:id="667" w:author="Noel M. Cainglet" w:date="2017-10-06T16:40:00Z">
        <w:r w:rsidR="00EF1662" w:rsidRPr="004B77C7" w:rsidDel="00A746E6">
          <w:delText xml:space="preserve">Audit </w:delText>
        </w:r>
      </w:del>
      <w:ins w:id="668" w:author="Noel M. Cainglet" w:date="2017-10-06T16:40:00Z">
        <w:r w:rsidR="00780387" w:rsidRPr="004B77C7">
          <w:t>Vessel</w:t>
        </w:r>
      </w:ins>
      <w:r w:rsidR="009F5867" w:rsidRPr="004B77C7">
        <w:t xml:space="preserve"> </w:t>
      </w:r>
      <w:r w:rsidR="000A0FCA" w:rsidRPr="004B77C7">
        <w:t>I</w:t>
      </w:r>
      <w:r w:rsidR="009F5867" w:rsidRPr="004B77C7">
        <w:t>nspectors/</w:t>
      </w:r>
      <w:r w:rsidR="000A0FCA" w:rsidRPr="004B77C7">
        <w:t>A</w:t>
      </w:r>
      <w:r w:rsidR="009F5867" w:rsidRPr="004B77C7">
        <w:t>uditors</w:t>
      </w:r>
    </w:p>
    <w:p w14:paraId="3CC9720C" w14:textId="50F661A8" w:rsidR="008F08F4" w:rsidRPr="004B77C7" w:rsidRDefault="008F08F4" w:rsidP="008F08F4">
      <w:pPr>
        <w:tabs>
          <w:tab w:val="left" w:pos="900"/>
          <w:tab w:val="left" w:pos="2160"/>
          <w:tab w:val="left" w:pos="3960"/>
        </w:tabs>
        <w:ind w:left="360" w:firstLine="1080"/>
        <w:jc w:val="both"/>
      </w:pPr>
      <w:r w:rsidRPr="004B77C7">
        <w:t>Acknowledged by</w:t>
      </w:r>
      <w:r w:rsidRPr="004B77C7">
        <w:tab/>
        <w:t>-</w:t>
      </w:r>
      <w:r w:rsidRPr="004B77C7">
        <w:tab/>
      </w:r>
      <w:r w:rsidR="00EF174B" w:rsidRPr="004B77C7">
        <w:t>Master/Chief Engineer</w:t>
      </w:r>
    </w:p>
    <w:p w14:paraId="1729142C" w14:textId="50F7E9E6" w:rsidR="008F08F4" w:rsidRPr="004B77C7" w:rsidRDefault="008F08F4" w:rsidP="008F08F4">
      <w:pPr>
        <w:tabs>
          <w:tab w:val="left" w:pos="900"/>
          <w:tab w:val="left" w:pos="2160"/>
          <w:tab w:val="left" w:pos="3960"/>
        </w:tabs>
        <w:ind w:left="360" w:firstLine="1080"/>
        <w:jc w:val="both"/>
      </w:pPr>
      <w:r w:rsidRPr="004B77C7">
        <w:t xml:space="preserve">Distribution                </w:t>
      </w:r>
      <w:r w:rsidRPr="004B77C7">
        <w:tab/>
        <w:t>-</w:t>
      </w:r>
      <w:r w:rsidRPr="004B77C7">
        <w:tab/>
      </w:r>
      <w:r w:rsidR="00FD4CBC" w:rsidRPr="004B77C7">
        <w:t xml:space="preserve">Copy </w:t>
      </w:r>
      <w:r w:rsidR="008506CC" w:rsidRPr="004B77C7">
        <w:t xml:space="preserve">1 </w:t>
      </w:r>
      <w:r w:rsidR="00FD4CBC" w:rsidRPr="004B77C7">
        <w:t>- Operations Department</w:t>
      </w:r>
      <w:r w:rsidR="00DC1FF6" w:rsidRPr="004B77C7">
        <w:t xml:space="preserve"> through the DPA</w:t>
      </w:r>
    </w:p>
    <w:p w14:paraId="56D76E1B" w14:textId="05583AE4" w:rsidR="00FD4CBC" w:rsidRPr="004B77C7" w:rsidRDefault="00FD4CBC" w:rsidP="008F08F4">
      <w:pPr>
        <w:tabs>
          <w:tab w:val="left" w:pos="900"/>
          <w:tab w:val="left" w:pos="2160"/>
          <w:tab w:val="left" w:pos="3960"/>
        </w:tabs>
        <w:ind w:left="360" w:firstLine="1080"/>
        <w:jc w:val="both"/>
      </w:pPr>
      <w:r w:rsidRPr="004B77C7">
        <w:tab/>
      </w:r>
      <w:r w:rsidRPr="004B77C7">
        <w:tab/>
      </w:r>
      <w:r w:rsidRPr="004B77C7">
        <w:tab/>
        <w:t>Copy 2 - Vessel Copy</w:t>
      </w:r>
    </w:p>
    <w:p w14:paraId="22785540" w14:textId="77777777" w:rsidR="00133AA8" w:rsidRPr="004B77C7" w:rsidRDefault="00133AA8">
      <w:pPr>
        <w:rPr>
          <w:ins w:id="669" w:author="Noel M. Cainglet" w:date="2017-10-06T16:41:00Z"/>
          <w:u w:val="single"/>
        </w:rPr>
        <w:pPrChange w:id="670" w:author="Noel M. Cainglet" w:date="2017-09-25T08:40:00Z">
          <w:pPr>
            <w:pStyle w:val="ListParagraph"/>
            <w:ind w:left="576"/>
          </w:pPr>
        </w:pPrChange>
      </w:pPr>
    </w:p>
    <w:p w14:paraId="1DF79F59" w14:textId="6B1BF57D" w:rsidR="008F08F4" w:rsidRPr="004B77C7" w:rsidRDefault="0047348C">
      <w:pPr>
        <w:rPr>
          <w:u w:val="single"/>
        </w:rPr>
        <w:pPrChange w:id="671" w:author="Noel M. Cainglet" w:date="2017-09-25T08:40:00Z">
          <w:pPr>
            <w:pStyle w:val="ListParagraph"/>
            <w:ind w:left="576"/>
          </w:pPr>
        </w:pPrChange>
      </w:pPr>
      <w:r w:rsidRPr="004B77C7">
        <w:rPr>
          <w:u w:val="single"/>
        </w:rPr>
        <w:br w:type="page"/>
      </w:r>
      <w:del w:id="672" w:author="Noel M. Cainglet" w:date="2017-10-06T16:41:00Z">
        <w:r w:rsidR="008F08F4" w:rsidRPr="004B77C7" w:rsidDel="00133AA8">
          <w:rPr>
            <w:u w:val="single"/>
          </w:rPr>
          <w:br w:type="page"/>
        </w:r>
      </w:del>
      <w:del w:id="673" w:author="Noel M. Cainglet" w:date="2017-09-25T08:40:00Z">
        <w:r w:rsidR="008F08F4" w:rsidRPr="004B77C7" w:rsidDel="003F3C42">
          <w:rPr>
            <w:u w:val="single"/>
            <w:rPrChange w:id="674" w:author="Noel M. Cainglet" w:date="2017-09-25T08:40:00Z">
              <w:rPr/>
            </w:rPrChange>
          </w:rPr>
          <w:br w:type="page"/>
        </w:r>
      </w:del>
    </w:p>
    <w:p w14:paraId="65A6385E" w14:textId="78F2DBE5" w:rsidR="0002306F" w:rsidRPr="004B77C7" w:rsidRDefault="003226EA" w:rsidP="0040596C">
      <w:pPr>
        <w:pStyle w:val="ListParagraph"/>
        <w:numPr>
          <w:ilvl w:val="0"/>
          <w:numId w:val="1"/>
        </w:numPr>
      </w:pPr>
      <w:r w:rsidRPr="004B77C7">
        <w:rPr>
          <w:u w:val="single"/>
        </w:rPr>
        <w:lastRenderedPageBreak/>
        <w:t>EFFECTIVITY</w:t>
      </w:r>
    </w:p>
    <w:p w14:paraId="34CD6835" w14:textId="77777777" w:rsidR="0002306F" w:rsidRPr="004B77C7" w:rsidRDefault="0002306F" w:rsidP="0040596C">
      <w:pPr>
        <w:ind w:left="576"/>
        <w:jc w:val="both"/>
        <w:rPr>
          <w:u w:val="single"/>
        </w:rPr>
      </w:pPr>
    </w:p>
    <w:p w14:paraId="607BE60E" w14:textId="77777777" w:rsidR="000430F7" w:rsidRDefault="000F3C4F" w:rsidP="000430F7">
      <w:pPr>
        <w:ind w:left="576"/>
        <w:jc w:val="both"/>
      </w:pPr>
      <w:ins w:id="675" w:author="Noel M. Cainglet" w:date="2017-10-06T16:41:00Z">
        <w:r w:rsidRPr="004B77C7">
          <w:t xml:space="preserve">This Policies and Procedures Manual shall take effect upon approval and shall supersede any memorandum/SOP inconsistent with this Policies and Procedures Manual. Any changes to the manual shall comply with the policies and procedures indicated in the process title </w:t>
        </w:r>
        <w:del w:id="676" w:author="JGL" w:date="2017-08-25T17:25:00Z">
          <w:r w:rsidRPr="004B77C7" w:rsidDel="005C2740">
            <w:delText>of</w:delText>
          </w:r>
        </w:del>
        <w:r w:rsidRPr="004B77C7">
          <w:t xml:space="preserve"> </w:t>
        </w:r>
        <w:r w:rsidRPr="004B77C7">
          <w:rPr>
            <w:i/>
            <w:rPrChange w:id="677" w:author="JGL" w:date="2017-08-25T17:25:00Z">
              <w:rPr/>
            </w:rPrChange>
          </w:rPr>
          <w:t>“Amendment of Manual”</w:t>
        </w:r>
        <w:r w:rsidRPr="004B77C7">
          <w:t>.</w:t>
        </w:r>
      </w:ins>
    </w:p>
    <w:p w14:paraId="3197FA62" w14:textId="77777777" w:rsidR="000430F7" w:rsidRDefault="000430F7" w:rsidP="000430F7">
      <w:pPr>
        <w:jc w:val="both"/>
      </w:pPr>
    </w:p>
    <w:p w14:paraId="6FED30D9" w14:textId="77777777" w:rsidR="00B075AD" w:rsidRDefault="00B075AD" w:rsidP="000430F7">
      <w:pPr>
        <w:jc w:val="both"/>
      </w:pPr>
      <w:r>
        <w:br w:type="page"/>
      </w:r>
    </w:p>
    <w:p w14:paraId="01BE0A6D" w14:textId="77777777" w:rsidR="00B075AD" w:rsidRDefault="00B075AD" w:rsidP="000430F7">
      <w:pPr>
        <w:jc w:val="both"/>
      </w:pPr>
    </w:p>
    <w:p w14:paraId="0C1D0E86" w14:textId="77777777" w:rsidR="00B075AD" w:rsidRDefault="00B075AD" w:rsidP="000430F7">
      <w:pPr>
        <w:jc w:val="both"/>
      </w:pPr>
    </w:p>
    <w:p w14:paraId="3760A486" w14:textId="77777777" w:rsidR="00B075AD" w:rsidRDefault="00B075AD" w:rsidP="000430F7">
      <w:pPr>
        <w:jc w:val="both"/>
      </w:pPr>
    </w:p>
    <w:p w14:paraId="12B5CBA8" w14:textId="77777777" w:rsidR="00B075AD" w:rsidRDefault="00B075AD" w:rsidP="000430F7">
      <w:pPr>
        <w:jc w:val="both"/>
      </w:pPr>
    </w:p>
    <w:p w14:paraId="4538982B" w14:textId="77777777" w:rsidR="00B075AD" w:rsidRDefault="00B075AD" w:rsidP="000430F7">
      <w:pPr>
        <w:jc w:val="both"/>
      </w:pPr>
    </w:p>
    <w:p w14:paraId="6C8316BE" w14:textId="77777777" w:rsidR="00B075AD" w:rsidRDefault="00B075AD" w:rsidP="000430F7">
      <w:pPr>
        <w:jc w:val="both"/>
      </w:pPr>
    </w:p>
    <w:p w14:paraId="429E16F5" w14:textId="4494B6E6" w:rsidR="00B075AD" w:rsidRDefault="00B075AD" w:rsidP="000430F7">
      <w:pPr>
        <w:jc w:val="both"/>
      </w:pPr>
    </w:p>
    <w:p w14:paraId="1839674E" w14:textId="2999374B" w:rsidR="00977C29" w:rsidRDefault="00977C29" w:rsidP="000430F7">
      <w:pPr>
        <w:jc w:val="both"/>
      </w:pPr>
    </w:p>
    <w:p w14:paraId="75EAFEC0" w14:textId="2B20D1F2" w:rsidR="00977C29" w:rsidRDefault="00977C29" w:rsidP="000430F7">
      <w:pPr>
        <w:jc w:val="both"/>
      </w:pPr>
    </w:p>
    <w:p w14:paraId="2522FADF" w14:textId="11D36637" w:rsidR="00977C29" w:rsidRDefault="00977C29" w:rsidP="000430F7">
      <w:pPr>
        <w:jc w:val="both"/>
      </w:pPr>
    </w:p>
    <w:p w14:paraId="760504EC" w14:textId="1687FAEF" w:rsidR="00977C29" w:rsidRDefault="00977C29" w:rsidP="000430F7">
      <w:pPr>
        <w:jc w:val="both"/>
      </w:pPr>
    </w:p>
    <w:p w14:paraId="79B24F07" w14:textId="77777777" w:rsidR="00977C29" w:rsidRDefault="00977C29" w:rsidP="000430F7">
      <w:pPr>
        <w:jc w:val="both"/>
      </w:pPr>
    </w:p>
    <w:p w14:paraId="29A19C25" w14:textId="77777777" w:rsidR="00B075AD" w:rsidRDefault="00B075AD" w:rsidP="000430F7">
      <w:pPr>
        <w:jc w:val="both"/>
      </w:pPr>
    </w:p>
    <w:p w14:paraId="561849A1" w14:textId="77777777" w:rsidR="00B075AD" w:rsidRDefault="00B075AD" w:rsidP="000430F7">
      <w:pPr>
        <w:jc w:val="both"/>
      </w:pPr>
    </w:p>
    <w:p w14:paraId="11D7B6BF" w14:textId="77777777" w:rsidR="00B075AD" w:rsidRDefault="00B075AD" w:rsidP="000430F7">
      <w:pPr>
        <w:jc w:val="both"/>
      </w:pPr>
    </w:p>
    <w:p w14:paraId="52965363" w14:textId="77777777" w:rsidR="00B075AD" w:rsidRDefault="00B075AD" w:rsidP="00B075AD">
      <w:pPr>
        <w:jc w:val="center"/>
        <w:rPr>
          <w:b/>
          <w:sz w:val="96"/>
          <w:szCs w:val="96"/>
        </w:rPr>
      </w:pPr>
      <w:r>
        <w:rPr>
          <w:b/>
          <w:sz w:val="96"/>
          <w:szCs w:val="96"/>
        </w:rPr>
        <w:t>ANNEX</w:t>
      </w:r>
    </w:p>
    <w:p w14:paraId="1C181A09" w14:textId="77777777" w:rsidR="00B075AD" w:rsidRDefault="00B075AD" w:rsidP="00B075AD">
      <w:pPr>
        <w:jc w:val="center"/>
        <w:rPr>
          <w:b/>
        </w:rPr>
      </w:pPr>
      <w:r>
        <w:rPr>
          <w:b/>
        </w:rPr>
        <w:br w:type="page"/>
      </w:r>
    </w:p>
    <w:p w14:paraId="1F004250" w14:textId="6CD2186E" w:rsidR="00B075AD" w:rsidRDefault="005F3E0F" w:rsidP="00B075AD">
      <w:pPr>
        <w:jc w:val="center"/>
      </w:pPr>
      <w:r>
        <w:lastRenderedPageBreak/>
        <w:t>ANNEX A</w:t>
      </w:r>
    </w:p>
    <w:p w14:paraId="07A23DE1" w14:textId="48F52B8E" w:rsidR="00B075AD" w:rsidRDefault="005F3E0F" w:rsidP="00B075AD">
      <w:pPr>
        <w:jc w:val="center"/>
      </w:pPr>
      <w:r>
        <w:t>OPERATING AND SAFETY GUIDELINES ON CRANE OPERATIONS</w:t>
      </w:r>
    </w:p>
    <w:p w14:paraId="5B04027C" w14:textId="4141A021" w:rsidR="00B075AD" w:rsidRDefault="00B075AD" w:rsidP="001614DA"/>
    <w:p w14:paraId="0DA8DF18" w14:textId="77777777" w:rsidR="00C354C0" w:rsidRDefault="00C354C0" w:rsidP="005374A6"/>
    <w:p w14:paraId="54D5A62A" w14:textId="77777777" w:rsidR="00B73A2F" w:rsidRPr="00792701" w:rsidRDefault="00B73A2F" w:rsidP="008D01EC">
      <w:pPr>
        <w:pStyle w:val="ListParagraph"/>
        <w:numPr>
          <w:ilvl w:val="0"/>
          <w:numId w:val="28"/>
        </w:numPr>
        <w:jc w:val="both"/>
      </w:pPr>
      <w:r w:rsidRPr="00792701">
        <w:t>Only authorized and competent person shall operate the crane.</w:t>
      </w:r>
    </w:p>
    <w:p w14:paraId="235471D3" w14:textId="77777777" w:rsidR="00B73A2F" w:rsidRPr="00792701" w:rsidRDefault="00B73A2F" w:rsidP="008D01EC">
      <w:pPr>
        <w:jc w:val="both"/>
      </w:pPr>
    </w:p>
    <w:p w14:paraId="799F79F3" w14:textId="7DE2DD1D" w:rsidR="00B73A2F" w:rsidRPr="00792701" w:rsidRDefault="00B73A2F" w:rsidP="008D01EC">
      <w:pPr>
        <w:pStyle w:val="ListParagraph"/>
        <w:numPr>
          <w:ilvl w:val="0"/>
          <w:numId w:val="28"/>
        </w:numPr>
        <w:jc w:val="both"/>
      </w:pPr>
      <w:r w:rsidRPr="00792701">
        <w:t>Personal protective equipment</w:t>
      </w:r>
      <w:r w:rsidR="00EF389E">
        <w:t xml:space="preserve"> (PPE)</w:t>
      </w:r>
      <w:r w:rsidRPr="00792701">
        <w:t xml:space="preserve"> </w:t>
      </w:r>
      <w:r w:rsidR="00EF389E">
        <w:t xml:space="preserve">must </w:t>
      </w:r>
      <w:r w:rsidRPr="00792701">
        <w:t xml:space="preserve">be properly worn </w:t>
      </w:r>
      <w:r w:rsidR="00992EF1">
        <w:t xml:space="preserve">inside the operating area and </w:t>
      </w:r>
      <w:r w:rsidRPr="00792701">
        <w:t xml:space="preserve">during </w:t>
      </w:r>
      <w:r w:rsidR="00907C9C">
        <w:t>operating</w:t>
      </w:r>
      <w:r w:rsidR="004853D0">
        <w:t xml:space="preserve"> </w:t>
      </w:r>
      <w:r w:rsidRPr="00792701">
        <w:t>hours.</w:t>
      </w:r>
    </w:p>
    <w:p w14:paraId="7616585C" w14:textId="77777777" w:rsidR="00B73A2F" w:rsidRPr="00792701" w:rsidRDefault="00B73A2F" w:rsidP="008D01EC">
      <w:pPr>
        <w:pStyle w:val="ListParagraph"/>
        <w:jc w:val="both"/>
      </w:pPr>
    </w:p>
    <w:p w14:paraId="5248AFA4" w14:textId="5611FAE0" w:rsidR="00B73A2F" w:rsidRPr="00792701" w:rsidRDefault="00B73A2F" w:rsidP="008D01EC">
      <w:pPr>
        <w:pStyle w:val="ListParagraph"/>
        <w:numPr>
          <w:ilvl w:val="0"/>
          <w:numId w:val="28"/>
        </w:numPr>
        <w:jc w:val="both"/>
      </w:pPr>
      <w:r w:rsidRPr="00792701">
        <w:t>Su</w:t>
      </w:r>
      <w:r w:rsidR="00BB32DA">
        <w:t xml:space="preserve">fficient and appropriate safety and </w:t>
      </w:r>
      <w:r w:rsidRPr="00792701">
        <w:t>hazards signs must be placed</w:t>
      </w:r>
      <w:r w:rsidR="00F26896">
        <w:t xml:space="preserve"> in</w:t>
      </w:r>
      <w:r w:rsidR="00395F81">
        <w:t xml:space="preserve">side </w:t>
      </w:r>
      <w:r w:rsidR="00F26896">
        <w:t>the operating area</w:t>
      </w:r>
      <w:r w:rsidRPr="00792701">
        <w:t>.</w:t>
      </w:r>
    </w:p>
    <w:p w14:paraId="24F55739" w14:textId="77777777" w:rsidR="005A0E07" w:rsidRDefault="005A0E07" w:rsidP="005A0E07">
      <w:pPr>
        <w:pStyle w:val="ListParagraph"/>
        <w:ind w:left="360"/>
        <w:jc w:val="both"/>
      </w:pPr>
    </w:p>
    <w:p w14:paraId="5C474D9C" w14:textId="1AE16A54" w:rsidR="00B73A2F" w:rsidRDefault="00B73A2F" w:rsidP="008D01EC">
      <w:pPr>
        <w:pStyle w:val="ListParagraph"/>
        <w:numPr>
          <w:ilvl w:val="0"/>
          <w:numId w:val="28"/>
        </w:numPr>
        <w:jc w:val="both"/>
      </w:pPr>
      <w:r w:rsidRPr="00792701">
        <w:t>Visitors m</w:t>
      </w:r>
      <w:r w:rsidR="00B81D3F">
        <w:t>ust be acco</w:t>
      </w:r>
      <w:r w:rsidR="00C44851">
        <w:t>mpanied by an escort especially</w:t>
      </w:r>
      <w:r w:rsidR="003C6395">
        <w:t xml:space="preserve"> during operating</w:t>
      </w:r>
      <w:r w:rsidR="00263FFE">
        <w:t xml:space="preserve"> hours.</w:t>
      </w:r>
      <w:r w:rsidR="003C6395">
        <w:t xml:space="preserve"> Moreover, appropriate PPE must be observed.</w:t>
      </w:r>
    </w:p>
    <w:p w14:paraId="27FEBC98" w14:textId="77777777" w:rsidR="00BF6FCA" w:rsidRDefault="00BF6FCA" w:rsidP="00BF6FCA">
      <w:pPr>
        <w:pStyle w:val="ListParagraph"/>
        <w:ind w:left="360"/>
        <w:jc w:val="both"/>
      </w:pPr>
    </w:p>
    <w:p w14:paraId="35C3C77F" w14:textId="2C311815" w:rsidR="00B73A2F" w:rsidRPr="00792701" w:rsidRDefault="00B73A2F" w:rsidP="008D01EC">
      <w:pPr>
        <w:pStyle w:val="ListParagraph"/>
        <w:numPr>
          <w:ilvl w:val="0"/>
          <w:numId w:val="28"/>
        </w:numPr>
        <w:jc w:val="both"/>
      </w:pPr>
      <w:r w:rsidRPr="00792701">
        <w:t>Adequate and proper instructions must be given to operators and other relevant personnel prior to operating the crane.</w:t>
      </w:r>
      <w:r w:rsidR="00244EE3">
        <w:t xml:space="preserve"> This include the cargo description, total cargoes</w:t>
      </w:r>
      <w:r w:rsidR="00E02566">
        <w:t xml:space="preserve"> to be</w:t>
      </w:r>
      <w:r w:rsidR="0075463F">
        <w:t xml:space="preserve"> loaded or unloaded from the vessel</w:t>
      </w:r>
      <w:r w:rsidR="00E02566">
        <w:t xml:space="preserve">, number of cargoes per lift, </w:t>
      </w:r>
      <w:r w:rsidR="00E02566">
        <w:rPr>
          <w:i/>
        </w:rPr>
        <w:t>etc</w:t>
      </w:r>
      <w:r w:rsidR="00E02566">
        <w:t>.</w:t>
      </w:r>
    </w:p>
    <w:p w14:paraId="32C91380" w14:textId="77777777" w:rsidR="00B73A2F" w:rsidRPr="00792701" w:rsidRDefault="00B73A2F" w:rsidP="008D01EC">
      <w:pPr>
        <w:pStyle w:val="ListParagraph"/>
        <w:jc w:val="both"/>
      </w:pPr>
    </w:p>
    <w:p w14:paraId="66FDF076" w14:textId="0CEDE184" w:rsidR="00B73A2F" w:rsidRDefault="00B73A2F" w:rsidP="008D01EC">
      <w:pPr>
        <w:pStyle w:val="ListParagraph"/>
        <w:numPr>
          <w:ilvl w:val="0"/>
          <w:numId w:val="28"/>
        </w:numPr>
        <w:jc w:val="both"/>
      </w:pPr>
      <w:r w:rsidRPr="00792701">
        <w:t xml:space="preserve">Cranes </w:t>
      </w:r>
      <w:r w:rsidR="00F97C0D">
        <w:t xml:space="preserve">must </w:t>
      </w:r>
      <w:r w:rsidRPr="00792701">
        <w:t>be tested first prior to commencement of operation to determine whether the crane is operating in good and working condition. Any malfuncti</w:t>
      </w:r>
      <w:r w:rsidR="003E3090">
        <w:t xml:space="preserve">ons must be corrected and documented </w:t>
      </w:r>
      <w:r w:rsidRPr="00792701">
        <w:t>prior to operating the crane.</w:t>
      </w:r>
    </w:p>
    <w:p w14:paraId="36FECC57" w14:textId="77777777" w:rsidR="00B73A2F" w:rsidRDefault="00B73A2F" w:rsidP="008D01EC">
      <w:pPr>
        <w:pStyle w:val="ListParagraph"/>
        <w:jc w:val="both"/>
      </w:pPr>
    </w:p>
    <w:p w14:paraId="02BD5444" w14:textId="1C0BDB94" w:rsidR="00B73A2F" w:rsidRDefault="00B73A2F" w:rsidP="008D01EC">
      <w:pPr>
        <w:pStyle w:val="ListParagraph"/>
        <w:numPr>
          <w:ilvl w:val="0"/>
          <w:numId w:val="28"/>
        </w:numPr>
        <w:jc w:val="both"/>
      </w:pPr>
      <w:r w:rsidRPr="00792701">
        <w:t>All personnel involved must exercise</w:t>
      </w:r>
      <w:r w:rsidR="00662E44">
        <w:t xml:space="preserve"> </w:t>
      </w:r>
      <w:r w:rsidRPr="00792701">
        <w:t>due diligence a</w:t>
      </w:r>
      <w:r>
        <w:t>nd care when operating a crane.</w:t>
      </w:r>
    </w:p>
    <w:p w14:paraId="34565825" w14:textId="77777777" w:rsidR="00B73A2F" w:rsidRDefault="00B73A2F" w:rsidP="008D01EC">
      <w:pPr>
        <w:pStyle w:val="ListParagraph"/>
        <w:jc w:val="both"/>
      </w:pPr>
    </w:p>
    <w:p w14:paraId="6F805A0F" w14:textId="404FEB11" w:rsidR="00B73A2F" w:rsidRPr="00792701" w:rsidRDefault="00B73A2F" w:rsidP="008D01EC">
      <w:pPr>
        <w:pStyle w:val="ListParagraph"/>
        <w:numPr>
          <w:ilvl w:val="0"/>
          <w:numId w:val="28"/>
        </w:numPr>
        <w:jc w:val="both"/>
      </w:pPr>
      <w:r w:rsidRPr="00792701">
        <w:t>The cran</w:t>
      </w:r>
      <w:r>
        <w:t>e should not be</w:t>
      </w:r>
      <w:r w:rsidR="000C1C91">
        <w:t xml:space="preserve"> </w:t>
      </w:r>
      <w:r w:rsidR="00A0238F">
        <w:t>left</w:t>
      </w:r>
      <w:r w:rsidR="00016A65">
        <w:t xml:space="preserve"> </w:t>
      </w:r>
      <w:r w:rsidR="000C1C91">
        <w:t>unattended at all times. O</w:t>
      </w:r>
      <w:r>
        <w:t xml:space="preserve">perators shall not engage in any practice that will divert their attention while operating the </w:t>
      </w:r>
      <w:r w:rsidR="008B1B37">
        <w:t>crane equipment</w:t>
      </w:r>
      <w:r>
        <w:t>.</w:t>
      </w:r>
    </w:p>
    <w:p w14:paraId="2A0BE165" w14:textId="77777777" w:rsidR="00B73A2F" w:rsidRPr="00792701" w:rsidRDefault="00B73A2F" w:rsidP="008D01EC">
      <w:pPr>
        <w:pStyle w:val="ListParagraph"/>
        <w:jc w:val="both"/>
      </w:pPr>
    </w:p>
    <w:p w14:paraId="24D2A18E" w14:textId="1483084D" w:rsidR="00B73A2F" w:rsidRDefault="003B2996" w:rsidP="008D01EC">
      <w:pPr>
        <w:pStyle w:val="ListParagraph"/>
        <w:numPr>
          <w:ilvl w:val="0"/>
          <w:numId w:val="28"/>
        </w:numPr>
        <w:jc w:val="both"/>
      </w:pPr>
      <w:r>
        <w:t>Crane operators must respond only to sig</w:t>
      </w:r>
      <w:r w:rsidR="006F1DE8">
        <w:t xml:space="preserve">nals from authorized personnel. </w:t>
      </w:r>
      <w:r>
        <w:t>Moreover, a</w:t>
      </w:r>
      <w:r w:rsidR="00F73F54">
        <w:t xml:space="preserve">ppropriate hand signals and communications </w:t>
      </w:r>
      <w:r w:rsidR="00B73A2F">
        <w:t>must be used</w:t>
      </w:r>
      <w:r w:rsidR="00AF6AF0">
        <w:t xml:space="preserve"> (</w:t>
      </w:r>
      <w:r w:rsidR="00B73A2F">
        <w:t xml:space="preserve">See </w:t>
      </w:r>
      <w:r w:rsidR="00B97477">
        <w:rPr>
          <w:i/>
        </w:rPr>
        <w:t>Annex B</w:t>
      </w:r>
      <w:r w:rsidR="00AF6AF0">
        <w:t>).</w:t>
      </w:r>
    </w:p>
    <w:p w14:paraId="26AB9648" w14:textId="77777777" w:rsidR="00C431A1" w:rsidRDefault="00C431A1" w:rsidP="00C431A1">
      <w:pPr>
        <w:pStyle w:val="ListParagraph"/>
        <w:ind w:left="360"/>
        <w:jc w:val="both"/>
      </w:pPr>
    </w:p>
    <w:p w14:paraId="0315D898" w14:textId="4FFC94B4" w:rsidR="00C450B7" w:rsidRDefault="00C450B7" w:rsidP="008D01EC">
      <w:pPr>
        <w:pStyle w:val="ListParagraph"/>
        <w:numPr>
          <w:ilvl w:val="0"/>
          <w:numId w:val="28"/>
        </w:numPr>
        <w:jc w:val="both"/>
      </w:pPr>
      <w:r>
        <w:t>Crane opera</w:t>
      </w:r>
      <w:r w:rsidR="00D47228">
        <w:t xml:space="preserve">tors must be physically and mentally fit. </w:t>
      </w:r>
      <w:r w:rsidR="00064FC4">
        <w:t>O</w:t>
      </w:r>
      <w:r w:rsidR="00D47228">
        <w:t>perators found to be under the influence of liquor or drugs shall not be allowed to operate and must be properly reported</w:t>
      </w:r>
      <w:r w:rsidR="00B26194">
        <w:t xml:space="preserve"> to the HR Department for disciplinary action.</w:t>
      </w:r>
    </w:p>
    <w:p w14:paraId="5E12F8E8" w14:textId="77777777" w:rsidR="00C450B7" w:rsidRDefault="00C450B7" w:rsidP="00C450B7">
      <w:pPr>
        <w:pStyle w:val="ListParagraph"/>
      </w:pPr>
    </w:p>
    <w:p w14:paraId="5BF7BB66" w14:textId="678AA99F" w:rsidR="00EB23CD" w:rsidRPr="00792701" w:rsidRDefault="00EB23CD" w:rsidP="008D01EC">
      <w:pPr>
        <w:pStyle w:val="ListParagraph"/>
        <w:numPr>
          <w:ilvl w:val="0"/>
          <w:numId w:val="28"/>
        </w:numPr>
        <w:jc w:val="both"/>
      </w:pPr>
      <w:r>
        <w:t>Smoking is strictly prohibited inside the operating area.</w:t>
      </w:r>
    </w:p>
    <w:p w14:paraId="5AF0DA5F" w14:textId="77777777" w:rsidR="00B73A2F" w:rsidRPr="00792701" w:rsidRDefault="00B73A2F" w:rsidP="008D01EC">
      <w:pPr>
        <w:pStyle w:val="ListParagraph"/>
        <w:jc w:val="both"/>
      </w:pPr>
    </w:p>
    <w:p w14:paraId="64F648A6" w14:textId="77777777" w:rsidR="00B73A2F" w:rsidRPr="00792701" w:rsidRDefault="00B73A2F" w:rsidP="008D01EC">
      <w:pPr>
        <w:pStyle w:val="ListParagraph"/>
        <w:numPr>
          <w:ilvl w:val="0"/>
          <w:numId w:val="28"/>
        </w:numPr>
        <w:jc w:val="both"/>
      </w:pPr>
      <w:r w:rsidRPr="00792701">
        <w:t>Cellphones, gadgets and any other unnecessary devices are strictly prohibited during operating hours.</w:t>
      </w:r>
    </w:p>
    <w:p w14:paraId="574DF5D9" w14:textId="77777777" w:rsidR="00B73A2F" w:rsidRPr="00792701" w:rsidRDefault="00B73A2F" w:rsidP="008D01EC">
      <w:pPr>
        <w:pStyle w:val="ListParagraph"/>
        <w:jc w:val="both"/>
      </w:pPr>
    </w:p>
    <w:p w14:paraId="6744F3A6" w14:textId="26430CC8" w:rsidR="00B73A2F" w:rsidRPr="00792701" w:rsidRDefault="00B73A2F" w:rsidP="00BF5007">
      <w:pPr>
        <w:pStyle w:val="ListParagraph"/>
        <w:numPr>
          <w:ilvl w:val="0"/>
          <w:numId w:val="28"/>
        </w:numPr>
        <w:jc w:val="both"/>
      </w:pPr>
      <w:r w:rsidRPr="00792701">
        <w:t>Cargoes to be loaded and lift should be within the safe working load (SWL) of the crane.</w:t>
      </w:r>
      <w:r w:rsidR="00BF5007">
        <w:t xml:space="preserve"> </w:t>
      </w:r>
      <w:r w:rsidR="00954907">
        <w:t xml:space="preserve">Loading and lifting of </w:t>
      </w:r>
      <w:r w:rsidRPr="00792701">
        <w:t xml:space="preserve">cargoes beyond its SWL is strictly prohibited and is </w:t>
      </w:r>
      <w:r w:rsidR="001E6AD7">
        <w:t>subject to disciplinary action.</w:t>
      </w:r>
    </w:p>
    <w:p w14:paraId="51CF083D" w14:textId="77777777" w:rsidR="001E6AD7" w:rsidRDefault="001E6AD7" w:rsidP="001E6AD7">
      <w:pPr>
        <w:pStyle w:val="ListParagraph"/>
        <w:ind w:left="360"/>
        <w:jc w:val="both"/>
      </w:pPr>
    </w:p>
    <w:p w14:paraId="024B4432" w14:textId="2D2661EE" w:rsidR="00A43454" w:rsidRDefault="00EE5476" w:rsidP="001D21BB">
      <w:pPr>
        <w:pStyle w:val="ListParagraph"/>
        <w:numPr>
          <w:ilvl w:val="0"/>
          <w:numId w:val="28"/>
        </w:numPr>
        <w:jc w:val="both"/>
      </w:pPr>
      <w:r>
        <w:lastRenderedPageBreak/>
        <w:t>Crane operators mu</w:t>
      </w:r>
      <w:r w:rsidR="000B1F69">
        <w:t xml:space="preserve">st stop the operation or activity </w:t>
      </w:r>
      <w:r>
        <w:t xml:space="preserve">if he has reason to believe that the crane equipment is not operating properly or </w:t>
      </w:r>
      <w:r w:rsidR="0067664F">
        <w:t xml:space="preserve">there is doubt as to the </w:t>
      </w:r>
      <w:r>
        <w:t>safety</w:t>
      </w:r>
      <w:r w:rsidR="0067664F">
        <w:t xml:space="preserve"> of the vessel crew</w:t>
      </w:r>
      <w:r w:rsidR="002245F8">
        <w:t xml:space="preserve"> </w:t>
      </w:r>
      <w:r w:rsidR="0067664F">
        <w:t>and equipment</w:t>
      </w:r>
      <w:r>
        <w:t>.</w:t>
      </w:r>
      <w:r w:rsidR="00143C9A">
        <w:t xml:space="preserve"> Crane operation should not be resume</w:t>
      </w:r>
      <w:r w:rsidR="00B926D4">
        <w:t>d</w:t>
      </w:r>
      <w:r w:rsidR="00143C9A">
        <w:t xml:space="preserve"> until </w:t>
      </w:r>
      <w:r w:rsidR="00401E14">
        <w:t>safety has been assured.</w:t>
      </w:r>
    </w:p>
    <w:p w14:paraId="554EA804" w14:textId="77777777" w:rsidR="001737DD" w:rsidRDefault="001737DD" w:rsidP="001737DD">
      <w:pPr>
        <w:pStyle w:val="ListParagraph"/>
        <w:ind w:left="360"/>
        <w:jc w:val="both"/>
      </w:pPr>
    </w:p>
    <w:p w14:paraId="7071533F" w14:textId="78A10BCD" w:rsidR="00F53118" w:rsidRPr="00792701" w:rsidRDefault="001463A0" w:rsidP="008D01EC">
      <w:pPr>
        <w:pStyle w:val="ListParagraph"/>
        <w:numPr>
          <w:ilvl w:val="0"/>
          <w:numId w:val="28"/>
        </w:numPr>
        <w:jc w:val="both"/>
      </w:pPr>
      <w:r>
        <w:t>Crane operators must rest the boom in its proper place and stop the engine first before getting out of the crane.</w:t>
      </w:r>
    </w:p>
    <w:p w14:paraId="1B35CF17" w14:textId="77777777" w:rsidR="009F53B0" w:rsidRPr="009F53B0" w:rsidRDefault="009F53B0" w:rsidP="009F53B0">
      <w:pPr>
        <w:pStyle w:val="ListParagraph"/>
        <w:ind w:left="360"/>
        <w:jc w:val="both"/>
        <w:rPr>
          <w:i/>
        </w:rPr>
      </w:pPr>
    </w:p>
    <w:p w14:paraId="0C4EFCCA" w14:textId="77777777" w:rsidR="004C5816" w:rsidRPr="004C5816" w:rsidRDefault="00B73A2F" w:rsidP="004C5816">
      <w:pPr>
        <w:pStyle w:val="ListParagraph"/>
        <w:numPr>
          <w:ilvl w:val="0"/>
          <w:numId w:val="28"/>
        </w:numPr>
        <w:jc w:val="both"/>
        <w:rPr>
          <w:i/>
        </w:rPr>
      </w:pPr>
      <w:r w:rsidRPr="00CD28C0">
        <w:t>Crane incidents shall be properly reported, in writing, verified by the Chief Engineer and noted by the Port Engineer, copy furnished the HR Department. Th</w:t>
      </w:r>
      <w:r w:rsidR="004C5816">
        <w:t>ese include, but not limited to:</w:t>
      </w:r>
    </w:p>
    <w:p w14:paraId="43E3D2A3" w14:textId="77777777" w:rsidR="004C5816" w:rsidRDefault="004C5816" w:rsidP="004C5816">
      <w:pPr>
        <w:pStyle w:val="ListParagraph"/>
      </w:pPr>
    </w:p>
    <w:p w14:paraId="557CCCB8" w14:textId="77777777" w:rsidR="004C5816" w:rsidRPr="004C5816" w:rsidRDefault="004C5816" w:rsidP="004C5816">
      <w:pPr>
        <w:pStyle w:val="ListParagraph"/>
        <w:numPr>
          <w:ilvl w:val="0"/>
          <w:numId w:val="30"/>
        </w:numPr>
        <w:jc w:val="both"/>
        <w:rPr>
          <w:i/>
        </w:rPr>
      </w:pPr>
      <w:r>
        <w:t>Engine breakdown</w:t>
      </w:r>
    </w:p>
    <w:p w14:paraId="7281DD37" w14:textId="77777777" w:rsidR="004C5816" w:rsidRPr="004C5816" w:rsidRDefault="004C5816" w:rsidP="004C5816">
      <w:pPr>
        <w:pStyle w:val="ListParagraph"/>
        <w:numPr>
          <w:ilvl w:val="0"/>
          <w:numId w:val="30"/>
        </w:numPr>
        <w:jc w:val="both"/>
        <w:rPr>
          <w:i/>
        </w:rPr>
      </w:pPr>
      <w:r>
        <w:t>P</w:t>
      </w:r>
      <w:r w:rsidR="00B73A2F" w:rsidRPr="00CD28C0">
        <w:t xml:space="preserve">ower </w:t>
      </w:r>
      <w:r>
        <w:t>failure or shutdown during lifting operations</w:t>
      </w:r>
    </w:p>
    <w:p w14:paraId="2921A70F" w14:textId="69EE0064" w:rsidR="004C5816" w:rsidRPr="004C5816" w:rsidRDefault="004C5816" w:rsidP="004C5816">
      <w:pPr>
        <w:pStyle w:val="ListParagraph"/>
        <w:numPr>
          <w:ilvl w:val="0"/>
          <w:numId w:val="30"/>
        </w:numPr>
        <w:jc w:val="both"/>
        <w:rPr>
          <w:i/>
        </w:rPr>
      </w:pPr>
      <w:r>
        <w:t>E</w:t>
      </w:r>
      <w:r w:rsidR="00B73A2F" w:rsidRPr="00CD28C0">
        <w:t xml:space="preserve">lectrical </w:t>
      </w:r>
      <w:r w:rsidR="00BB44BF">
        <w:t>and wiring problems</w:t>
      </w:r>
    </w:p>
    <w:p w14:paraId="5832AC7C" w14:textId="390314F4" w:rsidR="006A6EBB" w:rsidRPr="00BB44BF" w:rsidRDefault="006A6EBB" w:rsidP="006A6EBB">
      <w:pPr>
        <w:pStyle w:val="ListParagraph"/>
        <w:numPr>
          <w:ilvl w:val="0"/>
          <w:numId w:val="30"/>
        </w:numPr>
        <w:jc w:val="both"/>
        <w:rPr>
          <w:i/>
        </w:rPr>
      </w:pPr>
      <w:r>
        <w:t>Personnel injuries or accidents</w:t>
      </w:r>
    </w:p>
    <w:p w14:paraId="535AF333" w14:textId="6D1D7327" w:rsidR="006A6EBB" w:rsidRPr="006A6EBB" w:rsidRDefault="006A6EBB" w:rsidP="006A6EBB">
      <w:pPr>
        <w:pStyle w:val="ListParagraph"/>
        <w:numPr>
          <w:ilvl w:val="0"/>
          <w:numId w:val="30"/>
        </w:numPr>
        <w:jc w:val="both"/>
        <w:rPr>
          <w:i/>
        </w:rPr>
      </w:pPr>
      <w:r>
        <w:t>Property</w:t>
      </w:r>
      <w:r w:rsidR="00653DCF">
        <w:t xml:space="preserve"> </w:t>
      </w:r>
      <w:r w:rsidR="00FD50E9">
        <w:t>damage</w:t>
      </w:r>
    </w:p>
    <w:p w14:paraId="30525886" w14:textId="74A0AEB3" w:rsidR="004C5816" w:rsidRPr="004C5816" w:rsidRDefault="004C5816" w:rsidP="004C5816">
      <w:pPr>
        <w:pStyle w:val="ListParagraph"/>
        <w:numPr>
          <w:ilvl w:val="0"/>
          <w:numId w:val="30"/>
        </w:numPr>
        <w:jc w:val="both"/>
        <w:rPr>
          <w:i/>
        </w:rPr>
      </w:pPr>
      <w:r>
        <w:t xml:space="preserve">Environmental damage (i.e., </w:t>
      </w:r>
      <w:r>
        <w:rPr>
          <w:i/>
        </w:rPr>
        <w:t>oil spill</w:t>
      </w:r>
      <w:r>
        <w:t>) during crane operation</w:t>
      </w:r>
    </w:p>
    <w:p w14:paraId="108CC78F" w14:textId="77777777" w:rsidR="00B73A2F" w:rsidRPr="00B73A2F" w:rsidRDefault="00B73A2F" w:rsidP="008D01EC">
      <w:pPr>
        <w:pStyle w:val="ListParagraph"/>
        <w:jc w:val="both"/>
        <w:rPr>
          <w:i/>
        </w:rPr>
      </w:pPr>
    </w:p>
    <w:p w14:paraId="4E6D49A5" w14:textId="06C4C22C" w:rsidR="00B22855" w:rsidRPr="00B22855" w:rsidRDefault="00B73A2F" w:rsidP="008D01EC">
      <w:pPr>
        <w:pStyle w:val="ListParagraph"/>
        <w:numPr>
          <w:ilvl w:val="0"/>
          <w:numId w:val="28"/>
        </w:numPr>
        <w:jc w:val="both"/>
        <w:rPr>
          <w:i/>
        </w:rPr>
      </w:pPr>
      <w:r>
        <w:t xml:space="preserve">Inspection of crane equipment </w:t>
      </w:r>
      <w:r w:rsidR="00BF4A02">
        <w:t>must</w:t>
      </w:r>
      <w:r>
        <w:t xml:space="preserve"> be conducted regularly an</w:t>
      </w:r>
      <w:r w:rsidR="00EE4333">
        <w:t xml:space="preserve">d </w:t>
      </w:r>
      <w:r w:rsidR="00BF4A02">
        <w:t>properly documented through an i</w:t>
      </w:r>
      <w:r w:rsidR="00EE4333">
        <w:t xml:space="preserve">nspection </w:t>
      </w:r>
      <w:r w:rsidR="00BF4A02">
        <w:t>c</w:t>
      </w:r>
      <w:r w:rsidR="00EE4333">
        <w:t xml:space="preserve">hecklist. </w:t>
      </w:r>
      <w:r w:rsidR="00805DD3">
        <w:t>Refer to process title for “</w:t>
      </w:r>
      <w:r w:rsidR="00805DD3">
        <w:rPr>
          <w:i/>
        </w:rPr>
        <w:t>Safety, Health and Environment”.</w:t>
      </w:r>
    </w:p>
    <w:p w14:paraId="275179D1" w14:textId="77777777" w:rsidR="00B22855" w:rsidRDefault="00B22855" w:rsidP="00B22855">
      <w:pPr>
        <w:pStyle w:val="ListParagraph"/>
      </w:pPr>
    </w:p>
    <w:p w14:paraId="03CE1503" w14:textId="77777777" w:rsidR="00B22855" w:rsidRDefault="00B22855" w:rsidP="00B22855">
      <w:pPr>
        <w:jc w:val="both"/>
      </w:pPr>
    </w:p>
    <w:p w14:paraId="1BDF6CC7" w14:textId="77777777" w:rsidR="001D473F" w:rsidRDefault="001D473F" w:rsidP="00B22855">
      <w:pPr>
        <w:jc w:val="both"/>
      </w:pPr>
      <w:r>
        <w:br w:type="page"/>
      </w:r>
    </w:p>
    <w:p w14:paraId="3543BAE0" w14:textId="33DC7FDD" w:rsidR="0023304D" w:rsidRDefault="00831E79" w:rsidP="0023304D">
      <w:pPr>
        <w:jc w:val="center"/>
      </w:pPr>
      <w:r>
        <w:lastRenderedPageBreak/>
        <w:t>ANNEX B</w:t>
      </w:r>
    </w:p>
    <w:p w14:paraId="0264E58A" w14:textId="157C3AD8" w:rsidR="0023304D" w:rsidRDefault="00250F4B" w:rsidP="0023304D">
      <w:pPr>
        <w:jc w:val="center"/>
      </w:pPr>
      <w:r>
        <w:t xml:space="preserve">CRANE </w:t>
      </w:r>
      <w:r w:rsidR="0023304D">
        <w:t>HAND SIGNALS</w:t>
      </w:r>
    </w:p>
    <w:p w14:paraId="2F736F97" w14:textId="77777777" w:rsidR="00B92E9F" w:rsidRDefault="00B92E9F" w:rsidP="00B92E9F">
      <w:pPr>
        <w:rPr>
          <w:noProof/>
          <w:lang w:val="en-PH" w:eastAsia="en-P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1"/>
        <w:gridCol w:w="4711"/>
      </w:tblGrid>
      <w:tr w:rsidR="00B92E9F" w14:paraId="2B26D2F2" w14:textId="77777777" w:rsidTr="002D51C0">
        <w:tc>
          <w:tcPr>
            <w:tcW w:w="4711" w:type="dxa"/>
            <w:vAlign w:val="center"/>
          </w:tcPr>
          <w:p w14:paraId="6DB21F71" w14:textId="39E70888" w:rsidR="00B92E9F" w:rsidRDefault="008B3008" w:rsidP="00C06878">
            <w:pPr>
              <w:jc w:val="center"/>
            </w:pPr>
            <w:r>
              <w:object w:dxaOrig="2475" w:dyaOrig="2700" w14:anchorId="0AD6FFB6">
                <v:shape id="_x0000_i1033" type="#_x0000_t75" style="width:132.75pt;height:2in" o:ole="">
                  <v:imagedata r:id="rId67" o:title=""/>
                </v:shape>
                <o:OLEObject Type="Embed" ProgID="PBrush" ShapeID="_x0000_i1033" DrawAspect="Content" ObjectID="_1574922688" r:id="rId68"/>
              </w:object>
            </w:r>
          </w:p>
          <w:p w14:paraId="6FA683DE" w14:textId="557B13C4" w:rsidR="001A61F8" w:rsidRDefault="001A61F8" w:rsidP="00B92E9F"/>
        </w:tc>
        <w:tc>
          <w:tcPr>
            <w:tcW w:w="4711" w:type="dxa"/>
            <w:vAlign w:val="center"/>
          </w:tcPr>
          <w:p w14:paraId="564881FC" w14:textId="03FE2328" w:rsidR="00B92E9F" w:rsidRDefault="00B92E9F" w:rsidP="00B92E9F">
            <w:pPr>
              <w:rPr>
                <w:b/>
              </w:rPr>
            </w:pPr>
            <w:r>
              <w:rPr>
                <w:b/>
              </w:rPr>
              <w:t xml:space="preserve">RAISE </w:t>
            </w:r>
            <w:r w:rsidR="00C06878">
              <w:rPr>
                <w:b/>
              </w:rPr>
              <w:t>THE HOOK/LOAD</w:t>
            </w:r>
          </w:p>
          <w:p w14:paraId="271B8379" w14:textId="77777777" w:rsidR="00B92E9F" w:rsidRDefault="00B92E9F" w:rsidP="00B92E9F">
            <w:pPr>
              <w:rPr>
                <w:b/>
              </w:rPr>
            </w:pPr>
          </w:p>
          <w:p w14:paraId="621DC54C" w14:textId="158547C3" w:rsidR="00B92E9F" w:rsidRPr="00C06878" w:rsidRDefault="00B92E9F" w:rsidP="00B92E9F">
            <w:pPr>
              <w:rPr>
                <w:i/>
              </w:rPr>
            </w:pPr>
            <w:r w:rsidRPr="00C06878">
              <w:rPr>
                <w:i/>
              </w:rPr>
              <w:t>Forefinger extended, pointed up and circling. For faster speed use two or more fingers.</w:t>
            </w:r>
          </w:p>
        </w:tc>
      </w:tr>
      <w:tr w:rsidR="00B92E9F" w14:paraId="51E4E803" w14:textId="77777777" w:rsidTr="002D51C0">
        <w:tc>
          <w:tcPr>
            <w:tcW w:w="4711" w:type="dxa"/>
            <w:vAlign w:val="center"/>
          </w:tcPr>
          <w:p w14:paraId="485F7979" w14:textId="271328BE" w:rsidR="00B92E9F" w:rsidRDefault="008B3008" w:rsidP="00C06878">
            <w:pPr>
              <w:jc w:val="center"/>
            </w:pPr>
            <w:r>
              <w:object w:dxaOrig="2460" w:dyaOrig="2490" w14:anchorId="0E9AA47D">
                <v:shape id="_x0000_i1034" type="#_x0000_t75" style="width:2in;height:2in" o:ole="">
                  <v:imagedata r:id="rId69" o:title=""/>
                </v:shape>
                <o:OLEObject Type="Embed" ProgID="PBrush" ShapeID="_x0000_i1034" DrawAspect="Content" ObjectID="_1574922689" r:id="rId70"/>
              </w:object>
            </w:r>
          </w:p>
          <w:p w14:paraId="0B775BB1" w14:textId="02BDD9F7" w:rsidR="001A61F8" w:rsidRDefault="001A61F8" w:rsidP="00B92E9F"/>
        </w:tc>
        <w:tc>
          <w:tcPr>
            <w:tcW w:w="4711" w:type="dxa"/>
            <w:vAlign w:val="center"/>
          </w:tcPr>
          <w:p w14:paraId="7C7CBD53" w14:textId="77777777" w:rsidR="00B92E9F" w:rsidRDefault="00C06878" w:rsidP="00B92E9F">
            <w:pPr>
              <w:rPr>
                <w:b/>
              </w:rPr>
            </w:pPr>
            <w:r>
              <w:rPr>
                <w:b/>
              </w:rPr>
              <w:t>LOWER THE HOOK/LOAD</w:t>
            </w:r>
          </w:p>
          <w:p w14:paraId="2F19804E" w14:textId="77777777" w:rsidR="00C06878" w:rsidRDefault="00C06878" w:rsidP="00B92E9F"/>
          <w:p w14:paraId="7D055D9A" w14:textId="674620C8" w:rsidR="00C06878" w:rsidRPr="00C06878" w:rsidRDefault="00C06878" w:rsidP="00B92E9F">
            <w:pPr>
              <w:rPr>
                <w:i/>
              </w:rPr>
            </w:pPr>
            <w:r>
              <w:rPr>
                <w:i/>
              </w:rPr>
              <w:t>Same as raise the hook, except forefinger points down.</w:t>
            </w:r>
          </w:p>
        </w:tc>
      </w:tr>
      <w:tr w:rsidR="00B92E9F" w14:paraId="28F6AABF" w14:textId="77777777" w:rsidTr="002D51C0">
        <w:tc>
          <w:tcPr>
            <w:tcW w:w="4711" w:type="dxa"/>
            <w:vAlign w:val="center"/>
          </w:tcPr>
          <w:p w14:paraId="49F45905" w14:textId="62B33A63" w:rsidR="00B92E9F" w:rsidRDefault="008B3008" w:rsidP="00052BC9">
            <w:pPr>
              <w:jc w:val="right"/>
            </w:pPr>
            <w:r>
              <w:object w:dxaOrig="2610" w:dyaOrig="2625" w14:anchorId="7311C955">
                <v:shape id="_x0000_i1035" type="#_x0000_t75" style="width:2in;height:2in" o:ole="">
                  <v:imagedata r:id="rId71" o:title=""/>
                </v:shape>
                <o:OLEObject Type="Embed" ProgID="PBrush" ShapeID="_x0000_i1035" DrawAspect="Content" ObjectID="_1574922690" r:id="rId72"/>
              </w:object>
            </w:r>
          </w:p>
          <w:p w14:paraId="55A599B9" w14:textId="26168B8D" w:rsidR="00465258" w:rsidRDefault="00465258" w:rsidP="00B92E9F"/>
        </w:tc>
        <w:tc>
          <w:tcPr>
            <w:tcW w:w="4711" w:type="dxa"/>
            <w:vAlign w:val="center"/>
          </w:tcPr>
          <w:p w14:paraId="36A44437" w14:textId="77777777" w:rsidR="00B92E9F" w:rsidRDefault="00465258" w:rsidP="00B92E9F">
            <w:r>
              <w:rPr>
                <w:b/>
              </w:rPr>
              <w:t>SLEW/ROTATE CRANE</w:t>
            </w:r>
          </w:p>
          <w:p w14:paraId="795C198E" w14:textId="77777777" w:rsidR="00465258" w:rsidRDefault="00465258" w:rsidP="00B92E9F"/>
          <w:p w14:paraId="4D0737DB" w14:textId="4E19BFD1" w:rsidR="00465258" w:rsidRPr="00465258" w:rsidRDefault="00465258" w:rsidP="00B92E9F">
            <w:pPr>
              <w:rPr>
                <w:i/>
              </w:rPr>
            </w:pPr>
            <w:r>
              <w:rPr>
                <w:i/>
              </w:rPr>
              <w:t>Hand pointed in direction of movement.</w:t>
            </w:r>
          </w:p>
        </w:tc>
      </w:tr>
      <w:tr w:rsidR="00B92E9F" w14:paraId="025A575B" w14:textId="77777777" w:rsidTr="002D51C0">
        <w:tc>
          <w:tcPr>
            <w:tcW w:w="4711" w:type="dxa"/>
            <w:vAlign w:val="center"/>
          </w:tcPr>
          <w:p w14:paraId="052A1B97" w14:textId="3BFFB4AF" w:rsidR="00B92E9F" w:rsidRDefault="00B92E9F" w:rsidP="008B3008">
            <w:pPr>
              <w:jc w:val="center"/>
            </w:pPr>
          </w:p>
          <w:p w14:paraId="5BC37ED4" w14:textId="77777777" w:rsidR="00752B49" w:rsidRDefault="00752B49" w:rsidP="008B3008">
            <w:pPr>
              <w:jc w:val="center"/>
            </w:pPr>
          </w:p>
          <w:p w14:paraId="3DC53C9D" w14:textId="77777777" w:rsidR="0072483C" w:rsidRDefault="00752B49" w:rsidP="00752B49">
            <w:pPr>
              <w:jc w:val="center"/>
            </w:pPr>
            <w:r>
              <w:object w:dxaOrig="2475" w:dyaOrig="2430" w14:anchorId="31E50EEF">
                <v:shape id="_x0000_i1036" type="#_x0000_t75" style="width:147.75pt;height:2in" o:ole="">
                  <v:imagedata r:id="rId73" o:title=""/>
                </v:shape>
                <o:OLEObject Type="Embed" ProgID="PBrush" ShapeID="_x0000_i1036" DrawAspect="Content" ObjectID="_1574922691" r:id="rId74"/>
              </w:object>
            </w:r>
          </w:p>
          <w:p w14:paraId="1A01213A" w14:textId="46517368" w:rsidR="00752B49" w:rsidRDefault="00752B49" w:rsidP="00B92E9F"/>
        </w:tc>
        <w:tc>
          <w:tcPr>
            <w:tcW w:w="4711" w:type="dxa"/>
            <w:vAlign w:val="center"/>
          </w:tcPr>
          <w:p w14:paraId="2B745CCD" w14:textId="77777777" w:rsidR="00752B49" w:rsidRDefault="00752B49" w:rsidP="00B92E9F">
            <w:pPr>
              <w:rPr>
                <w:b/>
              </w:rPr>
            </w:pPr>
          </w:p>
          <w:p w14:paraId="7D413445" w14:textId="77777777" w:rsidR="00752B49" w:rsidRDefault="00752B49" w:rsidP="00B92E9F">
            <w:pPr>
              <w:rPr>
                <w:b/>
              </w:rPr>
            </w:pPr>
          </w:p>
          <w:p w14:paraId="2D8D11DC" w14:textId="77777777" w:rsidR="00752B49" w:rsidRDefault="00752B49" w:rsidP="00B92E9F">
            <w:pPr>
              <w:rPr>
                <w:b/>
              </w:rPr>
            </w:pPr>
          </w:p>
          <w:p w14:paraId="578BDFEB" w14:textId="77777777" w:rsidR="00752B49" w:rsidRDefault="00752B49" w:rsidP="00B92E9F">
            <w:pPr>
              <w:rPr>
                <w:b/>
              </w:rPr>
            </w:pPr>
          </w:p>
          <w:p w14:paraId="6424CA71" w14:textId="77777777" w:rsidR="00752B49" w:rsidRDefault="00752B49" w:rsidP="00B92E9F">
            <w:pPr>
              <w:rPr>
                <w:b/>
              </w:rPr>
            </w:pPr>
          </w:p>
          <w:p w14:paraId="110A2149" w14:textId="77777777" w:rsidR="00752B49" w:rsidRDefault="00752B49" w:rsidP="00B92E9F">
            <w:pPr>
              <w:rPr>
                <w:b/>
              </w:rPr>
            </w:pPr>
          </w:p>
          <w:p w14:paraId="37A22BAB" w14:textId="77777777" w:rsidR="00752B49" w:rsidRDefault="00752B49" w:rsidP="00B92E9F">
            <w:pPr>
              <w:rPr>
                <w:b/>
              </w:rPr>
            </w:pPr>
          </w:p>
          <w:p w14:paraId="383A7605" w14:textId="77777777" w:rsidR="00752B49" w:rsidRDefault="00752B49" w:rsidP="00B92E9F">
            <w:pPr>
              <w:rPr>
                <w:b/>
              </w:rPr>
            </w:pPr>
          </w:p>
          <w:p w14:paraId="4A631148" w14:textId="77777777" w:rsidR="00752B49" w:rsidRDefault="00752B49" w:rsidP="00B92E9F">
            <w:pPr>
              <w:rPr>
                <w:b/>
              </w:rPr>
            </w:pPr>
          </w:p>
          <w:p w14:paraId="6DD7B655" w14:textId="77777777" w:rsidR="00752B49" w:rsidRDefault="00752B49" w:rsidP="00B92E9F">
            <w:pPr>
              <w:rPr>
                <w:b/>
              </w:rPr>
            </w:pPr>
          </w:p>
          <w:p w14:paraId="7C6DEBF9" w14:textId="14C66EDC" w:rsidR="00B92E9F" w:rsidRDefault="0072483C" w:rsidP="00B92E9F">
            <w:r>
              <w:rPr>
                <w:b/>
              </w:rPr>
              <w:t>RAISE THE BOOM/LUFF UP</w:t>
            </w:r>
          </w:p>
          <w:p w14:paraId="31CAAD6C" w14:textId="77777777" w:rsidR="0072483C" w:rsidRDefault="0072483C" w:rsidP="00B92E9F"/>
          <w:p w14:paraId="38647E9E" w14:textId="2923FFFB" w:rsidR="0072483C" w:rsidRPr="0072483C" w:rsidRDefault="0072483C" w:rsidP="00B92E9F">
            <w:r>
              <w:rPr>
                <w:i/>
              </w:rPr>
              <w:t>Fist closed, thumb extended and pointing up.</w:t>
            </w:r>
          </w:p>
        </w:tc>
      </w:tr>
      <w:tr w:rsidR="00B92E9F" w14:paraId="30CDC82B" w14:textId="77777777" w:rsidTr="002D51C0">
        <w:trPr>
          <w:trHeight w:val="2880"/>
        </w:trPr>
        <w:tc>
          <w:tcPr>
            <w:tcW w:w="4711" w:type="dxa"/>
            <w:vAlign w:val="center"/>
          </w:tcPr>
          <w:p w14:paraId="1875EE15" w14:textId="7FE1AA79" w:rsidR="00B92E9F" w:rsidRDefault="003A6BC4" w:rsidP="003A6BC4">
            <w:pPr>
              <w:jc w:val="center"/>
            </w:pPr>
            <w:r>
              <w:object w:dxaOrig="2445" w:dyaOrig="2670" w14:anchorId="67EC9FB6">
                <v:shape id="_x0000_i1037" type="#_x0000_t75" style="width:132.75pt;height:2in" o:ole="">
                  <v:imagedata r:id="rId75" o:title=""/>
                </v:shape>
                <o:OLEObject Type="Embed" ProgID="PBrush" ShapeID="_x0000_i1037" DrawAspect="Content" ObjectID="_1574922692" r:id="rId76"/>
              </w:object>
            </w:r>
          </w:p>
          <w:p w14:paraId="5ED5FD5F" w14:textId="4C489B2D" w:rsidR="0060596D" w:rsidRDefault="0060596D" w:rsidP="00B92E9F"/>
        </w:tc>
        <w:tc>
          <w:tcPr>
            <w:tcW w:w="4711" w:type="dxa"/>
            <w:vAlign w:val="center"/>
          </w:tcPr>
          <w:p w14:paraId="587472CE" w14:textId="77777777" w:rsidR="00B92E9F" w:rsidRDefault="00D14220" w:rsidP="00B92E9F">
            <w:pPr>
              <w:rPr>
                <w:b/>
              </w:rPr>
            </w:pPr>
            <w:r>
              <w:rPr>
                <w:b/>
              </w:rPr>
              <w:t>LOWER THE BOOM/LUFF DOWN</w:t>
            </w:r>
          </w:p>
          <w:p w14:paraId="61C6E5C7" w14:textId="77777777" w:rsidR="00D14220" w:rsidRDefault="00D14220" w:rsidP="00B92E9F"/>
          <w:p w14:paraId="52661202" w14:textId="51CC04BC" w:rsidR="00D14220" w:rsidRPr="00F1119F" w:rsidRDefault="00F1119F" w:rsidP="00B92E9F">
            <w:r>
              <w:rPr>
                <w:i/>
              </w:rPr>
              <w:t>Same as raise the boom, except thumb pointing down.</w:t>
            </w:r>
          </w:p>
        </w:tc>
      </w:tr>
      <w:tr w:rsidR="00B92E9F" w14:paraId="5E8CA64D" w14:textId="77777777" w:rsidTr="002D51C0">
        <w:tc>
          <w:tcPr>
            <w:tcW w:w="4711" w:type="dxa"/>
            <w:vAlign w:val="center"/>
          </w:tcPr>
          <w:p w14:paraId="0418F22D" w14:textId="6442AB60" w:rsidR="00B92E9F" w:rsidRDefault="0038414E" w:rsidP="000E0BB6">
            <w:pPr>
              <w:jc w:val="center"/>
            </w:pPr>
            <w:r>
              <w:object w:dxaOrig="2550" w:dyaOrig="2670" w14:anchorId="08B3302E">
                <v:shape id="_x0000_i1038" type="#_x0000_t75" style="width:136.5pt;height:2in" o:ole="">
                  <v:imagedata r:id="rId77" o:title=""/>
                </v:shape>
                <o:OLEObject Type="Embed" ProgID="PBrush" ShapeID="_x0000_i1038" DrawAspect="Content" ObjectID="_1574922693" r:id="rId78"/>
              </w:object>
            </w:r>
          </w:p>
          <w:p w14:paraId="6184F39C" w14:textId="1EFDA7BE" w:rsidR="00FB520C" w:rsidRDefault="00FB520C" w:rsidP="00B92E9F"/>
        </w:tc>
        <w:tc>
          <w:tcPr>
            <w:tcW w:w="4711" w:type="dxa"/>
            <w:vAlign w:val="center"/>
          </w:tcPr>
          <w:p w14:paraId="414A5BDE" w14:textId="77777777" w:rsidR="00B92E9F" w:rsidRDefault="0038414E" w:rsidP="00B92E9F">
            <w:pPr>
              <w:rPr>
                <w:b/>
              </w:rPr>
            </w:pPr>
            <w:r>
              <w:rPr>
                <w:b/>
              </w:rPr>
              <w:t>STOP BOOM – STOP HOIST</w:t>
            </w:r>
          </w:p>
          <w:p w14:paraId="55174506" w14:textId="77777777" w:rsidR="0038414E" w:rsidRDefault="0038414E" w:rsidP="00B92E9F"/>
          <w:p w14:paraId="44828748" w14:textId="7DF57B4F" w:rsidR="0038414E" w:rsidRPr="0038414E" w:rsidRDefault="0038414E" w:rsidP="00B92E9F">
            <w:r>
              <w:rPr>
                <w:i/>
              </w:rPr>
              <w:t>Hands raised, fists closed.</w:t>
            </w:r>
          </w:p>
        </w:tc>
      </w:tr>
      <w:tr w:rsidR="00B92E9F" w14:paraId="493C870F" w14:textId="77777777" w:rsidTr="002D51C0">
        <w:tc>
          <w:tcPr>
            <w:tcW w:w="4711" w:type="dxa"/>
            <w:vAlign w:val="center"/>
          </w:tcPr>
          <w:p w14:paraId="01925DE2" w14:textId="53B439EE" w:rsidR="00B92E9F" w:rsidRDefault="00B92E9F" w:rsidP="00301210">
            <w:pPr>
              <w:jc w:val="center"/>
            </w:pPr>
          </w:p>
          <w:p w14:paraId="441F52B3" w14:textId="74245F69" w:rsidR="0016296D" w:rsidRDefault="0016296D" w:rsidP="00301210">
            <w:pPr>
              <w:jc w:val="center"/>
            </w:pPr>
            <w:r>
              <w:object w:dxaOrig="2685" w:dyaOrig="2745" w14:anchorId="68E35442">
                <v:shape id="_x0000_i1039" type="#_x0000_t75" style="width:140.25pt;height:2in" o:ole="">
                  <v:imagedata r:id="rId79" o:title=""/>
                </v:shape>
                <o:OLEObject Type="Embed" ProgID="PBrush" ShapeID="_x0000_i1039" DrawAspect="Content" ObjectID="_1574922694" r:id="rId80"/>
              </w:object>
            </w:r>
          </w:p>
          <w:p w14:paraId="54D4CD4F" w14:textId="650B679A" w:rsidR="00AA71E6" w:rsidRDefault="00AA71E6" w:rsidP="00B92E9F"/>
        </w:tc>
        <w:tc>
          <w:tcPr>
            <w:tcW w:w="4711" w:type="dxa"/>
            <w:vAlign w:val="center"/>
          </w:tcPr>
          <w:p w14:paraId="0D0A429F" w14:textId="77777777" w:rsidR="0016296D" w:rsidRDefault="0016296D" w:rsidP="00B92E9F">
            <w:pPr>
              <w:rPr>
                <w:b/>
              </w:rPr>
            </w:pPr>
          </w:p>
          <w:p w14:paraId="150B5DEA" w14:textId="77777777" w:rsidR="0016296D" w:rsidRDefault="0016296D" w:rsidP="00B92E9F">
            <w:pPr>
              <w:rPr>
                <w:b/>
              </w:rPr>
            </w:pPr>
          </w:p>
          <w:p w14:paraId="05931E87" w14:textId="77777777" w:rsidR="0016296D" w:rsidRDefault="0016296D" w:rsidP="00B92E9F">
            <w:pPr>
              <w:rPr>
                <w:b/>
              </w:rPr>
            </w:pPr>
          </w:p>
          <w:p w14:paraId="691B1512" w14:textId="77777777" w:rsidR="0016296D" w:rsidRDefault="0016296D" w:rsidP="00B92E9F">
            <w:pPr>
              <w:rPr>
                <w:b/>
              </w:rPr>
            </w:pPr>
          </w:p>
          <w:p w14:paraId="057848A1" w14:textId="77777777" w:rsidR="0016296D" w:rsidRDefault="0016296D" w:rsidP="00B92E9F">
            <w:pPr>
              <w:rPr>
                <w:b/>
              </w:rPr>
            </w:pPr>
          </w:p>
          <w:p w14:paraId="536FD9F0" w14:textId="77777777" w:rsidR="0016296D" w:rsidRDefault="0016296D" w:rsidP="00B92E9F">
            <w:pPr>
              <w:rPr>
                <w:b/>
              </w:rPr>
            </w:pPr>
          </w:p>
          <w:p w14:paraId="71701A9B" w14:textId="77777777" w:rsidR="0016296D" w:rsidRDefault="0016296D" w:rsidP="00B92E9F">
            <w:pPr>
              <w:rPr>
                <w:b/>
              </w:rPr>
            </w:pPr>
          </w:p>
          <w:p w14:paraId="584A7E8D" w14:textId="77777777" w:rsidR="0016296D" w:rsidRDefault="0016296D" w:rsidP="00B92E9F">
            <w:pPr>
              <w:rPr>
                <w:b/>
              </w:rPr>
            </w:pPr>
          </w:p>
          <w:p w14:paraId="27943AAC" w14:textId="77777777" w:rsidR="0016296D" w:rsidRDefault="0016296D" w:rsidP="00B92E9F">
            <w:pPr>
              <w:rPr>
                <w:b/>
              </w:rPr>
            </w:pPr>
          </w:p>
          <w:p w14:paraId="57CE308B" w14:textId="77777777" w:rsidR="0016296D" w:rsidRDefault="0016296D" w:rsidP="00B92E9F">
            <w:pPr>
              <w:rPr>
                <w:b/>
              </w:rPr>
            </w:pPr>
          </w:p>
          <w:p w14:paraId="55C08C76" w14:textId="77777777" w:rsidR="0016296D" w:rsidRDefault="0016296D" w:rsidP="00B92E9F">
            <w:pPr>
              <w:rPr>
                <w:b/>
              </w:rPr>
            </w:pPr>
          </w:p>
          <w:p w14:paraId="50648A33" w14:textId="77777777" w:rsidR="0016296D" w:rsidRDefault="0016296D" w:rsidP="00B92E9F">
            <w:pPr>
              <w:rPr>
                <w:b/>
              </w:rPr>
            </w:pPr>
          </w:p>
          <w:p w14:paraId="00F61259" w14:textId="77777777" w:rsidR="0016296D" w:rsidRDefault="0016296D" w:rsidP="00B92E9F">
            <w:pPr>
              <w:rPr>
                <w:b/>
              </w:rPr>
            </w:pPr>
          </w:p>
          <w:p w14:paraId="1C4C49D8" w14:textId="43F09E4F" w:rsidR="00B92E9F" w:rsidRDefault="00391688" w:rsidP="00B92E9F">
            <w:r>
              <w:rPr>
                <w:b/>
              </w:rPr>
              <w:t>RAISE THE HOOK, LOWER THE BOOM</w:t>
            </w:r>
          </w:p>
          <w:p w14:paraId="738667A7" w14:textId="77777777" w:rsidR="00391688" w:rsidRDefault="00391688" w:rsidP="00B92E9F"/>
          <w:p w14:paraId="02D53AC7" w14:textId="4BF110FA" w:rsidR="00391688" w:rsidRPr="00A41EFF" w:rsidRDefault="00A41EFF" w:rsidP="00B92E9F">
            <w:pPr>
              <w:rPr>
                <w:i/>
              </w:rPr>
            </w:pPr>
            <w:r>
              <w:rPr>
                <w:i/>
              </w:rPr>
              <w:t>Right hand signals to raise the load, left hand signals to lower the boom.</w:t>
            </w:r>
          </w:p>
        </w:tc>
      </w:tr>
      <w:tr w:rsidR="00B92E9F" w14:paraId="1245B588" w14:textId="77777777" w:rsidTr="002D51C0">
        <w:tc>
          <w:tcPr>
            <w:tcW w:w="4711" w:type="dxa"/>
            <w:vAlign w:val="center"/>
          </w:tcPr>
          <w:p w14:paraId="5C7F5D9A" w14:textId="58DE500B" w:rsidR="00B92E9F" w:rsidRDefault="009E5FD3" w:rsidP="009E5FD3">
            <w:pPr>
              <w:jc w:val="center"/>
            </w:pPr>
            <w:r>
              <w:object w:dxaOrig="2790" w:dyaOrig="2505" w14:anchorId="1C5B886B">
                <v:shape id="_x0000_i1040" type="#_x0000_t75" style="width:159pt;height:2in" o:ole="">
                  <v:imagedata r:id="rId81" o:title=""/>
                </v:shape>
                <o:OLEObject Type="Embed" ProgID="PBrush" ShapeID="_x0000_i1040" DrawAspect="Content" ObjectID="_1574922695" r:id="rId82"/>
              </w:object>
            </w:r>
          </w:p>
          <w:p w14:paraId="32162F15" w14:textId="694022AE" w:rsidR="009E5FD3" w:rsidRDefault="009E5FD3" w:rsidP="00B92E9F"/>
        </w:tc>
        <w:tc>
          <w:tcPr>
            <w:tcW w:w="4711" w:type="dxa"/>
            <w:vAlign w:val="center"/>
          </w:tcPr>
          <w:p w14:paraId="7CC71434" w14:textId="77777777" w:rsidR="00B92E9F" w:rsidRDefault="009E5FD3" w:rsidP="00B92E9F">
            <w:pPr>
              <w:rPr>
                <w:b/>
              </w:rPr>
            </w:pPr>
            <w:r>
              <w:rPr>
                <w:b/>
              </w:rPr>
              <w:t>LOWER THE HOOK, RAISE THE BOOM</w:t>
            </w:r>
          </w:p>
          <w:p w14:paraId="0FA182CA" w14:textId="77777777" w:rsidR="00BD6614" w:rsidRDefault="00BD6614" w:rsidP="00B92E9F">
            <w:pPr>
              <w:rPr>
                <w:b/>
              </w:rPr>
            </w:pPr>
          </w:p>
          <w:p w14:paraId="181900F0" w14:textId="3F8D57BC" w:rsidR="00BD6614" w:rsidRPr="00BD6614" w:rsidRDefault="00BD6614" w:rsidP="00B92E9F">
            <w:pPr>
              <w:rPr>
                <w:i/>
              </w:rPr>
            </w:pPr>
            <w:r>
              <w:rPr>
                <w:i/>
              </w:rPr>
              <w:t>Right hand signals to lower the hook, left hand signals to raise the boom.</w:t>
            </w:r>
          </w:p>
        </w:tc>
      </w:tr>
      <w:tr w:rsidR="0060596D" w14:paraId="44DBA3BE" w14:textId="77777777" w:rsidTr="002D51C0">
        <w:tc>
          <w:tcPr>
            <w:tcW w:w="4711" w:type="dxa"/>
            <w:vAlign w:val="center"/>
          </w:tcPr>
          <w:p w14:paraId="2EB36994" w14:textId="0C1C615D" w:rsidR="0060596D" w:rsidRDefault="00191777" w:rsidP="00191777">
            <w:pPr>
              <w:jc w:val="center"/>
            </w:pPr>
            <w:r>
              <w:object w:dxaOrig="2700" w:dyaOrig="2520" w14:anchorId="7235E673">
                <v:shape id="_x0000_i1041" type="#_x0000_t75" style="width:155.25pt;height:2in" o:ole="">
                  <v:imagedata r:id="rId83" o:title=""/>
                </v:shape>
                <o:OLEObject Type="Embed" ProgID="PBrush" ShapeID="_x0000_i1041" DrawAspect="Content" ObjectID="_1574922696" r:id="rId84"/>
              </w:object>
            </w:r>
          </w:p>
          <w:p w14:paraId="7D5128EA" w14:textId="105BD97E" w:rsidR="00191777" w:rsidRDefault="00191777" w:rsidP="00B92E9F"/>
        </w:tc>
        <w:tc>
          <w:tcPr>
            <w:tcW w:w="4711" w:type="dxa"/>
            <w:vAlign w:val="center"/>
          </w:tcPr>
          <w:p w14:paraId="35A2E4F7" w14:textId="77777777" w:rsidR="0060596D" w:rsidRDefault="00191777" w:rsidP="00B92E9F">
            <w:pPr>
              <w:rPr>
                <w:b/>
              </w:rPr>
            </w:pPr>
            <w:r>
              <w:rPr>
                <w:b/>
              </w:rPr>
              <w:t>USE RIDER BLOCK – BRING UP OR DOWN</w:t>
            </w:r>
          </w:p>
          <w:p w14:paraId="381C488E" w14:textId="77777777" w:rsidR="00191777" w:rsidRDefault="00191777" w:rsidP="00B92E9F"/>
          <w:p w14:paraId="2D9B9624" w14:textId="081AFCC7" w:rsidR="00191777" w:rsidRPr="00191777" w:rsidRDefault="00191777" w:rsidP="00B92E9F">
            <w:pPr>
              <w:rPr>
                <w:i/>
              </w:rPr>
            </w:pPr>
            <w:r>
              <w:rPr>
                <w:i/>
              </w:rPr>
              <w:t>Right hand taps helmet with fist, left hand points up or down.</w:t>
            </w:r>
          </w:p>
        </w:tc>
      </w:tr>
    </w:tbl>
    <w:p w14:paraId="61B78014" w14:textId="6959A748" w:rsidR="00E213E5" w:rsidRPr="001D473F" w:rsidRDefault="00A6156A" w:rsidP="00B92E9F">
      <w:del w:id="678" w:author="Noel M. Cainglet" w:date="2017-10-06T16:41:00Z">
        <w:r w:rsidRPr="004B77C7" w:rsidDel="000F3C4F">
          <w:delText>This Policies and Procedures Manual shall take effect upon approval and shall supersede any memorandum/SOP inconsistent with thi</w:delText>
        </w:r>
        <w:r w:rsidR="006400F4" w:rsidRPr="004B77C7" w:rsidDel="000F3C4F">
          <w:delText xml:space="preserve">s </w:delText>
        </w:r>
        <w:r w:rsidR="000126C7" w:rsidRPr="004B77C7" w:rsidDel="000F3C4F">
          <w:delText>Policies</w:delText>
        </w:r>
        <w:r w:rsidR="006400F4" w:rsidRPr="004B77C7" w:rsidDel="000F3C4F">
          <w:delText xml:space="preserve"> and Procedures Manual. Any changes to the manual shall comply with the policies and procedures indicated in the process of Amendment of Manual.</w:delText>
        </w:r>
      </w:del>
    </w:p>
    <w:sectPr w:rsidR="00E213E5" w:rsidRPr="001D473F" w:rsidSect="003360F5">
      <w:headerReference w:type="default" r:id="rId85"/>
      <w:footerReference w:type="even" r:id="rId86"/>
      <w:footerReference w:type="default" r:id="rId87"/>
      <w:pgSz w:w="12240" w:h="15840"/>
      <w:pgMar w:top="1440" w:right="1008" w:bottom="1440" w:left="1800" w:header="720" w:footer="720" w:gutter="79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0" w:author="jeserio lonon" w:date="2017-10-06T11:16:00Z" w:initials="jl">
    <w:p w14:paraId="2544201A" w14:textId="07DC0F8E" w:rsidR="00BF5007" w:rsidRDefault="00BF5007">
      <w:pPr>
        <w:pStyle w:val="CommentText"/>
      </w:pPr>
      <w:r>
        <w:rPr>
          <w:rStyle w:val="CommentReference"/>
        </w:rPr>
        <w:annotationRef/>
      </w:r>
      <w:r>
        <w:t>Please clarify… the statement is a bit vague</w:t>
      </w:r>
    </w:p>
  </w:comment>
  <w:comment w:id="324" w:author="Noel M. Cainglet" w:date="2017-10-03T13:58:00Z" w:initials="NMC">
    <w:p w14:paraId="65934ECE" w14:textId="77777777" w:rsidR="00BF5007" w:rsidRDefault="00BF5007" w:rsidP="009E3558">
      <w:pPr>
        <w:pStyle w:val="CommentText"/>
      </w:pPr>
      <w:r>
        <w:rPr>
          <w:rStyle w:val="CommentReference"/>
        </w:rPr>
        <w:annotationRef/>
      </w:r>
    </w:p>
  </w:comment>
  <w:comment w:id="342" w:author="jeserio lonon" w:date="2017-10-06T11:29:00Z" w:initials="jl">
    <w:p w14:paraId="7B7AB83D" w14:textId="165E7D60" w:rsidR="00BF5007" w:rsidRDefault="00BF5007">
      <w:pPr>
        <w:pStyle w:val="CommentText"/>
      </w:pPr>
      <w:r>
        <w:rPr>
          <w:rStyle w:val="CommentReference"/>
        </w:rPr>
        <w:annotationRef/>
      </w:r>
      <w:r>
        <w:t>Be specific…to whom should they report? Who is the Company?</w:t>
      </w:r>
    </w:p>
  </w:comment>
  <w:comment w:id="348" w:author="jeserio lonon" w:date="2017-10-06T11:30:00Z" w:initials="jl">
    <w:p w14:paraId="2847F8CD" w14:textId="60E25CBB" w:rsidR="00BF5007" w:rsidRDefault="00BF5007">
      <w:pPr>
        <w:pStyle w:val="CommentText"/>
      </w:pPr>
      <w:r>
        <w:rPr>
          <w:rStyle w:val="CommentReference"/>
        </w:rPr>
        <w:annotationRef/>
      </w:r>
      <w:r>
        <w:t>Who or what department?</w:t>
      </w:r>
    </w:p>
  </w:comment>
  <w:comment w:id="352" w:author="jeserio lonon" w:date="2017-10-06T11:32:00Z" w:initials="jl">
    <w:p w14:paraId="70C89CD0" w14:textId="41709D70" w:rsidR="00BF5007" w:rsidRDefault="00BF5007">
      <w:pPr>
        <w:pStyle w:val="CommentText"/>
      </w:pPr>
      <w:r>
        <w:rPr>
          <w:rStyle w:val="CommentReference"/>
        </w:rPr>
        <w:annotationRef/>
      </w:r>
      <w:r>
        <w:t>Is the spelling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44201A" w15:done="0"/>
  <w15:commentEx w15:paraId="65934ECE" w15:done="0"/>
  <w15:commentEx w15:paraId="7B7AB83D" w15:done="0"/>
  <w15:commentEx w15:paraId="2847F8CD" w15:done="0"/>
  <w15:commentEx w15:paraId="70C89CD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78F08" w14:textId="77777777" w:rsidR="00AD6647" w:rsidRDefault="00AD6647">
      <w:r>
        <w:separator/>
      </w:r>
    </w:p>
  </w:endnote>
  <w:endnote w:type="continuationSeparator" w:id="0">
    <w:p w14:paraId="3961A1F8" w14:textId="77777777" w:rsidR="00AD6647" w:rsidRDefault="00AD6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56D5" w14:textId="77777777" w:rsidR="00BF5007" w:rsidRDefault="00BF5007"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0CF236" w14:textId="77777777" w:rsidR="00BF5007" w:rsidRDefault="00BF50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486AA" w14:textId="7D986FE7" w:rsidR="00BF5007" w:rsidRPr="00984497" w:rsidRDefault="00BF5007" w:rsidP="00AF7FB4">
    <w:pPr>
      <w:pStyle w:val="Footer"/>
      <w:tabs>
        <w:tab w:val="clear" w:pos="8640"/>
        <w:tab w:val="right" w:pos="9000"/>
      </w:tabs>
      <w:rPr>
        <w:i/>
      </w:rPr>
    </w:pPr>
    <w:r>
      <w:rPr>
        <w:noProof/>
        <w:lang w:val="en-PH" w:eastAsia="en-PH"/>
      </w:rPr>
      <mc:AlternateContent>
        <mc:Choice Requires="wps">
          <w:drawing>
            <wp:anchor distT="0" distB="0" distL="114300" distR="114300" simplePos="0" relativeHeight="251658240" behindDoc="0" locked="0" layoutInCell="1" allowOverlap="1" wp14:anchorId="45BFD869" wp14:editId="40E9E4AE">
              <wp:simplePos x="0" y="0"/>
              <wp:positionH relativeFrom="column">
                <wp:posOffset>0</wp:posOffset>
              </wp:positionH>
              <wp:positionV relativeFrom="paragraph">
                <wp:posOffset>-45720</wp:posOffset>
              </wp:positionV>
              <wp:extent cx="5989320" cy="0"/>
              <wp:effectExtent l="9525" t="9525" r="11430" b="952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4E835"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7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oEw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"/>
          </w:pict>
        </mc:Fallback>
      </mc:AlternateContent>
    </w:r>
    <w:r w:rsidRPr="00E359BB">
      <w:t xml:space="preserve">Revision Number: 00         </w:t>
    </w:r>
    <w:r w:rsidRPr="00E359BB">
      <w:tab/>
    </w:r>
    <w:r w:rsidRPr="00A908A6">
      <w:t xml:space="preserve">               </w:t>
    </w:r>
    <w:r>
      <w:t xml:space="preserve">                                        </w:t>
    </w:r>
    <w:r>
      <w:rPr>
        <w:i/>
      </w:rPr>
      <w:t>Vessel Operations and Management</w:t>
    </w:r>
  </w:p>
  <w:p w14:paraId="0A6EEDAB" w14:textId="6FA258C8" w:rsidR="00BF5007" w:rsidRPr="00001477" w:rsidRDefault="00BF5007"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BC45A3">
      <w:rPr>
        <w:rStyle w:val="PageNumber"/>
        <w:noProof/>
        <w:sz w:val="22"/>
        <w:szCs w:val="22"/>
      </w:rPr>
      <w:t>11</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BC45A3">
      <w:rPr>
        <w:rStyle w:val="PageNumber"/>
        <w:noProof/>
        <w:sz w:val="22"/>
        <w:szCs w:val="22"/>
      </w:rPr>
      <w:t>51</w:t>
    </w:r>
    <w:r w:rsidRPr="00001477">
      <w:rPr>
        <w:rStyle w:val="PageNumber"/>
        <w:sz w:val="22"/>
        <w:szCs w:val="22"/>
      </w:rPr>
      <w:fldChar w:fldCharType="end"/>
    </w:r>
  </w:p>
  <w:p w14:paraId="5CA07EA7" w14:textId="77777777" w:rsidR="00BF5007" w:rsidRDefault="00BF5007" w:rsidP="00AF7FB4">
    <w:pPr>
      <w:pStyle w:val="Footer"/>
      <w:tabs>
        <w:tab w:val="clear" w:pos="8640"/>
        <w:tab w:val="right" w:pos="9000"/>
      </w:tabs>
    </w:pPr>
    <w:r w:rsidRPr="00E359BB">
      <w:t>Effective Date:</w:t>
    </w:r>
    <w:r>
      <w:tab/>
      <w:t xml:space="preserve">                                                                                                 For Internal Use Only</w:t>
    </w:r>
  </w:p>
  <w:p w14:paraId="1427BC17" w14:textId="77777777" w:rsidR="00BF5007" w:rsidRPr="00E359BB" w:rsidRDefault="00BF5007"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F3971" w14:textId="77777777" w:rsidR="00AD6647" w:rsidRDefault="00AD6647">
      <w:r>
        <w:separator/>
      </w:r>
    </w:p>
  </w:footnote>
  <w:footnote w:type="continuationSeparator" w:id="0">
    <w:p w14:paraId="5E326088" w14:textId="77777777" w:rsidR="00AD6647" w:rsidRDefault="00AD66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3E9F7" w14:textId="53FC45AF" w:rsidR="00BF5007" w:rsidRDefault="00BF5007" w:rsidP="00343C03">
    <w:pPr>
      <w:pStyle w:val="Header"/>
      <w:rPr>
        <w:rFonts w:ascii="Arial" w:hAnsi="Arial" w:cs="Arial"/>
      </w:rPr>
    </w:pPr>
    <w:r>
      <w:rPr>
        <w:rFonts w:ascii="Arial" w:hAnsi="Arial" w:cs="Arial"/>
        <w:noProof/>
        <w:lang w:val="en-PH" w:eastAsia="en-PH"/>
      </w:rPr>
      <w:drawing>
        <wp:inline distT="0" distB="0" distL="0" distR="0" wp14:anchorId="40094689" wp14:editId="3D2BCA4A">
          <wp:extent cx="581660" cy="439420"/>
          <wp:effectExtent l="0" t="0" r="0" b="0"/>
          <wp:docPr id="9" name="Picture 9" descr="avega_navigati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ega_navigation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660" cy="439420"/>
                  </a:xfrm>
                  <a:prstGeom prst="rect">
                    <a:avLst/>
                  </a:prstGeom>
                  <a:noFill/>
                  <a:ln>
                    <a:noFill/>
                  </a:ln>
                </pic:spPr>
              </pic:pic>
            </a:graphicData>
          </a:graphic>
        </wp:inline>
      </w:drawing>
    </w:r>
    <w:r>
      <w:rPr>
        <w:rFonts w:ascii="Arial" w:hAnsi="Arial" w:cs="Arial"/>
      </w:rPr>
      <w:t xml:space="preserve"> </w:t>
    </w:r>
  </w:p>
  <w:p w14:paraId="0CA36A4C" w14:textId="5D08CF2D" w:rsidR="00BF5007" w:rsidRPr="00B15E69" w:rsidRDefault="00BF5007" w:rsidP="00343C03">
    <w:pPr>
      <w:pStyle w:val="Header"/>
      <w:rPr>
        <w:rFonts w:ascii="Arial" w:hAnsi="Arial" w:cs="Arial"/>
      </w:rPr>
    </w:pPr>
    <w:r w:rsidRPr="00B15E69">
      <w:rPr>
        <w:b/>
      </w:rPr>
      <w:t>AVEGA BROS</w:t>
    </w:r>
    <w:r w:rsidR="00BC45A3">
      <w:rPr>
        <w:b/>
      </w:rPr>
      <w:t>.</w:t>
    </w:r>
    <w:r w:rsidRPr="00B15E69">
      <w:rPr>
        <w:b/>
      </w:rPr>
      <w:t xml:space="preserve"> INTEGRATED SHIPPING CORP.</w:t>
    </w:r>
  </w:p>
  <w:p w14:paraId="7431969C" w14:textId="7A840B22" w:rsidR="00BF5007" w:rsidRPr="00E359BB" w:rsidRDefault="00BF5007" w:rsidP="00C85B97">
    <w:pPr>
      <w:pStyle w:val="Header"/>
      <w:tabs>
        <w:tab w:val="clear" w:pos="8640"/>
        <w:tab w:val="right" w:pos="9000"/>
      </w:tabs>
      <w:rPr>
        <w:sz w:val="20"/>
        <w:szCs w:val="20"/>
      </w:rPr>
    </w:pPr>
    <w:r>
      <w:rPr>
        <w:rFonts w:ascii="Arial" w:hAnsi="Arial" w:cs="Arial"/>
        <w:noProof/>
        <w:sz w:val="14"/>
        <w:szCs w:val="14"/>
        <w:lang w:val="en-PH" w:eastAsia="en-PH"/>
      </w:rPr>
      <mc:AlternateContent>
        <mc:Choice Requires="wps">
          <w:drawing>
            <wp:anchor distT="0" distB="0" distL="114300" distR="114300" simplePos="0" relativeHeight="251657216" behindDoc="0" locked="0" layoutInCell="1" allowOverlap="1" wp14:anchorId="3EE3D71A" wp14:editId="7C8B1C19">
              <wp:simplePos x="0" y="0"/>
              <wp:positionH relativeFrom="column">
                <wp:posOffset>0</wp:posOffset>
              </wp:positionH>
              <wp:positionV relativeFrom="paragraph">
                <wp:posOffset>199390</wp:posOffset>
              </wp:positionV>
              <wp:extent cx="5989320" cy="0"/>
              <wp:effectExtent l="9525" t="6350" r="11430" b="12700"/>
              <wp:wrapNone/>
              <wp:docPr id="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65673" id="Line 1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7pt" to="4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y2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"/>
          </w:pict>
        </mc:Fallback>
      </mc:AlternateContent>
    </w:r>
    <w:r w:rsidRPr="00E359BB">
      <w:t xml:space="preserve">Policies and </w:t>
    </w:r>
    <w:r w:rsidRPr="00D54767">
      <w:t>Procedures Manual</w:t>
    </w:r>
    <w:r w:rsidRPr="00D54767">
      <w:tab/>
    </w:r>
    <w:r>
      <w:t xml:space="preserve">                                                                   </w:t>
    </w:r>
    <w:r>
      <w:rPr>
        <w:sz w:val="22"/>
      </w:rPr>
      <w:t>Marketing and Operations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37E87"/>
    <w:multiLevelType w:val="hybridMultilevel"/>
    <w:tmpl w:val="D09CB09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 w15:restartNumberingAfterBreak="0">
    <w:nsid w:val="0FBE2AE1"/>
    <w:multiLevelType w:val="hybridMultilevel"/>
    <w:tmpl w:val="87262586"/>
    <w:lvl w:ilvl="0" w:tplc="34090005">
      <w:start w:val="1"/>
      <w:numFmt w:val="bullet"/>
      <w:lvlText w:val=""/>
      <w:lvlJc w:val="left"/>
      <w:pPr>
        <w:ind w:left="1980" w:hanging="360"/>
      </w:pPr>
      <w:rPr>
        <w:rFonts w:ascii="Wingdings" w:hAnsi="Wingdings"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 w15:restartNumberingAfterBreak="0">
    <w:nsid w:val="10426D66"/>
    <w:multiLevelType w:val="hybridMultilevel"/>
    <w:tmpl w:val="41D27C5C"/>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 w15:restartNumberingAfterBreak="0">
    <w:nsid w:val="11C736CD"/>
    <w:multiLevelType w:val="hybridMultilevel"/>
    <w:tmpl w:val="2994A11C"/>
    <w:lvl w:ilvl="0" w:tplc="34090001">
      <w:start w:val="1"/>
      <w:numFmt w:val="bullet"/>
      <w:lvlText w:val=""/>
      <w:lvlJc w:val="left"/>
      <w:pPr>
        <w:ind w:left="2340" w:hanging="360"/>
      </w:pPr>
      <w:rPr>
        <w:rFonts w:ascii="Symbol" w:hAnsi="Symbol" w:hint="default"/>
      </w:rPr>
    </w:lvl>
    <w:lvl w:ilvl="1" w:tplc="34090003" w:tentative="1">
      <w:start w:val="1"/>
      <w:numFmt w:val="bullet"/>
      <w:lvlText w:val="o"/>
      <w:lvlJc w:val="left"/>
      <w:pPr>
        <w:ind w:left="3060" w:hanging="360"/>
      </w:pPr>
      <w:rPr>
        <w:rFonts w:ascii="Courier New" w:hAnsi="Courier New" w:cs="Courier New" w:hint="default"/>
      </w:rPr>
    </w:lvl>
    <w:lvl w:ilvl="2" w:tplc="34090005" w:tentative="1">
      <w:start w:val="1"/>
      <w:numFmt w:val="bullet"/>
      <w:lvlText w:val=""/>
      <w:lvlJc w:val="left"/>
      <w:pPr>
        <w:ind w:left="3780" w:hanging="360"/>
      </w:pPr>
      <w:rPr>
        <w:rFonts w:ascii="Wingdings" w:hAnsi="Wingdings" w:hint="default"/>
      </w:rPr>
    </w:lvl>
    <w:lvl w:ilvl="3" w:tplc="34090001" w:tentative="1">
      <w:start w:val="1"/>
      <w:numFmt w:val="bullet"/>
      <w:lvlText w:val=""/>
      <w:lvlJc w:val="left"/>
      <w:pPr>
        <w:ind w:left="4500" w:hanging="360"/>
      </w:pPr>
      <w:rPr>
        <w:rFonts w:ascii="Symbol" w:hAnsi="Symbol" w:hint="default"/>
      </w:rPr>
    </w:lvl>
    <w:lvl w:ilvl="4" w:tplc="34090003" w:tentative="1">
      <w:start w:val="1"/>
      <w:numFmt w:val="bullet"/>
      <w:lvlText w:val="o"/>
      <w:lvlJc w:val="left"/>
      <w:pPr>
        <w:ind w:left="5220" w:hanging="360"/>
      </w:pPr>
      <w:rPr>
        <w:rFonts w:ascii="Courier New" w:hAnsi="Courier New" w:cs="Courier New" w:hint="default"/>
      </w:rPr>
    </w:lvl>
    <w:lvl w:ilvl="5" w:tplc="34090005" w:tentative="1">
      <w:start w:val="1"/>
      <w:numFmt w:val="bullet"/>
      <w:lvlText w:val=""/>
      <w:lvlJc w:val="left"/>
      <w:pPr>
        <w:ind w:left="5940" w:hanging="360"/>
      </w:pPr>
      <w:rPr>
        <w:rFonts w:ascii="Wingdings" w:hAnsi="Wingdings" w:hint="default"/>
      </w:rPr>
    </w:lvl>
    <w:lvl w:ilvl="6" w:tplc="34090001" w:tentative="1">
      <w:start w:val="1"/>
      <w:numFmt w:val="bullet"/>
      <w:lvlText w:val=""/>
      <w:lvlJc w:val="left"/>
      <w:pPr>
        <w:ind w:left="6660" w:hanging="360"/>
      </w:pPr>
      <w:rPr>
        <w:rFonts w:ascii="Symbol" w:hAnsi="Symbol" w:hint="default"/>
      </w:rPr>
    </w:lvl>
    <w:lvl w:ilvl="7" w:tplc="34090003" w:tentative="1">
      <w:start w:val="1"/>
      <w:numFmt w:val="bullet"/>
      <w:lvlText w:val="o"/>
      <w:lvlJc w:val="left"/>
      <w:pPr>
        <w:ind w:left="7380" w:hanging="360"/>
      </w:pPr>
      <w:rPr>
        <w:rFonts w:ascii="Courier New" w:hAnsi="Courier New" w:cs="Courier New" w:hint="default"/>
      </w:rPr>
    </w:lvl>
    <w:lvl w:ilvl="8" w:tplc="34090005" w:tentative="1">
      <w:start w:val="1"/>
      <w:numFmt w:val="bullet"/>
      <w:lvlText w:val=""/>
      <w:lvlJc w:val="left"/>
      <w:pPr>
        <w:ind w:left="8100" w:hanging="360"/>
      </w:pPr>
      <w:rPr>
        <w:rFonts w:ascii="Wingdings" w:hAnsi="Wingdings" w:hint="default"/>
      </w:rPr>
    </w:lvl>
  </w:abstractNum>
  <w:abstractNum w:abstractNumId="4" w15:restartNumberingAfterBreak="0">
    <w:nsid w:val="20A16BD7"/>
    <w:multiLevelType w:val="hybridMultilevel"/>
    <w:tmpl w:val="B476A76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 w15:restartNumberingAfterBreak="0">
    <w:nsid w:val="41453F2F"/>
    <w:multiLevelType w:val="hybridMultilevel"/>
    <w:tmpl w:val="701AFBD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6" w15:restartNumberingAfterBreak="0">
    <w:nsid w:val="43E56252"/>
    <w:multiLevelType w:val="hybridMultilevel"/>
    <w:tmpl w:val="3DB4A76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7" w15:restartNumberingAfterBreak="0">
    <w:nsid w:val="4B05368B"/>
    <w:multiLevelType w:val="hybridMultilevel"/>
    <w:tmpl w:val="552CF41A"/>
    <w:lvl w:ilvl="0" w:tplc="34090005">
      <w:start w:val="1"/>
      <w:numFmt w:val="bullet"/>
      <w:lvlText w:val=""/>
      <w:lvlJc w:val="left"/>
      <w:pPr>
        <w:ind w:left="2700" w:hanging="360"/>
      </w:pPr>
      <w:rPr>
        <w:rFonts w:ascii="Wingdings" w:hAnsi="Wingdings" w:hint="default"/>
      </w:rPr>
    </w:lvl>
    <w:lvl w:ilvl="1" w:tplc="34090003" w:tentative="1">
      <w:start w:val="1"/>
      <w:numFmt w:val="bullet"/>
      <w:lvlText w:val="o"/>
      <w:lvlJc w:val="left"/>
      <w:pPr>
        <w:ind w:left="3420" w:hanging="360"/>
      </w:pPr>
      <w:rPr>
        <w:rFonts w:ascii="Courier New" w:hAnsi="Courier New" w:cs="Courier New" w:hint="default"/>
      </w:rPr>
    </w:lvl>
    <w:lvl w:ilvl="2" w:tplc="34090005" w:tentative="1">
      <w:start w:val="1"/>
      <w:numFmt w:val="bullet"/>
      <w:lvlText w:val=""/>
      <w:lvlJc w:val="left"/>
      <w:pPr>
        <w:ind w:left="4140" w:hanging="360"/>
      </w:pPr>
      <w:rPr>
        <w:rFonts w:ascii="Wingdings" w:hAnsi="Wingdings" w:hint="default"/>
      </w:rPr>
    </w:lvl>
    <w:lvl w:ilvl="3" w:tplc="34090001" w:tentative="1">
      <w:start w:val="1"/>
      <w:numFmt w:val="bullet"/>
      <w:lvlText w:val=""/>
      <w:lvlJc w:val="left"/>
      <w:pPr>
        <w:ind w:left="4860" w:hanging="360"/>
      </w:pPr>
      <w:rPr>
        <w:rFonts w:ascii="Symbol" w:hAnsi="Symbol" w:hint="default"/>
      </w:rPr>
    </w:lvl>
    <w:lvl w:ilvl="4" w:tplc="34090003" w:tentative="1">
      <w:start w:val="1"/>
      <w:numFmt w:val="bullet"/>
      <w:lvlText w:val="o"/>
      <w:lvlJc w:val="left"/>
      <w:pPr>
        <w:ind w:left="5580" w:hanging="360"/>
      </w:pPr>
      <w:rPr>
        <w:rFonts w:ascii="Courier New" w:hAnsi="Courier New" w:cs="Courier New" w:hint="default"/>
      </w:rPr>
    </w:lvl>
    <w:lvl w:ilvl="5" w:tplc="34090005" w:tentative="1">
      <w:start w:val="1"/>
      <w:numFmt w:val="bullet"/>
      <w:lvlText w:val=""/>
      <w:lvlJc w:val="left"/>
      <w:pPr>
        <w:ind w:left="6300" w:hanging="360"/>
      </w:pPr>
      <w:rPr>
        <w:rFonts w:ascii="Wingdings" w:hAnsi="Wingdings" w:hint="default"/>
      </w:rPr>
    </w:lvl>
    <w:lvl w:ilvl="6" w:tplc="34090001" w:tentative="1">
      <w:start w:val="1"/>
      <w:numFmt w:val="bullet"/>
      <w:lvlText w:val=""/>
      <w:lvlJc w:val="left"/>
      <w:pPr>
        <w:ind w:left="7020" w:hanging="360"/>
      </w:pPr>
      <w:rPr>
        <w:rFonts w:ascii="Symbol" w:hAnsi="Symbol" w:hint="default"/>
      </w:rPr>
    </w:lvl>
    <w:lvl w:ilvl="7" w:tplc="34090003" w:tentative="1">
      <w:start w:val="1"/>
      <w:numFmt w:val="bullet"/>
      <w:lvlText w:val="o"/>
      <w:lvlJc w:val="left"/>
      <w:pPr>
        <w:ind w:left="7740" w:hanging="360"/>
      </w:pPr>
      <w:rPr>
        <w:rFonts w:ascii="Courier New" w:hAnsi="Courier New" w:cs="Courier New" w:hint="default"/>
      </w:rPr>
    </w:lvl>
    <w:lvl w:ilvl="8" w:tplc="34090005" w:tentative="1">
      <w:start w:val="1"/>
      <w:numFmt w:val="bullet"/>
      <w:lvlText w:val=""/>
      <w:lvlJc w:val="left"/>
      <w:pPr>
        <w:ind w:left="8460" w:hanging="360"/>
      </w:pPr>
      <w:rPr>
        <w:rFonts w:ascii="Wingdings" w:hAnsi="Wingdings" w:hint="default"/>
      </w:rPr>
    </w:lvl>
  </w:abstractNum>
  <w:abstractNum w:abstractNumId="8" w15:restartNumberingAfterBreak="0">
    <w:nsid w:val="4BF83884"/>
    <w:multiLevelType w:val="hybridMultilevel"/>
    <w:tmpl w:val="B81C89A8"/>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9" w15:restartNumberingAfterBreak="0">
    <w:nsid w:val="4C756EC4"/>
    <w:multiLevelType w:val="hybridMultilevel"/>
    <w:tmpl w:val="236C4A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E33468A"/>
    <w:multiLevelType w:val="hybridMultilevel"/>
    <w:tmpl w:val="C0D88EA8"/>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1" w15:restartNumberingAfterBreak="0">
    <w:nsid w:val="51212FB0"/>
    <w:multiLevelType w:val="hybridMultilevel"/>
    <w:tmpl w:val="3B3E2676"/>
    <w:lvl w:ilvl="0" w:tplc="34090005">
      <w:start w:val="1"/>
      <w:numFmt w:val="bullet"/>
      <w:lvlText w:val=""/>
      <w:lvlJc w:val="left"/>
      <w:pPr>
        <w:ind w:left="2700" w:hanging="360"/>
      </w:pPr>
      <w:rPr>
        <w:rFonts w:ascii="Wingdings" w:hAnsi="Wingdings" w:hint="default"/>
      </w:rPr>
    </w:lvl>
    <w:lvl w:ilvl="1" w:tplc="34090003" w:tentative="1">
      <w:start w:val="1"/>
      <w:numFmt w:val="bullet"/>
      <w:lvlText w:val="o"/>
      <w:lvlJc w:val="left"/>
      <w:pPr>
        <w:ind w:left="3420" w:hanging="360"/>
      </w:pPr>
      <w:rPr>
        <w:rFonts w:ascii="Courier New" w:hAnsi="Courier New" w:cs="Courier New" w:hint="default"/>
      </w:rPr>
    </w:lvl>
    <w:lvl w:ilvl="2" w:tplc="34090005" w:tentative="1">
      <w:start w:val="1"/>
      <w:numFmt w:val="bullet"/>
      <w:lvlText w:val=""/>
      <w:lvlJc w:val="left"/>
      <w:pPr>
        <w:ind w:left="4140" w:hanging="360"/>
      </w:pPr>
      <w:rPr>
        <w:rFonts w:ascii="Wingdings" w:hAnsi="Wingdings" w:hint="default"/>
      </w:rPr>
    </w:lvl>
    <w:lvl w:ilvl="3" w:tplc="34090001" w:tentative="1">
      <w:start w:val="1"/>
      <w:numFmt w:val="bullet"/>
      <w:lvlText w:val=""/>
      <w:lvlJc w:val="left"/>
      <w:pPr>
        <w:ind w:left="4860" w:hanging="360"/>
      </w:pPr>
      <w:rPr>
        <w:rFonts w:ascii="Symbol" w:hAnsi="Symbol" w:hint="default"/>
      </w:rPr>
    </w:lvl>
    <w:lvl w:ilvl="4" w:tplc="34090003" w:tentative="1">
      <w:start w:val="1"/>
      <w:numFmt w:val="bullet"/>
      <w:lvlText w:val="o"/>
      <w:lvlJc w:val="left"/>
      <w:pPr>
        <w:ind w:left="5580" w:hanging="360"/>
      </w:pPr>
      <w:rPr>
        <w:rFonts w:ascii="Courier New" w:hAnsi="Courier New" w:cs="Courier New" w:hint="default"/>
      </w:rPr>
    </w:lvl>
    <w:lvl w:ilvl="5" w:tplc="34090005" w:tentative="1">
      <w:start w:val="1"/>
      <w:numFmt w:val="bullet"/>
      <w:lvlText w:val=""/>
      <w:lvlJc w:val="left"/>
      <w:pPr>
        <w:ind w:left="6300" w:hanging="360"/>
      </w:pPr>
      <w:rPr>
        <w:rFonts w:ascii="Wingdings" w:hAnsi="Wingdings" w:hint="default"/>
      </w:rPr>
    </w:lvl>
    <w:lvl w:ilvl="6" w:tplc="34090001" w:tentative="1">
      <w:start w:val="1"/>
      <w:numFmt w:val="bullet"/>
      <w:lvlText w:val=""/>
      <w:lvlJc w:val="left"/>
      <w:pPr>
        <w:ind w:left="7020" w:hanging="360"/>
      </w:pPr>
      <w:rPr>
        <w:rFonts w:ascii="Symbol" w:hAnsi="Symbol" w:hint="default"/>
      </w:rPr>
    </w:lvl>
    <w:lvl w:ilvl="7" w:tplc="34090003" w:tentative="1">
      <w:start w:val="1"/>
      <w:numFmt w:val="bullet"/>
      <w:lvlText w:val="o"/>
      <w:lvlJc w:val="left"/>
      <w:pPr>
        <w:ind w:left="7740" w:hanging="360"/>
      </w:pPr>
      <w:rPr>
        <w:rFonts w:ascii="Courier New" w:hAnsi="Courier New" w:cs="Courier New" w:hint="default"/>
      </w:rPr>
    </w:lvl>
    <w:lvl w:ilvl="8" w:tplc="34090005" w:tentative="1">
      <w:start w:val="1"/>
      <w:numFmt w:val="bullet"/>
      <w:lvlText w:val=""/>
      <w:lvlJc w:val="left"/>
      <w:pPr>
        <w:ind w:left="8460" w:hanging="360"/>
      </w:pPr>
      <w:rPr>
        <w:rFonts w:ascii="Wingdings" w:hAnsi="Wingdings" w:hint="default"/>
      </w:rPr>
    </w:lvl>
  </w:abstractNum>
  <w:abstractNum w:abstractNumId="12" w15:restartNumberingAfterBreak="0">
    <w:nsid w:val="56F7793A"/>
    <w:multiLevelType w:val="multilevel"/>
    <w:tmpl w:val="948AEF32"/>
    <w:lvl w:ilvl="0">
      <w:start w:val="1"/>
      <w:numFmt w:val="upperRoman"/>
      <w:lvlText w:val="%1."/>
      <w:lvlJc w:val="left"/>
      <w:pPr>
        <w:tabs>
          <w:tab w:val="num" w:pos="576"/>
        </w:tabs>
        <w:ind w:left="576" w:hanging="576"/>
      </w:pPr>
      <w:rPr>
        <w:rFonts w:hint="default"/>
        <w:b w:val="0"/>
      </w:rPr>
    </w:lvl>
    <w:lvl w:ilvl="1">
      <w:start w:val="1"/>
      <w:numFmt w:val="upperLetter"/>
      <w:lvlText w:val="%2."/>
      <w:lvlJc w:val="left"/>
      <w:pPr>
        <w:tabs>
          <w:tab w:val="num" w:pos="936"/>
        </w:tabs>
        <w:ind w:left="936" w:hanging="360"/>
      </w:pPr>
      <w:rPr>
        <w:rFonts w:hint="default"/>
        <w:b w:val="0"/>
        <w:i w:val="0"/>
      </w:rPr>
    </w:lvl>
    <w:lvl w:ilvl="2">
      <w:start w:val="1"/>
      <w:numFmt w:val="decimal"/>
      <w:lvlText w:val="%3."/>
      <w:lvlJc w:val="left"/>
      <w:pPr>
        <w:tabs>
          <w:tab w:val="num" w:pos="1260"/>
        </w:tabs>
        <w:ind w:left="1260" w:hanging="360"/>
      </w:pPr>
      <w:rPr>
        <w:rFonts w:hint="default"/>
        <w:b w:val="0"/>
        <w:color w:val="auto"/>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7646DD2"/>
    <w:multiLevelType w:val="hybridMultilevel"/>
    <w:tmpl w:val="A99C579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4" w15:restartNumberingAfterBreak="0">
    <w:nsid w:val="5F417938"/>
    <w:multiLevelType w:val="hybridMultilevel"/>
    <w:tmpl w:val="755A6922"/>
    <w:lvl w:ilvl="0" w:tplc="34090001">
      <w:start w:val="1"/>
      <w:numFmt w:val="bullet"/>
      <w:lvlText w:val=""/>
      <w:lvlJc w:val="left"/>
      <w:pPr>
        <w:ind w:left="1980" w:hanging="360"/>
      </w:pPr>
      <w:rPr>
        <w:rFonts w:ascii="Symbol" w:hAnsi="Symbol" w:hint="default"/>
      </w:rPr>
    </w:lvl>
    <w:lvl w:ilvl="1" w:tplc="34090003">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5" w15:restartNumberingAfterBreak="0">
    <w:nsid w:val="60206A50"/>
    <w:multiLevelType w:val="hybridMultilevel"/>
    <w:tmpl w:val="3C805BC8"/>
    <w:lvl w:ilvl="0" w:tplc="3409000F">
      <w:start w:val="1"/>
      <w:numFmt w:val="decimal"/>
      <w:lvlText w:val="%1."/>
      <w:lvlJc w:val="left"/>
      <w:pPr>
        <w:ind w:left="1260" w:hanging="360"/>
      </w:pPr>
      <w:rPr>
        <w:rFonts w:hint="default"/>
      </w:rPr>
    </w:lvl>
    <w:lvl w:ilvl="1" w:tplc="34090019">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16" w15:restartNumberingAfterBreak="0">
    <w:nsid w:val="611B08B2"/>
    <w:multiLevelType w:val="hybridMultilevel"/>
    <w:tmpl w:val="DBEA4A66"/>
    <w:lvl w:ilvl="0" w:tplc="B91A9900">
      <w:start w:val="1"/>
      <w:numFmt w:val="decimal"/>
      <w:lvlText w:val="%1."/>
      <w:lvlJc w:val="left"/>
      <w:pPr>
        <w:ind w:left="360" w:hanging="360"/>
      </w:pPr>
      <w:rPr>
        <w:rFonts w:hint="default"/>
        <w:i w:val="0"/>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15:restartNumberingAfterBreak="0">
    <w:nsid w:val="635B726C"/>
    <w:multiLevelType w:val="hybridMultilevel"/>
    <w:tmpl w:val="AF62C90C"/>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8" w15:restartNumberingAfterBreak="0">
    <w:nsid w:val="67DE0EDA"/>
    <w:multiLevelType w:val="hybridMultilevel"/>
    <w:tmpl w:val="FED494C2"/>
    <w:lvl w:ilvl="0" w:tplc="34090005">
      <w:start w:val="1"/>
      <w:numFmt w:val="bullet"/>
      <w:lvlText w:val=""/>
      <w:lvlJc w:val="left"/>
      <w:pPr>
        <w:ind w:left="990" w:hanging="360"/>
      </w:pPr>
      <w:rPr>
        <w:rFonts w:ascii="Wingdings" w:hAnsi="Wingdings" w:hint="default"/>
      </w:rPr>
    </w:lvl>
    <w:lvl w:ilvl="1" w:tplc="34090003" w:tentative="1">
      <w:start w:val="1"/>
      <w:numFmt w:val="bullet"/>
      <w:lvlText w:val="o"/>
      <w:lvlJc w:val="left"/>
      <w:pPr>
        <w:ind w:left="1710" w:hanging="360"/>
      </w:pPr>
      <w:rPr>
        <w:rFonts w:ascii="Courier New" w:hAnsi="Courier New" w:cs="Courier New" w:hint="default"/>
      </w:rPr>
    </w:lvl>
    <w:lvl w:ilvl="2" w:tplc="34090005" w:tentative="1">
      <w:start w:val="1"/>
      <w:numFmt w:val="bullet"/>
      <w:lvlText w:val=""/>
      <w:lvlJc w:val="left"/>
      <w:pPr>
        <w:ind w:left="2430" w:hanging="360"/>
      </w:pPr>
      <w:rPr>
        <w:rFonts w:ascii="Wingdings" w:hAnsi="Wingdings" w:hint="default"/>
      </w:rPr>
    </w:lvl>
    <w:lvl w:ilvl="3" w:tplc="34090001" w:tentative="1">
      <w:start w:val="1"/>
      <w:numFmt w:val="bullet"/>
      <w:lvlText w:val=""/>
      <w:lvlJc w:val="left"/>
      <w:pPr>
        <w:ind w:left="3150" w:hanging="360"/>
      </w:pPr>
      <w:rPr>
        <w:rFonts w:ascii="Symbol" w:hAnsi="Symbol" w:hint="default"/>
      </w:rPr>
    </w:lvl>
    <w:lvl w:ilvl="4" w:tplc="34090003" w:tentative="1">
      <w:start w:val="1"/>
      <w:numFmt w:val="bullet"/>
      <w:lvlText w:val="o"/>
      <w:lvlJc w:val="left"/>
      <w:pPr>
        <w:ind w:left="3870" w:hanging="360"/>
      </w:pPr>
      <w:rPr>
        <w:rFonts w:ascii="Courier New" w:hAnsi="Courier New" w:cs="Courier New" w:hint="default"/>
      </w:rPr>
    </w:lvl>
    <w:lvl w:ilvl="5" w:tplc="34090005" w:tentative="1">
      <w:start w:val="1"/>
      <w:numFmt w:val="bullet"/>
      <w:lvlText w:val=""/>
      <w:lvlJc w:val="left"/>
      <w:pPr>
        <w:ind w:left="4590" w:hanging="360"/>
      </w:pPr>
      <w:rPr>
        <w:rFonts w:ascii="Wingdings" w:hAnsi="Wingdings" w:hint="default"/>
      </w:rPr>
    </w:lvl>
    <w:lvl w:ilvl="6" w:tplc="34090001" w:tentative="1">
      <w:start w:val="1"/>
      <w:numFmt w:val="bullet"/>
      <w:lvlText w:val=""/>
      <w:lvlJc w:val="left"/>
      <w:pPr>
        <w:ind w:left="5310" w:hanging="360"/>
      </w:pPr>
      <w:rPr>
        <w:rFonts w:ascii="Symbol" w:hAnsi="Symbol" w:hint="default"/>
      </w:rPr>
    </w:lvl>
    <w:lvl w:ilvl="7" w:tplc="34090003" w:tentative="1">
      <w:start w:val="1"/>
      <w:numFmt w:val="bullet"/>
      <w:lvlText w:val="o"/>
      <w:lvlJc w:val="left"/>
      <w:pPr>
        <w:ind w:left="6030" w:hanging="360"/>
      </w:pPr>
      <w:rPr>
        <w:rFonts w:ascii="Courier New" w:hAnsi="Courier New" w:cs="Courier New" w:hint="default"/>
      </w:rPr>
    </w:lvl>
    <w:lvl w:ilvl="8" w:tplc="34090005" w:tentative="1">
      <w:start w:val="1"/>
      <w:numFmt w:val="bullet"/>
      <w:lvlText w:val=""/>
      <w:lvlJc w:val="left"/>
      <w:pPr>
        <w:ind w:left="6750" w:hanging="360"/>
      </w:pPr>
      <w:rPr>
        <w:rFonts w:ascii="Wingdings" w:hAnsi="Wingdings" w:hint="default"/>
      </w:rPr>
    </w:lvl>
  </w:abstractNum>
  <w:abstractNum w:abstractNumId="19" w15:restartNumberingAfterBreak="0">
    <w:nsid w:val="68112F3B"/>
    <w:multiLevelType w:val="hybridMultilevel"/>
    <w:tmpl w:val="A47A64F0"/>
    <w:lvl w:ilvl="0" w:tplc="6D24904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AA46B79"/>
    <w:multiLevelType w:val="hybridMultilevel"/>
    <w:tmpl w:val="A62ED19C"/>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1" w15:restartNumberingAfterBreak="0">
    <w:nsid w:val="6DA64BC8"/>
    <w:multiLevelType w:val="hybridMultilevel"/>
    <w:tmpl w:val="176E488C"/>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2" w15:restartNumberingAfterBreak="0">
    <w:nsid w:val="6F666507"/>
    <w:multiLevelType w:val="hybridMultilevel"/>
    <w:tmpl w:val="2F6A4FD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3" w15:restartNumberingAfterBreak="0">
    <w:nsid w:val="73037952"/>
    <w:multiLevelType w:val="hybridMultilevel"/>
    <w:tmpl w:val="2938BCD8"/>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4" w15:restartNumberingAfterBreak="0">
    <w:nsid w:val="734A31E9"/>
    <w:multiLevelType w:val="hybridMultilevel"/>
    <w:tmpl w:val="04E632B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5" w15:restartNumberingAfterBreak="0">
    <w:nsid w:val="73ED1783"/>
    <w:multiLevelType w:val="hybridMultilevel"/>
    <w:tmpl w:val="1E08A1F6"/>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6" w15:restartNumberingAfterBreak="0">
    <w:nsid w:val="75691A98"/>
    <w:multiLevelType w:val="hybridMultilevel"/>
    <w:tmpl w:val="3C805BC8"/>
    <w:lvl w:ilvl="0" w:tplc="3409000F">
      <w:start w:val="1"/>
      <w:numFmt w:val="decimal"/>
      <w:lvlText w:val="%1."/>
      <w:lvlJc w:val="left"/>
      <w:pPr>
        <w:ind w:left="1260" w:hanging="360"/>
      </w:pPr>
      <w:rPr>
        <w:rFonts w:hint="default"/>
      </w:rPr>
    </w:lvl>
    <w:lvl w:ilvl="1" w:tplc="34090019">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27" w15:restartNumberingAfterBreak="0">
    <w:nsid w:val="75840A1F"/>
    <w:multiLevelType w:val="hybridMultilevel"/>
    <w:tmpl w:val="CD34E5FC"/>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8" w15:restartNumberingAfterBreak="0">
    <w:nsid w:val="7A432D9E"/>
    <w:multiLevelType w:val="hybridMultilevel"/>
    <w:tmpl w:val="6BB0BC44"/>
    <w:lvl w:ilvl="0" w:tplc="34090001">
      <w:start w:val="1"/>
      <w:numFmt w:val="bullet"/>
      <w:lvlText w:val=""/>
      <w:lvlJc w:val="left"/>
      <w:pPr>
        <w:ind w:left="2430" w:hanging="360"/>
      </w:pPr>
      <w:rPr>
        <w:rFonts w:ascii="Symbol" w:hAnsi="Symbol" w:hint="default"/>
      </w:rPr>
    </w:lvl>
    <w:lvl w:ilvl="1" w:tplc="34090003" w:tentative="1">
      <w:start w:val="1"/>
      <w:numFmt w:val="bullet"/>
      <w:lvlText w:val="o"/>
      <w:lvlJc w:val="left"/>
      <w:pPr>
        <w:ind w:left="3150" w:hanging="360"/>
      </w:pPr>
      <w:rPr>
        <w:rFonts w:ascii="Courier New" w:hAnsi="Courier New" w:cs="Courier New" w:hint="default"/>
      </w:rPr>
    </w:lvl>
    <w:lvl w:ilvl="2" w:tplc="34090005" w:tentative="1">
      <w:start w:val="1"/>
      <w:numFmt w:val="bullet"/>
      <w:lvlText w:val=""/>
      <w:lvlJc w:val="left"/>
      <w:pPr>
        <w:ind w:left="3870" w:hanging="360"/>
      </w:pPr>
      <w:rPr>
        <w:rFonts w:ascii="Wingdings" w:hAnsi="Wingdings" w:hint="default"/>
      </w:rPr>
    </w:lvl>
    <w:lvl w:ilvl="3" w:tplc="34090001" w:tentative="1">
      <w:start w:val="1"/>
      <w:numFmt w:val="bullet"/>
      <w:lvlText w:val=""/>
      <w:lvlJc w:val="left"/>
      <w:pPr>
        <w:ind w:left="4590" w:hanging="360"/>
      </w:pPr>
      <w:rPr>
        <w:rFonts w:ascii="Symbol" w:hAnsi="Symbol" w:hint="default"/>
      </w:rPr>
    </w:lvl>
    <w:lvl w:ilvl="4" w:tplc="34090003" w:tentative="1">
      <w:start w:val="1"/>
      <w:numFmt w:val="bullet"/>
      <w:lvlText w:val="o"/>
      <w:lvlJc w:val="left"/>
      <w:pPr>
        <w:ind w:left="5310" w:hanging="360"/>
      </w:pPr>
      <w:rPr>
        <w:rFonts w:ascii="Courier New" w:hAnsi="Courier New" w:cs="Courier New" w:hint="default"/>
      </w:rPr>
    </w:lvl>
    <w:lvl w:ilvl="5" w:tplc="34090005" w:tentative="1">
      <w:start w:val="1"/>
      <w:numFmt w:val="bullet"/>
      <w:lvlText w:val=""/>
      <w:lvlJc w:val="left"/>
      <w:pPr>
        <w:ind w:left="6030" w:hanging="360"/>
      </w:pPr>
      <w:rPr>
        <w:rFonts w:ascii="Wingdings" w:hAnsi="Wingdings" w:hint="default"/>
      </w:rPr>
    </w:lvl>
    <w:lvl w:ilvl="6" w:tplc="34090001" w:tentative="1">
      <w:start w:val="1"/>
      <w:numFmt w:val="bullet"/>
      <w:lvlText w:val=""/>
      <w:lvlJc w:val="left"/>
      <w:pPr>
        <w:ind w:left="6750" w:hanging="360"/>
      </w:pPr>
      <w:rPr>
        <w:rFonts w:ascii="Symbol" w:hAnsi="Symbol" w:hint="default"/>
      </w:rPr>
    </w:lvl>
    <w:lvl w:ilvl="7" w:tplc="34090003" w:tentative="1">
      <w:start w:val="1"/>
      <w:numFmt w:val="bullet"/>
      <w:lvlText w:val="o"/>
      <w:lvlJc w:val="left"/>
      <w:pPr>
        <w:ind w:left="7470" w:hanging="360"/>
      </w:pPr>
      <w:rPr>
        <w:rFonts w:ascii="Courier New" w:hAnsi="Courier New" w:cs="Courier New" w:hint="default"/>
      </w:rPr>
    </w:lvl>
    <w:lvl w:ilvl="8" w:tplc="34090005" w:tentative="1">
      <w:start w:val="1"/>
      <w:numFmt w:val="bullet"/>
      <w:lvlText w:val=""/>
      <w:lvlJc w:val="left"/>
      <w:pPr>
        <w:ind w:left="8190" w:hanging="360"/>
      </w:pPr>
      <w:rPr>
        <w:rFonts w:ascii="Wingdings" w:hAnsi="Wingdings" w:hint="default"/>
      </w:rPr>
    </w:lvl>
  </w:abstractNum>
  <w:abstractNum w:abstractNumId="29" w15:restartNumberingAfterBreak="0">
    <w:nsid w:val="7A5562E1"/>
    <w:multiLevelType w:val="hybridMultilevel"/>
    <w:tmpl w:val="CEFE6DD4"/>
    <w:lvl w:ilvl="0" w:tplc="1922A64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2"/>
  </w:num>
  <w:num w:numId="2">
    <w:abstractNumId w:val="18"/>
  </w:num>
  <w:num w:numId="3">
    <w:abstractNumId w:val="28"/>
  </w:num>
  <w:num w:numId="4">
    <w:abstractNumId w:val="15"/>
  </w:num>
  <w:num w:numId="5">
    <w:abstractNumId w:val="3"/>
  </w:num>
  <w:num w:numId="6">
    <w:abstractNumId w:val="25"/>
  </w:num>
  <w:num w:numId="7">
    <w:abstractNumId w:val="11"/>
  </w:num>
  <w:num w:numId="8">
    <w:abstractNumId w:val="13"/>
  </w:num>
  <w:num w:numId="9">
    <w:abstractNumId w:val="23"/>
  </w:num>
  <w:num w:numId="10">
    <w:abstractNumId w:val="26"/>
  </w:num>
  <w:num w:numId="11">
    <w:abstractNumId w:val="29"/>
  </w:num>
  <w:num w:numId="12">
    <w:abstractNumId w:val="6"/>
  </w:num>
  <w:num w:numId="13">
    <w:abstractNumId w:val="5"/>
  </w:num>
  <w:num w:numId="14">
    <w:abstractNumId w:val="22"/>
  </w:num>
  <w:num w:numId="15">
    <w:abstractNumId w:val="10"/>
  </w:num>
  <w:num w:numId="16">
    <w:abstractNumId w:val="7"/>
  </w:num>
  <w:num w:numId="17">
    <w:abstractNumId w:val="1"/>
  </w:num>
  <w:num w:numId="18">
    <w:abstractNumId w:val="17"/>
  </w:num>
  <w:num w:numId="19">
    <w:abstractNumId w:val="27"/>
  </w:num>
  <w:num w:numId="20">
    <w:abstractNumId w:val="14"/>
  </w:num>
  <w:num w:numId="21">
    <w:abstractNumId w:val="8"/>
  </w:num>
  <w:num w:numId="22">
    <w:abstractNumId w:val="21"/>
  </w:num>
  <w:num w:numId="23">
    <w:abstractNumId w:val="2"/>
  </w:num>
  <w:num w:numId="24">
    <w:abstractNumId w:val="24"/>
  </w:num>
  <w:num w:numId="25">
    <w:abstractNumId w:val="19"/>
  </w:num>
  <w:num w:numId="26">
    <w:abstractNumId w:val="20"/>
  </w:num>
  <w:num w:numId="27">
    <w:abstractNumId w:val="0"/>
  </w:num>
  <w:num w:numId="28">
    <w:abstractNumId w:val="16"/>
  </w:num>
  <w:num w:numId="29">
    <w:abstractNumId w:val="9"/>
  </w:num>
  <w:num w:numId="30">
    <w:abstractNumId w:val="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el M. Cainglet">
    <w15:presenceInfo w15:providerId="None" w15:userId="Noel M. Cainglet"/>
  </w15:person>
  <w15:person w15:author="jeserio lonon">
    <w15:presenceInfo w15:providerId="Windows Live" w15:userId="a4581865da2689ae"/>
  </w15:person>
  <w15:person w15:author="JGL">
    <w15:presenceInfo w15:providerId="None" w15:userId="JG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63"/>
    <w:rsid w:val="00000058"/>
    <w:rsid w:val="000003FD"/>
    <w:rsid w:val="000005E5"/>
    <w:rsid w:val="00000CC3"/>
    <w:rsid w:val="00000E12"/>
    <w:rsid w:val="00000E27"/>
    <w:rsid w:val="00000FC2"/>
    <w:rsid w:val="00001016"/>
    <w:rsid w:val="00001477"/>
    <w:rsid w:val="000014A2"/>
    <w:rsid w:val="00001708"/>
    <w:rsid w:val="00001821"/>
    <w:rsid w:val="00001898"/>
    <w:rsid w:val="000018E4"/>
    <w:rsid w:val="00001A35"/>
    <w:rsid w:val="00001B0B"/>
    <w:rsid w:val="00001C1C"/>
    <w:rsid w:val="00001F5A"/>
    <w:rsid w:val="0000221D"/>
    <w:rsid w:val="00002730"/>
    <w:rsid w:val="000027FB"/>
    <w:rsid w:val="00002B74"/>
    <w:rsid w:val="00002D77"/>
    <w:rsid w:val="000032E6"/>
    <w:rsid w:val="00003379"/>
    <w:rsid w:val="00003393"/>
    <w:rsid w:val="0000365D"/>
    <w:rsid w:val="00003AF9"/>
    <w:rsid w:val="00003CC8"/>
    <w:rsid w:val="0000449C"/>
    <w:rsid w:val="00004729"/>
    <w:rsid w:val="0000482A"/>
    <w:rsid w:val="00004AF9"/>
    <w:rsid w:val="00004AFB"/>
    <w:rsid w:val="00004CAD"/>
    <w:rsid w:val="00004CD9"/>
    <w:rsid w:val="00004F15"/>
    <w:rsid w:val="00004F49"/>
    <w:rsid w:val="00005029"/>
    <w:rsid w:val="000053CD"/>
    <w:rsid w:val="00005623"/>
    <w:rsid w:val="0000594C"/>
    <w:rsid w:val="000061C2"/>
    <w:rsid w:val="00006493"/>
    <w:rsid w:val="000064BC"/>
    <w:rsid w:val="00006933"/>
    <w:rsid w:val="00006CC8"/>
    <w:rsid w:val="0000739A"/>
    <w:rsid w:val="000074E4"/>
    <w:rsid w:val="000074F8"/>
    <w:rsid w:val="00007949"/>
    <w:rsid w:val="00007A0F"/>
    <w:rsid w:val="00007A58"/>
    <w:rsid w:val="000100E9"/>
    <w:rsid w:val="0001023D"/>
    <w:rsid w:val="00010929"/>
    <w:rsid w:val="00010A9D"/>
    <w:rsid w:val="00010BCB"/>
    <w:rsid w:val="00010BE5"/>
    <w:rsid w:val="00010DA5"/>
    <w:rsid w:val="0001120D"/>
    <w:rsid w:val="00011567"/>
    <w:rsid w:val="0001164D"/>
    <w:rsid w:val="00011FF6"/>
    <w:rsid w:val="000126C7"/>
    <w:rsid w:val="000127F6"/>
    <w:rsid w:val="0001296C"/>
    <w:rsid w:val="000131DA"/>
    <w:rsid w:val="00013282"/>
    <w:rsid w:val="00013639"/>
    <w:rsid w:val="00013735"/>
    <w:rsid w:val="000137B4"/>
    <w:rsid w:val="000137C2"/>
    <w:rsid w:val="00013BE1"/>
    <w:rsid w:val="00014086"/>
    <w:rsid w:val="000148E1"/>
    <w:rsid w:val="00014928"/>
    <w:rsid w:val="00014A65"/>
    <w:rsid w:val="00014C3C"/>
    <w:rsid w:val="00014F03"/>
    <w:rsid w:val="00014F98"/>
    <w:rsid w:val="000151F0"/>
    <w:rsid w:val="000154AD"/>
    <w:rsid w:val="000157C6"/>
    <w:rsid w:val="00015E49"/>
    <w:rsid w:val="00015E8C"/>
    <w:rsid w:val="00015F4F"/>
    <w:rsid w:val="00015F68"/>
    <w:rsid w:val="00015F96"/>
    <w:rsid w:val="0001632C"/>
    <w:rsid w:val="0001639D"/>
    <w:rsid w:val="000166A4"/>
    <w:rsid w:val="000168AC"/>
    <w:rsid w:val="00016A65"/>
    <w:rsid w:val="000173F1"/>
    <w:rsid w:val="000177C3"/>
    <w:rsid w:val="0001794A"/>
    <w:rsid w:val="00017A28"/>
    <w:rsid w:val="00020156"/>
    <w:rsid w:val="00020517"/>
    <w:rsid w:val="00020945"/>
    <w:rsid w:val="00020CB5"/>
    <w:rsid w:val="00021016"/>
    <w:rsid w:val="00021109"/>
    <w:rsid w:val="00021137"/>
    <w:rsid w:val="0002163E"/>
    <w:rsid w:val="000217BD"/>
    <w:rsid w:val="00021A84"/>
    <w:rsid w:val="00021D78"/>
    <w:rsid w:val="00022231"/>
    <w:rsid w:val="000222E1"/>
    <w:rsid w:val="000224FE"/>
    <w:rsid w:val="0002261E"/>
    <w:rsid w:val="00022715"/>
    <w:rsid w:val="00022724"/>
    <w:rsid w:val="000227A5"/>
    <w:rsid w:val="0002286C"/>
    <w:rsid w:val="000228C0"/>
    <w:rsid w:val="00022D57"/>
    <w:rsid w:val="0002306F"/>
    <w:rsid w:val="00023090"/>
    <w:rsid w:val="00023427"/>
    <w:rsid w:val="00023697"/>
    <w:rsid w:val="00023720"/>
    <w:rsid w:val="00023887"/>
    <w:rsid w:val="00023E3D"/>
    <w:rsid w:val="00023EC5"/>
    <w:rsid w:val="00024361"/>
    <w:rsid w:val="000249C0"/>
    <w:rsid w:val="00024BE1"/>
    <w:rsid w:val="00024BFB"/>
    <w:rsid w:val="0002513E"/>
    <w:rsid w:val="000254B1"/>
    <w:rsid w:val="000256E0"/>
    <w:rsid w:val="0002595D"/>
    <w:rsid w:val="00025977"/>
    <w:rsid w:val="000259C1"/>
    <w:rsid w:val="000259C7"/>
    <w:rsid w:val="00025A3E"/>
    <w:rsid w:val="00026451"/>
    <w:rsid w:val="0002650D"/>
    <w:rsid w:val="000266B8"/>
    <w:rsid w:val="00026717"/>
    <w:rsid w:val="000267B4"/>
    <w:rsid w:val="00026879"/>
    <w:rsid w:val="00026AFD"/>
    <w:rsid w:val="00026D5C"/>
    <w:rsid w:val="00026ED7"/>
    <w:rsid w:val="00026F71"/>
    <w:rsid w:val="00026FCA"/>
    <w:rsid w:val="00026FFA"/>
    <w:rsid w:val="000276E6"/>
    <w:rsid w:val="00027EEA"/>
    <w:rsid w:val="0003015F"/>
    <w:rsid w:val="00030683"/>
    <w:rsid w:val="0003089A"/>
    <w:rsid w:val="0003093A"/>
    <w:rsid w:val="00030B59"/>
    <w:rsid w:val="000314D1"/>
    <w:rsid w:val="000315B5"/>
    <w:rsid w:val="00031687"/>
    <w:rsid w:val="00031D35"/>
    <w:rsid w:val="00031D50"/>
    <w:rsid w:val="00031F00"/>
    <w:rsid w:val="00032230"/>
    <w:rsid w:val="00032732"/>
    <w:rsid w:val="00032908"/>
    <w:rsid w:val="00032C01"/>
    <w:rsid w:val="00032F06"/>
    <w:rsid w:val="00032FE5"/>
    <w:rsid w:val="00033183"/>
    <w:rsid w:val="000336A3"/>
    <w:rsid w:val="00033A56"/>
    <w:rsid w:val="00033AEB"/>
    <w:rsid w:val="00033BB6"/>
    <w:rsid w:val="00034634"/>
    <w:rsid w:val="000347AF"/>
    <w:rsid w:val="00034C07"/>
    <w:rsid w:val="00034C2A"/>
    <w:rsid w:val="00034DDA"/>
    <w:rsid w:val="00034E28"/>
    <w:rsid w:val="00035697"/>
    <w:rsid w:val="00035748"/>
    <w:rsid w:val="00035BAB"/>
    <w:rsid w:val="00035BED"/>
    <w:rsid w:val="000362D3"/>
    <w:rsid w:val="0003642B"/>
    <w:rsid w:val="000372D6"/>
    <w:rsid w:val="0003730F"/>
    <w:rsid w:val="000373F1"/>
    <w:rsid w:val="00037830"/>
    <w:rsid w:val="00037843"/>
    <w:rsid w:val="0003799F"/>
    <w:rsid w:val="00037B09"/>
    <w:rsid w:val="00037E73"/>
    <w:rsid w:val="00037FD9"/>
    <w:rsid w:val="00040007"/>
    <w:rsid w:val="000401F7"/>
    <w:rsid w:val="00040354"/>
    <w:rsid w:val="000404D2"/>
    <w:rsid w:val="00040719"/>
    <w:rsid w:val="00040FEC"/>
    <w:rsid w:val="000410CC"/>
    <w:rsid w:val="00041445"/>
    <w:rsid w:val="000414D7"/>
    <w:rsid w:val="000414F2"/>
    <w:rsid w:val="000416F6"/>
    <w:rsid w:val="00041898"/>
    <w:rsid w:val="00041984"/>
    <w:rsid w:val="00041D00"/>
    <w:rsid w:val="0004252C"/>
    <w:rsid w:val="00042654"/>
    <w:rsid w:val="000426ED"/>
    <w:rsid w:val="000427E6"/>
    <w:rsid w:val="00042DD2"/>
    <w:rsid w:val="00042DE3"/>
    <w:rsid w:val="00042F87"/>
    <w:rsid w:val="000430F7"/>
    <w:rsid w:val="000431B5"/>
    <w:rsid w:val="0004326B"/>
    <w:rsid w:val="0004330A"/>
    <w:rsid w:val="0004352F"/>
    <w:rsid w:val="00043556"/>
    <w:rsid w:val="00043BE4"/>
    <w:rsid w:val="00043C3F"/>
    <w:rsid w:val="000441A6"/>
    <w:rsid w:val="0004430F"/>
    <w:rsid w:val="0004443B"/>
    <w:rsid w:val="00044656"/>
    <w:rsid w:val="00044757"/>
    <w:rsid w:val="00044A94"/>
    <w:rsid w:val="00044C3C"/>
    <w:rsid w:val="00044D3F"/>
    <w:rsid w:val="00045059"/>
    <w:rsid w:val="000450FF"/>
    <w:rsid w:val="00045108"/>
    <w:rsid w:val="00045524"/>
    <w:rsid w:val="00045850"/>
    <w:rsid w:val="00045B42"/>
    <w:rsid w:val="00045C9E"/>
    <w:rsid w:val="00045F95"/>
    <w:rsid w:val="000460A6"/>
    <w:rsid w:val="00046190"/>
    <w:rsid w:val="000461EF"/>
    <w:rsid w:val="00046A22"/>
    <w:rsid w:val="00046C7A"/>
    <w:rsid w:val="00046C98"/>
    <w:rsid w:val="00046E8B"/>
    <w:rsid w:val="00046ED9"/>
    <w:rsid w:val="00047256"/>
    <w:rsid w:val="00047340"/>
    <w:rsid w:val="0004764B"/>
    <w:rsid w:val="00047715"/>
    <w:rsid w:val="00047938"/>
    <w:rsid w:val="000479F5"/>
    <w:rsid w:val="00047AC0"/>
    <w:rsid w:val="00047B64"/>
    <w:rsid w:val="00047BC3"/>
    <w:rsid w:val="00050338"/>
    <w:rsid w:val="0005051A"/>
    <w:rsid w:val="000505D1"/>
    <w:rsid w:val="00050809"/>
    <w:rsid w:val="00050890"/>
    <w:rsid w:val="00050D71"/>
    <w:rsid w:val="00050FD4"/>
    <w:rsid w:val="00051715"/>
    <w:rsid w:val="0005178D"/>
    <w:rsid w:val="00051D35"/>
    <w:rsid w:val="00051D65"/>
    <w:rsid w:val="000520D8"/>
    <w:rsid w:val="000522C2"/>
    <w:rsid w:val="000524D4"/>
    <w:rsid w:val="0005266C"/>
    <w:rsid w:val="00052BC9"/>
    <w:rsid w:val="00052C6D"/>
    <w:rsid w:val="000535D3"/>
    <w:rsid w:val="00053A62"/>
    <w:rsid w:val="00053A6C"/>
    <w:rsid w:val="00053B34"/>
    <w:rsid w:val="00053C46"/>
    <w:rsid w:val="00053E55"/>
    <w:rsid w:val="000541A2"/>
    <w:rsid w:val="0005454D"/>
    <w:rsid w:val="000546ED"/>
    <w:rsid w:val="000547E7"/>
    <w:rsid w:val="000548BD"/>
    <w:rsid w:val="00054923"/>
    <w:rsid w:val="00054A85"/>
    <w:rsid w:val="00054AAC"/>
    <w:rsid w:val="00054EEE"/>
    <w:rsid w:val="00054FD5"/>
    <w:rsid w:val="00055067"/>
    <w:rsid w:val="0005533F"/>
    <w:rsid w:val="00055964"/>
    <w:rsid w:val="00055B93"/>
    <w:rsid w:val="00055D08"/>
    <w:rsid w:val="0005640A"/>
    <w:rsid w:val="00056682"/>
    <w:rsid w:val="0005676F"/>
    <w:rsid w:val="000567B4"/>
    <w:rsid w:val="000569F8"/>
    <w:rsid w:val="00056B47"/>
    <w:rsid w:val="00056C3C"/>
    <w:rsid w:val="00056C57"/>
    <w:rsid w:val="00056E20"/>
    <w:rsid w:val="0005784F"/>
    <w:rsid w:val="00057B75"/>
    <w:rsid w:val="00057DCE"/>
    <w:rsid w:val="00060058"/>
    <w:rsid w:val="000608C0"/>
    <w:rsid w:val="00060E87"/>
    <w:rsid w:val="000611D4"/>
    <w:rsid w:val="000611E5"/>
    <w:rsid w:val="0006147D"/>
    <w:rsid w:val="0006197E"/>
    <w:rsid w:val="00061AFE"/>
    <w:rsid w:val="00061B0C"/>
    <w:rsid w:val="00061BCE"/>
    <w:rsid w:val="000620E9"/>
    <w:rsid w:val="00062124"/>
    <w:rsid w:val="000621E3"/>
    <w:rsid w:val="00062308"/>
    <w:rsid w:val="000624B2"/>
    <w:rsid w:val="00062552"/>
    <w:rsid w:val="0006273C"/>
    <w:rsid w:val="000628FA"/>
    <w:rsid w:val="00062F1F"/>
    <w:rsid w:val="00063111"/>
    <w:rsid w:val="000636DE"/>
    <w:rsid w:val="0006374B"/>
    <w:rsid w:val="0006376C"/>
    <w:rsid w:val="0006381C"/>
    <w:rsid w:val="00063A9E"/>
    <w:rsid w:val="00063CA6"/>
    <w:rsid w:val="00064151"/>
    <w:rsid w:val="0006418C"/>
    <w:rsid w:val="000641D2"/>
    <w:rsid w:val="0006433C"/>
    <w:rsid w:val="00064391"/>
    <w:rsid w:val="000644FA"/>
    <w:rsid w:val="00064799"/>
    <w:rsid w:val="00064FC4"/>
    <w:rsid w:val="000656C0"/>
    <w:rsid w:val="0006582A"/>
    <w:rsid w:val="0006588D"/>
    <w:rsid w:val="00065A1C"/>
    <w:rsid w:val="000661C7"/>
    <w:rsid w:val="00066204"/>
    <w:rsid w:val="000662E5"/>
    <w:rsid w:val="0006638E"/>
    <w:rsid w:val="00066495"/>
    <w:rsid w:val="000667BC"/>
    <w:rsid w:val="00066914"/>
    <w:rsid w:val="00066B44"/>
    <w:rsid w:val="00066C6F"/>
    <w:rsid w:val="00066C97"/>
    <w:rsid w:val="00066EC7"/>
    <w:rsid w:val="000670C6"/>
    <w:rsid w:val="000671B0"/>
    <w:rsid w:val="000672FF"/>
    <w:rsid w:val="00067672"/>
    <w:rsid w:val="00067C56"/>
    <w:rsid w:val="00070BEC"/>
    <w:rsid w:val="00070E65"/>
    <w:rsid w:val="000711CB"/>
    <w:rsid w:val="0007176C"/>
    <w:rsid w:val="00071E31"/>
    <w:rsid w:val="00071EC6"/>
    <w:rsid w:val="00071FCF"/>
    <w:rsid w:val="0007213A"/>
    <w:rsid w:val="00072327"/>
    <w:rsid w:val="000725BB"/>
    <w:rsid w:val="00072707"/>
    <w:rsid w:val="00072EC9"/>
    <w:rsid w:val="000731D1"/>
    <w:rsid w:val="00073552"/>
    <w:rsid w:val="0007364A"/>
    <w:rsid w:val="000739B8"/>
    <w:rsid w:val="00074486"/>
    <w:rsid w:val="000744C5"/>
    <w:rsid w:val="00075137"/>
    <w:rsid w:val="00075178"/>
    <w:rsid w:val="00075185"/>
    <w:rsid w:val="000755B4"/>
    <w:rsid w:val="000756DF"/>
    <w:rsid w:val="00075784"/>
    <w:rsid w:val="00075851"/>
    <w:rsid w:val="00075CCE"/>
    <w:rsid w:val="00075DA4"/>
    <w:rsid w:val="000763E0"/>
    <w:rsid w:val="000764C7"/>
    <w:rsid w:val="000764E8"/>
    <w:rsid w:val="00076D2A"/>
    <w:rsid w:val="00076EBD"/>
    <w:rsid w:val="00076F0A"/>
    <w:rsid w:val="00077AFC"/>
    <w:rsid w:val="00077C1F"/>
    <w:rsid w:val="00077DDE"/>
    <w:rsid w:val="0008007D"/>
    <w:rsid w:val="0008020C"/>
    <w:rsid w:val="00080508"/>
    <w:rsid w:val="00080565"/>
    <w:rsid w:val="00080732"/>
    <w:rsid w:val="00080758"/>
    <w:rsid w:val="00080920"/>
    <w:rsid w:val="00080F0D"/>
    <w:rsid w:val="00081787"/>
    <w:rsid w:val="000818AC"/>
    <w:rsid w:val="00081966"/>
    <w:rsid w:val="00081A6A"/>
    <w:rsid w:val="00081AC1"/>
    <w:rsid w:val="00081F23"/>
    <w:rsid w:val="00082099"/>
    <w:rsid w:val="0008213F"/>
    <w:rsid w:val="00082459"/>
    <w:rsid w:val="00082479"/>
    <w:rsid w:val="000824A6"/>
    <w:rsid w:val="000826BE"/>
    <w:rsid w:val="00082917"/>
    <w:rsid w:val="00082B39"/>
    <w:rsid w:val="00082ED9"/>
    <w:rsid w:val="00082FED"/>
    <w:rsid w:val="0008306E"/>
    <w:rsid w:val="00083415"/>
    <w:rsid w:val="000835CA"/>
    <w:rsid w:val="00083613"/>
    <w:rsid w:val="00083653"/>
    <w:rsid w:val="00083810"/>
    <w:rsid w:val="00083E96"/>
    <w:rsid w:val="00083EA8"/>
    <w:rsid w:val="0008411C"/>
    <w:rsid w:val="00084192"/>
    <w:rsid w:val="00085705"/>
    <w:rsid w:val="00085825"/>
    <w:rsid w:val="00085BA8"/>
    <w:rsid w:val="00085D0F"/>
    <w:rsid w:val="00086123"/>
    <w:rsid w:val="00086369"/>
    <w:rsid w:val="0008646B"/>
    <w:rsid w:val="00086E4F"/>
    <w:rsid w:val="00087398"/>
    <w:rsid w:val="00087524"/>
    <w:rsid w:val="00087664"/>
    <w:rsid w:val="00087741"/>
    <w:rsid w:val="0008796A"/>
    <w:rsid w:val="00087AC5"/>
    <w:rsid w:val="00087ACF"/>
    <w:rsid w:val="00087B16"/>
    <w:rsid w:val="00087CF9"/>
    <w:rsid w:val="00087E5A"/>
    <w:rsid w:val="000901FF"/>
    <w:rsid w:val="000902A6"/>
    <w:rsid w:val="00090561"/>
    <w:rsid w:val="00090B50"/>
    <w:rsid w:val="00090EA8"/>
    <w:rsid w:val="00091316"/>
    <w:rsid w:val="00091907"/>
    <w:rsid w:val="00091A53"/>
    <w:rsid w:val="00091C13"/>
    <w:rsid w:val="00092D71"/>
    <w:rsid w:val="000930B3"/>
    <w:rsid w:val="000931D9"/>
    <w:rsid w:val="0009342F"/>
    <w:rsid w:val="00093B79"/>
    <w:rsid w:val="00093CD7"/>
    <w:rsid w:val="000942C1"/>
    <w:rsid w:val="000949E3"/>
    <w:rsid w:val="00094B60"/>
    <w:rsid w:val="00094CA8"/>
    <w:rsid w:val="00094E54"/>
    <w:rsid w:val="00095027"/>
    <w:rsid w:val="000950D9"/>
    <w:rsid w:val="0009510D"/>
    <w:rsid w:val="000956D1"/>
    <w:rsid w:val="000959FB"/>
    <w:rsid w:val="00095BCD"/>
    <w:rsid w:val="00095D8D"/>
    <w:rsid w:val="00096146"/>
    <w:rsid w:val="00096181"/>
    <w:rsid w:val="00096449"/>
    <w:rsid w:val="000966CD"/>
    <w:rsid w:val="00096B28"/>
    <w:rsid w:val="00096C5E"/>
    <w:rsid w:val="00096EBD"/>
    <w:rsid w:val="00096F8E"/>
    <w:rsid w:val="0009763F"/>
    <w:rsid w:val="000976FB"/>
    <w:rsid w:val="00097921"/>
    <w:rsid w:val="0009793D"/>
    <w:rsid w:val="000979DB"/>
    <w:rsid w:val="00097D89"/>
    <w:rsid w:val="00097ECB"/>
    <w:rsid w:val="000A0020"/>
    <w:rsid w:val="000A0345"/>
    <w:rsid w:val="000A0407"/>
    <w:rsid w:val="000A08C9"/>
    <w:rsid w:val="000A09F8"/>
    <w:rsid w:val="000A0CEE"/>
    <w:rsid w:val="000A0DC3"/>
    <w:rsid w:val="000A0FCA"/>
    <w:rsid w:val="000A1015"/>
    <w:rsid w:val="000A1756"/>
    <w:rsid w:val="000A1857"/>
    <w:rsid w:val="000A1994"/>
    <w:rsid w:val="000A23BA"/>
    <w:rsid w:val="000A25B3"/>
    <w:rsid w:val="000A27EF"/>
    <w:rsid w:val="000A2CFA"/>
    <w:rsid w:val="000A3287"/>
    <w:rsid w:val="000A366C"/>
    <w:rsid w:val="000A3DA5"/>
    <w:rsid w:val="000A3DEB"/>
    <w:rsid w:val="000A406B"/>
    <w:rsid w:val="000A41D4"/>
    <w:rsid w:val="000A429F"/>
    <w:rsid w:val="000A432C"/>
    <w:rsid w:val="000A4425"/>
    <w:rsid w:val="000A4736"/>
    <w:rsid w:val="000A4825"/>
    <w:rsid w:val="000A49A0"/>
    <w:rsid w:val="000A4C2C"/>
    <w:rsid w:val="000A4E20"/>
    <w:rsid w:val="000A522C"/>
    <w:rsid w:val="000A5313"/>
    <w:rsid w:val="000A53A9"/>
    <w:rsid w:val="000A56A5"/>
    <w:rsid w:val="000A5782"/>
    <w:rsid w:val="000A59FD"/>
    <w:rsid w:val="000A5C96"/>
    <w:rsid w:val="000A5F75"/>
    <w:rsid w:val="000A5FE0"/>
    <w:rsid w:val="000A608A"/>
    <w:rsid w:val="000A6162"/>
    <w:rsid w:val="000A636D"/>
    <w:rsid w:val="000A6601"/>
    <w:rsid w:val="000A66CF"/>
    <w:rsid w:val="000A683F"/>
    <w:rsid w:val="000A68BF"/>
    <w:rsid w:val="000A6948"/>
    <w:rsid w:val="000A6F02"/>
    <w:rsid w:val="000A7220"/>
    <w:rsid w:val="000A73DB"/>
    <w:rsid w:val="000A7487"/>
    <w:rsid w:val="000A7607"/>
    <w:rsid w:val="000A79D8"/>
    <w:rsid w:val="000A7DFE"/>
    <w:rsid w:val="000A7E00"/>
    <w:rsid w:val="000A7E55"/>
    <w:rsid w:val="000B0029"/>
    <w:rsid w:val="000B02A4"/>
    <w:rsid w:val="000B02CE"/>
    <w:rsid w:val="000B08A9"/>
    <w:rsid w:val="000B0C50"/>
    <w:rsid w:val="000B0C5B"/>
    <w:rsid w:val="000B0D3B"/>
    <w:rsid w:val="000B10F0"/>
    <w:rsid w:val="000B11A2"/>
    <w:rsid w:val="000B1449"/>
    <w:rsid w:val="000B1A94"/>
    <w:rsid w:val="000B1B23"/>
    <w:rsid w:val="000B1D4B"/>
    <w:rsid w:val="000B1F69"/>
    <w:rsid w:val="000B21BB"/>
    <w:rsid w:val="000B2694"/>
    <w:rsid w:val="000B2739"/>
    <w:rsid w:val="000B278A"/>
    <w:rsid w:val="000B2989"/>
    <w:rsid w:val="000B2AB7"/>
    <w:rsid w:val="000B3240"/>
    <w:rsid w:val="000B35FD"/>
    <w:rsid w:val="000B3623"/>
    <w:rsid w:val="000B36F1"/>
    <w:rsid w:val="000B3938"/>
    <w:rsid w:val="000B3C9B"/>
    <w:rsid w:val="000B3CC2"/>
    <w:rsid w:val="000B3F3E"/>
    <w:rsid w:val="000B4292"/>
    <w:rsid w:val="000B431C"/>
    <w:rsid w:val="000B4596"/>
    <w:rsid w:val="000B4C04"/>
    <w:rsid w:val="000B4C49"/>
    <w:rsid w:val="000B4D77"/>
    <w:rsid w:val="000B4E89"/>
    <w:rsid w:val="000B501D"/>
    <w:rsid w:val="000B5063"/>
    <w:rsid w:val="000B5084"/>
    <w:rsid w:val="000B5185"/>
    <w:rsid w:val="000B5320"/>
    <w:rsid w:val="000B5369"/>
    <w:rsid w:val="000B5596"/>
    <w:rsid w:val="000B58CD"/>
    <w:rsid w:val="000B59A4"/>
    <w:rsid w:val="000B6131"/>
    <w:rsid w:val="000B617A"/>
    <w:rsid w:val="000B6345"/>
    <w:rsid w:val="000B63ED"/>
    <w:rsid w:val="000B64CA"/>
    <w:rsid w:val="000B6630"/>
    <w:rsid w:val="000B67FC"/>
    <w:rsid w:val="000B6873"/>
    <w:rsid w:val="000B68A2"/>
    <w:rsid w:val="000B6A9D"/>
    <w:rsid w:val="000B70F6"/>
    <w:rsid w:val="000B7372"/>
    <w:rsid w:val="000B75CF"/>
    <w:rsid w:val="000B7B9E"/>
    <w:rsid w:val="000C04B4"/>
    <w:rsid w:val="000C0CE2"/>
    <w:rsid w:val="000C0EB2"/>
    <w:rsid w:val="000C11E3"/>
    <w:rsid w:val="000C1206"/>
    <w:rsid w:val="000C1391"/>
    <w:rsid w:val="000C1455"/>
    <w:rsid w:val="000C1769"/>
    <w:rsid w:val="000C1C1E"/>
    <w:rsid w:val="000C1C68"/>
    <w:rsid w:val="000C1C91"/>
    <w:rsid w:val="000C1E8E"/>
    <w:rsid w:val="000C22D8"/>
    <w:rsid w:val="000C23BF"/>
    <w:rsid w:val="000C2682"/>
    <w:rsid w:val="000C2686"/>
    <w:rsid w:val="000C2904"/>
    <w:rsid w:val="000C3225"/>
    <w:rsid w:val="000C335C"/>
    <w:rsid w:val="000C33E2"/>
    <w:rsid w:val="000C3461"/>
    <w:rsid w:val="000C3563"/>
    <w:rsid w:val="000C3872"/>
    <w:rsid w:val="000C39E6"/>
    <w:rsid w:val="000C3A35"/>
    <w:rsid w:val="000C3A90"/>
    <w:rsid w:val="000C3B05"/>
    <w:rsid w:val="000C3C76"/>
    <w:rsid w:val="000C3C8F"/>
    <w:rsid w:val="000C3EE4"/>
    <w:rsid w:val="000C3F6A"/>
    <w:rsid w:val="000C40C9"/>
    <w:rsid w:val="000C42E6"/>
    <w:rsid w:val="000C47B2"/>
    <w:rsid w:val="000C49BB"/>
    <w:rsid w:val="000C49C3"/>
    <w:rsid w:val="000C4A5C"/>
    <w:rsid w:val="000C4CA3"/>
    <w:rsid w:val="000C4DAC"/>
    <w:rsid w:val="000C4E6D"/>
    <w:rsid w:val="000C4E9B"/>
    <w:rsid w:val="000C560F"/>
    <w:rsid w:val="000C5879"/>
    <w:rsid w:val="000C59CA"/>
    <w:rsid w:val="000C5A99"/>
    <w:rsid w:val="000C5DB7"/>
    <w:rsid w:val="000C5F1B"/>
    <w:rsid w:val="000C608D"/>
    <w:rsid w:val="000C611B"/>
    <w:rsid w:val="000C613F"/>
    <w:rsid w:val="000C61C9"/>
    <w:rsid w:val="000C62A3"/>
    <w:rsid w:val="000C65D6"/>
    <w:rsid w:val="000C6779"/>
    <w:rsid w:val="000C6A69"/>
    <w:rsid w:val="000C6F6C"/>
    <w:rsid w:val="000C7856"/>
    <w:rsid w:val="000C79ED"/>
    <w:rsid w:val="000C79FE"/>
    <w:rsid w:val="000D008E"/>
    <w:rsid w:val="000D014A"/>
    <w:rsid w:val="000D02F0"/>
    <w:rsid w:val="000D03FC"/>
    <w:rsid w:val="000D0668"/>
    <w:rsid w:val="000D097D"/>
    <w:rsid w:val="000D0BC6"/>
    <w:rsid w:val="000D0D7B"/>
    <w:rsid w:val="000D0E1C"/>
    <w:rsid w:val="000D0E26"/>
    <w:rsid w:val="000D0F27"/>
    <w:rsid w:val="000D0F34"/>
    <w:rsid w:val="000D1493"/>
    <w:rsid w:val="000D17F4"/>
    <w:rsid w:val="000D1B21"/>
    <w:rsid w:val="000D220D"/>
    <w:rsid w:val="000D23E4"/>
    <w:rsid w:val="000D2748"/>
    <w:rsid w:val="000D2A8C"/>
    <w:rsid w:val="000D2B3F"/>
    <w:rsid w:val="000D376D"/>
    <w:rsid w:val="000D382B"/>
    <w:rsid w:val="000D3B4D"/>
    <w:rsid w:val="000D3D2F"/>
    <w:rsid w:val="000D3F65"/>
    <w:rsid w:val="000D4002"/>
    <w:rsid w:val="000D4146"/>
    <w:rsid w:val="000D41B1"/>
    <w:rsid w:val="000D4261"/>
    <w:rsid w:val="000D4A50"/>
    <w:rsid w:val="000D4B95"/>
    <w:rsid w:val="000D4C0B"/>
    <w:rsid w:val="000D4C97"/>
    <w:rsid w:val="000D4D4C"/>
    <w:rsid w:val="000D4D50"/>
    <w:rsid w:val="000D4F4F"/>
    <w:rsid w:val="000D4FD7"/>
    <w:rsid w:val="000D5001"/>
    <w:rsid w:val="000D5065"/>
    <w:rsid w:val="000D5067"/>
    <w:rsid w:val="000D5511"/>
    <w:rsid w:val="000D5573"/>
    <w:rsid w:val="000D59B5"/>
    <w:rsid w:val="000D6006"/>
    <w:rsid w:val="000D60C3"/>
    <w:rsid w:val="000D6CCB"/>
    <w:rsid w:val="000D6E41"/>
    <w:rsid w:val="000D6EB5"/>
    <w:rsid w:val="000D713D"/>
    <w:rsid w:val="000D761C"/>
    <w:rsid w:val="000D7715"/>
    <w:rsid w:val="000D7779"/>
    <w:rsid w:val="000D78A1"/>
    <w:rsid w:val="000D7D61"/>
    <w:rsid w:val="000D7EFB"/>
    <w:rsid w:val="000D7F9F"/>
    <w:rsid w:val="000E014B"/>
    <w:rsid w:val="000E0489"/>
    <w:rsid w:val="000E07B0"/>
    <w:rsid w:val="000E08A4"/>
    <w:rsid w:val="000E0BB6"/>
    <w:rsid w:val="000E0EDA"/>
    <w:rsid w:val="000E1251"/>
    <w:rsid w:val="000E14BF"/>
    <w:rsid w:val="000E17E5"/>
    <w:rsid w:val="000E1865"/>
    <w:rsid w:val="000E2BC3"/>
    <w:rsid w:val="000E2CD2"/>
    <w:rsid w:val="000E2EA1"/>
    <w:rsid w:val="000E308F"/>
    <w:rsid w:val="000E3168"/>
    <w:rsid w:val="000E31E0"/>
    <w:rsid w:val="000E326A"/>
    <w:rsid w:val="000E32B2"/>
    <w:rsid w:val="000E34DF"/>
    <w:rsid w:val="000E36FA"/>
    <w:rsid w:val="000E383F"/>
    <w:rsid w:val="000E3ADF"/>
    <w:rsid w:val="000E3AE1"/>
    <w:rsid w:val="000E3E11"/>
    <w:rsid w:val="000E3E4E"/>
    <w:rsid w:val="000E4259"/>
    <w:rsid w:val="000E4301"/>
    <w:rsid w:val="000E45EC"/>
    <w:rsid w:val="000E477E"/>
    <w:rsid w:val="000E4C8E"/>
    <w:rsid w:val="000E516A"/>
    <w:rsid w:val="000E5335"/>
    <w:rsid w:val="000E5501"/>
    <w:rsid w:val="000E58D6"/>
    <w:rsid w:val="000E5D4F"/>
    <w:rsid w:val="000E5D71"/>
    <w:rsid w:val="000E6617"/>
    <w:rsid w:val="000E6DFF"/>
    <w:rsid w:val="000E6F5C"/>
    <w:rsid w:val="000E7345"/>
    <w:rsid w:val="000E7419"/>
    <w:rsid w:val="000E751B"/>
    <w:rsid w:val="000E7AB2"/>
    <w:rsid w:val="000E7CB7"/>
    <w:rsid w:val="000E7ECA"/>
    <w:rsid w:val="000E7EE3"/>
    <w:rsid w:val="000E7F8D"/>
    <w:rsid w:val="000F0067"/>
    <w:rsid w:val="000F05D2"/>
    <w:rsid w:val="000F0C64"/>
    <w:rsid w:val="000F1157"/>
    <w:rsid w:val="000F11C3"/>
    <w:rsid w:val="000F18CD"/>
    <w:rsid w:val="000F1EC2"/>
    <w:rsid w:val="000F1FFE"/>
    <w:rsid w:val="000F20C2"/>
    <w:rsid w:val="000F21F3"/>
    <w:rsid w:val="000F2229"/>
    <w:rsid w:val="000F22C7"/>
    <w:rsid w:val="000F22DC"/>
    <w:rsid w:val="000F240C"/>
    <w:rsid w:val="000F2487"/>
    <w:rsid w:val="000F2796"/>
    <w:rsid w:val="000F27EE"/>
    <w:rsid w:val="000F28B5"/>
    <w:rsid w:val="000F2E3C"/>
    <w:rsid w:val="000F2FBF"/>
    <w:rsid w:val="000F306B"/>
    <w:rsid w:val="000F3568"/>
    <w:rsid w:val="000F35C0"/>
    <w:rsid w:val="000F371A"/>
    <w:rsid w:val="000F3B65"/>
    <w:rsid w:val="000F3C4F"/>
    <w:rsid w:val="000F3D8E"/>
    <w:rsid w:val="000F3F67"/>
    <w:rsid w:val="000F42BD"/>
    <w:rsid w:val="000F4544"/>
    <w:rsid w:val="000F4930"/>
    <w:rsid w:val="000F5364"/>
    <w:rsid w:val="000F5447"/>
    <w:rsid w:val="000F562E"/>
    <w:rsid w:val="000F591B"/>
    <w:rsid w:val="000F5B22"/>
    <w:rsid w:val="000F5BA9"/>
    <w:rsid w:val="000F68F2"/>
    <w:rsid w:val="000F70A8"/>
    <w:rsid w:val="000F7327"/>
    <w:rsid w:val="000F73AD"/>
    <w:rsid w:val="000F7480"/>
    <w:rsid w:val="000F7503"/>
    <w:rsid w:val="000F7A2D"/>
    <w:rsid w:val="000F7BD0"/>
    <w:rsid w:val="000F7C7E"/>
    <w:rsid w:val="000F7D15"/>
    <w:rsid w:val="000F7EF8"/>
    <w:rsid w:val="001000B1"/>
    <w:rsid w:val="00100191"/>
    <w:rsid w:val="001001DE"/>
    <w:rsid w:val="0010035B"/>
    <w:rsid w:val="00100469"/>
    <w:rsid w:val="0010096C"/>
    <w:rsid w:val="00100B24"/>
    <w:rsid w:val="00100B39"/>
    <w:rsid w:val="00100D5A"/>
    <w:rsid w:val="00100DB2"/>
    <w:rsid w:val="00100E00"/>
    <w:rsid w:val="001013DC"/>
    <w:rsid w:val="001014E3"/>
    <w:rsid w:val="00101C61"/>
    <w:rsid w:val="00101ED5"/>
    <w:rsid w:val="00102127"/>
    <w:rsid w:val="001023A9"/>
    <w:rsid w:val="00102552"/>
    <w:rsid w:val="00102985"/>
    <w:rsid w:val="00102A0C"/>
    <w:rsid w:val="00102A9B"/>
    <w:rsid w:val="00102D3E"/>
    <w:rsid w:val="00102E6E"/>
    <w:rsid w:val="00103015"/>
    <w:rsid w:val="00103149"/>
    <w:rsid w:val="001031C6"/>
    <w:rsid w:val="001033F7"/>
    <w:rsid w:val="001038EF"/>
    <w:rsid w:val="00103900"/>
    <w:rsid w:val="001039E9"/>
    <w:rsid w:val="00103AAF"/>
    <w:rsid w:val="0010417E"/>
    <w:rsid w:val="001046F4"/>
    <w:rsid w:val="001047E8"/>
    <w:rsid w:val="0010488F"/>
    <w:rsid w:val="00104B46"/>
    <w:rsid w:val="00104D14"/>
    <w:rsid w:val="00105435"/>
    <w:rsid w:val="001055C2"/>
    <w:rsid w:val="001055CF"/>
    <w:rsid w:val="0010564D"/>
    <w:rsid w:val="001057DE"/>
    <w:rsid w:val="001059D1"/>
    <w:rsid w:val="00106166"/>
    <w:rsid w:val="00106358"/>
    <w:rsid w:val="00106985"/>
    <w:rsid w:val="001069FE"/>
    <w:rsid w:val="00106F92"/>
    <w:rsid w:val="00107007"/>
    <w:rsid w:val="0010700E"/>
    <w:rsid w:val="0010718F"/>
    <w:rsid w:val="00107212"/>
    <w:rsid w:val="0010733C"/>
    <w:rsid w:val="001077A2"/>
    <w:rsid w:val="001078D6"/>
    <w:rsid w:val="00107977"/>
    <w:rsid w:val="001079AE"/>
    <w:rsid w:val="00107A87"/>
    <w:rsid w:val="00107D49"/>
    <w:rsid w:val="0011004C"/>
    <w:rsid w:val="0011011D"/>
    <w:rsid w:val="0011020C"/>
    <w:rsid w:val="0011031D"/>
    <w:rsid w:val="00110360"/>
    <w:rsid w:val="00110599"/>
    <w:rsid w:val="00110A8D"/>
    <w:rsid w:val="00110C8A"/>
    <w:rsid w:val="00110E57"/>
    <w:rsid w:val="00110EAA"/>
    <w:rsid w:val="00111801"/>
    <w:rsid w:val="001118D5"/>
    <w:rsid w:val="00111D9F"/>
    <w:rsid w:val="00111E5E"/>
    <w:rsid w:val="001129C7"/>
    <w:rsid w:val="00113051"/>
    <w:rsid w:val="0011314E"/>
    <w:rsid w:val="00113388"/>
    <w:rsid w:val="0011373A"/>
    <w:rsid w:val="00113897"/>
    <w:rsid w:val="00113ACE"/>
    <w:rsid w:val="00113EF3"/>
    <w:rsid w:val="00114281"/>
    <w:rsid w:val="001142D6"/>
    <w:rsid w:val="0011450A"/>
    <w:rsid w:val="0011495F"/>
    <w:rsid w:val="0011499C"/>
    <w:rsid w:val="00114B6D"/>
    <w:rsid w:val="00114E1E"/>
    <w:rsid w:val="001150F1"/>
    <w:rsid w:val="00115823"/>
    <w:rsid w:val="0011587C"/>
    <w:rsid w:val="001158A4"/>
    <w:rsid w:val="00115B54"/>
    <w:rsid w:val="00115E4F"/>
    <w:rsid w:val="00115E83"/>
    <w:rsid w:val="001160CC"/>
    <w:rsid w:val="001163D9"/>
    <w:rsid w:val="001164A9"/>
    <w:rsid w:val="0011653F"/>
    <w:rsid w:val="0011664A"/>
    <w:rsid w:val="00116792"/>
    <w:rsid w:val="001167E3"/>
    <w:rsid w:val="001169F6"/>
    <w:rsid w:val="00116F15"/>
    <w:rsid w:val="00117044"/>
    <w:rsid w:val="00117223"/>
    <w:rsid w:val="00117669"/>
    <w:rsid w:val="00120038"/>
    <w:rsid w:val="001200EE"/>
    <w:rsid w:val="0012020B"/>
    <w:rsid w:val="001202CA"/>
    <w:rsid w:val="00120937"/>
    <w:rsid w:val="00120F8E"/>
    <w:rsid w:val="001210EF"/>
    <w:rsid w:val="0012144F"/>
    <w:rsid w:val="001214B7"/>
    <w:rsid w:val="001215DD"/>
    <w:rsid w:val="0012167C"/>
    <w:rsid w:val="00121740"/>
    <w:rsid w:val="00121796"/>
    <w:rsid w:val="00121C03"/>
    <w:rsid w:val="00121D18"/>
    <w:rsid w:val="00121D7D"/>
    <w:rsid w:val="001222EF"/>
    <w:rsid w:val="00122414"/>
    <w:rsid w:val="001225A1"/>
    <w:rsid w:val="001229F4"/>
    <w:rsid w:val="00122FF6"/>
    <w:rsid w:val="001231A9"/>
    <w:rsid w:val="001232A6"/>
    <w:rsid w:val="00123459"/>
    <w:rsid w:val="001237BD"/>
    <w:rsid w:val="00123927"/>
    <w:rsid w:val="00124203"/>
    <w:rsid w:val="00124251"/>
    <w:rsid w:val="001242DB"/>
    <w:rsid w:val="001246DE"/>
    <w:rsid w:val="001247A8"/>
    <w:rsid w:val="001247BF"/>
    <w:rsid w:val="001252F0"/>
    <w:rsid w:val="00125AB3"/>
    <w:rsid w:val="00126451"/>
    <w:rsid w:val="001264DE"/>
    <w:rsid w:val="001268C3"/>
    <w:rsid w:val="00126AF6"/>
    <w:rsid w:val="001271E4"/>
    <w:rsid w:val="00127403"/>
    <w:rsid w:val="00127B21"/>
    <w:rsid w:val="00127C98"/>
    <w:rsid w:val="00127FBB"/>
    <w:rsid w:val="001300FF"/>
    <w:rsid w:val="001303A0"/>
    <w:rsid w:val="00130477"/>
    <w:rsid w:val="0013070E"/>
    <w:rsid w:val="0013086A"/>
    <w:rsid w:val="00130D4E"/>
    <w:rsid w:val="00130EA5"/>
    <w:rsid w:val="00130F54"/>
    <w:rsid w:val="00131173"/>
    <w:rsid w:val="001312D0"/>
    <w:rsid w:val="001312EC"/>
    <w:rsid w:val="00131508"/>
    <w:rsid w:val="00131595"/>
    <w:rsid w:val="0013164B"/>
    <w:rsid w:val="00131883"/>
    <w:rsid w:val="0013196E"/>
    <w:rsid w:val="00131D41"/>
    <w:rsid w:val="001322F6"/>
    <w:rsid w:val="00132377"/>
    <w:rsid w:val="00132502"/>
    <w:rsid w:val="00132C99"/>
    <w:rsid w:val="00132F13"/>
    <w:rsid w:val="00133987"/>
    <w:rsid w:val="00133AA8"/>
    <w:rsid w:val="00133C09"/>
    <w:rsid w:val="001340E0"/>
    <w:rsid w:val="001343FF"/>
    <w:rsid w:val="00134438"/>
    <w:rsid w:val="0013457B"/>
    <w:rsid w:val="0013458A"/>
    <w:rsid w:val="0013472C"/>
    <w:rsid w:val="00134744"/>
    <w:rsid w:val="00134769"/>
    <w:rsid w:val="001347C9"/>
    <w:rsid w:val="00134813"/>
    <w:rsid w:val="00134D98"/>
    <w:rsid w:val="0013527A"/>
    <w:rsid w:val="001352B4"/>
    <w:rsid w:val="001353DB"/>
    <w:rsid w:val="001356DE"/>
    <w:rsid w:val="00135786"/>
    <w:rsid w:val="00135884"/>
    <w:rsid w:val="00135F20"/>
    <w:rsid w:val="00136498"/>
    <w:rsid w:val="0013684E"/>
    <w:rsid w:val="001369E9"/>
    <w:rsid w:val="00136AB3"/>
    <w:rsid w:val="00136AF6"/>
    <w:rsid w:val="00136D38"/>
    <w:rsid w:val="00136E80"/>
    <w:rsid w:val="001370F7"/>
    <w:rsid w:val="00137457"/>
    <w:rsid w:val="00137874"/>
    <w:rsid w:val="00137A8D"/>
    <w:rsid w:val="00137C51"/>
    <w:rsid w:val="0014024D"/>
    <w:rsid w:val="00140858"/>
    <w:rsid w:val="00140867"/>
    <w:rsid w:val="00140955"/>
    <w:rsid w:val="00140AF0"/>
    <w:rsid w:val="00140B63"/>
    <w:rsid w:val="00140D03"/>
    <w:rsid w:val="00140F00"/>
    <w:rsid w:val="0014118E"/>
    <w:rsid w:val="00141562"/>
    <w:rsid w:val="00141784"/>
    <w:rsid w:val="00141868"/>
    <w:rsid w:val="00141886"/>
    <w:rsid w:val="001419CC"/>
    <w:rsid w:val="00141A30"/>
    <w:rsid w:val="00141AAF"/>
    <w:rsid w:val="00141D71"/>
    <w:rsid w:val="00141DA5"/>
    <w:rsid w:val="00142332"/>
    <w:rsid w:val="001423F2"/>
    <w:rsid w:val="0014267A"/>
    <w:rsid w:val="0014283A"/>
    <w:rsid w:val="00142921"/>
    <w:rsid w:val="00142B0D"/>
    <w:rsid w:val="00142B28"/>
    <w:rsid w:val="00142E41"/>
    <w:rsid w:val="00142E7D"/>
    <w:rsid w:val="0014306A"/>
    <w:rsid w:val="00143264"/>
    <w:rsid w:val="001432AC"/>
    <w:rsid w:val="001432B8"/>
    <w:rsid w:val="00143321"/>
    <w:rsid w:val="001435BE"/>
    <w:rsid w:val="00143709"/>
    <w:rsid w:val="00143796"/>
    <w:rsid w:val="00143B99"/>
    <w:rsid w:val="00143C9A"/>
    <w:rsid w:val="00143DEA"/>
    <w:rsid w:val="00143F4E"/>
    <w:rsid w:val="001440B2"/>
    <w:rsid w:val="0014415D"/>
    <w:rsid w:val="001441AF"/>
    <w:rsid w:val="001447F0"/>
    <w:rsid w:val="001448DB"/>
    <w:rsid w:val="001449B4"/>
    <w:rsid w:val="001452D3"/>
    <w:rsid w:val="00145531"/>
    <w:rsid w:val="001456C8"/>
    <w:rsid w:val="00145861"/>
    <w:rsid w:val="00145AC5"/>
    <w:rsid w:val="00145C4B"/>
    <w:rsid w:val="00146086"/>
    <w:rsid w:val="001460CB"/>
    <w:rsid w:val="001463A0"/>
    <w:rsid w:val="001464D1"/>
    <w:rsid w:val="0014686C"/>
    <w:rsid w:val="00146C8A"/>
    <w:rsid w:val="00146D0E"/>
    <w:rsid w:val="00146D95"/>
    <w:rsid w:val="00146DE4"/>
    <w:rsid w:val="00147938"/>
    <w:rsid w:val="00147A11"/>
    <w:rsid w:val="00150071"/>
    <w:rsid w:val="0015021E"/>
    <w:rsid w:val="001502F8"/>
    <w:rsid w:val="001504B5"/>
    <w:rsid w:val="00150AC0"/>
    <w:rsid w:val="00150B6E"/>
    <w:rsid w:val="00150C3A"/>
    <w:rsid w:val="00150C65"/>
    <w:rsid w:val="00150DCD"/>
    <w:rsid w:val="00150FA4"/>
    <w:rsid w:val="00151098"/>
    <w:rsid w:val="00151331"/>
    <w:rsid w:val="00151529"/>
    <w:rsid w:val="001516C2"/>
    <w:rsid w:val="001518C3"/>
    <w:rsid w:val="00151B46"/>
    <w:rsid w:val="00151B64"/>
    <w:rsid w:val="00151DEB"/>
    <w:rsid w:val="00151EA9"/>
    <w:rsid w:val="001521BC"/>
    <w:rsid w:val="0015229D"/>
    <w:rsid w:val="0015244C"/>
    <w:rsid w:val="00152499"/>
    <w:rsid w:val="001524B5"/>
    <w:rsid w:val="00152749"/>
    <w:rsid w:val="001534C6"/>
    <w:rsid w:val="001534D8"/>
    <w:rsid w:val="00153CE5"/>
    <w:rsid w:val="0015400F"/>
    <w:rsid w:val="001545AA"/>
    <w:rsid w:val="00154692"/>
    <w:rsid w:val="00154713"/>
    <w:rsid w:val="001548AA"/>
    <w:rsid w:val="00154961"/>
    <w:rsid w:val="00154A7C"/>
    <w:rsid w:val="00154BE9"/>
    <w:rsid w:val="00155193"/>
    <w:rsid w:val="00155457"/>
    <w:rsid w:val="00155563"/>
    <w:rsid w:val="00155F7E"/>
    <w:rsid w:val="00155FB9"/>
    <w:rsid w:val="0015639C"/>
    <w:rsid w:val="00156763"/>
    <w:rsid w:val="001568AA"/>
    <w:rsid w:val="00156A84"/>
    <w:rsid w:val="00156A89"/>
    <w:rsid w:val="00156CE8"/>
    <w:rsid w:val="001570A2"/>
    <w:rsid w:val="001573E1"/>
    <w:rsid w:val="00157454"/>
    <w:rsid w:val="0015798D"/>
    <w:rsid w:val="001579E7"/>
    <w:rsid w:val="00157CB2"/>
    <w:rsid w:val="00157D12"/>
    <w:rsid w:val="00157FA8"/>
    <w:rsid w:val="0016029B"/>
    <w:rsid w:val="0016076E"/>
    <w:rsid w:val="00160890"/>
    <w:rsid w:val="0016090D"/>
    <w:rsid w:val="00160A8F"/>
    <w:rsid w:val="00160C50"/>
    <w:rsid w:val="00160E7A"/>
    <w:rsid w:val="001611D9"/>
    <w:rsid w:val="001613C6"/>
    <w:rsid w:val="001614A5"/>
    <w:rsid w:val="001614DA"/>
    <w:rsid w:val="00161696"/>
    <w:rsid w:val="001617D4"/>
    <w:rsid w:val="00161AF7"/>
    <w:rsid w:val="00161D88"/>
    <w:rsid w:val="00161E14"/>
    <w:rsid w:val="00162021"/>
    <w:rsid w:val="001623CB"/>
    <w:rsid w:val="001626B3"/>
    <w:rsid w:val="0016296D"/>
    <w:rsid w:val="00162F2F"/>
    <w:rsid w:val="0016302F"/>
    <w:rsid w:val="001632A3"/>
    <w:rsid w:val="00164091"/>
    <w:rsid w:val="0016424E"/>
    <w:rsid w:val="00164727"/>
    <w:rsid w:val="00164D31"/>
    <w:rsid w:val="00164E8C"/>
    <w:rsid w:val="00164F76"/>
    <w:rsid w:val="00165120"/>
    <w:rsid w:val="00165307"/>
    <w:rsid w:val="001655CC"/>
    <w:rsid w:val="00165824"/>
    <w:rsid w:val="0016598A"/>
    <w:rsid w:val="001659A8"/>
    <w:rsid w:val="00165A1F"/>
    <w:rsid w:val="00165CC0"/>
    <w:rsid w:val="00166237"/>
    <w:rsid w:val="00166481"/>
    <w:rsid w:val="00166637"/>
    <w:rsid w:val="00166AF9"/>
    <w:rsid w:val="00166E29"/>
    <w:rsid w:val="00166EE8"/>
    <w:rsid w:val="00166FE2"/>
    <w:rsid w:val="001672A5"/>
    <w:rsid w:val="00167440"/>
    <w:rsid w:val="00167894"/>
    <w:rsid w:val="00167899"/>
    <w:rsid w:val="00167A06"/>
    <w:rsid w:val="00167A44"/>
    <w:rsid w:val="00170332"/>
    <w:rsid w:val="0017051D"/>
    <w:rsid w:val="0017089F"/>
    <w:rsid w:val="00170AD9"/>
    <w:rsid w:val="00170B95"/>
    <w:rsid w:val="0017118F"/>
    <w:rsid w:val="00171879"/>
    <w:rsid w:val="00171897"/>
    <w:rsid w:val="00171A7F"/>
    <w:rsid w:val="00171AA5"/>
    <w:rsid w:val="00171AD8"/>
    <w:rsid w:val="00171D05"/>
    <w:rsid w:val="00172097"/>
    <w:rsid w:val="00172117"/>
    <w:rsid w:val="0017229E"/>
    <w:rsid w:val="001726D9"/>
    <w:rsid w:val="001728F1"/>
    <w:rsid w:val="001728F3"/>
    <w:rsid w:val="00172AC1"/>
    <w:rsid w:val="00172B18"/>
    <w:rsid w:val="00172DDC"/>
    <w:rsid w:val="00173275"/>
    <w:rsid w:val="00173326"/>
    <w:rsid w:val="00173616"/>
    <w:rsid w:val="001737DD"/>
    <w:rsid w:val="001739CA"/>
    <w:rsid w:val="00173DE9"/>
    <w:rsid w:val="00173DFB"/>
    <w:rsid w:val="00173E22"/>
    <w:rsid w:val="00173FD0"/>
    <w:rsid w:val="00173FDE"/>
    <w:rsid w:val="00174020"/>
    <w:rsid w:val="00174136"/>
    <w:rsid w:val="00174264"/>
    <w:rsid w:val="001745AC"/>
    <w:rsid w:val="00174913"/>
    <w:rsid w:val="00174A6D"/>
    <w:rsid w:val="00174D3E"/>
    <w:rsid w:val="00174E3F"/>
    <w:rsid w:val="00175093"/>
    <w:rsid w:val="001750DA"/>
    <w:rsid w:val="00175234"/>
    <w:rsid w:val="001752E0"/>
    <w:rsid w:val="001753E2"/>
    <w:rsid w:val="001753F8"/>
    <w:rsid w:val="00175477"/>
    <w:rsid w:val="00175830"/>
    <w:rsid w:val="00175916"/>
    <w:rsid w:val="00175CFF"/>
    <w:rsid w:val="00175D95"/>
    <w:rsid w:val="00176075"/>
    <w:rsid w:val="00176218"/>
    <w:rsid w:val="00176445"/>
    <w:rsid w:val="001769EA"/>
    <w:rsid w:val="00176D20"/>
    <w:rsid w:val="00176E2B"/>
    <w:rsid w:val="0017712E"/>
    <w:rsid w:val="001771C8"/>
    <w:rsid w:val="001775E2"/>
    <w:rsid w:val="00177634"/>
    <w:rsid w:val="00177820"/>
    <w:rsid w:val="0017785D"/>
    <w:rsid w:val="00177D13"/>
    <w:rsid w:val="00177D2C"/>
    <w:rsid w:val="00177F35"/>
    <w:rsid w:val="00177FDA"/>
    <w:rsid w:val="001800E5"/>
    <w:rsid w:val="00180652"/>
    <w:rsid w:val="001809E2"/>
    <w:rsid w:val="00180AFE"/>
    <w:rsid w:val="00180BCB"/>
    <w:rsid w:val="00180E6F"/>
    <w:rsid w:val="00181331"/>
    <w:rsid w:val="00181A57"/>
    <w:rsid w:val="00181C03"/>
    <w:rsid w:val="00181C8A"/>
    <w:rsid w:val="00181F4E"/>
    <w:rsid w:val="00181F70"/>
    <w:rsid w:val="0018203B"/>
    <w:rsid w:val="0018217C"/>
    <w:rsid w:val="001822AD"/>
    <w:rsid w:val="001822B5"/>
    <w:rsid w:val="0018261B"/>
    <w:rsid w:val="0018267B"/>
    <w:rsid w:val="001826BD"/>
    <w:rsid w:val="00182AE0"/>
    <w:rsid w:val="00182C58"/>
    <w:rsid w:val="00182C97"/>
    <w:rsid w:val="00182F78"/>
    <w:rsid w:val="00183334"/>
    <w:rsid w:val="00183338"/>
    <w:rsid w:val="0018384D"/>
    <w:rsid w:val="00183F94"/>
    <w:rsid w:val="00183FDA"/>
    <w:rsid w:val="001840F1"/>
    <w:rsid w:val="00184221"/>
    <w:rsid w:val="00184465"/>
    <w:rsid w:val="00184E5F"/>
    <w:rsid w:val="001853EB"/>
    <w:rsid w:val="00185E04"/>
    <w:rsid w:val="00185E23"/>
    <w:rsid w:val="00185EB8"/>
    <w:rsid w:val="0018606B"/>
    <w:rsid w:val="001862FE"/>
    <w:rsid w:val="00186D93"/>
    <w:rsid w:val="0018715E"/>
    <w:rsid w:val="0018732A"/>
    <w:rsid w:val="00187336"/>
    <w:rsid w:val="00187C62"/>
    <w:rsid w:val="00190601"/>
    <w:rsid w:val="00190637"/>
    <w:rsid w:val="0019089E"/>
    <w:rsid w:val="00190A14"/>
    <w:rsid w:val="00190B66"/>
    <w:rsid w:val="00190C56"/>
    <w:rsid w:val="00190CAB"/>
    <w:rsid w:val="00190F4D"/>
    <w:rsid w:val="00191080"/>
    <w:rsid w:val="00191093"/>
    <w:rsid w:val="0019151D"/>
    <w:rsid w:val="001915EB"/>
    <w:rsid w:val="00191777"/>
    <w:rsid w:val="00191ED4"/>
    <w:rsid w:val="00192085"/>
    <w:rsid w:val="001922D3"/>
    <w:rsid w:val="0019248E"/>
    <w:rsid w:val="00192575"/>
    <w:rsid w:val="0019274F"/>
    <w:rsid w:val="0019279F"/>
    <w:rsid w:val="00192800"/>
    <w:rsid w:val="00192956"/>
    <w:rsid w:val="00192BF8"/>
    <w:rsid w:val="001937D4"/>
    <w:rsid w:val="001939DD"/>
    <w:rsid w:val="00193C51"/>
    <w:rsid w:val="00193CD7"/>
    <w:rsid w:val="00193FDA"/>
    <w:rsid w:val="0019408C"/>
    <w:rsid w:val="00194179"/>
    <w:rsid w:val="00194265"/>
    <w:rsid w:val="00194698"/>
    <w:rsid w:val="0019499B"/>
    <w:rsid w:val="00194BA8"/>
    <w:rsid w:val="00194BEB"/>
    <w:rsid w:val="00194BEE"/>
    <w:rsid w:val="00194CA0"/>
    <w:rsid w:val="00194DA7"/>
    <w:rsid w:val="00194F02"/>
    <w:rsid w:val="00195000"/>
    <w:rsid w:val="001952FA"/>
    <w:rsid w:val="00195445"/>
    <w:rsid w:val="00195AB6"/>
    <w:rsid w:val="00195AEE"/>
    <w:rsid w:val="001963CE"/>
    <w:rsid w:val="0019649D"/>
    <w:rsid w:val="001964C4"/>
    <w:rsid w:val="00196B94"/>
    <w:rsid w:val="00196BA3"/>
    <w:rsid w:val="00196D63"/>
    <w:rsid w:val="00196D94"/>
    <w:rsid w:val="00197044"/>
    <w:rsid w:val="001971F7"/>
    <w:rsid w:val="0019745A"/>
    <w:rsid w:val="00197632"/>
    <w:rsid w:val="00197661"/>
    <w:rsid w:val="00197D31"/>
    <w:rsid w:val="00197D77"/>
    <w:rsid w:val="001A012E"/>
    <w:rsid w:val="001A0305"/>
    <w:rsid w:val="001A0478"/>
    <w:rsid w:val="001A06A1"/>
    <w:rsid w:val="001A0A70"/>
    <w:rsid w:val="001A0B75"/>
    <w:rsid w:val="001A0CF1"/>
    <w:rsid w:val="001A1062"/>
    <w:rsid w:val="001A113D"/>
    <w:rsid w:val="001A1514"/>
    <w:rsid w:val="001A1875"/>
    <w:rsid w:val="001A18A4"/>
    <w:rsid w:val="001A1E6F"/>
    <w:rsid w:val="001A1F66"/>
    <w:rsid w:val="001A2298"/>
    <w:rsid w:val="001A2495"/>
    <w:rsid w:val="001A24F0"/>
    <w:rsid w:val="001A264D"/>
    <w:rsid w:val="001A2925"/>
    <w:rsid w:val="001A29CA"/>
    <w:rsid w:val="001A2B2B"/>
    <w:rsid w:val="001A2B49"/>
    <w:rsid w:val="001A2CD5"/>
    <w:rsid w:val="001A2D00"/>
    <w:rsid w:val="001A2EEC"/>
    <w:rsid w:val="001A2F35"/>
    <w:rsid w:val="001A3310"/>
    <w:rsid w:val="001A3534"/>
    <w:rsid w:val="001A3589"/>
    <w:rsid w:val="001A3901"/>
    <w:rsid w:val="001A3945"/>
    <w:rsid w:val="001A3D2C"/>
    <w:rsid w:val="001A3E2B"/>
    <w:rsid w:val="001A4337"/>
    <w:rsid w:val="001A4651"/>
    <w:rsid w:val="001A4656"/>
    <w:rsid w:val="001A4A21"/>
    <w:rsid w:val="001A4AF1"/>
    <w:rsid w:val="001A4F6A"/>
    <w:rsid w:val="001A4FAC"/>
    <w:rsid w:val="001A4FE7"/>
    <w:rsid w:val="001A5300"/>
    <w:rsid w:val="001A57DD"/>
    <w:rsid w:val="001A5979"/>
    <w:rsid w:val="001A59E7"/>
    <w:rsid w:val="001A5A6A"/>
    <w:rsid w:val="001A5A7F"/>
    <w:rsid w:val="001A5D49"/>
    <w:rsid w:val="001A61F8"/>
    <w:rsid w:val="001A62B8"/>
    <w:rsid w:val="001A62C9"/>
    <w:rsid w:val="001A661B"/>
    <w:rsid w:val="001A6784"/>
    <w:rsid w:val="001A6893"/>
    <w:rsid w:val="001A6B9A"/>
    <w:rsid w:val="001A6BFA"/>
    <w:rsid w:val="001A6DF7"/>
    <w:rsid w:val="001A6F72"/>
    <w:rsid w:val="001A7309"/>
    <w:rsid w:val="001A7914"/>
    <w:rsid w:val="001B0170"/>
    <w:rsid w:val="001B01A8"/>
    <w:rsid w:val="001B03BD"/>
    <w:rsid w:val="001B055F"/>
    <w:rsid w:val="001B16D6"/>
    <w:rsid w:val="001B18C0"/>
    <w:rsid w:val="001B19C0"/>
    <w:rsid w:val="001B1BB7"/>
    <w:rsid w:val="001B1F19"/>
    <w:rsid w:val="001B1FB5"/>
    <w:rsid w:val="001B1FDD"/>
    <w:rsid w:val="001B2083"/>
    <w:rsid w:val="001B22E7"/>
    <w:rsid w:val="001B2310"/>
    <w:rsid w:val="001B2776"/>
    <w:rsid w:val="001B2CF2"/>
    <w:rsid w:val="001B3576"/>
    <w:rsid w:val="001B3693"/>
    <w:rsid w:val="001B3904"/>
    <w:rsid w:val="001B3C66"/>
    <w:rsid w:val="001B3D58"/>
    <w:rsid w:val="001B3D8D"/>
    <w:rsid w:val="001B44F1"/>
    <w:rsid w:val="001B47E4"/>
    <w:rsid w:val="001B487E"/>
    <w:rsid w:val="001B4B9F"/>
    <w:rsid w:val="001B4E44"/>
    <w:rsid w:val="001B4F35"/>
    <w:rsid w:val="001B50E7"/>
    <w:rsid w:val="001B518C"/>
    <w:rsid w:val="001B51C0"/>
    <w:rsid w:val="001B526B"/>
    <w:rsid w:val="001B565C"/>
    <w:rsid w:val="001B57CF"/>
    <w:rsid w:val="001B5AD3"/>
    <w:rsid w:val="001B60E0"/>
    <w:rsid w:val="001B676B"/>
    <w:rsid w:val="001B698F"/>
    <w:rsid w:val="001B6A25"/>
    <w:rsid w:val="001B6A8D"/>
    <w:rsid w:val="001B6E15"/>
    <w:rsid w:val="001B6E90"/>
    <w:rsid w:val="001B7036"/>
    <w:rsid w:val="001B7235"/>
    <w:rsid w:val="001B7529"/>
    <w:rsid w:val="001B768F"/>
    <w:rsid w:val="001B77EB"/>
    <w:rsid w:val="001B784F"/>
    <w:rsid w:val="001B7970"/>
    <w:rsid w:val="001B7CCC"/>
    <w:rsid w:val="001C030E"/>
    <w:rsid w:val="001C04A9"/>
    <w:rsid w:val="001C0666"/>
    <w:rsid w:val="001C072E"/>
    <w:rsid w:val="001C0F23"/>
    <w:rsid w:val="001C1338"/>
    <w:rsid w:val="001C1345"/>
    <w:rsid w:val="001C16A9"/>
    <w:rsid w:val="001C1768"/>
    <w:rsid w:val="001C17A1"/>
    <w:rsid w:val="001C186D"/>
    <w:rsid w:val="001C2170"/>
    <w:rsid w:val="001C22EA"/>
    <w:rsid w:val="001C23F2"/>
    <w:rsid w:val="001C251D"/>
    <w:rsid w:val="001C25F7"/>
    <w:rsid w:val="001C26C5"/>
    <w:rsid w:val="001C2732"/>
    <w:rsid w:val="001C2C9C"/>
    <w:rsid w:val="001C2F02"/>
    <w:rsid w:val="001C30C2"/>
    <w:rsid w:val="001C30E7"/>
    <w:rsid w:val="001C3201"/>
    <w:rsid w:val="001C3261"/>
    <w:rsid w:val="001C3287"/>
    <w:rsid w:val="001C345F"/>
    <w:rsid w:val="001C346C"/>
    <w:rsid w:val="001C348C"/>
    <w:rsid w:val="001C35F3"/>
    <w:rsid w:val="001C3615"/>
    <w:rsid w:val="001C37C6"/>
    <w:rsid w:val="001C38E0"/>
    <w:rsid w:val="001C390F"/>
    <w:rsid w:val="001C3BAC"/>
    <w:rsid w:val="001C3EFE"/>
    <w:rsid w:val="001C405D"/>
    <w:rsid w:val="001C40C3"/>
    <w:rsid w:val="001C40E7"/>
    <w:rsid w:val="001C45E5"/>
    <w:rsid w:val="001C45F3"/>
    <w:rsid w:val="001C4624"/>
    <w:rsid w:val="001C49A9"/>
    <w:rsid w:val="001C4ACA"/>
    <w:rsid w:val="001C4B57"/>
    <w:rsid w:val="001C4DB1"/>
    <w:rsid w:val="001C4DB2"/>
    <w:rsid w:val="001C4DF3"/>
    <w:rsid w:val="001C4F1B"/>
    <w:rsid w:val="001C4F96"/>
    <w:rsid w:val="001C5035"/>
    <w:rsid w:val="001C598C"/>
    <w:rsid w:val="001C5B09"/>
    <w:rsid w:val="001C5E48"/>
    <w:rsid w:val="001C5F4C"/>
    <w:rsid w:val="001C605E"/>
    <w:rsid w:val="001C62B2"/>
    <w:rsid w:val="001C6433"/>
    <w:rsid w:val="001C6436"/>
    <w:rsid w:val="001C644E"/>
    <w:rsid w:val="001C68E5"/>
    <w:rsid w:val="001C694D"/>
    <w:rsid w:val="001C6BA8"/>
    <w:rsid w:val="001C7523"/>
    <w:rsid w:val="001C7790"/>
    <w:rsid w:val="001C7874"/>
    <w:rsid w:val="001C7AE9"/>
    <w:rsid w:val="001C7BB7"/>
    <w:rsid w:val="001C7BF7"/>
    <w:rsid w:val="001D0626"/>
    <w:rsid w:val="001D0761"/>
    <w:rsid w:val="001D07DA"/>
    <w:rsid w:val="001D0D76"/>
    <w:rsid w:val="001D10DD"/>
    <w:rsid w:val="001D19BB"/>
    <w:rsid w:val="001D1A2D"/>
    <w:rsid w:val="001D1E67"/>
    <w:rsid w:val="001D2006"/>
    <w:rsid w:val="001D20F9"/>
    <w:rsid w:val="001D21BB"/>
    <w:rsid w:val="001D22E0"/>
    <w:rsid w:val="001D247F"/>
    <w:rsid w:val="001D289A"/>
    <w:rsid w:val="001D28E7"/>
    <w:rsid w:val="001D2C39"/>
    <w:rsid w:val="001D2C4D"/>
    <w:rsid w:val="001D2C80"/>
    <w:rsid w:val="001D345B"/>
    <w:rsid w:val="001D368A"/>
    <w:rsid w:val="001D37CA"/>
    <w:rsid w:val="001D37D6"/>
    <w:rsid w:val="001D3D8A"/>
    <w:rsid w:val="001D3F59"/>
    <w:rsid w:val="001D473F"/>
    <w:rsid w:val="001D4A18"/>
    <w:rsid w:val="001D520A"/>
    <w:rsid w:val="001D5292"/>
    <w:rsid w:val="001D52AC"/>
    <w:rsid w:val="001D540E"/>
    <w:rsid w:val="001D57E0"/>
    <w:rsid w:val="001D58BE"/>
    <w:rsid w:val="001D6BB6"/>
    <w:rsid w:val="001D6C76"/>
    <w:rsid w:val="001D6E18"/>
    <w:rsid w:val="001D6EB9"/>
    <w:rsid w:val="001D6F08"/>
    <w:rsid w:val="001D7464"/>
    <w:rsid w:val="001D7674"/>
    <w:rsid w:val="001D7897"/>
    <w:rsid w:val="001D7B3D"/>
    <w:rsid w:val="001D7BB1"/>
    <w:rsid w:val="001E01A1"/>
    <w:rsid w:val="001E03BD"/>
    <w:rsid w:val="001E05C2"/>
    <w:rsid w:val="001E0A1D"/>
    <w:rsid w:val="001E0AC7"/>
    <w:rsid w:val="001E0C5B"/>
    <w:rsid w:val="001E0D53"/>
    <w:rsid w:val="001E0F8E"/>
    <w:rsid w:val="001E1047"/>
    <w:rsid w:val="001E120D"/>
    <w:rsid w:val="001E1567"/>
    <w:rsid w:val="001E15C7"/>
    <w:rsid w:val="001E1855"/>
    <w:rsid w:val="001E1B07"/>
    <w:rsid w:val="001E2046"/>
    <w:rsid w:val="001E20E6"/>
    <w:rsid w:val="001E2484"/>
    <w:rsid w:val="001E25BB"/>
    <w:rsid w:val="001E272B"/>
    <w:rsid w:val="001E2EB5"/>
    <w:rsid w:val="001E2F79"/>
    <w:rsid w:val="001E3190"/>
    <w:rsid w:val="001E3397"/>
    <w:rsid w:val="001E3647"/>
    <w:rsid w:val="001E391A"/>
    <w:rsid w:val="001E3B2E"/>
    <w:rsid w:val="001E3D59"/>
    <w:rsid w:val="001E3DB5"/>
    <w:rsid w:val="001E3E3D"/>
    <w:rsid w:val="001E3F50"/>
    <w:rsid w:val="001E43B7"/>
    <w:rsid w:val="001E43DD"/>
    <w:rsid w:val="001E48E2"/>
    <w:rsid w:val="001E4BBF"/>
    <w:rsid w:val="001E4D07"/>
    <w:rsid w:val="001E4DDB"/>
    <w:rsid w:val="001E4F66"/>
    <w:rsid w:val="001E521F"/>
    <w:rsid w:val="001E55FD"/>
    <w:rsid w:val="001E582D"/>
    <w:rsid w:val="001E58C3"/>
    <w:rsid w:val="001E5980"/>
    <w:rsid w:val="001E5BEC"/>
    <w:rsid w:val="001E5E63"/>
    <w:rsid w:val="001E5EB0"/>
    <w:rsid w:val="001E5F88"/>
    <w:rsid w:val="001E6685"/>
    <w:rsid w:val="001E6744"/>
    <w:rsid w:val="001E6A2F"/>
    <w:rsid w:val="001E6A32"/>
    <w:rsid w:val="001E6AD7"/>
    <w:rsid w:val="001E6B24"/>
    <w:rsid w:val="001E6E39"/>
    <w:rsid w:val="001E6F23"/>
    <w:rsid w:val="001E70C5"/>
    <w:rsid w:val="001E7458"/>
    <w:rsid w:val="001E750B"/>
    <w:rsid w:val="001E75D4"/>
    <w:rsid w:val="001E76C9"/>
    <w:rsid w:val="001E79A0"/>
    <w:rsid w:val="001E7DCF"/>
    <w:rsid w:val="001E7E46"/>
    <w:rsid w:val="001E7F2F"/>
    <w:rsid w:val="001F044B"/>
    <w:rsid w:val="001F06AE"/>
    <w:rsid w:val="001F0761"/>
    <w:rsid w:val="001F0BD1"/>
    <w:rsid w:val="001F1185"/>
    <w:rsid w:val="001F124F"/>
    <w:rsid w:val="001F1632"/>
    <w:rsid w:val="001F1738"/>
    <w:rsid w:val="001F17E3"/>
    <w:rsid w:val="001F197E"/>
    <w:rsid w:val="001F1BC4"/>
    <w:rsid w:val="001F1E29"/>
    <w:rsid w:val="001F2232"/>
    <w:rsid w:val="001F25AD"/>
    <w:rsid w:val="001F282A"/>
    <w:rsid w:val="001F29DE"/>
    <w:rsid w:val="001F2A2B"/>
    <w:rsid w:val="001F2D62"/>
    <w:rsid w:val="001F2F2F"/>
    <w:rsid w:val="001F31E8"/>
    <w:rsid w:val="001F33AC"/>
    <w:rsid w:val="001F38C0"/>
    <w:rsid w:val="001F3AB1"/>
    <w:rsid w:val="001F3C7A"/>
    <w:rsid w:val="001F3D76"/>
    <w:rsid w:val="001F3E96"/>
    <w:rsid w:val="001F3F34"/>
    <w:rsid w:val="001F3FDD"/>
    <w:rsid w:val="001F41C6"/>
    <w:rsid w:val="001F4605"/>
    <w:rsid w:val="001F47D0"/>
    <w:rsid w:val="001F4A13"/>
    <w:rsid w:val="001F4A72"/>
    <w:rsid w:val="001F4AF6"/>
    <w:rsid w:val="001F514B"/>
    <w:rsid w:val="001F53E7"/>
    <w:rsid w:val="001F55B3"/>
    <w:rsid w:val="001F5BE3"/>
    <w:rsid w:val="001F5C8D"/>
    <w:rsid w:val="001F5F0A"/>
    <w:rsid w:val="001F618F"/>
    <w:rsid w:val="001F620C"/>
    <w:rsid w:val="001F66B3"/>
    <w:rsid w:val="001F6834"/>
    <w:rsid w:val="001F6CD9"/>
    <w:rsid w:val="001F6DEB"/>
    <w:rsid w:val="001F73A1"/>
    <w:rsid w:val="001F7510"/>
    <w:rsid w:val="001F7630"/>
    <w:rsid w:val="001F77E9"/>
    <w:rsid w:val="001F79B3"/>
    <w:rsid w:val="001F7A6F"/>
    <w:rsid w:val="001F7B58"/>
    <w:rsid w:val="001F7BBA"/>
    <w:rsid w:val="001F7F43"/>
    <w:rsid w:val="00200888"/>
    <w:rsid w:val="00200B5F"/>
    <w:rsid w:val="00200CB7"/>
    <w:rsid w:val="002011A9"/>
    <w:rsid w:val="0020128B"/>
    <w:rsid w:val="00201814"/>
    <w:rsid w:val="00201867"/>
    <w:rsid w:val="002020A7"/>
    <w:rsid w:val="00202427"/>
    <w:rsid w:val="002025BA"/>
    <w:rsid w:val="002026C4"/>
    <w:rsid w:val="00202965"/>
    <w:rsid w:val="00203052"/>
    <w:rsid w:val="0020313B"/>
    <w:rsid w:val="00203993"/>
    <w:rsid w:val="00203F98"/>
    <w:rsid w:val="002041A4"/>
    <w:rsid w:val="002047A6"/>
    <w:rsid w:val="0020489F"/>
    <w:rsid w:val="002051D1"/>
    <w:rsid w:val="002052D8"/>
    <w:rsid w:val="00205728"/>
    <w:rsid w:val="00205972"/>
    <w:rsid w:val="002059AE"/>
    <w:rsid w:val="00205A97"/>
    <w:rsid w:val="00205B6B"/>
    <w:rsid w:val="00205C97"/>
    <w:rsid w:val="00205EFC"/>
    <w:rsid w:val="00206216"/>
    <w:rsid w:val="00206634"/>
    <w:rsid w:val="002066CB"/>
    <w:rsid w:val="002067C7"/>
    <w:rsid w:val="00206833"/>
    <w:rsid w:val="00206890"/>
    <w:rsid w:val="002068DD"/>
    <w:rsid w:val="00206ABF"/>
    <w:rsid w:val="00206DBB"/>
    <w:rsid w:val="00207371"/>
    <w:rsid w:val="00207976"/>
    <w:rsid w:val="00207984"/>
    <w:rsid w:val="00207A8F"/>
    <w:rsid w:val="00210360"/>
    <w:rsid w:val="0021056B"/>
    <w:rsid w:val="0021091D"/>
    <w:rsid w:val="00210C5A"/>
    <w:rsid w:val="00210FA8"/>
    <w:rsid w:val="00212079"/>
    <w:rsid w:val="0021218F"/>
    <w:rsid w:val="002124A0"/>
    <w:rsid w:val="0021294A"/>
    <w:rsid w:val="002129FF"/>
    <w:rsid w:val="00212A14"/>
    <w:rsid w:val="00212A26"/>
    <w:rsid w:val="00212CB6"/>
    <w:rsid w:val="00213061"/>
    <w:rsid w:val="0021334F"/>
    <w:rsid w:val="0021369B"/>
    <w:rsid w:val="0021390A"/>
    <w:rsid w:val="00213AF5"/>
    <w:rsid w:val="00213E6C"/>
    <w:rsid w:val="00214117"/>
    <w:rsid w:val="002141EC"/>
    <w:rsid w:val="00214400"/>
    <w:rsid w:val="00214A6C"/>
    <w:rsid w:val="00214B94"/>
    <w:rsid w:val="00214C0B"/>
    <w:rsid w:val="00214E91"/>
    <w:rsid w:val="00214ED5"/>
    <w:rsid w:val="00215114"/>
    <w:rsid w:val="00215476"/>
    <w:rsid w:val="002156D9"/>
    <w:rsid w:val="002158FF"/>
    <w:rsid w:val="00215A46"/>
    <w:rsid w:val="00215D47"/>
    <w:rsid w:val="002160E5"/>
    <w:rsid w:val="00216104"/>
    <w:rsid w:val="002164A1"/>
    <w:rsid w:val="002169BD"/>
    <w:rsid w:val="002169E5"/>
    <w:rsid w:val="00216D96"/>
    <w:rsid w:val="00217012"/>
    <w:rsid w:val="00217617"/>
    <w:rsid w:val="002178F1"/>
    <w:rsid w:val="00217A2A"/>
    <w:rsid w:val="00217B27"/>
    <w:rsid w:val="00217FF5"/>
    <w:rsid w:val="00220415"/>
    <w:rsid w:val="0022088F"/>
    <w:rsid w:val="00220C61"/>
    <w:rsid w:val="00220C91"/>
    <w:rsid w:val="00220E8C"/>
    <w:rsid w:val="00221231"/>
    <w:rsid w:val="002213CF"/>
    <w:rsid w:val="00221954"/>
    <w:rsid w:val="00221A20"/>
    <w:rsid w:val="00221AAC"/>
    <w:rsid w:val="00221ED8"/>
    <w:rsid w:val="00221FCF"/>
    <w:rsid w:val="0022209D"/>
    <w:rsid w:val="0022214C"/>
    <w:rsid w:val="00222284"/>
    <w:rsid w:val="0022230F"/>
    <w:rsid w:val="0022240B"/>
    <w:rsid w:val="002225AC"/>
    <w:rsid w:val="002226B3"/>
    <w:rsid w:val="0022282F"/>
    <w:rsid w:val="002229CC"/>
    <w:rsid w:val="00222B1C"/>
    <w:rsid w:val="00222DD8"/>
    <w:rsid w:val="0022311F"/>
    <w:rsid w:val="00223206"/>
    <w:rsid w:val="00223863"/>
    <w:rsid w:val="00223904"/>
    <w:rsid w:val="00223912"/>
    <w:rsid w:val="00224050"/>
    <w:rsid w:val="0022439B"/>
    <w:rsid w:val="002244B5"/>
    <w:rsid w:val="002245F8"/>
    <w:rsid w:val="002246CD"/>
    <w:rsid w:val="0022472C"/>
    <w:rsid w:val="00224805"/>
    <w:rsid w:val="00224A33"/>
    <w:rsid w:val="00224C5F"/>
    <w:rsid w:val="00224C81"/>
    <w:rsid w:val="00225112"/>
    <w:rsid w:val="00225132"/>
    <w:rsid w:val="00225251"/>
    <w:rsid w:val="00225350"/>
    <w:rsid w:val="00225574"/>
    <w:rsid w:val="00225713"/>
    <w:rsid w:val="00225903"/>
    <w:rsid w:val="002259B6"/>
    <w:rsid w:val="00225B9A"/>
    <w:rsid w:val="00225C95"/>
    <w:rsid w:val="00225CEE"/>
    <w:rsid w:val="00225D56"/>
    <w:rsid w:val="002264C9"/>
    <w:rsid w:val="0022657A"/>
    <w:rsid w:val="00226586"/>
    <w:rsid w:val="00226DB4"/>
    <w:rsid w:val="00226ECD"/>
    <w:rsid w:val="00227015"/>
    <w:rsid w:val="002270BD"/>
    <w:rsid w:val="0022722B"/>
    <w:rsid w:val="00227DC5"/>
    <w:rsid w:val="00230092"/>
    <w:rsid w:val="002306E1"/>
    <w:rsid w:val="00230785"/>
    <w:rsid w:val="00230803"/>
    <w:rsid w:val="00230BBB"/>
    <w:rsid w:val="00230DFF"/>
    <w:rsid w:val="002313B8"/>
    <w:rsid w:val="0023174D"/>
    <w:rsid w:val="00231873"/>
    <w:rsid w:val="00231A3B"/>
    <w:rsid w:val="00231C8D"/>
    <w:rsid w:val="00231DA1"/>
    <w:rsid w:val="00231E83"/>
    <w:rsid w:val="00232025"/>
    <w:rsid w:val="002328EA"/>
    <w:rsid w:val="00232B3B"/>
    <w:rsid w:val="00232BAC"/>
    <w:rsid w:val="00232C37"/>
    <w:rsid w:val="00232DE4"/>
    <w:rsid w:val="00232FE1"/>
    <w:rsid w:val="0023304D"/>
    <w:rsid w:val="002332E6"/>
    <w:rsid w:val="00233622"/>
    <w:rsid w:val="0023384D"/>
    <w:rsid w:val="00233B50"/>
    <w:rsid w:val="002342C6"/>
    <w:rsid w:val="00234300"/>
    <w:rsid w:val="0023439E"/>
    <w:rsid w:val="0023453E"/>
    <w:rsid w:val="002345B0"/>
    <w:rsid w:val="002345F1"/>
    <w:rsid w:val="00234761"/>
    <w:rsid w:val="002347B7"/>
    <w:rsid w:val="002349ED"/>
    <w:rsid w:val="00234BB6"/>
    <w:rsid w:val="00234CF5"/>
    <w:rsid w:val="00234F96"/>
    <w:rsid w:val="0023535C"/>
    <w:rsid w:val="00235678"/>
    <w:rsid w:val="002357EC"/>
    <w:rsid w:val="00235F2B"/>
    <w:rsid w:val="002360D0"/>
    <w:rsid w:val="002363DF"/>
    <w:rsid w:val="0023652E"/>
    <w:rsid w:val="00236689"/>
    <w:rsid w:val="00236893"/>
    <w:rsid w:val="00236A8C"/>
    <w:rsid w:val="00236CBD"/>
    <w:rsid w:val="0023711C"/>
    <w:rsid w:val="002372B3"/>
    <w:rsid w:val="00237349"/>
    <w:rsid w:val="00237591"/>
    <w:rsid w:val="002376F8"/>
    <w:rsid w:val="00237787"/>
    <w:rsid w:val="00237BF1"/>
    <w:rsid w:val="002400FB"/>
    <w:rsid w:val="0024017B"/>
    <w:rsid w:val="002402BE"/>
    <w:rsid w:val="00240A10"/>
    <w:rsid w:val="00240AFC"/>
    <w:rsid w:val="00240B0B"/>
    <w:rsid w:val="00240BAC"/>
    <w:rsid w:val="00241079"/>
    <w:rsid w:val="002415EE"/>
    <w:rsid w:val="0024172F"/>
    <w:rsid w:val="00241910"/>
    <w:rsid w:val="00241913"/>
    <w:rsid w:val="00241A1C"/>
    <w:rsid w:val="00241E46"/>
    <w:rsid w:val="00241FD6"/>
    <w:rsid w:val="00242140"/>
    <w:rsid w:val="00242302"/>
    <w:rsid w:val="0024288C"/>
    <w:rsid w:val="00242B6A"/>
    <w:rsid w:val="00242C2D"/>
    <w:rsid w:val="00242D1E"/>
    <w:rsid w:val="00242D46"/>
    <w:rsid w:val="0024325B"/>
    <w:rsid w:val="002438C1"/>
    <w:rsid w:val="00243AD6"/>
    <w:rsid w:val="00243EA9"/>
    <w:rsid w:val="0024413B"/>
    <w:rsid w:val="00244470"/>
    <w:rsid w:val="0024449D"/>
    <w:rsid w:val="002444DF"/>
    <w:rsid w:val="002447DD"/>
    <w:rsid w:val="002448B5"/>
    <w:rsid w:val="00244CA0"/>
    <w:rsid w:val="00244E73"/>
    <w:rsid w:val="00244EB3"/>
    <w:rsid w:val="00244EE3"/>
    <w:rsid w:val="0024516E"/>
    <w:rsid w:val="002451CC"/>
    <w:rsid w:val="002453A2"/>
    <w:rsid w:val="0024575C"/>
    <w:rsid w:val="00245C29"/>
    <w:rsid w:val="00245DE7"/>
    <w:rsid w:val="00245EDE"/>
    <w:rsid w:val="00245FEA"/>
    <w:rsid w:val="002460F6"/>
    <w:rsid w:val="00246140"/>
    <w:rsid w:val="00246175"/>
    <w:rsid w:val="002468A1"/>
    <w:rsid w:val="00246904"/>
    <w:rsid w:val="0024696E"/>
    <w:rsid w:val="00246BF3"/>
    <w:rsid w:val="00246C80"/>
    <w:rsid w:val="002473D3"/>
    <w:rsid w:val="00247C2C"/>
    <w:rsid w:val="00247CD3"/>
    <w:rsid w:val="00247DBA"/>
    <w:rsid w:val="00247DCC"/>
    <w:rsid w:val="0025038F"/>
    <w:rsid w:val="0025098C"/>
    <w:rsid w:val="00250B92"/>
    <w:rsid w:val="00250D3F"/>
    <w:rsid w:val="00250F4B"/>
    <w:rsid w:val="0025192D"/>
    <w:rsid w:val="00251C69"/>
    <w:rsid w:val="00252516"/>
    <w:rsid w:val="00252678"/>
    <w:rsid w:val="002527D8"/>
    <w:rsid w:val="00252E85"/>
    <w:rsid w:val="00253524"/>
    <w:rsid w:val="002535BD"/>
    <w:rsid w:val="0025366E"/>
    <w:rsid w:val="00253719"/>
    <w:rsid w:val="0025377F"/>
    <w:rsid w:val="00253C98"/>
    <w:rsid w:val="00253EA7"/>
    <w:rsid w:val="00253F9A"/>
    <w:rsid w:val="002543DE"/>
    <w:rsid w:val="0025487D"/>
    <w:rsid w:val="00254897"/>
    <w:rsid w:val="00254A0B"/>
    <w:rsid w:val="00255485"/>
    <w:rsid w:val="002556FB"/>
    <w:rsid w:val="002559C9"/>
    <w:rsid w:val="00255C6A"/>
    <w:rsid w:val="00255D32"/>
    <w:rsid w:val="00255D66"/>
    <w:rsid w:val="00255EE7"/>
    <w:rsid w:val="002563A2"/>
    <w:rsid w:val="00256A31"/>
    <w:rsid w:val="00256AE7"/>
    <w:rsid w:val="00256D92"/>
    <w:rsid w:val="00256FF8"/>
    <w:rsid w:val="0025701B"/>
    <w:rsid w:val="00257040"/>
    <w:rsid w:val="002572EF"/>
    <w:rsid w:val="00257471"/>
    <w:rsid w:val="00257558"/>
    <w:rsid w:val="0025773D"/>
    <w:rsid w:val="00257761"/>
    <w:rsid w:val="00257AD0"/>
    <w:rsid w:val="00257F2C"/>
    <w:rsid w:val="0026031B"/>
    <w:rsid w:val="00260829"/>
    <w:rsid w:val="00260950"/>
    <w:rsid w:val="00260C52"/>
    <w:rsid w:val="00260F08"/>
    <w:rsid w:val="002612B9"/>
    <w:rsid w:val="002613B5"/>
    <w:rsid w:val="00261536"/>
    <w:rsid w:val="00261633"/>
    <w:rsid w:val="002616DE"/>
    <w:rsid w:val="00261996"/>
    <w:rsid w:val="00261A86"/>
    <w:rsid w:val="00261E17"/>
    <w:rsid w:val="002620E8"/>
    <w:rsid w:val="0026217F"/>
    <w:rsid w:val="00262425"/>
    <w:rsid w:val="0026295D"/>
    <w:rsid w:val="00262982"/>
    <w:rsid w:val="00262E3C"/>
    <w:rsid w:val="0026309A"/>
    <w:rsid w:val="0026378C"/>
    <w:rsid w:val="00263C5A"/>
    <w:rsid w:val="00263E0B"/>
    <w:rsid w:val="00263FE2"/>
    <w:rsid w:val="00263FFE"/>
    <w:rsid w:val="00264447"/>
    <w:rsid w:val="00264D72"/>
    <w:rsid w:val="00265155"/>
    <w:rsid w:val="00265286"/>
    <w:rsid w:val="002652D1"/>
    <w:rsid w:val="002652FB"/>
    <w:rsid w:val="00265496"/>
    <w:rsid w:val="00265550"/>
    <w:rsid w:val="002657F4"/>
    <w:rsid w:val="002658FF"/>
    <w:rsid w:val="00265F31"/>
    <w:rsid w:val="00265FA5"/>
    <w:rsid w:val="00266286"/>
    <w:rsid w:val="0026631A"/>
    <w:rsid w:val="002665E6"/>
    <w:rsid w:val="00266F63"/>
    <w:rsid w:val="002670D3"/>
    <w:rsid w:val="002670FE"/>
    <w:rsid w:val="0026711F"/>
    <w:rsid w:val="002672AF"/>
    <w:rsid w:val="0026736A"/>
    <w:rsid w:val="00267680"/>
    <w:rsid w:val="002678B7"/>
    <w:rsid w:val="00267A40"/>
    <w:rsid w:val="00267DE3"/>
    <w:rsid w:val="00267E36"/>
    <w:rsid w:val="00270919"/>
    <w:rsid w:val="0027092D"/>
    <w:rsid w:val="0027099F"/>
    <w:rsid w:val="00270A6E"/>
    <w:rsid w:val="00270CD8"/>
    <w:rsid w:val="00271047"/>
    <w:rsid w:val="002715AA"/>
    <w:rsid w:val="00271647"/>
    <w:rsid w:val="00271702"/>
    <w:rsid w:val="0027185B"/>
    <w:rsid w:val="00271BFC"/>
    <w:rsid w:val="00271C55"/>
    <w:rsid w:val="0027210F"/>
    <w:rsid w:val="0027223B"/>
    <w:rsid w:val="002723DE"/>
    <w:rsid w:val="002724B2"/>
    <w:rsid w:val="002727F4"/>
    <w:rsid w:val="00272D3C"/>
    <w:rsid w:val="0027309E"/>
    <w:rsid w:val="002733C8"/>
    <w:rsid w:val="00273709"/>
    <w:rsid w:val="002737B8"/>
    <w:rsid w:val="00273D4E"/>
    <w:rsid w:val="00273D98"/>
    <w:rsid w:val="00273F3C"/>
    <w:rsid w:val="0027432D"/>
    <w:rsid w:val="00274490"/>
    <w:rsid w:val="00274ADB"/>
    <w:rsid w:val="00274D59"/>
    <w:rsid w:val="00274D6F"/>
    <w:rsid w:val="00274EC2"/>
    <w:rsid w:val="0027513B"/>
    <w:rsid w:val="002751BD"/>
    <w:rsid w:val="00275235"/>
    <w:rsid w:val="0027577B"/>
    <w:rsid w:val="0027577C"/>
    <w:rsid w:val="0027585F"/>
    <w:rsid w:val="00275976"/>
    <w:rsid w:val="00275C36"/>
    <w:rsid w:val="00275DCD"/>
    <w:rsid w:val="00275E1F"/>
    <w:rsid w:val="00276057"/>
    <w:rsid w:val="00276177"/>
    <w:rsid w:val="002764BA"/>
    <w:rsid w:val="0027653C"/>
    <w:rsid w:val="002765D9"/>
    <w:rsid w:val="00276898"/>
    <w:rsid w:val="00276982"/>
    <w:rsid w:val="00276A43"/>
    <w:rsid w:val="00276B9A"/>
    <w:rsid w:val="00276CE3"/>
    <w:rsid w:val="00276D14"/>
    <w:rsid w:val="00276EB5"/>
    <w:rsid w:val="00276F33"/>
    <w:rsid w:val="0027774F"/>
    <w:rsid w:val="002803B8"/>
    <w:rsid w:val="00280740"/>
    <w:rsid w:val="0028079F"/>
    <w:rsid w:val="00281155"/>
    <w:rsid w:val="002812E9"/>
    <w:rsid w:val="00281345"/>
    <w:rsid w:val="0028143A"/>
    <w:rsid w:val="00281AFD"/>
    <w:rsid w:val="00281C26"/>
    <w:rsid w:val="00281ED0"/>
    <w:rsid w:val="00281FFB"/>
    <w:rsid w:val="002823D6"/>
    <w:rsid w:val="0028248D"/>
    <w:rsid w:val="002824A8"/>
    <w:rsid w:val="0028293A"/>
    <w:rsid w:val="00282A28"/>
    <w:rsid w:val="00282D74"/>
    <w:rsid w:val="00282F69"/>
    <w:rsid w:val="00283169"/>
    <w:rsid w:val="00283365"/>
    <w:rsid w:val="002833AF"/>
    <w:rsid w:val="00283423"/>
    <w:rsid w:val="0028378C"/>
    <w:rsid w:val="00283AEF"/>
    <w:rsid w:val="00283C76"/>
    <w:rsid w:val="00283E51"/>
    <w:rsid w:val="00283EEC"/>
    <w:rsid w:val="00284666"/>
    <w:rsid w:val="00284829"/>
    <w:rsid w:val="00284978"/>
    <w:rsid w:val="00284C66"/>
    <w:rsid w:val="00284D1D"/>
    <w:rsid w:val="0028509A"/>
    <w:rsid w:val="002859BC"/>
    <w:rsid w:val="00285AB5"/>
    <w:rsid w:val="00285B41"/>
    <w:rsid w:val="00285CB9"/>
    <w:rsid w:val="002860C8"/>
    <w:rsid w:val="002861C6"/>
    <w:rsid w:val="002868B3"/>
    <w:rsid w:val="00286A99"/>
    <w:rsid w:val="00286AB1"/>
    <w:rsid w:val="00286B08"/>
    <w:rsid w:val="00286BA0"/>
    <w:rsid w:val="00286E7E"/>
    <w:rsid w:val="002870EA"/>
    <w:rsid w:val="00287236"/>
    <w:rsid w:val="0028728E"/>
    <w:rsid w:val="00287303"/>
    <w:rsid w:val="0028736B"/>
    <w:rsid w:val="002873C0"/>
    <w:rsid w:val="00287963"/>
    <w:rsid w:val="00287AE1"/>
    <w:rsid w:val="00287B56"/>
    <w:rsid w:val="00287C5D"/>
    <w:rsid w:val="00287D02"/>
    <w:rsid w:val="00287EEF"/>
    <w:rsid w:val="00290000"/>
    <w:rsid w:val="00290090"/>
    <w:rsid w:val="00290168"/>
    <w:rsid w:val="00290210"/>
    <w:rsid w:val="00290370"/>
    <w:rsid w:val="00290631"/>
    <w:rsid w:val="002906B8"/>
    <w:rsid w:val="0029097B"/>
    <w:rsid w:val="002909DC"/>
    <w:rsid w:val="00290D6B"/>
    <w:rsid w:val="00290DB2"/>
    <w:rsid w:val="00290DBD"/>
    <w:rsid w:val="00290E28"/>
    <w:rsid w:val="00290EC0"/>
    <w:rsid w:val="002916FC"/>
    <w:rsid w:val="002918A6"/>
    <w:rsid w:val="00291A55"/>
    <w:rsid w:val="00291BFB"/>
    <w:rsid w:val="0029200B"/>
    <w:rsid w:val="00292626"/>
    <w:rsid w:val="002928BC"/>
    <w:rsid w:val="0029299F"/>
    <w:rsid w:val="00292CEC"/>
    <w:rsid w:val="002933F2"/>
    <w:rsid w:val="0029353F"/>
    <w:rsid w:val="002936A2"/>
    <w:rsid w:val="0029396B"/>
    <w:rsid w:val="00293B8C"/>
    <w:rsid w:val="00293E16"/>
    <w:rsid w:val="00294862"/>
    <w:rsid w:val="0029495D"/>
    <w:rsid w:val="00294A67"/>
    <w:rsid w:val="00294CC7"/>
    <w:rsid w:val="00294D20"/>
    <w:rsid w:val="00294DDC"/>
    <w:rsid w:val="0029512A"/>
    <w:rsid w:val="0029527E"/>
    <w:rsid w:val="00295311"/>
    <w:rsid w:val="002955EC"/>
    <w:rsid w:val="0029597B"/>
    <w:rsid w:val="002959B0"/>
    <w:rsid w:val="00295AC0"/>
    <w:rsid w:val="00296133"/>
    <w:rsid w:val="00296273"/>
    <w:rsid w:val="00296338"/>
    <w:rsid w:val="0029637C"/>
    <w:rsid w:val="00296430"/>
    <w:rsid w:val="0029662D"/>
    <w:rsid w:val="00296A84"/>
    <w:rsid w:val="00296AF5"/>
    <w:rsid w:val="00296EB3"/>
    <w:rsid w:val="002971EC"/>
    <w:rsid w:val="002977CE"/>
    <w:rsid w:val="002977D9"/>
    <w:rsid w:val="00297DC4"/>
    <w:rsid w:val="00297E4A"/>
    <w:rsid w:val="00297FC1"/>
    <w:rsid w:val="002A0892"/>
    <w:rsid w:val="002A095D"/>
    <w:rsid w:val="002A0A5C"/>
    <w:rsid w:val="002A0DD9"/>
    <w:rsid w:val="002A0E84"/>
    <w:rsid w:val="002A1045"/>
    <w:rsid w:val="002A1180"/>
    <w:rsid w:val="002A11EB"/>
    <w:rsid w:val="002A12F0"/>
    <w:rsid w:val="002A1552"/>
    <w:rsid w:val="002A1660"/>
    <w:rsid w:val="002A16B2"/>
    <w:rsid w:val="002A1738"/>
    <w:rsid w:val="002A17A6"/>
    <w:rsid w:val="002A17B1"/>
    <w:rsid w:val="002A1838"/>
    <w:rsid w:val="002A1A60"/>
    <w:rsid w:val="002A1C2D"/>
    <w:rsid w:val="002A1CD0"/>
    <w:rsid w:val="002A1E0D"/>
    <w:rsid w:val="002A1F1F"/>
    <w:rsid w:val="002A268A"/>
    <w:rsid w:val="002A275D"/>
    <w:rsid w:val="002A2805"/>
    <w:rsid w:val="002A2AC2"/>
    <w:rsid w:val="002A2AD9"/>
    <w:rsid w:val="002A2B21"/>
    <w:rsid w:val="002A2C4F"/>
    <w:rsid w:val="002A2F30"/>
    <w:rsid w:val="002A3055"/>
    <w:rsid w:val="002A3105"/>
    <w:rsid w:val="002A3220"/>
    <w:rsid w:val="002A32B3"/>
    <w:rsid w:val="002A3356"/>
    <w:rsid w:val="002A34C9"/>
    <w:rsid w:val="002A3ABB"/>
    <w:rsid w:val="002A3C2D"/>
    <w:rsid w:val="002A3DE5"/>
    <w:rsid w:val="002A423A"/>
    <w:rsid w:val="002A446A"/>
    <w:rsid w:val="002A44F2"/>
    <w:rsid w:val="002A45B2"/>
    <w:rsid w:val="002A461D"/>
    <w:rsid w:val="002A47B6"/>
    <w:rsid w:val="002A489A"/>
    <w:rsid w:val="002A49DA"/>
    <w:rsid w:val="002A4DF8"/>
    <w:rsid w:val="002A4E68"/>
    <w:rsid w:val="002A4E9E"/>
    <w:rsid w:val="002A50CB"/>
    <w:rsid w:val="002A558F"/>
    <w:rsid w:val="002A5925"/>
    <w:rsid w:val="002A618A"/>
    <w:rsid w:val="002A65D7"/>
    <w:rsid w:val="002A6634"/>
    <w:rsid w:val="002A6A43"/>
    <w:rsid w:val="002A6B9A"/>
    <w:rsid w:val="002A6D54"/>
    <w:rsid w:val="002A6E60"/>
    <w:rsid w:val="002A739B"/>
    <w:rsid w:val="002A7449"/>
    <w:rsid w:val="002A76E3"/>
    <w:rsid w:val="002B03EB"/>
    <w:rsid w:val="002B0634"/>
    <w:rsid w:val="002B0AE6"/>
    <w:rsid w:val="002B0DAE"/>
    <w:rsid w:val="002B102F"/>
    <w:rsid w:val="002B1097"/>
    <w:rsid w:val="002B151C"/>
    <w:rsid w:val="002B1548"/>
    <w:rsid w:val="002B1589"/>
    <w:rsid w:val="002B15C6"/>
    <w:rsid w:val="002B15E0"/>
    <w:rsid w:val="002B1BB2"/>
    <w:rsid w:val="002B1E19"/>
    <w:rsid w:val="002B1F8C"/>
    <w:rsid w:val="002B21C0"/>
    <w:rsid w:val="002B22F7"/>
    <w:rsid w:val="002B2363"/>
    <w:rsid w:val="002B24C6"/>
    <w:rsid w:val="002B27A5"/>
    <w:rsid w:val="002B2988"/>
    <w:rsid w:val="002B2AD8"/>
    <w:rsid w:val="002B2C07"/>
    <w:rsid w:val="002B2C6C"/>
    <w:rsid w:val="002B2CAC"/>
    <w:rsid w:val="002B305C"/>
    <w:rsid w:val="002B314D"/>
    <w:rsid w:val="002B34D6"/>
    <w:rsid w:val="002B3741"/>
    <w:rsid w:val="002B389E"/>
    <w:rsid w:val="002B3E43"/>
    <w:rsid w:val="002B41E8"/>
    <w:rsid w:val="002B423C"/>
    <w:rsid w:val="002B42DF"/>
    <w:rsid w:val="002B47A6"/>
    <w:rsid w:val="002B4C78"/>
    <w:rsid w:val="002B52A2"/>
    <w:rsid w:val="002B5366"/>
    <w:rsid w:val="002B543B"/>
    <w:rsid w:val="002B5737"/>
    <w:rsid w:val="002B583C"/>
    <w:rsid w:val="002B5A46"/>
    <w:rsid w:val="002B5ADA"/>
    <w:rsid w:val="002B5D69"/>
    <w:rsid w:val="002B620A"/>
    <w:rsid w:val="002B62EF"/>
    <w:rsid w:val="002B6674"/>
    <w:rsid w:val="002B6E44"/>
    <w:rsid w:val="002B6F83"/>
    <w:rsid w:val="002B7281"/>
    <w:rsid w:val="002B79D3"/>
    <w:rsid w:val="002B7AB3"/>
    <w:rsid w:val="002B7F74"/>
    <w:rsid w:val="002C068A"/>
    <w:rsid w:val="002C07DA"/>
    <w:rsid w:val="002C0980"/>
    <w:rsid w:val="002C0A3C"/>
    <w:rsid w:val="002C0B28"/>
    <w:rsid w:val="002C0BB1"/>
    <w:rsid w:val="002C0EB8"/>
    <w:rsid w:val="002C11F8"/>
    <w:rsid w:val="002C13CA"/>
    <w:rsid w:val="002C1495"/>
    <w:rsid w:val="002C153B"/>
    <w:rsid w:val="002C1ED6"/>
    <w:rsid w:val="002C202D"/>
    <w:rsid w:val="002C252B"/>
    <w:rsid w:val="002C25E4"/>
    <w:rsid w:val="002C28C6"/>
    <w:rsid w:val="002C2950"/>
    <w:rsid w:val="002C297D"/>
    <w:rsid w:val="002C2E4B"/>
    <w:rsid w:val="002C321D"/>
    <w:rsid w:val="002C329B"/>
    <w:rsid w:val="002C3391"/>
    <w:rsid w:val="002C33CC"/>
    <w:rsid w:val="002C368E"/>
    <w:rsid w:val="002C3797"/>
    <w:rsid w:val="002C39A1"/>
    <w:rsid w:val="002C3A61"/>
    <w:rsid w:val="002C3C8E"/>
    <w:rsid w:val="002C3CE1"/>
    <w:rsid w:val="002C3E88"/>
    <w:rsid w:val="002C3FD5"/>
    <w:rsid w:val="002C4345"/>
    <w:rsid w:val="002C4504"/>
    <w:rsid w:val="002C48BB"/>
    <w:rsid w:val="002C4C23"/>
    <w:rsid w:val="002C4C49"/>
    <w:rsid w:val="002C4F64"/>
    <w:rsid w:val="002C5081"/>
    <w:rsid w:val="002C541C"/>
    <w:rsid w:val="002C5B6F"/>
    <w:rsid w:val="002C5C96"/>
    <w:rsid w:val="002C6032"/>
    <w:rsid w:val="002C61DB"/>
    <w:rsid w:val="002C6260"/>
    <w:rsid w:val="002C662D"/>
    <w:rsid w:val="002C6751"/>
    <w:rsid w:val="002C682E"/>
    <w:rsid w:val="002C6A13"/>
    <w:rsid w:val="002C6C13"/>
    <w:rsid w:val="002C72B6"/>
    <w:rsid w:val="002C7827"/>
    <w:rsid w:val="002C7899"/>
    <w:rsid w:val="002C7917"/>
    <w:rsid w:val="002C7942"/>
    <w:rsid w:val="002C7D98"/>
    <w:rsid w:val="002C7DEE"/>
    <w:rsid w:val="002C7DF8"/>
    <w:rsid w:val="002D0014"/>
    <w:rsid w:val="002D0523"/>
    <w:rsid w:val="002D0707"/>
    <w:rsid w:val="002D08B1"/>
    <w:rsid w:val="002D0ED6"/>
    <w:rsid w:val="002D148F"/>
    <w:rsid w:val="002D16E6"/>
    <w:rsid w:val="002D18AC"/>
    <w:rsid w:val="002D19A4"/>
    <w:rsid w:val="002D1A1C"/>
    <w:rsid w:val="002D206C"/>
    <w:rsid w:val="002D231E"/>
    <w:rsid w:val="002D251E"/>
    <w:rsid w:val="002D2523"/>
    <w:rsid w:val="002D25A9"/>
    <w:rsid w:val="002D2A1A"/>
    <w:rsid w:val="002D2BE1"/>
    <w:rsid w:val="002D2C40"/>
    <w:rsid w:val="002D30CC"/>
    <w:rsid w:val="002D319C"/>
    <w:rsid w:val="002D319E"/>
    <w:rsid w:val="002D34F5"/>
    <w:rsid w:val="002D3909"/>
    <w:rsid w:val="002D4725"/>
    <w:rsid w:val="002D4D17"/>
    <w:rsid w:val="002D4F09"/>
    <w:rsid w:val="002D5156"/>
    <w:rsid w:val="002D51C0"/>
    <w:rsid w:val="002D5631"/>
    <w:rsid w:val="002D5C6E"/>
    <w:rsid w:val="002D5CFB"/>
    <w:rsid w:val="002D5F96"/>
    <w:rsid w:val="002D60D6"/>
    <w:rsid w:val="002D6123"/>
    <w:rsid w:val="002D639A"/>
    <w:rsid w:val="002D6B2C"/>
    <w:rsid w:val="002D6BC1"/>
    <w:rsid w:val="002D6D1E"/>
    <w:rsid w:val="002D6DFD"/>
    <w:rsid w:val="002D6E95"/>
    <w:rsid w:val="002D7224"/>
    <w:rsid w:val="002D7796"/>
    <w:rsid w:val="002D7812"/>
    <w:rsid w:val="002D7E92"/>
    <w:rsid w:val="002E00FB"/>
    <w:rsid w:val="002E0180"/>
    <w:rsid w:val="002E0193"/>
    <w:rsid w:val="002E02C8"/>
    <w:rsid w:val="002E04D9"/>
    <w:rsid w:val="002E05A7"/>
    <w:rsid w:val="002E0641"/>
    <w:rsid w:val="002E08C2"/>
    <w:rsid w:val="002E0A97"/>
    <w:rsid w:val="002E0B38"/>
    <w:rsid w:val="002E0BD1"/>
    <w:rsid w:val="002E0DE8"/>
    <w:rsid w:val="002E107A"/>
    <w:rsid w:val="002E10C8"/>
    <w:rsid w:val="002E16D8"/>
    <w:rsid w:val="002E1887"/>
    <w:rsid w:val="002E188A"/>
    <w:rsid w:val="002E1D13"/>
    <w:rsid w:val="002E1EEA"/>
    <w:rsid w:val="002E21CC"/>
    <w:rsid w:val="002E21CE"/>
    <w:rsid w:val="002E238C"/>
    <w:rsid w:val="002E2474"/>
    <w:rsid w:val="002E281B"/>
    <w:rsid w:val="002E287A"/>
    <w:rsid w:val="002E28FA"/>
    <w:rsid w:val="002E2AD5"/>
    <w:rsid w:val="002E2D8E"/>
    <w:rsid w:val="002E31C3"/>
    <w:rsid w:val="002E3276"/>
    <w:rsid w:val="002E39E0"/>
    <w:rsid w:val="002E3AF5"/>
    <w:rsid w:val="002E4008"/>
    <w:rsid w:val="002E4426"/>
    <w:rsid w:val="002E46C6"/>
    <w:rsid w:val="002E49E3"/>
    <w:rsid w:val="002E4BE4"/>
    <w:rsid w:val="002E4E80"/>
    <w:rsid w:val="002E57B4"/>
    <w:rsid w:val="002E5B5D"/>
    <w:rsid w:val="002E5BDF"/>
    <w:rsid w:val="002E5F5A"/>
    <w:rsid w:val="002E6061"/>
    <w:rsid w:val="002E619E"/>
    <w:rsid w:val="002E61BD"/>
    <w:rsid w:val="002E6278"/>
    <w:rsid w:val="002E6281"/>
    <w:rsid w:val="002E63F3"/>
    <w:rsid w:val="002E6EF5"/>
    <w:rsid w:val="002E6FB6"/>
    <w:rsid w:val="002E72C4"/>
    <w:rsid w:val="002E7316"/>
    <w:rsid w:val="002E74CF"/>
    <w:rsid w:val="002E7BDC"/>
    <w:rsid w:val="002E7CE1"/>
    <w:rsid w:val="002E7FB7"/>
    <w:rsid w:val="002F002D"/>
    <w:rsid w:val="002F01A5"/>
    <w:rsid w:val="002F02AA"/>
    <w:rsid w:val="002F0438"/>
    <w:rsid w:val="002F0771"/>
    <w:rsid w:val="002F0915"/>
    <w:rsid w:val="002F0922"/>
    <w:rsid w:val="002F0B39"/>
    <w:rsid w:val="002F0F3C"/>
    <w:rsid w:val="002F1672"/>
    <w:rsid w:val="002F1736"/>
    <w:rsid w:val="002F17E7"/>
    <w:rsid w:val="002F18D3"/>
    <w:rsid w:val="002F1A86"/>
    <w:rsid w:val="002F1C04"/>
    <w:rsid w:val="002F1C1A"/>
    <w:rsid w:val="002F1C60"/>
    <w:rsid w:val="002F2288"/>
    <w:rsid w:val="002F22CF"/>
    <w:rsid w:val="002F236B"/>
    <w:rsid w:val="002F23B7"/>
    <w:rsid w:val="002F25AD"/>
    <w:rsid w:val="002F2811"/>
    <w:rsid w:val="002F2F1F"/>
    <w:rsid w:val="002F31DB"/>
    <w:rsid w:val="002F3314"/>
    <w:rsid w:val="002F3A83"/>
    <w:rsid w:val="002F3BAD"/>
    <w:rsid w:val="002F4052"/>
    <w:rsid w:val="002F433E"/>
    <w:rsid w:val="002F4657"/>
    <w:rsid w:val="002F46A1"/>
    <w:rsid w:val="002F47BB"/>
    <w:rsid w:val="002F495E"/>
    <w:rsid w:val="002F4BC4"/>
    <w:rsid w:val="002F4C04"/>
    <w:rsid w:val="002F4C80"/>
    <w:rsid w:val="002F505A"/>
    <w:rsid w:val="002F5947"/>
    <w:rsid w:val="002F5B6A"/>
    <w:rsid w:val="002F5BDE"/>
    <w:rsid w:val="002F5FBB"/>
    <w:rsid w:val="002F623C"/>
    <w:rsid w:val="002F6372"/>
    <w:rsid w:val="002F63DA"/>
    <w:rsid w:val="002F648E"/>
    <w:rsid w:val="002F649D"/>
    <w:rsid w:val="002F64A3"/>
    <w:rsid w:val="002F652E"/>
    <w:rsid w:val="002F665E"/>
    <w:rsid w:val="002F67A6"/>
    <w:rsid w:val="002F6BA6"/>
    <w:rsid w:val="002F6EF0"/>
    <w:rsid w:val="002F70F2"/>
    <w:rsid w:val="002F7134"/>
    <w:rsid w:val="002F728B"/>
    <w:rsid w:val="002F7D5B"/>
    <w:rsid w:val="002F7ED7"/>
    <w:rsid w:val="003000A2"/>
    <w:rsid w:val="0030061A"/>
    <w:rsid w:val="00300748"/>
    <w:rsid w:val="00300A9C"/>
    <w:rsid w:val="00300C9A"/>
    <w:rsid w:val="00300FA7"/>
    <w:rsid w:val="00301210"/>
    <w:rsid w:val="003017C1"/>
    <w:rsid w:val="00301C81"/>
    <w:rsid w:val="003020C9"/>
    <w:rsid w:val="00302221"/>
    <w:rsid w:val="003022B1"/>
    <w:rsid w:val="003023D7"/>
    <w:rsid w:val="0030252A"/>
    <w:rsid w:val="0030257E"/>
    <w:rsid w:val="003025F1"/>
    <w:rsid w:val="00302B52"/>
    <w:rsid w:val="00302B71"/>
    <w:rsid w:val="00302DFB"/>
    <w:rsid w:val="00302E0F"/>
    <w:rsid w:val="003031F9"/>
    <w:rsid w:val="0030340E"/>
    <w:rsid w:val="00303601"/>
    <w:rsid w:val="00303911"/>
    <w:rsid w:val="00303981"/>
    <w:rsid w:val="00303B6D"/>
    <w:rsid w:val="00303E02"/>
    <w:rsid w:val="00303F71"/>
    <w:rsid w:val="00304320"/>
    <w:rsid w:val="00304B01"/>
    <w:rsid w:val="00304C34"/>
    <w:rsid w:val="00304D2E"/>
    <w:rsid w:val="00305026"/>
    <w:rsid w:val="00305212"/>
    <w:rsid w:val="003055A1"/>
    <w:rsid w:val="00305AA6"/>
    <w:rsid w:val="00305BF6"/>
    <w:rsid w:val="00305ED9"/>
    <w:rsid w:val="00305FCE"/>
    <w:rsid w:val="00306084"/>
    <w:rsid w:val="00306348"/>
    <w:rsid w:val="00306779"/>
    <w:rsid w:val="0030683D"/>
    <w:rsid w:val="0030693F"/>
    <w:rsid w:val="00306B2D"/>
    <w:rsid w:val="00306F2C"/>
    <w:rsid w:val="00307063"/>
    <w:rsid w:val="00307731"/>
    <w:rsid w:val="003078EC"/>
    <w:rsid w:val="00307A57"/>
    <w:rsid w:val="00307DEE"/>
    <w:rsid w:val="0031046F"/>
    <w:rsid w:val="0031064A"/>
    <w:rsid w:val="003106CF"/>
    <w:rsid w:val="0031092C"/>
    <w:rsid w:val="00310A32"/>
    <w:rsid w:val="00310A7E"/>
    <w:rsid w:val="00310B71"/>
    <w:rsid w:val="00310D0A"/>
    <w:rsid w:val="00310DA1"/>
    <w:rsid w:val="00310F22"/>
    <w:rsid w:val="0031119D"/>
    <w:rsid w:val="0031123C"/>
    <w:rsid w:val="00311245"/>
    <w:rsid w:val="003112CB"/>
    <w:rsid w:val="003113CF"/>
    <w:rsid w:val="003113F9"/>
    <w:rsid w:val="003114B8"/>
    <w:rsid w:val="003114E2"/>
    <w:rsid w:val="0031168D"/>
    <w:rsid w:val="00311946"/>
    <w:rsid w:val="00311967"/>
    <w:rsid w:val="003119D2"/>
    <w:rsid w:val="00311B5F"/>
    <w:rsid w:val="00311D97"/>
    <w:rsid w:val="003123FC"/>
    <w:rsid w:val="003126F2"/>
    <w:rsid w:val="00312925"/>
    <w:rsid w:val="00312BD7"/>
    <w:rsid w:val="00312DD2"/>
    <w:rsid w:val="00312E32"/>
    <w:rsid w:val="00312FAC"/>
    <w:rsid w:val="00313023"/>
    <w:rsid w:val="003131E7"/>
    <w:rsid w:val="003131FB"/>
    <w:rsid w:val="00313259"/>
    <w:rsid w:val="0031332A"/>
    <w:rsid w:val="0031332E"/>
    <w:rsid w:val="00313370"/>
    <w:rsid w:val="00313645"/>
    <w:rsid w:val="00313CBB"/>
    <w:rsid w:val="00313FE9"/>
    <w:rsid w:val="003145BC"/>
    <w:rsid w:val="00314687"/>
    <w:rsid w:val="00314A95"/>
    <w:rsid w:val="00314F2D"/>
    <w:rsid w:val="00315054"/>
    <w:rsid w:val="00315491"/>
    <w:rsid w:val="00315553"/>
    <w:rsid w:val="003158DA"/>
    <w:rsid w:val="0031592A"/>
    <w:rsid w:val="0031592E"/>
    <w:rsid w:val="003159E6"/>
    <w:rsid w:val="00315DC1"/>
    <w:rsid w:val="00316252"/>
    <w:rsid w:val="00316301"/>
    <w:rsid w:val="0031634C"/>
    <w:rsid w:val="003168F8"/>
    <w:rsid w:val="00316F1F"/>
    <w:rsid w:val="00316F9E"/>
    <w:rsid w:val="0031759E"/>
    <w:rsid w:val="00317DF7"/>
    <w:rsid w:val="00320264"/>
    <w:rsid w:val="0032055E"/>
    <w:rsid w:val="00320C73"/>
    <w:rsid w:val="0032140B"/>
    <w:rsid w:val="003214D8"/>
    <w:rsid w:val="0032162E"/>
    <w:rsid w:val="00321A47"/>
    <w:rsid w:val="00321C50"/>
    <w:rsid w:val="00321DFD"/>
    <w:rsid w:val="00321E21"/>
    <w:rsid w:val="0032215C"/>
    <w:rsid w:val="0032269C"/>
    <w:rsid w:val="003226EA"/>
    <w:rsid w:val="00322925"/>
    <w:rsid w:val="00322A5C"/>
    <w:rsid w:val="00322DBE"/>
    <w:rsid w:val="00322F2B"/>
    <w:rsid w:val="003230CE"/>
    <w:rsid w:val="003231CC"/>
    <w:rsid w:val="003235DA"/>
    <w:rsid w:val="003236EF"/>
    <w:rsid w:val="0032376F"/>
    <w:rsid w:val="00323923"/>
    <w:rsid w:val="00323979"/>
    <w:rsid w:val="00323BDB"/>
    <w:rsid w:val="00323DCC"/>
    <w:rsid w:val="00323E26"/>
    <w:rsid w:val="00323EBA"/>
    <w:rsid w:val="00324BF1"/>
    <w:rsid w:val="00324CE4"/>
    <w:rsid w:val="003251E2"/>
    <w:rsid w:val="0032530E"/>
    <w:rsid w:val="0032559A"/>
    <w:rsid w:val="00325921"/>
    <w:rsid w:val="00325C2D"/>
    <w:rsid w:val="00325C32"/>
    <w:rsid w:val="0032627E"/>
    <w:rsid w:val="00326486"/>
    <w:rsid w:val="003264E7"/>
    <w:rsid w:val="00326613"/>
    <w:rsid w:val="00326892"/>
    <w:rsid w:val="003268B9"/>
    <w:rsid w:val="0032698B"/>
    <w:rsid w:val="00326A30"/>
    <w:rsid w:val="00326ACD"/>
    <w:rsid w:val="003270E9"/>
    <w:rsid w:val="003272B9"/>
    <w:rsid w:val="003272EC"/>
    <w:rsid w:val="00327336"/>
    <w:rsid w:val="003274BC"/>
    <w:rsid w:val="00327793"/>
    <w:rsid w:val="00327852"/>
    <w:rsid w:val="0032786F"/>
    <w:rsid w:val="003279C9"/>
    <w:rsid w:val="00327ADE"/>
    <w:rsid w:val="00327C67"/>
    <w:rsid w:val="00327C6D"/>
    <w:rsid w:val="00330081"/>
    <w:rsid w:val="00330385"/>
    <w:rsid w:val="003304F0"/>
    <w:rsid w:val="003305F7"/>
    <w:rsid w:val="00330BC9"/>
    <w:rsid w:val="00330EBD"/>
    <w:rsid w:val="003310B5"/>
    <w:rsid w:val="00331196"/>
    <w:rsid w:val="00331316"/>
    <w:rsid w:val="0033152A"/>
    <w:rsid w:val="0033191B"/>
    <w:rsid w:val="00331A22"/>
    <w:rsid w:val="00331F82"/>
    <w:rsid w:val="0033231E"/>
    <w:rsid w:val="00332DF4"/>
    <w:rsid w:val="00333026"/>
    <w:rsid w:val="00333036"/>
    <w:rsid w:val="00333270"/>
    <w:rsid w:val="003334DF"/>
    <w:rsid w:val="0033370D"/>
    <w:rsid w:val="0033389C"/>
    <w:rsid w:val="003338CF"/>
    <w:rsid w:val="00333A41"/>
    <w:rsid w:val="00333B62"/>
    <w:rsid w:val="00333B79"/>
    <w:rsid w:val="00333C13"/>
    <w:rsid w:val="003346A0"/>
    <w:rsid w:val="003349A7"/>
    <w:rsid w:val="00334D7E"/>
    <w:rsid w:val="00334DC7"/>
    <w:rsid w:val="00334DCB"/>
    <w:rsid w:val="00334F16"/>
    <w:rsid w:val="00334F19"/>
    <w:rsid w:val="00335077"/>
    <w:rsid w:val="003351B5"/>
    <w:rsid w:val="00335BD2"/>
    <w:rsid w:val="00336016"/>
    <w:rsid w:val="003360F5"/>
    <w:rsid w:val="00336207"/>
    <w:rsid w:val="003366A2"/>
    <w:rsid w:val="00336A9E"/>
    <w:rsid w:val="00336B05"/>
    <w:rsid w:val="00336BFD"/>
    <w:rsid w:val="00336C50"/>
    <w:rsid w:val="00336DC8"/>
    <w:rsid w:val="00337594"/>
    <w:rsid w:val="0033774D"/>
    <w:rsid w:val="00337754"/>
    <w:rsid w:val="003379D1"/>
    <w:rsid w:val="00337ABE"/>
    <w:rsid w:val="00337AD6"/>
    <w:rsid w:val="00337B08"/>
    <w:rsid w:val="00337E69"/>
    <w:rsid w:val="003401F1"/>
    <w:rsid w:val="003402CD"/>
    <w:rsid w:val="003403B6"/>
    <w:rsid w:val="00340467"/>
    <w:rsid w:val="003404A2"/>
    <w:rsid w:val="00340600"/>
    <w:rsid w:val="003406DD"/>
    <w:rsid w:val="00340899"/>
    <w:rsid w:val="00340E48"/>
    <w:rsid w:val="00340F5B"/>
    <w:rsid w:val="00341562"/>
    <w:rsid w:val="003416AA"/>
    <w:rsid w:val="00341704"/>
    <w:rsid w:val="00341AC6"/>
    <w:rsid w:val="003420BF"/>
    <w:rsid w:val="00342253"/>
    <w:rsid w:val="0034231C"/>
    <w:rsid w:val="003423AC"/>
    <w:rsid w:val="0034258B"/>
    <w:rsid w:val="0034261D"/>
    <w:rsid w:val="0034286D"/>
    <w:rsid w:val="00342B8B"/>
    <w:rsid w:val="003430FE"/>
    <w:rsid w:val="003431AF"/>
    <w:rsid w:val="003438DA"/>
    <w:rsid w:val="0034391F"/>
    <w:rsid w:val="00343933"/>
    <w:rsid w:val="00343992"/>
    <w:rsid w:val="00343C03"/>
    <w:rsid w:val="00343E08"/>
    <w:rsid w:val="00343EA4"/>
    <w:rsid w:val="00343EFE"/>
    <w:rsid w:val="0034400A"/>
    <w:rsid w:val="0034407C"/>
    <w:rsid w:val="003444CA"/>
    <w:rsid w:val="003444DC"/>
    <w:rsid w:val="003445F3"/>
    <w:rsid w:val="0034483C"/>
    <w:rsid w:val="00344AC2"/>
    <w:rsid w:val="00344C95"/>
    <w:rsid w:val="00344D8B"/>
    <w:rsid w:val="00344EBB"/>
    <w:rsid w:val="00344FE8"/>
    <w:rsid w:val="00345652"/>
    <w:rsid w:val="003456F6"/>
    <w:rsid w:val="00345736"/>
    <w:rsid w:val="0034598C"/>
    <w:rsid w:val="00345AB2"/>
    <w:rsid w:val="00345BA8"/>
    <w:rsid w:val="00345D77"/>
    <w:rsid w:val="0034607C"/>
    <w:rsid w:val="003466DF"/>
    <w:rsid w:val="00346767"/>
    <w:rsid w:val="00346771"/>
    <w:rsid w:val="003468B5"/>
    <w:rsid w:val="00346916"/>
    <w:rsid w:val="003469AF"/>
    <w:rsid w:val="00346AC1"/>
    <w:rsid w:val="00346E23"/>
    <w:rsid w:val="00346F5A"/>
    <w:rsid w:val="00347263"/>
    <w:rsid w:val="003473A5"/>
    <w:rsid w:val="00347490"/>
    <w:rsid w:val="00347627"/>
    <w:rsid w:val="003477FF"/>
    <w:rsid w:val="0034798B"/>
    <w:rsid w:val="00347AC2"/>
    <w:rsid w:val="00347E96"/>
    <w:rsid w:val="003504DA"/>
    <w:rsid w:val="00350637"/>
    <w:rsid w:val="0035087A"/>
    <w:rsid w:val="00350929"/>
    <w:rsid w:val="00350BA0"/>
    <w:rsid w:val="00350D11"/>
    <w:rsid w:val="00350EA9"/>
    <w:rsid w:val="003514CB"/>
    <w:rsid w:val="0035185D"/>
    <w:rsid w:val="00351F36"/>
    <w:rsid w:val="003524E0"/>
    <w:rsid w:val="00352718"/>
    <w:rsid w:val="003529F5"/>
    <w:rsid w:val="00352FC4"/>
    <w:rsid w:val="003531A6"/>
    <w:rsid w:val="00353285"/>
    <w:rsid w:val="00353309"/>
    <w:rsid w:val="003534CD"/>
    <w:rsid w:val="00353615"/>
    <w:rsid w:val="00353653"/>
    <w:rsid w:val="00353811"/>
    <w:rsid w:val="0035385E"/>
    <w:rsid w:val="00353A24"/>
    <w:rsid w:val="00353C52"/>
    <w:rsid w:val="00353CA2"/>
    <w:rsid w:val="00353FBB"/>
    <w:rsid w:val="003540A7"/>
    <w:rsid w:val="0035413E"/>
    <w:rsid w:val="003549AF"/>
    <w:rsid w:val="00354A46"/>
    <w:rsid w:val="00354ACF"/>
    <w:rsid w:val="00354BBC"/>
    <w:rsid w:val="00354D16"/>
    <w:rsid w:val="00354D34"/>
    <w:rsid w:val="0035531A"/>
    <w:rsid w:val="00355460"/>
    <w:rsid w:val="003556FE"/>
    <w:rsid w:val="00355778"/>
    <w:rsid w:val="0035584C"/>
    <w:rsid w:val="00355BCE"/>
    <w:rsid w:val="00355D71"/>
    <w:rsid w:val="00355D8D"/>
    <w:rsid w:val="00355EDC"/>
    <w:rsid w:val="0035617D"/>
    <w:rsid w:val="00356286"/>
    <w:rsid w:val="003562F3"/>
    <w:rsid w:val="00356377"/>
    <w:rsid w:val="00356744"/>
    <w:rsid w:val="00356923"/>
    <w:rsid w:val="00356AE0"/>
    <w:rsid w:val="00356CC1"/>
    <w:rsid w:val="00356D56"/>
    <w:rsid w:val="0035711A"/>
    <w:rsid w:val="0035726A"/>
    <w:rsid w:val="003574AB"/>
    <w:rsid w:val="00357B88"/>
    <w:rsid w:val="003602EB"/>
    <w:rsid w:val="00360581"/>
    <w:rsid w:val="003605A1"/>
    <w:rsid w:val="00360BA2"/>
    <w:rsid w:val="0036113E"/>
    <w:rsid w:val="003612C0"/>
    <w:rsid w:val="00361310"/>
    <w:rsid w:val="00361322"/>
    <w:rsid w:val="003613A0"/>
    <w:rsid w:val="003614FE"/>
    <w:rsid w:val="003619FF"/>
    <w:rsid w:val="00361CD9"/>
    <w:rsid w:val="00361D7E"/>
    <w:rsid w:val="00361F20"/>
    <w:rsid w:val="003620BE"/>
    <w:rsid w:val="00362201"/>
    <w:rsid w:val="00362311"/>
    <w:rsid w:val="003623BF"/>
    <w:rsid w:val="00362839"/>
    <w:rsid w:val="003629AD"/>
    <w:rsid w:val="00362F85"/>
    <w:rsid w:val="00363027"/>
    <w:rsid w:val="00363238"/>
    <w:rsid w:val="00363369"/>
    <w:rsid w:val="0036346E"/>
    <w:rsid w:val="003636E1"/>
    <w:rsid w:val="003636E2"/>
    <w:rsid w:val="00363E48"/>
    <w:rsid w:val="00363F9E"/>
    <w:rsid w:val="003640A6"/>
    <w:rsid w:val="003641DB"/>
    <w:rsid w:val="003643FB"/>
    <w:rsid w:val="00364D5F"/>
    <w:rsid w:val="00364E5D"/>
    <w:rsid w:val="00364F9B"/>
    <w:rsid w:val="00365005"/>
    <w:rsid w:val="00365659"/>
    <w:rsid w:val="0036585B"/>
    <w:rsid w:val="00365905"/>
    <w:rsid w:val="00365BF6"/>
    <w:rsid w:val="0036648E"/>
    <w:rsid w:val="00366558"/>
    <w:rsid w:val="003667D4"/>
    <w:rsid w:val="00366C5A"/>
    <w:rsid w:val="00366F35"/>
    <w:rsid w:val="00367043"/>
    <w:rsid w:val="00367252"/>
    <w:rsid w:val="00367D0D"/>
    <w:rsid w:val="00367F3D"/>
    <w:rsid w:val="00367F6B"/>
    <w:rsid w:val="003705A5"/>
    <w:rsid w:val="003706EB"/>
    <w:rsid w:val="00370CE8"/>
    <w:rsid w:val="00370E87"/>
    <w:rsid w:val="00371418"/>
    <w:rsid w:val="0037169B"/>
    <w:rsid w:val="003716C1"/>
    <w:rsid w:val="00371984"/>
    <w:rsid w:val="00371A0B"/>
    <w:rsid w:val="00371D9E"/>
    <w:rsid w:val="00371F84"/>
    <w:rsid w:val="003720C9"/>
    <w:rsid w:val="0037256F"/>
    <w:rsid w:val="0037259B"/>
    <w:rsid w:val="00372B35"/>
    <w:rsid w:val="00372C4C"/>
    <w:rsid w:val="0037302B"/>
    <w:rsid w:val="003732A3"/>
    <w:rsid w:val="00373730"/>
    <w:rsid w:val="00373783"/>
    <w:rsid w:val="003739FB"/>
    <w:rsid w:val="00373B87"/>
    <w:rsid w:val="00373DB4"/>
    <w:rsid w:val="0037401A"/>
    <w:rsid w:val="00374092"/>
    <w:rsid w:val="003745E8"/>
    <w:rsid w:val="00374855"/>
    <w:rsid w:val="00374AEF"/>
    <w:rsid w:val="00374C54"/>
    <w:rsid w:val="00375187"/>
    <w:rsid w:val="0037544F"/>
    <w:rsid w:val="00375A0E"/>
    <w:rsid w:val="00375AB1"/>
    <w:rsid w:val="00375BBB"/>
    <w:rsid w:val="00375C7E"/>
    <w:rsid w:val="003763E2"/>
    <w:rsid w:val="0037652D"/>
    <w:rsid w:val="0037671A"/>
    <w:rsid w:val="003768E2"/>
    <w:rsid w:val="00376A53"/>
    <w:rsid w:val="00376B77"/>
    <w:rsid w:val="00376CE3"/>
    <w:rsid w:val="00376F33"/>
    <w:rsid w:val="003771E5"/>
    <w:rsid w:val="00377232"/>
    <w:rsid w:val="0037750A"/>
    <w:rsid w:val="003777D5"/>
    <w:rsid w:val="00377908"/>
    <w:rsid w:val="00377987"/>
    <w:rsid w:val="00377BB7"/>
    <w:rsid w:val="00377E6D"/>
    <w:rsid w:val="00377E6E"/>
    <w:rsid w:val="00380221"/>
    <w:rsid w:val="003802F9"/>
    <w:rsid w:val="003804CE"/>
    <w:rsid w:val="0038051D"/>
    <w:rsid w:val="003806A3"/>
    <w:rsid w:val="003806F9"/>
    <w:rsid w:val="0038078C"/>
    <w:rsid w:val="003807DB"/>
    <w:rsid w:val="00380893"/>
    <w:rsid w:val="00380C2C"/>
    <w:rsid w:val="00380D6B"/>
    <w:rsid w:val="00380EBE"/>
    <w:rsid w:val="00380F1B"/>
    <w:rsid w:val="0038105F"/>
    <w:rsid w:val="00381222"/>
    <w:rsid w:val="0038123F"/>
    <w:rsid w:val="0038151A"/>
    <w:rsid w:val="00381749"/>
    <w:rsid w:val="003817CB"/>
    <w:rsid w:val="00381BEC"/>
    <w:rsid w:val="00381EBE"/>
    <w:rsid w:val="003823F2"/>
    <w:rsid w:val="00382C11"/>
    <w:rsid w:val="00382C5C"/>
    <w:rsid w:val="00382D92"/>
    <w:rsid w:val="00382DE3"/>
    <w:rsid w:val="003837D4"/>
    <w:rsid w:val="0038414E"/>
    <w:rsid w:val="00384199"/>
    <w:rsid w:val="00384227"/>
    <w:rsid w:val="00384318"/>
    <w:rsid w:val="00384350"/>
    <w:rsid w:val="003843F2"/>
    <w:rsid w:val="003846C8"/>
    <w:rsid w:val="00384824"/>
    <w:rsid w:val="00384899"/>
    <w:rsid w:val="00384B35"/>
    <w:rsid w:val="00384CC5"/>
    <w:rsid w:val="00384F16"/>
    <w:rsid w:val="0038510E"/>
    <w:rsid w:val="0038548C"/>
    <w:rsid w:val="003854F2"/>
    <w:rsid w:val="00385870"/>
    <w:rsid w:val="00385BB7"/>
    <w:rsid w:val="00385C0A"/>
    <w:rsid w:val="00385D64"/>
    <w:rsid w:val="00385DD7"/>
    <w:rsid w:val="00385E0F"/>
    <w:rsid w:val="0038679E"/>
    <w:rsid w:val="0038723D"/>
    <w:rsid w:val="0038725C"/>
    <w:rsid w:val="00387865"/>
    <w:rsid w:val="0038794E"/>
    <w:rsid w:val="00387AC1"/>
    <w:rsid w:val="00387B30"/>
    <w:rsid w:val="00387BA6"/>
    <w:rsid w:val="00387BF5"/>
    <w:rsid w:val="00387C21"/>
    <w:rsid w:val="00387C65"/>
    <w:rsid w:val="00387C76"/>
    <w:rsid w:val="00387CED"/>
    <w:rsid w:val="00387E00"/>
    <w:rsid w:val="0039039E"/>
    <w:rsid w:val="00390424"/>
    <w:rsid w:val="00390741"/>
    <w:rsid w:val="00390C88"/>
    <w:rsid w:val="00390CC2"/>
    <w:rsid w:val="00390DB1"/>
    <w:rsid w:val="00390E9A"/>
    <w:rsid w:val="00391431"/>
    <w:rsid w:val="00391574"/>
    <w:rsid w:val="00391688"/>
    <w:rsid w:val="003924E0"/>
    <w:rsid w:val="0039266C"/>
    <w:rsid w:val="003927F3"/>
    <w:rsid w:val="00392D3C"/>
    <w:rsid w:val="00392E7F"/>
    <w:rsid w:val="00392EB5"/>
    <w:rsid w:val="0039325A"/>
    <w:rsid w:val="003934EC"/>
    <w:rsid w:val="00393C0A"/>
    <w:rsid w:val="00393DC2"/>
    <w:rsid w:val="00393DC8"/>
    <w:rsid w:val="00393E69"/>
    <w:rsid w:val="00393F29"/>
    <w:rsid w:val="00393F3E"/>
    <w:rsid w:val="00394E6E"/>
    <w:rsid w:val="003956CA"/>
    <w:rsid w:val="0039570B"/>
    <w:rsid w:val="00395807"/>
    <w:rsid w:val="00395B83"/>
    <w:rsid w:val="00395E23"/>
    <w:rsid w:val="00395F81"/>
    <w:rsid w:val="0039656B"/>
    <w:rsid w:val="003968A5"/>
    <w:rsid w:val="00396A3B"/>
    <w:rsid w:val="00396B4C"/>
    <w:rsid w:val="00396C40"/>
    <w:rsid w:val="00396E52"/>
    <w:rsid w:val="00396EF1"/>
    <w:rsid w:val="00397083"/>
    <w:rsid w:val="00397199"/>
    <w:rsid w:val="00397519"/>
    <w:rsid w:val="003975CD"/>
    <w:rsid w:val="00397755"/>
    <w:rsid w:val="003978D1"/>
    <w:rsid w:val="00397A56"/>
    <w:rsid w:val="00397D42"/>
    <w:rsid w:val="003A004A"/>
    <w:rsid w:val="003A0597"/>
    <w:rsid w:val="003A06CC"/>
    <w:rsid w:val="003A0818"/>
    <w:rsid w:val="003A0902"/>
    <w:rsid w:val="003A0A02"/>
    <w:rsid w:val="003A0B63"/>
    <w:rsid w:val="003A0C9E"/>
    <w:rsid w:val="003A12DF"/>
    <w:rsid w:val="003A19F8"/>
    <w:rsid w:val="003A1A4F"/>
    <w:rsid w:val="003A1FF4"/>
    <w:rsid w:val="003A2154"/>
    <w:rsid w:val="003A2381"/>
    <w:rsid w:val="003A2961"/>
    <w:rsid w:val="003A2CC3"/>
    <w:rsid w:val="003A2DA1"/>
    <w:rsid w:val="003A2FC0"/>
    <w:rsid w:val="003A3044"/>
    <w:rsid w:val="003A308B"/>
    <w:rsid w:val="003A30CA"/>
    <w:rsid w:val="003A3451"/>
    <w:rsid w:val="003A379C"/>
    <w:rsid w:val="003A3877"/>
    <w:rsid w:val="003A3CE3"/>
    <w:rsid w:val="003A409C"/>
    <w:rsid w:val="003A4256"/>
    <w:rsid w:val="003A43D3"/>
    <w:rsid w:val="003A46E5"/>
    <w:rsid w:val="003A4DC6"/>
    <w:rsid w:val="003A4DCF"/>
    <w:rsid w:val="003A53B3"/>
    <w:rsid w:val="003A5D10"/>
    <w:rsid w:val="003A5D5A"/>
    <w:rsid w:val="003A5DB4"/>
    <w:rsid w:val="003A6525"/>
    <w:rsid w:val="003A65E6"/>
    <w:rsid w:val="003A6BC4"/>
    <w:rsid w:val="003A6CC3"/>
    <w:rsid w:val="003A6D3B"/>
    <w:rsid w:val="003A6E8F"/>
    <w:rsid w:val="003A6ED4"/>
    <w:rsid w:val="003A7092"/>
    <w:rsid w:val="003A719F"/>
    <w:rsid w:val="003A7300"/>
    <w:rsid w:val="003A7C17"/>
    <w:rsid w:val="003A7CB3"/>
    <w:rsid w:val="003A7D03"/>
    <w:rsid w:val="003B006E"/>
    <w:rsid w:val="003B0645"/>
    <w:rsid w:val="003B077F"/>
    <w:rsid w:val="003B0993"/>
    <w:rsid w:val="003B0A34"/>
    <w:rsid w:val="003B0C68"/>
    <w:rsid w:val="003B0CE4"/>
    <w:rsid w:val="003B1098"/>
    <w:rsid w:val="003B1443"/>
    <w:rsid w:val="003B1696"/>
    <w:rsid w:val="003B1912"/>
    <w:rsid w:val="003B1984"/>
    <w:rsid w:val="003B19A5"/>
    <w:rsid w:val="003B2410"/>
    <w:rsid w:val="003B267C"/>
    <w:rsid w:val="003B284B"/>
    <w:rsid w:val="003B2977"/>
    <w:rsid w:val="003B2996"/>
    <w:rsid w:val="003B2CE7"/>
    <w:rsid w:val="003B2FB6"/>
    <w:rsid w:val="003B31DF"/>
    <w:rsid w:val="003B3203"/>
    <w:rsid w:val="003B36A5"/>
    <w:rsid w:val="003B3B3F"/>
    <w:rsid w:val="003B3D31"/>
    <w:rsid w:val="003B41F7"/>
    <w:rsid w:val="003B4265"/>
    <w:rsid w:val="003B4416"/>
    <w:rsid w:val="003B4911"/>
    <w:rsid w:val="003B4AAC"/>
    <w:rsid w:val="003B4BBE"/>
    <w:rsid w:val="003B4BC9"/>
    <w:rsid w:val="003B5560"/>
    <w:rsid w:val="003B5845"/>
    <w:rsid w:val="003B5A89"/>
    <w:rsid w:val="003B61EF"/>
    <w:rsid w:val="003B626B"/>
    <w:rsid w:val="003B6272"/>
    <w:rsid w:val="003B6579"/>
    <w:rsid w:val="003B6961"/>
    <w:rsid w:val="003B6A31"/>
    <w:rsid w:val="003B6DB4"/>
    <w:rsid w:val="003B6ECF"/>
    <w:rsid w:val="003B72A9"/>
    <w:rsid w:val="003B740A"/>
    <w:rsid w:val="003B7604"/>
    <w:rsid w:val="003B76AD"/>
    <w:rsid w:val="003B7EB4"/>
    <w:rsid w:val="003C02E9"/>
    <w:rsid w:val="003C0464"/>
    <w:rsid w:val="003C04EE"/>
    <w:rsid w:val="003C05F8"/>
    <w:rsid w:val="003C06DA"/>
    <w:rsid w:val="003C07C5"/>
    <w:rsid w:val="003C0AF1"/>
    <w:rsid w:val="003C0BE2"/>
    <w:rsid w:val="003C0C17"/>
    <w:rsid w:val="003C170B"/>
    <w:rsid w:val="003C1B04"/>
    <w:rsid w:val="003C1CA6"/>
    <w:rsid w:val="003C1EC7"/>
    <w:rsid w:val="003C1FF9"/>
    <w:rsid w:val="003C2228"/>
    <w:rsid w:val="003C244F"/>
    <w:rsid w:val="003C266A"/>
    <w:rsid w:val="003C2AF8"/>
    <w:rsid w:val="003C2B72"/>
    <w:rsid w:val="003C2BBE"/>
    <w:rsid w:val="003C2FC0"/>
    <w:rsid w:val="003C3019"/>
    <w:rsid w:val="003C35BD"/>
    <w:rsid w:val="003C361E"/>
    <w:rsid w:val="003C381A"/>
    <w:rsid w:val="003C3902"/>
    <w:rsid w:val="003C3918"/>
    <w:rsid w:val="003C3A11"/>
    <w:rsid w:val="003C3BCA"/>
    <w:rsid w:val="003C3C73"/>
    <w:rsid w:val="003C3D4C"/>
    <w:rsid w:val="003C3E9A"/>
    <w:rsid w:val="003C4091"/>
    <w:rsid w:val="003C48DB"/>
    <w:rsid w:val="003C4914"/>
    <w:rsid w:val="003C50D8"/>
    <w:rsid w:val="003C51BD"/>
    <w:rsid w:val="003C5350"/>
    <w:rsid w:val="003C573D"/>
    <w:rsid w:val="003C5BFB"/>
    <w:rsid w:val="003C6169"/>
    <w:rsid w:val="003C626C"/>
    <w:rsid w:val="003C6395"/>
    <w:rsid w:val="003C69EC"/>
    <w:rsid w:val="003C6A0C"/>
    <w:rsid w:val="003C6A71"/>
    <w:rsid w:val="003C6B64"/>
    <w:rsid w:val="003C6EB1"/>
    <w:rsid w:val="003C7137"/>
    <w:rsid w:val="003C729D"/>
    <w:rsid w:val="003C73A2"/>
    <w:rsid w:val="003C74D4"/>
    <w:rsid w:val="003C7B04"/>
    <w:rsid w:val="003C7DE4"/>
    <w:rsid w:val="003D00D8"/>
    <w:rsid w:val="003D0319"/>
    <w:rsid w:val="003D0373"/>
    <w:rsid w:val="003D039C"/>
    <w:rsid w:val="003D04EF"/>
    <w:rsid w:val="003D09A3"/>
    <w:rsid w:val="003D0BD3"/>
    <w:rsid w:val="003D14EE"/>
    <w:rsid w:val="003D1810"/>
    <w:rsid w:val="003D1E2E"/>
    <w:rsid w:val="003D2594"/>
    <w:rsid w:val="003D2AA5"/>
    <w:rsid w:val="003D2C6E"/>
    <w:rsid w:val="003D2E0D"/>
    <w:rsid w:val="003D3144"/>
    <w:rsid w:val="003D329F"/>
    <w:rsid w:val="003D352F"/>
    <w:rsid w:val="003D3A20"/>
    <w:rsid w:val="003D3A71"/>
    <w:rsid w:val="003D3B19"/>
    <w:rsid w:val="003D41EB"/>
    <w:rsid w:val="003D43E7"/>
    <w:rsid w:val="003D4463"/>
    <w:rsid w:val="003D48C9"/>
    <w:rsid w:val="003D514A"/>
    <w:rsid w:val="003D53E1"/>
    <w:rsid w:val="003D5438"/>
    <w:rsid w:val="003D54B1"/>
    <w:rsid w:val="003D5B5B"/>
    <w:rsid w:val="003D5B8D"/>
    <w:rsid w:val="003D5BB7"/>
    <w:rsid w:val="003D609C"/>
    <w:rsid w:val="003D64D7"/>
    <w:rsid w:val="003D6C2F"/>
    <w:rsid w:val="003D7A0A"/>
    <w:rsid w:val="003D7B5E"/>
    <w:rsid w:val="003D7D19"/>
    <w:rsid w:val="003D7D1C"/>
    <w:rsid w:val="003D7DB4"/>
    <w:rsid w:val="003E04D6"/>
    <w:rsid w:val="003E0B3F"/>
    <w:rsid w:val="003E0CF3"/>
    <w:rsid w:val="003E0EB9"/>
    <w:rsid w:val="003E0EE0"/>
    <w:rsid w:val="003E1149"/>
    <w:rsid w:val="003E12D1"/>
    <w:rsid w:val="003E1345"/>
    <w:rsid w:val="003E1385"/>
    <w:rsid w:val="003E13D1"/>
    <w:rsid w:val="003E179D"/>
    <w:rsid w:val="003E17B9"/>
    <w:rsid w:val="003E17D5"/>
    <w:rsid w:val="003E194F"/>
    <w:rsid w:val="003E1C41"/>
    <w:rsid w:val="003E1CC5"/>
    <w:rsid w:val="003E2437"/>
    <w:rsid w:val="003E26DF"/>
    <w:rsid w:val="003E2B58"/>
    <w:rsid w:val="003E3090"/>
    <w:rsid w:val="003E4089"/>
    <w:rsid w:val="003E418B"/>
    <w:rsid w:val="003E4204"/>
    <w:rsid w:val="003E443C"/>
    <w:rsid w:val="003E4848"/>
    <w:rsid w:val="003E4879"/>
    <w:rsid w:val="003E48E5"/>
    <w:rsid w:val="003E490C"/>
    <w:rsid w:val="003E49C9"/>
    <w:rsid w:val="003E4A3F"/>
    <w:rsid w:val="003E4ADB"/>
    <w:rsid w:val="003E4B80"/>
    <w:rsid w:val="003E4C28"/>
    <w:rsid w:val="003E54AA"/>
    <w:rsid w:val="003E5631"/>
    <w:rsid w:val="003E57D7"/>
    <w:rsid w:val="003E57F4"/>
    <w:rsid w:val="003E584F"/>
    <w:rsid w:val="003E5AC1"/>
    <w:rsid w:val="003E5CEF"/>
    <w:rsid w:val="003E60D1"/>
    <w:rsid w:val="003E639C"/>
    <w:rsid w:val="003E662D"/>
    <w:rsid w:val="003E6905"/>
    <w:rsid w:val="003E6FAB"/>
    <w:rsid w:val="003E7541"/>
    <w:rsid w:val="003E79D1"/>
    <w:rsid w:val="003E7B2E"/>
    <w:rsid w:val="003E7C25"/>
    <w:rsid w:val="003E7F65"/>
    <w:rsid w:val="003E7F69"/>
    <w:rsid w:val="003E7F8A"/>
    <w:rsid w:val="003E7F8E"/>
    <w:rsid w:val="003F01AB"/>
    <w:rsid w:val="003F01D8"/>
    <w:rsid w:val="003F0328"/>
    <w:rsid w:val="003F036F"/>
    <w:rsid w:val="003F0566"/>
    <w:rsid w:val="003F0A32"/>
    <w:rsid w:val="003F0A44"/>
    <w:rsid w:val="003F0D34"/>
    <w:rsid w:val="003F0D5C"/>
    <w:rsid w:val="003F1856"/>
    <w:rsid w:val="003F1B42"/>
    <w:rsid w:val="003F1BC1"/>
    <w:rsid w:val="003F1D97"/>
    <w:rsid w:val="003F2449"/>
    <w:rsid w:val="003F2524"/>
    <w:rsid w:val="003F258C"/>
    <w:rsid w:val="003F261E"/>
    <w:rsid w:val="003F26AC"/>
    <w:rsid w:val="003F27D1"/>
    <w:rsid w:val="003F293C"/>
    <w:rsid w:val="003F2951"/>
    <w:rsid w:val="003F2AC5"/>
    <w:rsid w:val="003F2C03"/>
    <w:rsid w:val="003F2C4F"/>
    <w:rsid w:val="003F2D22"/>
    <w:rsid w:val="003F2DA6"/>
    <w:rsid w:val="003F33A3"/>
    <w:rsid w:val="003F366E"/>
    <w:rsid w:val="003F39FD"/>
    <w:rsid w:val="003F3C42"/>
    <w:rsid w:val="003F3EBD"/>
    <w:rsid w:val="003F4188"/>
    <w:rsid w:val="003F41A3"/>
    <w:rsid w:val="003F427A"/>
    <w:rsid w:val="003F46E4"/>
    <w:rsid w:val="003F4A13"/>
    <w:rsid w:val="003F538E"/>
    <w:rsid w:val="003F53DF"/>
    <w:rsid w:val="003F5468"/>
    <w:rsid w:val="003F5847"/>
    <w:rsid w:val="003F59C1"/>
    <w:rsid w:val="003F5C8D"/>
    <w:rsid w:val="003F5F24"/>
    <w:rsid w:val="003F5FBC"/>
    <w:rsid w:val="003F63D5"/>
    <w:rsid w:val="003F6515"/>
    <w:rsid w:val="003F6678"/>
    <w:rsid w:val="003F6B85"/>
    <w:rsid w:val="003F78D5"/>
    <w:rsid w:val="003F7C9F"/>
    <w:rsid w:val="0040031D"/>
    <w:rsid w:val="004004F4"/>
    <w:rsid w:val="00400530"/>
    <w:rsid w:val="00400661"/>
    <w:rsid w:val="004006F8"/>
    <w:rsid w:val="00400767"/>
    <w:rsid w:val="00400B56"/>
    <w:rsid w:val="00400D13"/>
    <w:rsid w:val="00400D8E"/>
    <w:rsid w:val="0040109F"/>
    <w:rsid w:val="00401125"/>
    <w:rsid w:val="00401200"/>
    <w:rsid w:val="0040128D"/>
    <w:rsid w:val="00401770"/>
    <w:rsid w:val="00401BD3"/>
    <w:rsid w:val="00401BF1"/>
    <w:rsid w:val="00401D09"/>
    <w:rsid w:val="00401E14"/>
    <w:rsid w:val="0040235E"/>
    <w:rsid w:val="00402370"/>
    <w:rsid w:val="004023F1"/>
    <w:rsid w:val="00402449"/>
    <w:rsid w:val="00402475"/>
    <w:rsid w:val="00402493"/>
    <w:rsid w:val="0040251C"/>
    <w:rsid w:val="00402EA8"/>
    <w:rsid w:val="00403104"/>
    <w:rsid w:val="00403186"/>
    <w:rsid w:val="0040335E"/>
    <w:rsid w:val="00403530"/>
    <w:rsid w:val="00403901"/>
    <w:rsid w:val="00403F51"/>
    <w:rsid w:val="00404505"/>
    <w:rsid w:val="00404792"/>
    <w:rsid w:val="00404825"/>
    <w:rsid w:val="00404B97"/>
    <w:rsid w:val="00404CCC"/>
    <w:rsid w:val="00404CE7"/>
    <w:rsid w:val="00404E68"/>
    <w:rsid w:val="00404ED9"/>
    <w:rsid w:val="00404F7D"/>
    <w:rsid w:val="00404FE4"/>
    <w:rsid w:val="004051EB"/>
    <w:rsid w:val="00405339"/>
    <w:rsid w:val="0040554B"/>
    <w:rsid w:val="004058D8"/>
    <w:rsid w:val="0040596C"/>
    <w:rsid w:val="004066CC"/>
    <w:rsid w:val="0040673E"/>
    <w:rsid w:val="0040699F"/>
    <w:rsid w:val="00406A1B"/>
    <w:rsid w:val="00406DE5"/>
    <w:rsid w:val="004070ED"/>
    <w:rsid w:val="004074DB"/>
    <w:rsid w:val="00407682"/>
    <w:rsid w:val="00407923"/>
    <w:rsid w:val="00407CE8"/>
    <w:rsid w:val="00407E0D"/>
    <w:rsid w:val="00410192"/>
    <w:rsid w:val="00410249"/>
    <w:rsid w:val="00410254"/>
    <w:rsid w:val="004105B6"/>
    <w:rsid w:val="00411744"/>
    <w:rsid w:val="004118B1"/>
    <w:rsid w:val="00411A56"/>
    <w:rsid w:val="00411A8F"/>
    <w:rsid w:val="00411B6C"/>
    <w:rsid w:val="00411E53"/>
    <w:rsid w:val="00411EA8"/>
    <w:rsid w:val="0041206C"/>
    <w:rsid w:val="004124CF"/>
    <w:rsid w:val="004135CB"/>
    <w:rsid w:val="00413677"/>
    <w:rsid w:val="00413791"/>
    <w:rsid w:val="00414084"/>
    <w:rsid w:val="004148FF"/>
    <w:rsid w:val="0041531E"/>
    <w:rsid w:val="004155BC"/>
    <w:rsid w:val="004156EC"/>
    <w:rsid w:val="004157DC"/>
    <w:rsid w:val="0041589C"/>
    <w:rsid w:val="004158E5"/>
    <w:rsid w:val="0041590D"/>
    <w:rsid w:val="00415A5E"/>
    <w:rsid w:val="00415AEB"/>
    <w:rsid w:val="00415B5D"/>
    <w:rsid w:val="00415E3B"/>
    <w:rsid w:val="00416393"/>
    <w:rsid w:val="004168E0"/>
    <w:rsid w:val="00416BD3"/>
    <w:rsid w:val="00416D15"/>
    <w:rsid w:val="00416EE0"/>
    <w:rsid w:val="00416EF4"/>
    <w:rsid w:val="0041770F"/>
    <w:rsid w:val="00417758"/>
    <w:rsid w:val="00417A48"/>
    <w:rsid w:val="00417A7D"/>
    <w:rsid w:val="00417B8D"/>
    <w:rsid w:val="00417D6E"/>
    <w:rsid w:val="0042012A"/>
    <w:rsid w:val="00420AFE"/>
    <w:rsid w:val="00420D2D"/>
    <w:rsid w:val="004211A5"/>
    <w:rsid w:val="004214A9"/>
    <w:rsid w:val="00421676"/>
    <w:rsid w:val="0042172F"/>
    <w:rsid w:val="00421A81"/>
    <w:rsid w:val="00421B03"/>
    <w:rsid w:val="00421C98"/>
    <w:rsid w:val="00421ECD"/>
    <w:rsid w:val="00422181"/>
    <w:rsid w:val="004221AE"/>
    <w:rsid w:val="004221BD"/>
    <w:rsid w:val="00422275"/>
    <w:rsid w:val="004224EF"/>
    <w:rsid w:val="00422667"/>
    <w:rsid w:val="0042269B"/>
    <w:rsid w:val="00422843"/>
    <w:rsid w:val="00422D6E"/>
    <w:rsid w:val="00423214"/>
    <w:rsid w:val="0042335F"/>
    <w:rsid w:val="004236D9"/>
    <w:rsid w:val="00423730"/>
    <w:rsid w:val="004237D0"/>
    <w:rsid w:val="00423B25"/>
    <w:rsid w:val="00423B8A"/>
    <w:rsid w:val="00423DEE"/>
    <w:rsid w:val="00423F6A"/>
    <w:rsid w:val="004241E4"/>
    <w:rsid w:val="00424441"/>
    <w:rsid w:val="00424578"/>
    <w:rsid w:val="004245A8"/>
    <w:rsid w:val="00424869"/>
    <w:rsid w:val="004249A3"/>
    <w:rsid w:val="00424AA5"/>
    <w:rsid w:val="00424AB5"/>
    <w:rsid w:val="00424CAA"/>
    <w:rsid w:val="00424EAE"/>
    <w:rsid w:val="0042515B"/>
    <w:rsid w:val="00425236"/>
    <w:rsid w:val="004252C9"/>
    <w:rsid w:val="00425552"/>
    <w:rsid w:val="0042575F"/>
    <w:rsid w:val="0042579F"/>
    <w:rsid w:val="00425898"/>
    <w:rsid w:val="00425A4A"/>
    <w:rsid w:val="00425E18"/>
    <w:rsid w:val="00425FB3"/>
    <w:rsid w:val="00425FEC"/>
    <w:rsid w:val="0042620F"/>
    <w:rsid w:val="004262BD"/>
    <w:rsid w:val="004264AE"/>
    <w:rsid w:val="00426521"/>
    <w:rsid w:val="0042655B"/>
    <w:rsid w:val="00426693"/>
    <w:rsid w:val="004266B5"/>
    <w:rsid w:val="00426C44"/>
    <w:rsid w:val="00426D11"/>
    <w:rsid w:val="00426E04"/>
    <w:rsid w:val="00426F8B"/>
    <w:rsid w:val="0042700D"/>
    <w:rsid w:val="0042702C"/>
    <w:rsid w:val="00427146"/>
    <w:rsid w:val="00427332"/>
    <w:rsid w:val="004273DC"/>
    <w:rsid w:val="004277DA"/>
    <w:rsid w:val="00427861"/>
    <w:rsid w:val="00427944"/>
    <w:rsid w:val="00427A0B"/>
    <w:rsid w:val="00427C84"/>
    <w:rsid w:val="00427FB3"/>
    <w:rsid w:val="00430230"/>
    <w:rsid w:val="004302F1"/>
    <w:rsid w:val="00430314"/>
    <w:rsid w:val="0043062E"/>
    <w:rsid w:val="004306C6"/>
    <w:rsid w:val="004307B8"/>
    <w:rsid w:val="00430894"/>
    <w:rsid w:val="00430A16"/>
    <w:rsid w:val="00430A6D"/>
    <w:rsid w:val="00430B2C"/>
    <w:rsid w:val="00430B6C"/>
    <w:rsid w:val="00430CDD"/>
    <w:rsid w:val="004310F9"/>
    <w:rsid w:val="00431718"/>
    <w:rsid w:val="00431A1D"/>
    <w:rsid w:val="00431A6F"/>
    <w:rsid w:val="00431CD3"/>
    <w:rsid w:val="00432137"/>
    <w:rsid w:val="00432515"/>
    <w:rsid w:val="0043305A"/>
    <w:rsid w:val="00433231"/>
    <w:rsid w:val="004337F5"/>
    <w:rsid w:val="00433A18"/>
    <w:rsid w:val="00433A3E"/>
    <w:rsid w:val="00433E05"/>
    <w:rsid w:val="00433F2F"/>
    <w:rsid w:val="00434335"/>
    <w:rsid w:val="0043443A"/>
    <w:rsid w:val="0043466D"/>
    <w:rsid w:val="004348C1"/>
    <w:rsid w:val="004349B9"/>
    <w:rsid w:val="00434E49"/>
    <w:rsid w:val="00435006"/>
    <w:rsid w:val="00435123"/>
    <w:rsid w:val="00435711"/>
    <w:rsid w:val="004361EC"/>
    <w:rsid w:val="00436405"/>
    <w:rsid w:val="004364D5"/>
    <w:rsid w:val="004368D2"/>
    <w:rsid w:val="00436B24"/>
    <w:rsid w:val="00437120"/>
    <w:rsid w:val="004372D4"/>
    <w:rsid w:val="0043767D"/>
    <w:rsid w:val="004376D6"/>
    <w:rsid w:val="004377FA"/>
    <w:rsid w:val="00437D7C"/>
    <w:rsid w:val="004401EB"/>
    <w:rsid w:val="00440389"/>
    <w:rsid w:val="00440577"/>
    <w:rsid w:val="00440630"/>
    <w:rsid w:val="00440ADE"/>
    <w:rsid w:val="00440B2B"/>
    <w:rsid w:val="00440B85"/>
    <w:rsid w:val="00440D43"/>
    <w:rsid w:val="00441BDE"/>
    <w:rsid w:val="00441F3B"/>
    <w:rsid w:val="00442133"/>
    <w:rsid w:val="004425D8"/>
    <w:rsid w:val="004427DE"/>
    <w:rsid w:val="0044284A"/>
    <w:rsid w:val="00442B66"/>
    <w:rsid w:val="00442F0B"/>
    <w:rsid w:val="004430E1"/>
    <w:rsid w:val="00443664"/>
    <w:rsid w:val="00443693"/>
    <w:rsid w:val="004436DE"/>
    <w:rsid w:val="0044372A"/>
    <w:rsid w:val="004438E1"/>
    <w:rsid w:val="004439C1"/>
    <w:rsid w:val="00443A1C"/>
    <w:rsid w:val="00443E26"/>
    <w:rsid w:val="00443E8E"/>
    <w:rsid w:val="00444064"/>
    <w:rsid w:val="00444104"/>
    <w:rsid w:val="0044449A"/>
    <w:rsid w:val="004444A1"/>
    <w:rsid w:val="00444554"/>
    <w:rsid w:val="004447FE"/>
    <w:rsid w:val="00444F03"/>
    <w:rsid w:val="00445494"/>
    <w:rsid w:val="0044555A"/>
    <w:rsid w:val="00445682"/>
    <w:rsid w:val="00445818"/>
    <w:rsid w:val="00445AB5"/>
    <w:rsid w:val="00445C13"/>
    <w:rsid w:val="00445DA8"/>
    <w:rsid w:val="00445FE1"/>
    <w:rsid w:val="0044631E"/>
    <w:rsid w:val="00446664"/>
    <w:rsid w:val="00446725"/>
    <w:rsid w:val="004468CC"/>
    <w:rsid w:val="0044692C"/>
    <w:rsid w:val="00446961"/>
    <w:rsid w:val="00446CB3"/>
    <w:rsid w:val="00446EFB"/>
    <w:rsid w:val="00446F80"/>
    <w:rsid w:val="0044709B"/>
    <w:rsid w:val="00447361"/>
    <w:rsid w:val="004473BC"/>
    <w:rsid w:val="00447511"/>
    <w:rsid w:val="0044768D"/>
    <w:rsid w:val="00447CAE"/>
    <w:rsid w:val="00447CDB"/>
    <w:rsid w:val="00447D07"/>
    <w:rsid w:val="00447DCE"/>
    <w:rsid w:val="0045029A"/>
    <w:rsid w:val="00450AE0"/>
    <w:rsid w:val="00450F59"/>
    <w:rsid w:val="004511D1"/>
    <w:rsid w:val="004514F0"/>
    <w:rsid w:val="0045174B"/>
    <w:rsid w:val="004517D9"/>
    <w:rsid w:val="0045192F"/>
    <w:rsid w:val="00451B37"/>
    <w:rsid w:val="00451C64"/>
    <w:rsid w:val="00451F4E"/>
    <w:rsid w:val="0045210F"/>
    <w:rsid w:val="004521FD"/>
    <w:rsid w:val="004528CB"/>
    <w:rsid w:val="00452B0F"/>
    <w:rsid w:val="00452EE8"/>
    <w:rsid w:val="004530D2"/>
    <w:rsid w:val="0045336F"/>
    <w:rsid w:val="004533D1"/>
    <w:rsid w:val="0045343C"/>
    <w:rsid w:val="004538D7"/>
    <w:rsid w:val="00453CB1"/>
    <w:rsid w:val="00453F09"/>
    <w:rsid w:val="00454074"/>
    <w:rsid w:val="0045449C"/>
    <w:rsid w:val="00454734"/>
    <w:rsid w:val="0045475A"/>
    <w:rsid w:val="00454954"/>
    <w:rsid w:val="00454A67"/>
    <w:rsid w:val="00454BBB"/>
    <w:rsid w:val="00454EF2"/>
    <w:rsid w:val="00454F72"/>
    <w:rsid w:val="004550BB"/>
    <w:rsid w:val="0045568E"/>
    <w:rsid w:val="00455B87"/>
    <w:rsid w:val="00455E69"/>
    <w:rsid w:val="00455EF7"/>
    <w:rsid w:val="00455F13"/>
    <w:rsid w:val="00455F19"/>
    <w:rsid w:val="004564DE"/>
    <w:rsid w:val="004564F1"/>
    <w:rsid w:val="0045675F"/>
    <w:rsid w:val="004571B6"/>
    <w:rsid w:val="00457321"/>
    <w:rsid w:val="004578F5"/>
    <w:rsid w:val="00460117"/>
    <w:rsid w:val="00460358"/>
    <w:rsid w:val="00460775"/>
    <w:rsid w:val="0046087C"/>
    <w:rsid w:val="00460971"/>
    <w:rsid w:val="00460C1B"/>
    <w:rsid w:val="00460E68"/>
    <w:rsid w:val="00460F19"/>
    <w:rsid w:val="00460F78"/>
    <w:rsid w:val="00461336"/>
    <w:rsid w:val="0046135F"/>
    <w:rsid w:val="004617A3"/>
    <w:rsid w:val="004617C6"/>
    <w:rsid w:val="0046180C"/>
    <w:rsid w:val="004618C1"/>
    <w:rsid w:val="0046192A"/>
    <w:rsid w:val="004619A1"/>
    <w:rsid w:val="004619C4"/>
    <w:rsid w:val="00461A20"/>
    <w:rsid w:val="00461F1A"/>
    <w:rsid w:val="00461F33"/>
    <w:rsid w:val="0046207E"/>
    <w:rsid w:val="0046240D"/>
    <w:rsid w:val="00462579"/>
    <w:rsid w:val="00462700"/>
    <w:rsid w:val="00462DE7"/>
    <w:rsid w:val="0046302B"/>
    <w:rsid w:val="00463103"/>
    <w:rsid w:val="0046329E"/>
    <w:rsid w:val="004633D2"/>
    <w:rsid w:val="00463A09"/>
    <w:rsid w:val="00463C25"/>
    <w:rsid w:val="00463C43"/>
    <w:rsid w:val="0046412A"/>
    <w:rsid w:val="00464A16"/>
    <w:rsid w:val="00464A4F"/>
    <w:rsid w:val="00464DC4"/>
    <w:rsid w:val="004650BE"/>
    <w:rsid w:val="00465258"/>
    <w:rsid w:val="004654D9"/>
    <w:rsid w:val="00465CA2"/>
    <w:rsid w:val="004662E7"/>
    <w:rsid w:val="0046639C"/>
    <w:rsid w:val="004665CC"/>
    <w:rsid w:val="00466779"/>
    <w:rsid w:val="00466BDD"/>
    <w:rsid w:val="004676C4"/>
    <w:rsid w:val="00467B38"/>
    <w:rsid w:val="00467BA3"/>
    <w:rsid w:val="00467BEF"/>
    <w:rsid w:val="00467D05"/>
    <w:rsid w:val="004702E9"/>
    <w:rsid w:val="004703D9"/>
    <w:rsid w:val="0047072C"/>
    <w:rsid w:val="0047084D"/>
    <w:rsid w:val="00470DB4"/>
    <w:rsid w:val="004710A7"/>
    <w:rsid w:val="00472884"/>
    <w:rsid w:val="004729BE"/>
    <w:rsid w:val="00472B07"/>
    <w:rsid w:val="00472E18"/>
    <w:rsid w:val="00472E6E"/>
    <w:rsid w:val="00473069"/>
    <w:rsid w:val="00473161"/>
    <w:rsid w:val="00473281"/>
    <w:rsid w:val="00473425"/>
    <w:rsid w:val="0047348C"/>
    <w:rsid w:val="004734A9"/>
    <w:rsid w:val="004734DC"/>
    <w:rsid w:val="004735FF"/>
    <w:rsid w:val="004738F4"/>
    <w:rsid w:val="00473D3D"/>
    <w:rsid w:val="00473F9C"/>
    <w:rsid w:val="00474006"/>
    <w:rsid w:val="004740BC"/>
    <w:rsid w:val="00474251"/>
    <w:rsid w:val="004744EE"/>
    <w:rsid w:val="004745C1"/>
    <w:rsid w:val="004750C7"/>
    <w:rsid w:val="004751B9"/>
    <w:rsid w:val="0047541F"/>
    <w:rsid w:val="004759D4"/>
    <w:rsid w:val="00475B06"/>
    <w:rsid w:val="00475E60"/>
    <w:rsid w:val="004762CA"/>
    <w:rsid w:val="00476371"/>
    <w:rsid w:val="0047661C"/>
    <w:rsid w:val="0047663F"/>
    <w:rsid w:val="004767E2"/>
    <w:rsid w:val="00476C04"/>
    <w:rsid w:val="00476C3B"/>
    <w:rsid w:val="00476CC6"/>
    <w:rsid w:val="0047701F"/>
    <w:rsid w:val="00477141"/>
    <w:rsid w:val="00477158"/>
    <w:rsid w:val="00477206"/>
    <w:rsid w:val="004775CE"/>
    <w:rsid w:val="004779BC"/>
    <w:rsid w:val="00477A0C"/>
    <w:rsid w:val="00477C22"/>
    <w:rsid w:val="00477D61"/>
    <w:rsid w:val="00477E3A"/>
    <w:rsid w:val="00480080"/>
    <w:rsid w:val="00480453"/>
    <w:rsid w:val="00480738"/>
    <w:rsid w:val="00480FB4"/>
    <w:rsid w:val="00481DF9"/>
    <w:rsid w:val="0048213D"/>
    <w:rsid w:val="004823AE"/>
    <w:rsid w:val="0048249E"/>
    <w:rsid w:val="0048288D"/>
    <w:rsid w:val="00482972"/>
    <w:rsid w:val="00482991"/>
    <w:rsid w:val="00482D17"/>
    <w:rsid w:val="00482F28"/>
    <w:rsid w:val="00482F36"/>
    <w:rsid w:val="00483276"/>
    <w:rsid w:val="004835BA"/>
    <w:rsid w:val="004836E1"/>
    <w:rsid w:val="004838E9"/>
    <w:rsid w:val="00483ABF"/>
    <w:rsid w:val="00483C40"/>
    <w:rsid w:val="00483D38"/>
    <w:rsid w:val="00483F05"/>
    <w:rsid w:val="0048426D"/>
    <w:rsid w:val="00484825"/>
    <w:rsid w:val="00484892"/>
    <w:rsid w:val="00484B14"/>
    <w:rsid w:val="00484C92"/>
    <w:rsid w:val="004850D6"/>
    <w:rsid w:val="004853D0"/>
    <w:rsid w:val="004854FA"/>
    <w:rsid w:val="00485942"/>
    <w:rsid w:val="00485997"/>
    <w:rsid w:val="00485B00"/>
    <w:rsid w:val="00485B71"/>
    <w:rsid w:val="00485ECD"/>
    <w:rsid w:val="00485F66"/>
    <w:rsid w:val="00485FA0"/>
    <w:rsid w:val="00485FBF"/>
    <w:rsid w:val="00486246"/>
    <w:rsid w:val="00486B07"/>
    <w:rsid w:val="00486D4B"/>
    <w:rsid w:val="0048710A"/>
    <w:rsid w:val="00487637"/>
    <w:rsid w:val="00487DB0"/>
    <w:rsid w:val="004906A0"/>
    <w:rsid w:val="004908FA"/>
    <w:rsid w:val="00490988"/>
    <w:rsid w:val="00490EE2"/>
    <w:rsid w:val="00491143"/>
    <w:rsid w:val="0049120D"/>
    <w:rsid w:val="0049187F"/>
    <w:rsid w:val="00491B33"/>
    <w:rsid w:val="00491BD6"/>
    <w:rsid w:val="00491E10"/>
    <w:rsid w:val="00491E89"/>
    <w:rsid w:val="00491F39"/>
    <w:rsid w:val="00491FC8"/>
    <w:rsid w:val="00492278"/>
    <w:rsid w:val="0049228C"/>
    <w:rsid w:val="004925B2"/>
    <w:rsid w:val="004925D9"/>
    <w:rsid w:val="0049275A"/>
    <w:rsid w:val="0049343E"/>
    <w:rsid w:val="004934BA"/>
    <w:rsid w:val="00493633"/>
    <w:rsid w:val="0049399B"/>
    <w:rsid w:val="00493F07"/>
    <w:rsid w:val="004940E8"/>
    <w:rsid w:val="004943D2"/>
    <w:rsid w:val="004945F6"/>
    <w:rsid w:val="00494891"/>
    <w:rsid w:val="00494A74"/>
    <w:rsid w:val="00494CA2"/>
    <w:rsid w:val="00494E0D"/>
    <w:rsid w:val="00495122"/>
    <w:rsid w:val="00495159"/>
    <w:rsid w:val="00495594"/>
    <w:rsid w:val="00495725"/>
    <w:rsid w:val="00495928"/>
    <w:rsid w:val="00495AE4"/>
    <w:rsid w:val="00495FDD"/>
    <w:rsid w:val="004962C6"/>
    <w:rsid w:val="004962F8"/>
    <w:rsid w:val="00496474"/>
    <w:rsid w:val="00496A28"/>
    <w:rsid w:val="00496A70"/>
    <w:rsid w:val="00496B21"/>
    <w:rsid w:val="00496EFA"/>
    <w:rsid w:val="004971D8"/>
    <w:rsid w:val="0049764F"/>
    <w:rsid w:val="004976A3"/>
    <w:rsid w:val="004977E1"/>
    <w:rsid w:val="00497E4F"/>
    <w:rsid w:val="004A0038"/>
    <w:rsid w:val="004A0332"/>
    <w:rsid w:val="004A040D"/>
    <w:rsid w:val="004A1156"/>
    <w:rsid w:val="004A1606"/>
    <w:rsid w:val="004A1EDA"/>
    <w:rsid w:val="004A1F29"/>
    <w:rsid w:val="004A215F"/>
    <w:rsid w:val="004A223F"/>
    <w:rsid w:val="004A2530"/>
    <w:rsid w:val="004A2567"/>
    <w:rsid w:val="004A25B5"/>
    <w:rsid w:val="004A25ED"/>
    <w:rsid w:val="004A28D5"/>
    <w:rsid w:val="004A2F1A"/>
    <w:rsid w:val="004A3033"/>
    <w:rsid w:val="004A338E"/>
    <w:rsid w:val="004A34C2"/>
    <w:rsid w:val="004A393F"/>
    <w:rsid w:val="004A397F"/>
    <w:rsid w:val="004A3B85"/>
    <w:rsid w:val="004A3CA6"/>
    <w:rsid w:val="004A3EA0"/>
    <w:rsid w:val="004A3F3E"/>
    <w:rsid w:val="004A3FAE"/>
    <w:rsid w:val="004A404C"/>
    <w:rsid w:val="004A411D"/>
    <w:rsid w:val="004A44C3"/>
    <w:rsid w:val="004A450D"/>
    <w:rsid w:val="004A4A86"/>
    <w:rsid w:val="004A4D40"/>
    <w:rsid w:val="004A4F0C"/>
    <w:rsid w:val="004A52F2"/>
    <w:rsid w:val="004A5C9E"/>
    <w:rsid w:val="004A5CAC"/>
    <w:rsid w:val="004A5D97"/>
    <w:rsid w:val="004A5FDC"/>
    <w:rsid w:val="004A5FF0"/>
    <w:rsid w:val="004A604E"/>
    <w:rsid w:val="004A621A"/>
    <w:rsid w:val="004A6362"/>
    <w:rsid w:val="004A64AA"/>
    <w:rsid w:val="004A68B0"/>
    <w:rsid w:val="004A6B3F"/>
    <w:rsid w:val="004A6E2D"/>
    <w:rsid w:val="004A7097"/>
    <w:rsid w:val="004A77EE"/>
    <w:rsid w:val="004A781E"/>
    <w:rsid w:val="004A7CC1"/>
    <w:rsid w:val="004A7D39"/>
    <w:rsid w:val="004A7F3C"/>
    <w:rsid w:val="004A7FF0"/>
    <w:rsid w:val="004B00D2"/>
    <w:rsid w:val="004B0461"/>
    <w:rsid w:val="004B07E3"/>
    <w:rsid w:val="004B07FA"/>
    <w:rsid w:val="004B08A9"/>
    <w:rsid w:val="004B0C56"/>
    <w:rsid w:val="004B0D69"/>
    <w:rsid w:val="004B0DB7"/>
    <w:rsid w:val="004B0FEB"/>
    <w:rsid w:val="004B107F"/>
    <w:rsid w:val="004B12F7"/>
    <w:rsid w:val="004B14E0"/>
    <w:rsid w:val="004B164C"/>
    <w:rsid w:val="004B18F8"/>
    <w:rsid w:val="004B1AE4"/>
    <w:rsid w:val="004B1DBC"/>
    <w:rsid w:val="004B2265"/>
    <w:rsid w:val="004B22AB"/>
    <w:rsid w:val="004B2468"/>
    <w:rsid w:val="004B26A4"/>
    <w:rsid w:val="004B285C"/>
    <w:rsid w:val="004B2E97"/>
    <w:rsid w:val="004B315F"/>
    <w:rsid w:val="004B36BB"/>
    <w:rsid w:val="004B3963"/>
    <w:rsid w:val="004B3B29"/>
    <w:rsid w:val="004B4443"/>
    <w:rsid w:val="004B45A9"/>
    <w:rsid w:val="004B475B"/>
    <w:rsid w:val="004B4917"/>
    <w:rsid w:val="004B49CF"/>
    <w:rsid w:val="004B4ADE"/>
    <w:rsid w:val="004B4B09"/>
    <w:rsid w:val="004B4B28"/>
    <w:rsid w:val="004B4B4F"/>
    <w:rsid w:val="004B4DB6"/>
    <w:rsid w:val="004B4E71"/>
    <w:rsid w:val="004B50F4"/>
    <w:rsid w:val="004B51B3"/>
    <w:rsid w:val="004B5307"/>
    <w:rsid w:val="004B5422"/>
    <w:rsid w:val="004B576C"/>
    <w:rsid w:val="004B594F"/>
    <w:rsid w:val="004B5BB2"/>
    <w:rsid w:val="004B5FE6"/>
    <w:rsid w:val="004B6102"/>
    <w:rsid w:val="004B688E"/>
    <w:rsid w:val="004B6AD4"/>
    <w:rsid w:val="004B6BCF"/>
    <w:rsid w:val="004B6D60"/>
    <w:rsid w:val="004B6E31"/>
    <w:rsid w:val="004B6EEF"/>
    <w:rsid w:val="004B70C6"/>
    <w:rsid w:val="004B7506"/>
    <w:rsid w:val="004B756E"/>
    <w:rsid w:val="004B77C7"/>
    <w:rsid w:val="004B77ED"/>
    <w:rsid w:val="004B7931"/>
    <w:rsid w:val="004B7A00"/>
    <w:rsid w:val="004B7DD1"/>
    <w:rsid w:val="004B7F9B"/>
    <w:rsid w:val="004C02EA"/>
    <w:rsid w:val="004C0312"/>
    <w:rsid w:val="004C03FF"/>
    <w:rsid w:val="004C0478"/>
    <w:rsid w:val="004C08B2"/>
    <w:rsid w:val="004C0AE3"/>
    <w:rsid w:val="004C0E39"/>
    <w:rsid w:val="004C10DA"/>
    <w:rsid w:val="004C1166"/>
    <w:rsid w:val="004C13EB"/>
    <w:rsid w:val="004C1714"/>
    <w:rsid w:val="004C184C"/>
    <w:rsid w:val="004C1CFC"/>
    <w:rsid w:val="004C203A"/>
    <w:rsid w:val="004C21A6"/>
    <w:rsid w:val="004C2A3E"/>
    <w:rsid w:val="004C2CA9"/>
    <w:rsid w:val="004C3427"/>
    <w:rsid w:val="004C3495"/>
    <w:rsid w:val="004C34BF"/>
    <w:rsid w:val="004C3A43"/>
    <w:rsid w:val="004C3AFB"/>
    <w:rsid w:val="004C3C0C"/>
    <w:rsid w:val="004C3D7D"/>
    <w:rsid w:val="004C4095"/>
    <w:rsid w:val="004C4240"/>
    <w:rsid w:val="004C442E"/>
    <w:rsid w:val="004C466F"/>
    <w:rsid w:val="004C490E"/>
    <w:rsid w:val="004C494D"/>
    <w:rsid w:val="004C4C55"/>
    <w:rsid w:val="004C4CE2"/>
    <w:rsid w:val="004C4D86"/>
    <w:rsid w:val="004C4E12"/>
    <w:rsid w:val="004C5065"/>
    <w:rsid w:val="004C52B8"/>
    <w:rsid w:val="004C54D0"/>
    <w:rsid w:val="004C557D"/>
    <w:rsid w:val="004C563F"/>
    <w:rsid w:val="004C5816"/>
    <w:rsid w:val="004C5936"/>
    <w:rsid w:val="004C5A6B"/>
    <w:rsid w:val="004C5C61"/>
    <w:rsid w:val="004C61C5"/>
    <w:rsid w:val="004C61E9"/>
    <w:rsid w:val="004C670B"/>
    <w:rsid w:val="004C672D"/>
    <w:rsid w:val="004C67CB"/>
    <w:rsid w:val="004C693D"/>
    <w:rsid w:val="004C6B5E"/>
    <w:rsid w:val="004C6D73"/>
    <w:rsid w:val="004C6DB2"/>
    <w:rsid w:val="004C70FA"/>
    <w:rsid w:val="004C770B"/>
    <w:rsid w:val="004C7E56"/>
    <w:rsid w:val="004C7EF3"/>
    <w:rsid w:val="004D0006"/>
    <w:rsid w:val="004D0520"/>
    <w:rsid w:val="004D0A14"/>
    <w:rsid w:val="004D0EC1"/>
    <w:rsid w:val="004D1DB3"/>
    <w:rsid w:val="004D2738"/>
    <w:rsid w:val="004D28B6"/>
    <w:rsid w:val="004D2A1E"/>
    <w:rsid w:val="004D2CC9"/>
    <w:rsid w:val="004D2E96"/>
    <w:rsid w:val="004D3064"/>
    <w:rsid w:val="004D32F5"/>
    <w:rsid w:val="004D3743"/>
    <w:rsid w:val="004D379E"/>
    <w:rsid w:val="004D390C"/>
    <w:rsid w:val="004D3F34"/>
    <w:rsid w:val="004D3F6C"/>
    <w:rsid w:val="004D3FC7"/>
    <w:rsid w:val="004D4323"/>
    <w:rsid w:val="004D43D7"/>
    <w:rsid w:val="004D4495"/>
    <w:rsid w:val="004D4A1A"/>
    <w:rsid w:val="004D4C35"/>
    <w:rsid w:val="004D4D8F"/>
    <w:rsid w:val="004D507D"/>
    <w:rsid w:val="004D50D8"/>
    <w:rsid w:val="004D5182"/>
    <w:rsid w:val="004D5262"/>
    <w:rsid w:val="004D5521"/>
    <w:rsid w:val="004D567E"/>
    <w:rsid w:val="004D568C"/>
    <w:rsid w:val="004D5728"/>
    <w:rsid w:val="004D584F"/>
    <w:rsid w:val="004D586B"/>
    <w:rsid w:val="004D59BF"/>
    <w:rsid w:val="004D5B45"/>
    <w:rsid w:val="004D5B4F"/>
    <w:rsid w:val="004D5DDB"/>
    <w:rsid w:val="004D60A1"/>
    <w:rsid w:val="004D62F4"/>
    <w:rsid w:val="004D6740"/>
    <w:rsid w:val="004D67B8"/>
    <w:rsid w:val="004D6CB2"/>
    <w:rsid w:val="004D6F5C"/>
    <w:rsid w:val="004D71DD"/>
    <w:rsid w:val="004D7228"/>
    <w:rsid w:val="004D76BC"/>
    <w:rsid w:val="004D77E1"/>
    <w:rsid w:val="004D79A3"/>
    <w:rsid w:val="004D79FF"/>
    <w:rsid w:val="004D7D5C"/>
    <w:rsid w:val="004E0154"/>
    <w:rsid w:val="004E0318"/>
    <w:rsid w:val="004E06D7"/>
    <w:rsid w:val="004E085A"/>
    <w:rsid w:val="004E0867"/>
    <w:rsid w:val="004E0BD8"/>
    <w:rsid w:val="004E0CDA"/>
    <w:rsid w:val="004E0E3B"/>
    <w:rsid w:val="004E0E9D"/>
    <w:rsid w:val="004E107C"/>
    <w:rsid w:val="004E136D"/>
    <w:rsid w:val="004E14B0"/>
    <w:rsid w:val="004E1501"/>
    <w:rsid w:val="004E168E"/>
    <w:rsid w:val="004E1707"/>
    <w:rsid w:val="004E1916"/>
    <w:rsid w:val="004E1942"/>
    <w:rsid w:val="004E20CB"/>
    <w:rsid w:val="004E21CE"/>
    <w:rsid w:val="004E21D6"/>
    <w:rsid w:val="004E2492"/>
    <w:rsid w:val="004E24E3"/>
    <w:rsid w:val="004E250F"/>
    <w:rsid w:val="004E2939"/>
    <w:rsid w:val="004E2AFD"/>
    <w:rsid w:val="004E2B42"/>
    <w:rsid w:val="004E2EA4"/>
    <w:rsid w:val="004E2F5B"/>
    <w:rsid w:val="004E3320"/>
    <w:rsid w:val="004E34D7"/>
    <w:rsid w:val="004E375E"/>
    <w:rsid w:val="004E397F"/>
    <w:rsid w:val="004E39C8"/>
    <w:rsid w:val="004E3B5B"/>
    <w:rsid w:val="004E3E5F"/>
    <w:rsid w:val="004E3ED9"/>
    <w:rsid w:val="004E4BBE"/>
    <w:rsid w:val="004E556E"/>
    <w:rsid w:val="004E5CC7"/>
    <w:rsid w:val="004E5DF0"/>
    <w:rsid w:val="004E5EF2"/>
    <w:rsid w:val="004E643E"/>
    <w:rsid w:val="004E6457"/>
    <w:rsid w:val="004E66B8"/>
    <w:rsid w:val="004E6AD1"/>
    <w:rsid w:val="004E6D78"/>
    <w:rsid w:val="004E7374"/>
    <w:rsid w:val="004E78BD"/>
    <w:rsid w:val="004E7934"/>
    <w:rsid w:val="004F02F0"/>
    <w:rsid w:val="004F0819"/>
    <w:rsid w:val="004F0A5B"/>
    <w:rsid w:val="004F12E6"/>
    <w:rsid w:val="004F1C57"/>
    <w:rsid w:val="004F1D44"/>
    <w:rsid w:val="004F2135"/>
    <w:rsid w:val="004F21DF"/>
    <w:rsid w:val="004F23E0"/>
    <w:rsid w:val="004F24A7"/>
    <w:rsid w:val="004F259F"/>
    <w:rsid w:val="004F2681"/>
    <w:rsid w:val="004F2695"/>
    <w:rsid w:val="004F2809"/>
    <w:rsid w:val="004F2E71"/>
    <w:rsid w:val="004F326C"/>
    <w:rsid w:val="004F32D9"/>
    <w:rsid w:val="004F3490"/>
    <w:rsid w:val="004F3603"/>
    <w:rsid w:val="004F3713"/>
    <w:rsid w:val="004F3731"/>
    <w:rsid w:val="004F3A39"/>
    <w:rsid w:val="004F3A3D"/>
    <w:rsid w:val="004F3B35"/>
    <w:rsid w:val="004F3ED0"/>
    <w:rsid w:val="004F406C"/>
    <w:rsid w:val="004F40BE"/>
    <w:rsid w:val="004F459A"/>
    <w:rsid w:val="004F4664"/>
    <w:rsid w:val="004F4E02"/>
    <w:rsid w:val="004F4FB1"/>
    <w:rsid w:val="004F52BB"/>
    <w:rsid w:val="004F53CF"/>
    <w:rsid w:val="004F5425"/>
    <w:rsid w:val="004F5719"/>
    <w:rsid w:val="004F5820"/>
    <w:rsid w:val="004F59AD"/>
    <w:rsid w:val="004F5F4D"/>
    <w:rsid w:val="004F5FDA"/>
    <w:rsid w:val="004F606C"/>
    <w:rsid w:val="004F615B"/>
    <w:rsid w:val="004F638F"/>
    <w:rsid w:val="004F63CC"/>
    <w:rsid w:val="004F6C3B"/>
    <w:rsid w:val="004F6D1E"/>
    <w:rsid w:val="004F7118"/>
    <w:rsid w:val="004F7124"/>
    <w:rsid w:val="004F7127"/>
    <w:rsid w:val="004F7184"/>
    <w:rsid w:val="004F76BF"/>
    <w:rsid w:val="004F7710"/>
    <w:rsid w:val="004F78D3"/>
    <w:rsid w:val="004F7B37"/>
    <w:rsid w:val="004F7F25"/>
    <w:rsid w:val="0050003F"/>
    <w:rsid w:val="00500047"/>
    <w:rsid w:val="00500454"/>
    <w:rsid w:val="005006AB"/>
    <w:rsid w:val="0050092F"/>
    <w:rsid w:val="005009C8"/>
    <w:rsid w:val="00500C06"/>
    <w:rsid w:val="00500C16"/>
    <w:rsid w:val="00500D93"/>
    <w:rsid w:val="00500DF3"/>
    <w:rsid w:val="00500E7D"/>
    <w:rsid w:val="0050104E"/>
    <w:rsid w:val="0050109A"/>
    <w:rsid w:val="0050113F"/>
    <w:rsid w:val="00501149"/>
    <w:rsid w:val="0050138F"/>
    <w:rsid w:val="005018CD"/>
    <w:rsid w:val="00501E3E"/>
    <w:rsid w:val="005021F3"/>
    <w:rsid w:val="005028FD"/>
    <w:rsid w:val="00502989"/>
    <w:rsid w:val="00502BA3"/>
    <w:rsid w:val="00502C34"/>
    <w:rsid w:val="00502E71"/>
    <w:rsid w:val="00502FEA"/>
    <w:rsid w:val="00503077"/>
    <w:rsid w:val="00503087"/>
    <w:rsid w:val="005031D2"/>
    <w:rsid w:val="00503480"/>
    <w:rsid w:val="00503634"/>
    <w:rsid w:val="00503830"/>
    <w:rsid w:val="00503A39"/>
    <w:rsid w:val="00503A87"/>
    <w:rsid w:val="005044B6"/>
    <w:rsid w:val="0050477C"/>
    <w:rsid w:val="005049A5"/>
    <w:rsid w:val="005049C9"/>
    <w:rsid w:val="00505158"/>
    <w:rsid w:val="0050576F"/>
    <w:rsid w:val="0050578F"/>
    <w:rsid w:val="00505A74"/>
    <w:rsid w:val="00505C6D"/>
    <w:rsid w:val="00505FB2"/>
    <w:rsid w:val="00505FB7"/>
    <w:rsid w:val="00506907"/>
    <w:rsid w:val="00506ACB"/>
    <w:rsid w:val="00506BF9"/>
    <w:rsid w:val="00506EF3"/>
    <w:rsid w:val="00507280"/>
    <w:rsid w:val="005075E2"/>
    <w:rsid w:val="005100CE"/>
    <w:rsid w:val="00510139"/>
    <w:rsid w:val="0051022E"/>
    <w:rsid w:val="00510511"/>
    <w:rsid w:val="00510AAA"/>
    <w:rsid w:val="00510B36"/>
    <w:rsid w:val="00510C15"/>
    <w:rsid w:val="00510DB9"/>
    <w:rsid w:val="005113AE"/>
    <w:rsid w:val="005114D0"/>
    <w:rsid w:val="00511AC8"/>
    <w:rsid w:val="00511AD5"/>
    <w:rsid w:val="00511EB1"/>
    <w:rsid w:val="005121AF"/>
    <w:rsid w:val="0051275E"/>
    <w:rsid w:val="00513046"/>
    <w:rsid w:val="00513307"/>
    <w:rsid w:val="005134A0"/>
    <w:rsid w:val="005134C3"/>
    <w:rsid w:val="0051357C"/>
    <w:rsid w:val="005136AA"/>
    <w:rsid w:val="00513752"/>
    <w:rsid w:val="00513756"/>
    <w:rsid w:val="00513865"/>
    <w:rsid w:val="00513AD4"/>
    <w:rsid w:val="00513F7E"/>
    <w:rsid w:val="00514439"/>
    <w:rsid w:val="00514E68"/>
    <w:rsid w:val="00514F25"/>
    <w:rsid w:val="005156EA"/>
    <w:rsid w:val="00515A09"/>
    <w:rsid w:val="00515A9A"/>
    <w:rsid w:val="005160A0"/>
    <w:rsid w:val="0051633C"/>
    <w:rsid w:val="0051642D"/>
    <w:rsid w:val="0051659E"/>
    <w:rsid w:val="00516803"/>
    <w:rsid w:val="00516B5B"/>
    <w:rsid w:val="00516CC4"/>
    <w:rsid w:val="00517025"/>
    <w:rsid w:val="005172A3"/>
    <w:rsid w:val="0051742A"/>
    <w:rsid w:val="0051745B"/>
    <w:rsid w:val="005174E0"/>
    <w:rsid w:val="00517781"/>
    <w:rsid w:val="005177B6"/>
    <w:rsid w:val="005179EC"/>
    <w:rsid w:val="00517A33"/>
    <w:rsid w:val="00517A60"/>
    <w:rsid w:val="00517B75"/>
    <w:rsid w:val="00517B99"/>
    <w:rsid w:val="00517CDB"/>
    <w:rsid w:val="00520130"/>
    <w:rsid w:val="0052049E"/>
    <w:rsid w:val="0052056E"/>
    <w:rsid w:val="005205BA"/>
    <w:rsid w:val="00520642"/>
    <w:rsid w:val="005209D6"/>
    <w:rsid w:val="00520F51"/>
    <w:rsid w:val="00521124"/>
    <w:rsid w:val="005215C6"/>
    <w:rsid w:val="005215E2"/>
    <w:rsid w:val="00521633"/>
    <w:rsid w:val="005217D8"/>
    <w:rsid w:val="00521866"/>
    <w:rsid w:val="00521991"/>
    <w:rsid w:val="00522115"/>
    <w:rsid w:val="0052240D"/>
    <w:rsid w:val="005226C6"/>
    <w:rsid w:val="0052294B"/>
    <w:rsid w:val="00522D02"/>
    <w:rsid w:val="00522F22"/>
    <w:rsid w:val="005231DA"/>
    <w:rsid w:val="005231E1"/>
    <w:rsid w:val="00523888"/>
    <w:rsid w:val="00523C36"/>
    <w:rsid w:val="00523EC3"/>
    <w:rsid w:val="00523EC5"/>
    <w:rsid w:val="0052411B"/>
    <w:rsid w:val="0052446C"/>
    <w:rsid w:val="0052483C"/>
    <w:rsid w:val="00524CA9"/>
    <w:rsid w:val="00524F72"/>
    <w:rsid w:val="0052513E"/>
    <w:rsid w:val="005251EF"/>
    <w:rsid w:val="005252FB"/>
    <w:rsid w:val="0052543F"/>
    <w:rsid w:val="00525C58"/>
    <w:rsid w:val="00525CE9"/>
    <w:rsid w:val="0052605A"/>
    <w:rsid w:val="00526207"/>
    <w:rsid w:val="005262B0"/>
    <w:rsid w:val="0052636E"/>
    <w:rsid w:val="00526431"/>
    <w:rsid w:val="00526484"/>
    <w:rsid w:val="00526641"/>
    <w:rsid w:val="00526773"/>
    <w:rsid w:val="005267B0"/>
    <w:rsid w:val="00526844"/>
    <w:rsid w:val="00526FD7"/>
    <w:rsid w:val="00527C46"/>
    <w:rsid w:val="005303EA"/>
    <w:rsid w:val="005303FD"/>
    <w:rsid w:val="00530405"/>
    <w:rsid w:val="00530E43"/>
    <w:rsid w:val="005312A1"/>
    <w:rsid w:val="005313FA"/>
    <w:rsid w:val="0053174E"/>
    <w:rsid w:val="00531BC2"/>
    <w:rsid w:val="00531C35"/>
    <w:rsid w:val="00531CF0"/>
    <w:rsid w:val="00531E43"/>
    <w:rsid w:val="00532224"/>
    <w:rsid w:val="00532398"/>
    <w:rsid w:val="005328E8"/>
    <w:rsid w:val="0053295E"/>
    <w:rsid w:val="00532B84"/>
    <w:rsid w:val="00532BA4"/>
    <w:rsid w:val="00532F79"/>
    <w:rsid w:val="005336E0"/>
    <w:rsid w:val="00533C9F"/>
    <w:rsid w:val="00533F8D"/>
    <w:rsid w:val="00533FA6"/>
    <w:rsid w:val="0053417B"/>
    <w:rsid w:val="005341A2"/>
    <w:rsid w:val="005342D7"/>
    <w:rsid w:val="00534B6C"/>
    <w:rsid w:val="00535044"/>
    <w:rsid w:val="00535158"/>
    <w:rsid w:val="0053555C"/>
    <w:rsid w:val="005355F9"/>
    <w:rsid w:val="00535B1F"/>
    <w:rsid w:val="005361A0"/>
    <w:rsid w:val="005365CB"/>
    <w:rsid w:val="005367E7"/>
    <w:rsid w:val="00536864"/>
    <w:rsid w:val="005370C9"/>
    <w:rsid w:val="00537101"/>
    <w:rsid w:val="0053725A"/>
    <w:rsid w:val="00537450"/>
    <w:rsid w:val="005374A6"/>
    <w:rsid w:val="005378C7"/>
    <w:rsid w:val="005378F1"/>
    <w:rsid w:val="00537A53"/>
    <w:rsid w:val="00537C14"/>
    <w:rsid w:val="00537C4E"/>
    <w:rsid w:val="005400B2"/>
    <w:rsid w:val="00540262"/>
    <w:rsid w:val="005403EF"/>
    <w:rsid w:val="0054077B"/>
    <w:rsid w:val="005407E4"/>
    <w:rsid w:val="005408BC"/>
    <w:rsid w:val="00540A75"/>
    <w:rsid w:val="005416F9"/>
    <w:rsid w:val="005419CD"/>
    <w:rsid w:val="00541AB4"/>
    <w:rsid w:val="00541B7D"/>
    <w:rsid w:val="00541BBB"/>
    <w:rsid w:val="00541CB6"/>
    <w:rsid w:val="00541F43"/>
    <w:rsid w:val="005426FE"/>
    <w:rsid w:val="005427CD"/>
    <w:rsid w:val="00542ADF"/>
    <w:rsid w:val="00542BD1"/>
    <w:rsid w:val="00542C5B"/>
    <w:rsid w:val="00542E67"/>
    <w:rsid w:val="00542F30"/>
    <w:rsid w:val="00542FE1"/>
    <w:rsid w:val="0054312E"/>
    <w:rsid w:val="00543634"/>
    <w:rsid w:val="0054376E"/>
    <w:rsid w:val="00543859"/>
    <w:rsid w:val="005438A1"/>
    <w:rsid w:val="005438CE"/>
    <w:rsid w:val="005438E8"/>
    <w:rsid w:val="00543BB4"/>
    <w:rsid w:val="00543D1A"/>
    <w:rsid w:val="00543EB3"/>
    <w:rsid w:val="00543F34"/>
    <w:rsid w:val="00544079"/>
    <w:rsid w:val="005441BA"/>
    <w:rsid w:val="005444CD"/>
    <w:rsid w:val="005445DD"/>
    <w:rsid w:val="00544BA2"/>
    <w:rsid w:val="00544D6A"/>
    <w:rsid w:val="00544FFA"/>
    <w:rsid w:val="00545239"/>
    <w:rsid w:val="005453AE"/>
    <w:rsid w:val="00545626"/>
    <w:rsid w:val="00545738"/>
    <w:rsid w:val="005457F5"/>
    <w:rsid w:val="005457FB"/>
    <w:rsid w:val="00545866"/>
    <w:rsid w:val="00545904"/>
    <w:rsid w:val="00545A37"/>
    <w:rsid w:val="00545E6A"/>
    <w:rsid w:val="00546118"/>
    <w:rsid w:val="005466D9"/>
    <w:rsid w:val="005469DA"/>
    <w:rsid w:val="00546CE6"/>
    <w:rsid w:val="00546DAA"/>
    <w:rsid w:val="005479A6"/>
    <w:rsid w:val="00547F6C"/>
    <w:rsid w:val="00550027"/>
    <w:rsid w:val="00550060"/>
    <w:rsid w:val="005500CC"/>
    <w:rsid w:val="00550115"/>
    <w:rsid w:val="00550C5B"/>
    <w:rsid w:val="00550DC9"/>
    <w:rsid w:val="00550E41"/>
    <w:rsid w:val="00551057"/>
    <w:rsid w:val="005511AD"/>
    <w:rsid w:val="005512A2"/>
    <w:rsid w:val="00551324"/>
    <w:rsid w:val="005515E3"/>
    <w:rsid w:val="005516AB"/>
    <w:rsid w:val="00551789"/>
    <w:rsid w:val="00551BB9"/>
    <w:rsid w:val="00551EE4"/>
    <w:rsid w:val="00551F9C"/>
    <w:rsid w:val="0055209D"/>
    <w:rsid w:val="005525CD"/>
    <w:rsid w:val="005526B2"/>
    <w:rsid w:val="00553281"/>
    <w:rsid w:val="0055398D"/>
    <w:rsid w:val="0055419D"/>
    <w:rsid w:val="005542AB"/>
    <w:rsid w:val="005543ED"/>
    <w:rsid w:val="00554673"/>
    <w:rsid w:val="00554735"/>
    <w:rsid w:val="00554763"/>
    <w:rsid w:val="0055482E"/>
    <w:rsid w:val="0055495F"/>
    <w:rsid w:val="00554A89"/>
    <w:rsid w:val="00554C87"/>
    <w:rsid w:val="00554D54"/>
    <w:rsid w:val="00554DBE"/>
    <w:rsid w:val="00555198"/>
    <w:rsid w:val="0055566A"/>
    <w:rsid w:val="005557B4"/>
    <w:rsid w:val="00555A30"/>
    <w:rsid w:val="00555AA5"/>
    <w:rsid w:val="00555B5A"/>
    <w:rsid w:val="00555C97"/>
    <w:rsid w:val="005562CD"/>
    <w:rsid w:val="00556478"/>
    <w:rsid w:val="005564B8"/>
    <w:rsid w:val="005566F5"/>
    <w:rsid w:val="00556B4B"/>
    <w:rsid w:val="00556E21"/>
    <w:rsid w:val="00556E6C"/>
    <w:rsid w:val="00556F34"/>
    <w:rsid w:val="0055725C"/>
    <w:rsid w:val="005572C7"/>
    <w:rsid w:val="00557305"/>
    <w:rsid w:val="005573FC"/>
    <w:rsid w:val="0055759A"/>
    <w:rsid w:val="0055799A"/>
    <w:rsid w:val="00560008"/>
    <w:rsid w:val="00560065"/>
    <w:rsid w:val="00560145"/>
    <w:rsid w:val="005601E1"/>
    <w:rsid w:val="0056030A"/>
    <w:rsid w:val="00560310"/>
    <w:rsid w:val="0056071A"/>
    <w:rsid w:val="005608BD"/>
    <w:rsid w:val="00560951"/>
    <w:rsid w:val="00560C7C"/>
    <w:rsid w:val="00560CA9"/>
    <w:rsid w:val="00560ED7"/>
    <w:rsid w:val="00561193"/>
    <w:rsid w:val="005611AF"/>
    <w:rsid w:val="005614B8"/>
    <w:rsid w:val="005618E0"/>
    <w:rsid w:val="0056195C"/>
    <w:rsid w:val="00561A4F"/>
    <w:rsid w:val="00561CD3"/>
    <w:rsid w:val="00561D8D"/>
    <w:rsid w:val="0056215F"/>
    <w:rsid w:val="005626ED"/>
    <w:rsid w:val="0056287B"/>
    <w:rsid w:val="00562C66"/>
    <w:rsid w:val="0056330E"/>
    <w:rsid w:val="00563BD6"/>
    <w:rsid w:val="00563C6C"/>
    <w:rsid w:val="00563D5C"/>
    <w:rsid w:val="00564335"/>
    <w:rsid w:val="0056456D"/>
    <w:rsid w:val="00564E48"/>
    <w:rsid w:val="00565011"/>
    <w:rsid w:val="005650FE"/>
    <w:rsid w:val="00565325"/>
    <w:rsid w:val="00565357"/>
    <w:rsid w:val="00565440"/>
    <w:rsid w:val="005658AA"/>
    <w:rsid w:val="005658DA"/>
    <w:rsid w:val="00565922"/>
    <w:rsid w:val="00565B9B"/>
    <w:rsid w:val="00565CD4"/>
    <w:rsid w:val="00565FE3"/>
    <w:rsid w:val="00566575"/>
    <w:rsid w:val="0056683C"/>
    <w:rsid w:val="00566C36"/>
    <w:rsid w:val="0056736E"/>
    <w:rsid w:val="005673EC"/>
    <w:rsid w:val="005675A9"/>
    <w:rsid w:val="00567DFF"/>
    <w:rsid w:val="00567E2C"/>
    <w:rsid w:val="005700C5"/>
    <w:rsid w:val="0057011C"/>
    <w:rsid w:val="005701D6"/>
    <w:rsid w:val="00570266"/>
    <w:rsid w:val="00570470"/>
    <w:rsid w:val="005704A2"/>
    <w:rsid w:val="00570591"/>
    <w:rsid w:val="005706E3"/>
    <w:rsid w:val="0057089C"/>
    <w:rsid w:val="00570B55"/>
    <w:rsid w:val="00570DB5"/>
    <w:rsid w:val="00571135"/>
    <w:rsid w:val="0057136C"/>
    <w:rsid w:val="005713DC"/>
    <w:rsid w:val="0057167E"/>
    <w:rsid w:val="00571B13"/>
    <w:rsid w:val="00571C49"/>
    <w:rsid w:val="00572056"/>
    <w:rsid w:val="00572413"/>
    <w:rsid w:val="005727FF"/>
    <w:rsid w:val="005730C7"/>
    <w:rsid w:val="005732B1"/>
    <w:rsid w:val="0057335C"/>
    <w:rsid w:val="0057369B"/>
    <w:rsid w:val="00573870"/>
    <w:rsid w:val="00573C2E"/>
    <w:rsid w:val="00573D3E"/>
    <w:rsid w:val="00573DA9"/>
    <w:rsid w:val="005743C3"/>
    <w:rsid w:val="005744EA"/>
    <w:rsid w:val="005744FE"/>
    <w:rsid w:val="0057451E"/>
    <w:rsid w:val="0057455E"/>
    <w:rsid w:val="005746CD"/>
    <w:rsid w:val="005748A9"/>
    <w:rsid w:val="00574CCA"/>
    <w:rsid w:val="0057501C"/>
    <w:rsid w:val="00575610"/>
    <w:rsid w:val="005756CD"/>
    <w:rsid w:val="00575933"/>
    <w:rsid w:val="00575DA8"/>
    <w:rsid w:val="005761AA"/>
    <w:rsid w:val="0057668D"/>
    <w:rsid w:val="00577222"/>
    <w:rsid w:val="00577224"/>
    <w:rsid w:val="0057769D"/>
    <w:rsid w:val="005777F0"/>
    <w:rsid w:val="00577899"/>
    <w:rsid w:val="00577A48"/>
    <w:rsid w:val="00577BF7"/>
    <w:rsid w:val="00577CB8"/>
    <w:rsid w:val="00577EBF"/>
    <w:rsid w:val="00577F30"/>
    <w:rsid w:val="00577FB6"/>
    <w:rsid w:val="0058010B"/>
    <w:rsid w:val="0058047A"/>
    <w:rsid w:val="005804F2"/>
    <w:rsid w:val="0058051A"/>
    <w:rsid w:val="00580902"/>
    <w:rsid w:val="00580937"/>
    <w:rsid w:val="0058097C"/>
    <w:rsid w:val="00580C63"/>
    <w:rsid w:val="00580C95"/>
    <w:rsid w:val="00580CB6"/>
    <w:rsid w:val="00580D5A"/>
    <w:rsid w:val="00580D67"/>
    <w:rsid w:val="00580F04"/>
    <w:rsid w:val="0058117E"/>
    <w:rsid w:val="005817DD"/>
    <w:rsid w:val="00581C50"/>
    <w:rsid w:val="00581DC0"/>
    <w:rsid w:val="00581F29"/>
    <w:rsid w:val="00581F2F"/>
    <w:rsid w:val="0058220B"/>
    <w:rsid w:val="0058254C"/>
    <w:rsid w:val="00582678"/>
    <w:rsid w:val="00582830"/>
    <w:rsid w:val="0058288C"/>
    <w:rsid w:val="005829C4"/>
    <w:rsid w:val="00582AD6"/>
    <w:rsid w:val="00582C8C"/>
    <w:rsid w:val="00582CC4"/>
    <w:rsid w:val="00582E1B"/>
    <w:rsid w:val="0058388E"/>
    <w:rsid w:val="00583AC9"/>
    <w:rsid w:val="00583E0B"/>
    <w:rsid w:val="00583F48"/>
    <w:rsid w:val="0058411C"/>
    <w:rsid w:val="00584BE9"/>
    <w:rsid w:val="00585190"/>
    <w:rsid w:val="00585403"/>
    <w:rsid w:val="00585752"/>
    <w:rsid w:val="005859DD"/>
    <w:rsid w:val="00585E1E"/>
    <w:rsid w:val="00585EAD"/>
    <w:rsid w:val="00585EEB"/>
    <w:rsid w:val="00586148"/>
    <w:rsid w:val="005862A2"/>
    <w:rsid w:val="0058646D"/>
    <w:rsid w:val="00586713"/>
    <w:rsid w:val="0058676E"/>
    <w:rsid w:val="00587395"/>
    <w:rsid w:val="00587512"/>
    <w:rsid w:val="00587633"/>
    <w:rsid w:val="00587A2E"/>
    <w:rsid w:val="00590000"/>
    <w:rsid w:val="00590251"/>
    <w:rsid w:val="005904AA"/>
    <w:rsid w:val="00590622"/>
    <w:rsid w:val="00590D5A"/>
    <w:rsid w:val="00591288"/>
    <w:rsid w:val="00591391"/>
    <w:rsid w:val="0059143F"/>
    <w:rsid w:val="00591A82"/>
    <w:rsid w:val="00591ADC"/>
    <w:rsid w:val="00591B2F"/>
    <w:rsid w:val="00591C8D"/>
    <w:rsid w:val="0059270D"/>
    <w:rsid w:val="0059286A"/>
    <w:rsid w:val="00592907"/>
    <w:rsid w:val="0059294B"/>
    <w:rsid w:val="00592EFB"/>
    <w:rsid w:val="00593081"/>
    <w:rsid w:val="0059314D"/>
    <w:rsid w:val="00593196"/>
    <w:rsid w:val="00593274"/>
    <w:rsid w:val="00594126"/>
    <w:rsid w:val="00594192"/>
    <w:rsid w:val="00594391"/>
    <w:rsid w:val="00594DE8"/>
    <w:rsid w:val="00594F74"/>
    <w:rsid w:val="0059509F"/>
    <w:rsid w:val="0059521D"/>
    <w:rsid w:val="00595554"/>
    <w:rsid w:val="005955D4"/>
    <w:rsid w:val="0059570F"/>
    <w:rsid w:val="005957E0"/>
    <w:rsid w:val="005960C1"/>
    <w:rsid w:val="00596195"/>
    <w:rsid w:val="00596440"/>
    <w:rsid w:val="005966BE"/>
    <w:rsid w:val="00596918"/>
    <w:rsid w:val="00596AC2"/>
    <w:rsid w:val="00596DD2"/>
    <w:rsid w:val="00597149"/>
    <w:rsid w:val="00597277"/>
    <w:rsid w:val="005972C0"/>
    <w:rsid w:val="00597340"/>
    <w:rsid w:val="0059740B"/>
    <w:rsid w:val="0059757B"/>
    <w:rsid w:val="005975D3"/>
    <w:rsid w:val="0059760D"/>
    <w:rsid w:val="0059770E"/>
    <w:rsid w:val="0059773C"/>
    <w:rsid w:val="005978EF"/>
    <w:rsid w:val="0059799D"/>
    <w:rsid w:val="00597AE4"/>
    <w:rsid w:val="00597B46"/>
    <w:rsid w:val="00597F7A"/>
    <w:rsid w:val="00597FFA"/>
    <w:rsid w:val="005A0023"/>
    <w:rsid w:val="005A0203"/>
    <w:rsid w:val="005A0275"/>
    <w:rsid w:val="005A02DC"/>
    <w:rsid w:val="005A02E3"/>
    <w:rsid w:val="005A03AC"/>
    <w:rsid w:val="005A051C"/>
    <w:rsid w:val="005A05CA"/>
    <w:rsid w:val="005A06FF"/>
    <w:rsid w:val="005A0D2B"/>
    <w:rsid w:val="005A0E07"/>
    <w:rsid w:val="005A0F0D"/>
    <w:rsid w:val="005A12C3"/>
    <w:rsid w:val="005A1574"/>
    <w:rsid w:val="005A157A"/>
    <w:rsid w:val="005A1701"/>
    <w:rsid w:val="005A19D2"/>
    <w:rsid w:val="005A1CA3"/>
    <w:rsid w:val="005A1DD1"/>
    <w:rsid w:val="005A1F9B"/>
    <w:rsid w:val="005A22BA"/>
    <w:rsid w:val="005A24F6"/>
    <w:rsid w:val="005A2789"/>
    <w:rsid w:val="005A2D13"/>
    <w:rsid w:val="005A30EF"/>
    <w:rsid w:val="005A3572"/>
    <w:rsid w:val="005A37A3"/>
    <w:rsid w:val="005A38F2"/>
    <w:rsid w:val="005A4FF2"/>
    <w:rsid w:val="005A5018"/>
    <w:rsid w:val="005A5255"/>
    <w:rsid w:val="005A530F"/>
    <w:rsid w:val="005A5310"/>
    <w:rsid w:val="005A5527"/>
    <w:rsid w:val="005A5744"/>
    <w:rsid w:val="005A57DC"/>
    <w:rsid w:val="005A587E"/>
    <w:rsid w:val="005A5914"/>
    <w:rsid w:val="005A591F"/>
    <w:rsid w:val="005A5C08"/>
    <w:rsid w:val="005A5E0A"/>
    <w:rsid w:val="005A6212"/>
    <w:rsid w:val="005A6600"/>
    <w:rsid w:val="005A66BD"/>
    <w:rsid w:val="005A66CF"/>
    <w:rsid w:val="005A6CB1"/>
    <w:rsid w:val="005A6CFE"/>
    <w:rsid w:val="005A7075"/>
    <w:rsid w:val="005A7118"/>
    <w:rsid w:val="005A7497"/>
    <w:rsid w:val="005A7640"/>
    <w:rsid w:val="005A7AF4"/>
    <w:rsid w:val="005B0067"/>
    <w:rsid w:val="005B0404"/>
    <w:rsid w:val="005B0463"/>
    <w:rsid w:val="005B0612"/>
    <w:rsid w:val="005B098B"/>
    <w:rsid w:val="005B107E"/>
    <w:rsid w:val="005B11AB"/>
    <w:rsid w:val="005B156C"/>
    <w:rsid w:val="005B1839"/>
    <w:rsid w:val="005B1B2A"/>
    <w:rsid w:val="005B1C0A"/>
    <w:rsid w:val="005B2057"/>
    <w:rsid w:val="005B2115"/>
    <w:rsid w:val="005B2150"/>
    <w:rsid w:val="005B22B9"/>
    <w:rsid w:val="005B2677"/>
    <w:rsid w:val="005B2AEE"/>
    <w:rsid w:val="005B2E6D"/>
    <w:rsid w:val="005B3579"/>
    <w:rsid w:val="005B358E"/>
    <w:rsid w:val="005B3877"/>
    <w:rsid w:val="005B3989"/>
    <w:rsid w:val="005B3CBE"/>
    <w:rsid w:val="005B3F3D"/>
    <w:rsid w:val="005B40FE"/>
    <w:rsid w:val="005B41E9"/>
    <w:rsid w:val="005B42E3"/>
    <w:rsid w:val="005B448C"/>
    <w:rsid w:val="005B4615"/>
    <w:rsid w:val="005B4710"/>
    <w:rsid w:val="005B4D04"/>
    <w:rsid w:val="005B5147"/>
    <w:rsid w:val="005B5171"/>
    <w:rsid w:val="005B567A"/>
    <w:rsid w:val="005B590D"/>
    <w:rsid w:val="005B5B73"/>
    <w:rsid w:val="005B5C98"/>
    <w:rsid w:val="005B637F"/>
    <w:rsid w:val="005B64D5"/>
    <w:rsid w:val="005B65AD"/>
    <w:rsid w:val="005B6646"/>
    <w:rsid w:val="005B6690"/>
    <w:rsid w:val="005B6809"/>
    <w:rsid w:val="005B6C2A"/>
    <w:rsid w:val="005B6C98"/>
    <w:rsid w:val="005B6E68"/>
    <w:rsid w:val="005B6FB4"/>
    <w:rsid w:val="005B7728"/>
    <w:rsid w:val="005B79B7"/>
    <w:rsid w:val="005B79E6"/>
    <w:rsid w:val="005B7A8A"/>
    <w:rsid w:val="005B7AE7"/>
    <w:rsid w:val="005B7C16"/>
    <w:rsid w:val="005C0266"/>
    <w:rsid w:val="005C035D"/>
    <w:rsid w:val="005C051D"/>
    <w:rsid w:val="005C0634"/>
    <w:rsid w:val="005C064B"/>
    <w:rsid w:val="005C065E"/>
    <w:rsid w:val="005C07CF"/>
    <w:rsid w:val="005C09FB"/>
    <w:rsid w:val="005C0B0C"/>
    <w:rsid w:val="005C10CC"/>
    <w:rsid w:val="005C134B"/>
    <w:rsid w:val="005C1472"/>
    <w:rsid w:val="005C179A"/>
    <w:rsid w:val="005C1897"/>
    <w:rsid w:val="005C1A61"/>
    <w:rsid w:val="005C1B24"/>
    <w:rsid w:val="005C1C20"/>
    <w:rsid w:val="005C1F7D"/>
    <w:rsid w:val="005C20CA"/>
    <w:rsid w:val="005C2281"/>
    <w:rsid w:val="005C2427"/>
    <w:rsid w:val="005C287C"/>
    <w:rsid w:val="005C2886"/>
    <w:rsid w:val="005C2F0E"/>
    <w:rsid w:val="005C2F5A"/>
    <w:rsid w:val="005C3016"/>
    <w:rsid w:val="005C3104"/>
    <w:rsid w:val="005C37EB"/>
    <w:rsid w:val="005C3992"/>
    <w:rsid w:val="005C3A14"/>
    <w:rsid w:val="005C3B96"/>
    <w:rsid w:val="005C3C70"/>
    <w:rsid w:val="005C47A2"/>
    <w:rsid w:val="005C48C3"/>
    <w:rsid w:val="005C49A4"/>
    <w:rsid w:val="005C4A13"/>
    <w:rsid w:val="005C4E26"/>
    <w:rsid w:val="005C50C8"/>
    <w:rsid w:val="005C52EE"/>
    <w:rsid w:val="005C5537"/>
    <w:rsid w:val="005C5626"/>
    <w:rsid w:val="005C588F"/>
    <w:rsid w:val="005C5BBE"/>
    <w:rsid w:val="005C5FB6"/>
    <w:rsid w:val="005C6179"/>
    <w:rsid w:val="005C6479"/>
    <w:rsid w:val="005C653B"/>
    <w:rsid w:val="005C654C"/>
    <w:rsid w:val="005C665D"/>
    <w:rsid w:val="005C6A29"/>
    <w:rsid w:val="005C6BFF"/>
    <w:rsid w:val="005C6CC0"/>
    <w:rsid w:val="005C7001"/>
    <w:rsid w:val="005C70CD"/>
    <w:rsid w:val="005C79F2"/>
    <w:rsid w:val="005C7A4C"/>
    <w:rsid w:val="005C7AA0"/>
    <w:rsid w:val="005C7B5C"/>
    <w:rsid w:val="005C7D7A"/>
    <w:rsid w:val="005C7E65"/>
    <w:rsid w:val="005D0172"/>
    <w:rsid w:val="005D026A"/>
    <w:rsid w:val="005D04D6"/>
    <w:rsid w:val="005D0665"/>
    <w:rsid w:val="005D0797"/>
    <w:rsid w:val="005D0B4F"/>
    <w:rsid w:val="005D0BEA"/>
    <w:rsid w:val="005D1085"/>
    <w:rsid w:val="005D1184"/>
    <w:rsid w:val="005D1396"/>
    <w:rsid w:val="005D19B8"/>
    <w:rsid w:val="005D1B5E"/>
    <w:rsid w:val="005D1C74"/>
    <w:rsid w:val="005D1D58"/>
    <w:rsid w:val="005D2176"/>
    <w:rsid w:val="005D242F"/>
    <w:rsid w:val="005D2882"/>
    <w:rsid w:val="005D2B16"/>
    <w:rsid w:val="005D2B86"/>
    <w:rsid w:val="005D30A3"/>
    <w:rsid w:val="005D3197"/>
    <w:rsid w:val="005D383D"/>
    <w:rsid w:val="005D3920"/>
    <w:rsid w:val="005D3AB3"/>
    <w:rsid w:val="005D3DC0"/>
    <w:rsid w:val="005D407B"/>
    <w:rsid w:val="005D40E4"/>
    <w:rsid w:val="005D41D7"/>
    <w:rsid w:val="005D494B"/>
    <w:rsid w:val="005D4AFC"/>
    <w:rsid w:val="005D4B12"/>
    <w:rsid w:val="005D4D45"/>
    <w:rsid w:val="005D4D55"/>
    <w:rsid w:val="005D4E86"/>
    <w:rsid w:val="005D513D"/>
    <w:rsid w:val="005D524B"/>
    <w:rsid w:val="005D52A8"/>
    <w:rsid w:val="005D57D8"/>
    <w:rsid w:val="005D5897"/>
    <w:rsid w:val="005D5AF6"/>
    <w:rsid w:val="005D5F7E"/>
    <w:rsid w:val="005D6142"/>
    <w:rsid w:val="005D63FC"/>
    <w:rsid w:val="005D65A7"/>
    <w:rsid w:val="005D693D"/>
    <w:rsid w:val="005D6BAA"/>
    <w:rsid w:val="005D6E93"/>
    <w:rsid w:val="005D7081"/>
    <w:rsid w:val="005D734B"/>
    <w:rsid w:val="005D7761"/>
    <w:rsid w:val="005D7AFD"/>
    <w:rsid w:val="005D7F49"/>
    <w:rsid w:val="005E00FA"/>
    <w:rsid w:val="005E0338"/>
    <w:rsid w:val="005E03A5"/>
    <w:rsid w:val="005E03A8"/>
    <w:rsid w:val="005E0410"/>
    <w:rsid w:val="005E08CA"/>
    <w:rsid w:val="005E0CCF"/>
    <w:rsid w:val="005E0D67"/>
    <w:rsid w:val="005E0D73"/>
    <w:rsid w:val="005E0FF6"/>
    <w:rsid w:val="005E163E"/>
    <w:rsid w:val="005E16BB"/>
    <w:rsid w:val="005E179B"/>
    <w:rsid w:val="005E1812"/>
    <w:rsid w:val="005E1E66"/>
    <w:rsid w:val="005E2154"/>
    <w:rsid w:val="005E2F1F"/>
    <w:rsid w:val="005E2F76"/>
    <w:rsid w:val="005E300B"/>
    <w:rsid w:val="005E30D5"/>
    <w:rsid w:val="005E30F3"/>
    <w:rsid w:val="005E3130"/>
    <w:rsid w:val="005E3273"/>
    <w:rsid w:val="005E3355"/>
    <w:rsid w:val="005E34C2"/>
    <w:rsid w:val="005E352C"/>
    <w:rsid w:val="005E3739"/>
    <w:rsid w:val="005E37AB"/>
    <w:rsid w:val="005E3CE7"/>
    <w:rsid w:val="005E3EB4"/>
    <w:rsid w:val="005E4AFF"/>
    <w:rsid w:val="005E4BAD"/>
    <w:rsid w:val="005E4DE4"/>
    <w:rsid w:val="005E4E3C"/>
    <w:rsid w:val="005E4E77"/>
    <w:rsid w:val="005E51C0"/>
    <w:rsid w:val="005E565A"/>
    <w:rsid w:val="005E5B0A"/>
    <w:rsid w:val="005E5C7C"/>
    <w:rsid w:val="005E6022"/>
    <w:rsid w:val="005E609D"/>
    <w:rsid w:val="005E629C"/>
    <w:rsid w:val="005E629E"/>
    <w:rsid w:val="005E642C"/>
    <w:rsid w:val="005E66C8"/>
    <w:rsid w:val="005E686D"/>
    <w:rsid w:val="005E70E2"/>
    <w:rsid w:val="005E70F1"/>
    <w:rsid w:val="005E7403"/>
    <w:rsid w:val="005E768C"/>
    <w:rsid w:val="005E792A"/>
    <w:rsid w:val="005E7F11"/>
    <w:rsid w:val="005F0306"/>
    <w:rsid w:val="005F076C"/>
    <w:rsid w:val="005F07D3"/>
    <w:rsid w:val="005F093D"/>
    <w:rsid w:val="005F0B96"/>
    <w:rsid w:val="005F0BAB"/>
    <w:rsid w:val="005F0C51"/>
    <w:rsid w:val="005F0D14"/>
    <w:rsid w:val="005F0FBE"/>
    <w:rsid w:val="005F152D"/>
    <w:rsid w:val="005F1775"/>
    <w:rsid w:val="005F17FA"/>
    <w:rsid w:val="005F185D"/>
    <w:rsid w:val="005F1B18"/>
    <w:rsid w:val="005F1CB7"/>
    <w:rsid w:val="005F2104"/>
    <w:rsid w:val="005F240A"/>
    <w:rsid w:val="005F2F1C"/>
    <w:rsid w:val="005F3363"/>
    <w:rsid w:val="005F34B3"/>
    <w:rsid w:val="005F363E"/>
    <w:rsid w:val="005F3969"/>
    <w:rsid w:val="005F3CA9"/>
    <w:rsid w:val="005F3E0F"/>
    <w:rsid w:val="005F3EEA"/>
    <w:rsid w:val="005F4EF2"/>
    <w:rsid w:val="005F5321"/>
    <w:rsid w:val="005F59FA"/>
    <w:rsid w:val="005F5A30"/>
    <w:rsid w:val="005F5AAD"/>
    <w:rsid w:val="005F5BF2"/>
    <w:rsid w:val="005F5EBE"/>
    <w:rsid w:val="005F5F22"/>
    <w:rsid w:val="005F5F83"/>
    <w:rsid w:val="005F616A"/>
    <w:rsid w:val="005F6D07"/>
    <w:rsid w:val="005F6DA9"/>
    <w:rsid w:val="005F6E2B"/>
    <w:rsid w:val="005F6F2C"/>
    <w:rsid w:val="005F6F6E"/>
    <w:rsid w:val="005F6F8D"/>
    <w:rsid w:val="005F7104"/>
    <w:rsid w:val="005F738A"/>
    <w:rsid w:val="005F78A1"/>
    <w:rsid w:val="005F7920"/>
    <w:rsid w:val="005F79CA"/>
    <w:rsid w:val="005F7BDE"/>
    <w:rsid w:val="00600161"/>
    <w:rsid w:val="006001DB"/>
    <w:rsid w:val="00600283"/>
    <w:rsid w:val="006002E9"/>
    <w:rsid w:val="006003D6"/>
    <w:rsid w:val="006005FB"/>
    <w:rsid w:val="00600B54"/>
    <w:rsid w:val="00600EF8"/>
    <w:rsid w:val="00601088"/>
    <w:rsid w:val="006013CC"/>
    <w:rsid w:val="00601407"/>
    <w:rsid w:val="00601487"/>
    <w:rsid w:val="00601559"/>
    <w:rsid w:val="006015FB"/>
    <w:rsid w:val="0060199B"/>
    <w:rsid w:val="00601D69"/>
    <w:rsid w:val="006020B2"/>
    <w:rsid w:val="00602738"/>
    <w:rsid w:val="006027A2"/>
    <w:rsid w:val="006027E0"/>
    <w:rsid w:val="00602C5D"/>
    <w:rsid w:val="00602CA1"/>
    <w:rsid w:val="00602F44"/>
    <w:rsid w:val="006032E3"/>
    <w:rsid w:val="006037BF"/>
    <w:rsid w:val="00603880"/>
    <w:rsid w:val="00603B9C"/>
    <w:rsid w:val="00603C8D"/>
    <w:rsid w:val="00603D33"/>
    <w:rsid w:val="00603E29"/>
    <w:rsid w:val="00604027"/>
    <w:rsid w:val="006042C2"/>
    <w:rsid w:val="00604709"/>
    <w:rsid w:val="006048A9"/>
    <w:rsid w:val="00604967"/>
    <w:rsid w:val="00604983"/>
    <w:rsid w:val="006050B1"/>
    <w:rsid w:val="006050DF"/>
    <w:rsid w:val="0060512A"/>
    <w:rsid w:val="0060566C"/>
    <w:rsid w:val="006058BE"/>
    <w:rsid w:val="00605903"/>
    <w:rsid w:val="0060596D"/>
    <w:rsid w:val="00605A68"/>
    <w:rsid w:val="00605C90"/>
    <w:rsid w:val="00605E3E"/>
    <w:rsid w:val="00605F35"/>
    <w:rsid w:val="0060601C"/>
    <w:rsid w:val="0060602B"/>
    <w:rsid w:val="0060613D"/>
    <w:rsid w:val="0060642E"/>
    <w:rsid w:val="006067FC"/>
    <w:rsid w:val="00606AEC"/>
    <w:rsid w:val="00606F80"/>
    <w:rsid w:val="006071DF"/>
    <w:rsid w:val="006074E5"/>
    <w:rsid w:val="0060777F"/>
    <w:rsid w:val="00607968"/>
    <w:rsid w:val="00607A87"/>
    <w:rsid w:val="00607AA0"/>
    <w:rsid w:val="00607C4D"/>
    <w:rsid w:val="0061003E"/>
    <w:rsid w:val="0061031A"/>
    <w:rsid w:val="0061039D"/>
    <w:rsid w:val="0061040B"/>
    <w:rsid w:val="0061081F"/>
    <w:rsid w:val="0061098D"/>
    <w:rsid w:val="006110E3"/>
    <w:rsid w:val="0061116D"/>
    <w:rsid w:val="00611C21"/>
    <w:rsid w:val="00612361"/>
    <w:rsid w:val="0061238A"/>
    <w:rsid w:val="0061245A"/>
    <w:rsid w:val="006124AF"/>
    <w:rsid w:val="0061255E"/>
    <w:rsid w:val="00612576"/>
    <w:rsid w:val="0061273E"/>
    <w:rsid w:val="00612BA3"/>
    <w:rsid w:val="00612C08"/>
    <w:rsid w:val="00612CC5"/>
    <w:rsid w:val="00612D78"/>
    <w:rsid w:val="00612DBD"/>
    <w:rsid w:val="0061305D"/>
    <w:rsid w:val="006130DA"/>
    <w:rsid w:val="0061335E"/>
    <w:rsid w:val="00613449"/>
    <w:rsid w:val="006136FA"/>
    <w:rsid w:val="0061375B"/>
    <w:rsid w:val="006138B3"/>
    <w:rsid w:val="00613BB2"/>
    <w:rsid w:val="00613D01"/>
    <w:rsid w:val="006140B9"/>
    <w:rsid w:val="00614200"/>
    <w:rsid w:val="006148F9"/>
    <w:rsid w:val="00614908"/>
    <w:rsid w:val="00614B90"/>
    <w:rsid w:val="00615090"/>
    <w:rsid w:val="00615416"/>
    <w:rsid w:val="006154ED"/>
    <w:rsid w:val="00615559"/>
    <w:rsid w:val="006156BD"/>
    <w:rsid w:val="006158A0"/>
    <w:rsid w:val="00615BAB"/>
    <w:rsid w:val="00615DCF"/>
    <w:rsid w:val="00615F23"/>
    <w:rsid w:val="00615F3A"/>
    <w:rsid w:val="00615FEE"/>
    <w:rsid w:val="0061622D"/>
    <w:rsid w:val="00616858"/>
    <w:rsid w:val="006169C4"/>
    <w:rsid w:val="00616AD7"/>
    <w:rsid w:val="0061704F"/>
    <w:rsid w:val="00617345"/>
    <w:rsid w:val="00617C7D"/>
    <w:rsid w:val="00617CCE"/>
    <w:rsid w:val="00617CD3"/>
    <w:rsid w:val="00617FAC"/>
    <w:rsid w:val="006203C8"/>
    <w:rsid w:val="00620525"/>
    <w:rsid w:val="00620755"/>
    <w:rsid w:val="006209CD"/>
    <w:rsid w:val="00620B99"/>
    <w:rsid w:val="00620C1F"/>
    <w:rsid w:val="00621306"/>
    <w:rsid w:val="0062151B"/>
    <w:rsid w:val="00621E29"/>
    <w:rsid w:val="0062232E"/>
    <w:rsid w:val="00622396"/>
    <w:rsid w:val="006226A3"/>
    <w:rsid w:val="0062272A"/>
    <w:rsid w:val="00622941"/>
    <w:rsid w:val="00622BDC"/>
    <w:rsid w:val="00622CE4"/>
    <w:rsid w:val="00622E57"/>
    <w:rsid w:val="00622E8B"/>
    <w:rsid w:val="006239D5"/>
    <w:rsid w:val="00623A99"/>
    <w:rsid w:val="00623C38"/>
    <w:rsid w:val="006242D3"/>
    <w:rsid w:val="00624D6B"/>
    <w:rsid w:val="00624DBD"/>
    <w:rsid w:val="0062522C"/>
    <w:rsid w:val="006254B2"/>
    <w:rsid w:val="00625530"/>
    <w:rsid w:val="00625743"/>
    <w:rsid w:val="006259B3"/>
    <w:rsid w:val="006259F0"/>
    <w:rsid w:val="00626112"/>
    <w:rsid w:val="00626133"/>
    <w:rsid w:val="00626342"/>
    <w:rsid w:val="0062646D"/>
    <w:rsid w:val="0062653D"/>
    <w:rsid w:val="006268BD"/>
    <w:rsid w:val="00626901"/>
    <w:rsid w:val="00626A28"/>
    <w:rsid w:val="00626ACC"/>
    <w:rsid w:val="00626F5C"/>
    <w:rsid w:val="0062708C"/>
    <w:rsid w:val="00627139"/>
    <w:rsid w:val="00627308"/>
    <w:rsid w:val="006276C2"/>
    <w:rsid w:val="0062784F"/>
    <w:rsid w:val="006278AF"/>
    <w:rsid w:val="00627D60"/>
    <w:rsid w:val="00627D85"/>
    <w:rsid w:val="00627E2E"/>
    <w:rsid w:val="0063024F"/>
    <w:rsid w:val="00630383"/>
    <w:rsid w:val="00630544"/>
    <w:rsid w:val="0063076E"/>
    <w:rsid w:val="00630855"/>
    <w:rsid w:val="00630936"/>
    <w:rsid w:val="00630BFF"/>
    <w:rsid w:val="00630CE5"/>
    <w:rsid w:val="00631309"/>
    <w:rsid w:val="0063136B"/>
    <w:rsid w:val="0063176E"/>
    <w:rsid w:val="00631AC2"/>
    <w:rsid w:val="00632116"/>
    <w:rsid w:val="006322B1"/>
    <w:rsid w:val="00632396"/>
    <w:rsid w:val="006324D1"/>
    <w:rsid w:val="00632594"/>
    <w:rsid w:val="00632EC4"/>
    <w:rsid w:val="00633002"/>
    <w:rsid w:val="0063346B"/>
    <w:rsid w:val="00633633"/>
    <w:rsid w:val="0063398F"/>
    <w:rsid w:val="00633B35"/>
    <w:rsid w:val="00633DEF"/>
    <w:rsid w:val="00633F14"/>
    <w:rsid w:val="00634032"/>
    <w:rsid w:val="006340BA"/>
    <w:rsid w:val="00634CB4"/>
    <w:rsid w:val="00634F46"/>
    <w:rsid w:val="006351D7"/>
    <w:rsid w:val="0063554B"/>
    <w:rsid w:val="006355CB"/>
    <w:rsid w:val="00635685"/>
    <w:rsid w:val="006356F1"/>
    <w:rsid w:val="00635735"/>
    <w:rsid w:val="0063576C"/>
    <w:rsid w:val="00635A7B"/>
    <w:rsid w:val="00635F81"/>
    <w:rsid w:val="006360DB"/>
    <w:rsid w:val="00636518"/>
    <w:rsid w:val="00636580"/>
    <w:rsid w:val="006367E2"/>
    <w:rsid w:val="006368B7"/>
    <w:rsid w:val="006369AB"/>
    <w:rsid w:val="00636A40"/>
    <w:rsid w:val="00636DEB"/>
    <w:rsid w:val="0063744F"/>
    <w:rsid w:val="00637489"/>
    <w:rsid w:val="0063764E"/>
    <w:rsid w:val="006376F7"/>
    <w:rsid w:val="006378A5"/>
    <w:rsid w:val="00637AC4"/>
    <w:rsid w:val="00637B92"/>
    <w:rsid w:val="00637BD9"/>
    <w:rsid w:val="006400F4"/>
    <w:rsid w:val="00640122"/>
    <w:rsid w:val="0064058B"/>
    <w:rsid w:val="00640715"/>
    <w:rsid w:val="0064079E"/>
    <w:rsid w:val="006408DD"/>
    <w:rsid w:val="0064090A"/>
    <w:rsid w:val="00640CAF"/>
    <w:rsid w:val="00641605"/>
    <w:rsid w:val="0064165C"/>
    <w:rsid w:val="006419C1"/>
    <w:rsid w:val="00641C95"/>
    <w:rsid w:val="00641CF7"/>
    <w:rsid w:val="00641E15"/>
    <w:rsid w:val="00641E56"/>
    <w:rsid w:val="00641F51"/>
    <w:rsid w:val="00641FDC"/>
    <w:rsid w:val="006428EE"/>
    <w:rsid w:val="006429BA"/>
    <w:rsid w:val="00642B35"/>
    <w:rsid w:val="00642CDB"/>
    <w:rsid w:val="00642D54"/>
    <w:rsid w:val="006430CB"/>
    <w:rsid w:val="0064350E"/>
    <w:rsid w:val="00643727"/>
    <w:rsid w:val="0064374C"/>
    <w:rsid w:val="006438B7"/>
    <w:rsid w:val="0064392C"/>
    <w:rsid w:val="00643958"/>
    <w:rsid w:val="0064403B"/>
    <w:rsid w:val="00644451"/>
    <w:rsid w:val="006444E5"/>
    <w:rsid w:val="006447D3"/>
    <w:rsid w:val="006449D3"/>
    <w:rsid w:val="00644C13"/>
    <w:rsid w:val="00644DB4"/>
    <w:rsid w:val="00644DE9"/>
    <w:rsid w:val="00644E6A"/>
    <w:rsid w:val="00644ED2"/>
    <w:rsid w:val="00645410"/>
    <w:rsid w:val="006456A0"/>
    <w:rsid w:val="00645D6D"/>
    <w:rsid w:val="00645EFF"/>
    <w:rsid w:val="0064681E"/>
    <w:rsid w:val="00646976"/>
    <w:rsid w:val="00646D20"/>
    <w:rsid w:val="00646E62"/>
    <w:rsid w:val="00647366"/>
    <w:rsid w:val="006473EC"/>
    <w:rsid w:val="0064745E"/>
    <w:rsid w:val="00647561"/>
    <w:rsid w:val="00647804"/>
    <w:rsid w:val="00647870"/>
    <w:rsid w:val="0064789D"/>
    <w:rsid w:val="006479D1"/>
    <w:rsid w:val="00647D3A"/>
    <w:rsid w:val="00647DBD"/>
    <w:rsid w:val="00650C2C"/>
    <w:rsid w:val="0065104D"/>
    <w:rsid w:val="00651168"/>
    <w:rsid w:val="0065125E"/>
    <w:rsid w:val="00651308"/>
    <w:rsid w:val="0065187A"/>
    <w:rsid w:val="006518D5"/>
    <w:rsid w:val="00651A3C"/>
    <w:rsid w:val="00651B50"/>
    <w:rsid w:val="00651B7C"/>
    <w:rsid w:val="00651BB9"/>
    <w:rsid w:val="00651E1C"/>
    <w:rsid w:val="00651F2F"/>
    <w:rsid w:val="00652055"/>
    <w:rsid w:val="00652752"/>
    <w:rsid w:val="00653164"/>
    <w:rsid w:val="0065354B"/>
    <w:rsid w:val="0065377F"/>
    <w:rsid w:val="00653AE8"/>
    <w:rsid w:val="00653D03"/>
    <w:rsid w:val="00653D90"/>
    <w:rsid w:val="00653DCF"/>
    <w:rsid w:val="00653ED6"/>
    <w:rsid w:val="0065407F"/>
    <w:rsid w:val="006545FE"/>
    <w:rsid w:val="006546D0"/>
    <w:rsid w:val="006549D9"/>
    <w:rsid w:val="00654BC3"/>
    <w:rsid w:val="00655217"/>
    <w:rsid w:val="006555DD"/>
    <w:rsid w:val="00655E1E"/>
    <w:rsid w:val="00655E49"/>
    <w:rsid w:val="00655E67"/>
    <w:rsid w:val="0065667A"/>
    <w:rsid w:val="00656A24"/>
    <w:rsid w:val="00656AA7"/>
    <w:rsid w:val="00656AF9"/>
    <w:rsid w:val="0065736B"/>
    <w:rsid w:val="0065736D"/>
    <w:rsid w:val="0065766B"/>
    <w:rsid w:val="00657997"/>
    <w:rsid w:val="00657F9C"/>
    <w:rsid w:val="00660001"/>
    <w:rsid w:val="0066068B"/>
    <w:rsid w:val="00660989"/>
    <w:rsid w:val="00660B39"/>
    <w:rsid w:val="00660E10"/>
    <w:rsid w:val="00660E59"/>
    <w:rsid w:val="006613C1"/>
    <w:rsid w:val="006614BC"/>
    <w:rsid w:val="0066159F"/>
    <w:rsid w:val="006616F5"/>
    <w:rsid w:val="006618CD"/>
    <w:rsid w:val="0066199F"/>
    <w:rsid w:val="00661C1F"/>
    <w:rsid w:val="00661E71"/>
    <w:rsid w:val="00662122"/>
    <w:rsid w:val="006621FF"/>
    <w:rsid w:val="00662209"/>
    <w:rsid w:val="00662251"/>
    <w:rsid w:val="006626C8"/>
    <w:rsid w:val="00662D8F"/>
    <w:rsid w:val="00662E44"/>
    <w:rsid w:val="0066313C"/>
    <w:rsid w:val="00663AFB"/>
    <w:rsid w:val="00663F82"/>
    <w:rsid w:val="0066406D"/>
    <w:rsid w:val="00664252"/>
    <w:rsid w:val="00664325"/>
    <w:rsid w:val="006646F6"/>
    <w:rsid w:val="00664891"/>
    <w:rsid w:val="006648AE"/>
    <w:rsid w:val="0066494D"/>
    <w:rsid w:val="00664AFE"/>
    <w:rsid w:val="00664DBD"/>
    <w:rsid w:val="00664DF3"/>
    <w:rsid w:val="0066518A"/>
    <w:rsid w:val="006652F7"/>
    <w:rsid w:val="0066532E"/>
    <w:rsid w:val="00665957"/>
    <w:rsid w:val="00665A79"/>
    <w:rsid w:val="006662A4"/>
    <w:rsid w:val="006662CA"/>
    <w:rsid w:val="00666416"/>
    <w:rsid w:val="006664CC"/>
    <w:rsid w:val="00666548"/>
    <w:rsid w:val="006665BB"/>
    <w:rsid w:val="00666956"/>
    <w:rsid w:val="00666B93"/>
    <w:rsid w:val="00666C15"/>
    <w:rsid w:val="00666C2C"/>
    <w:rsid w:val="00666E23"/>
    <w:rsid w:val="00667080"/>
    <w:rsid w:val="006672DD"/>
    <w:rsid w:val="00667356"/>
    <w:rsid w:val="006675B9"/>
    <w:rsid w:val="00667611"/>
    <w:rsid w:val="00667813"/>
    <w:rsid w:val="00670167"/>
    <w:rsid w:val="00670371"/>
    <w:rsid w:val="006706AA"/>
    <w:rsid w:val="00670825"/>
    <w:rsid w:val="00670839"/>
    <w:rsid w:val="00670B78"/>
    <w:rsid w:val="00670F8B"/>
    <w:rsid w:val="00671144"/>
    <w:rsid w:val="006713FD"/>
    <w:rsid w:val="0067152B"/>
    <w:rsid w:val="00671618"/>
    <w:rsid w:val="006717EC"/>
    <w:rsid w:val="00671B03"/>
    <w:rsid w:val="00671B43"/>
    <w:rsid w:val="00671B5F"/>
    <w:rsid w:val="00672113"/>
    <w:rsid w:val="00672164"/>
    <w:rsid w:val="00672483"/>
    <w:rsid w:val="00672504"/>
    <w:rsid w:val="006725B4"/>
    <w:rsid w:val="006727CB"/>
    <w:rsid w:val="00672904"/>
    <w:rsid w:val="00672A15"/>
    <w:rsid w:val="00672A1B"/>
    <w:rsid w:val="00672A5C"/>
    <w:rsid w:val="00672AEC"/>
    <w:rsid w:val="00672D00"/>
    <w:rsid w:val="00672D13"/>
    <w:rsid w:val="00672D54"/>
    <w:rsid w:val="00673099"/>
    <w:rsid w:val="006731F7"/>
    <w:rsid w:val="00673763"/>
    <w:rsid w:val="006737EE"/>
    <w:rsid w:val="00673CC8"/>
    <w:rsid w:val="0067410A"/>
    <w:rsid w:val="00674966"/>
    <w:rsid w:val="00674B61"/>
    <w:rsid w:val="00674D36"/>
    <w:rsid w:val="00675145"/>
    <w:rsid w:val="006751C4"/>
    <w:rsid w:val="00675343"/>
    <w:rsid w:val="00675638"/>
    <w:rsid w:val="00675856"/>
    <w:rsid w:val="00675A2E"/>
    <w:rsid w:val="00675A8B"/>
    <w:rsid w:val="00675B88"/>
    <w:rsid w:val="00675C85"/>
    <w:rsid w:val="00675E44"/>
    <w:rsid w:val="00675F09"/>
    <w:rsid w:val="00676075"/>
    <w:rsid w:val="00676125"/>
    <w:rsid w:val="00676135"/>
    <w:rsid w:val="006761F8"/>
    <w:rsid w:val="00676268"/>
    <w:rsid w:val="006765EE"/>
    <w:rsid w:val="0067664F"/>
    <w:rsid w:val="006768BF"/>
    <w:rsid w:val="006768C3"/>
    <w:rsid w:val="00676A34"/>
    <w:rsid w:val="00676B9B"/>
    <w:rsid w:val="00676C55"/>
    <w:rsid w:val="00676EC0"/>
    <w:rsid w:val="00676FA2"/>
    <w:rsid w:val="0067730B"/>
    <w:rsid w:val="0067747A"/>
    <w:rsid w:val="0067781C"/>
    <w:rsid w:val="00677891"/>
    <w:rsid w:val="00677A69"/>
    <w:rsid w:val="00677FED"/>
    <w:rsid w:val="00680062"/>
    <w:rsid w:val="006805B6"/>
    <w:rsid w:val="00680686"/>
    <w:rsid w:val="00680938"/>
    <w:rsid w:val="00680990"/>
    <w:rsid w:val="00680AB3"/>
    <w:rsid w:val="00680B09"/>
    <w:rsid w:val="00680C02"/>
    <w:rsid w:val="00680CED"/>
    <w:rsid w:val="00680D36"/>
    <w:rsid w:val="00680EB8"/>
    <w:rsid w:val="00680F38"/>
    <w:rsid w:val="006811BD"/>
    <w:rsid w:val="00681283"/>
    <w:rsid w:val="00681482"/>
    <w:rsid w:val="0068162A"/>
    <w:rsid w:val="00681AD8"/>
    <w:rsid w:val="00681B96"/>
    <w:rsid w:val="00681BC0"/>
    <w:rsid w:val="00681C3B"/>
    <w:rsid w:val="006823CF"/>
    <w:rsid w:val="00682832"/>
    <w:rsid w:val="00682AA1"/>
    <w:rsid w:val="00682B63"/>
    <w:rsid w:val="00682BF1"/>
    <w:rsid w:val="00682DAA"/>
    <w:rsid w:val="00682F5A"/>
    <w:rsid w:val="00683054"/>
    <w:rsid w:val="0068323F"/>
    <w:rsid w:val="00683524"/>
    <w:rsid w:val="0068388F"/>
    <w:rsid w:val="00683A1B"/>
    <w:rsid w:val="00683B2A"/>
    <w:rsid w:val="00683F5D"/>
    <w:rsid w:val="00684148"/>
    <w:rsid w:val="0068424D"/>
    <w:rsid w:val="006843CF"/>
    <w:rsid w:val="00684413"/>
    <w:rsid w:val="0068466E"/>
    <w:rsid w:val="006848EB"/>
    <w:rsid w:val="00684997"/>
    <w:rsid w:val="006849BE"/>
    <w:rsid w:val="00684F40"/>
    <w:rsid w:val="006850E3"/>
    <w:rsid w:val="0068548D"/>
    <w:rsid w:val="00685785"/>
    <w:rsid w:val="00685ABC"/>
    <w:rsid w:val="00685B80"/>
    <w:rsid w:val="00685BFE"/>
    <w:rsid w:val="006862D8"/>
    <w:rsid w:val="006864C1"/>
    <w:rsid w:val="006864D7"/>
    <w:rsid w:val="00686562"/>
    <w:rsid w:val="00686761"/>
    <w:rsid w:val="006868A9"/>
    <w:rsid w:val="00686B89"/>
    <w:rsid w:val="00686C75"/>
    <w:rsid w:val="006873AE"/>
    <w:rsid w:val="006879DB"/>
    <w:rsid w:val="00687CC0"/>
    <w:rsid w:val="0069015A"/>
    <w:rsid w:val="00690168"/>
    <w:rsid w:val="006902F8"/>
    <w:rsid w:val="00690341"/>
    <w:rsid w:val="00690766"/>
    <w:rsid w:val="00690DCC"/>
    <w:rsid w:val="00690FE6"/>
    <w:rsid w:val="00691902"/>
    <w:rsid w:val="00691B04"/>
    <w:rsid w:val="00691B38"/>
    <w:rsid w:val="00691EB3"/>
    <w:rsid w:val="00692159"/>
    <w:rsid w:val="006924A1"/>
    <w:rsid w:val="00692CC0"/>
    <w:rsid w:val="00692DF2"/>
    <w:rsid w:val="00692F02"/>
    <w:rsid w:val="00692F2E"/>
    <w:rsid w:val="00692FF9"/>
    <w:rsid w:val="0069303A"/>
    <w:rsid w:val="0069304A"/>
    <w:rsid w:val="006930C1"/>
    <w:rsid w:val="006931E1"/>
    <w:rsid w:val="006931F8"/>
    <w:rsid w:val="0069338B"/>
    <w:rsid w:val="0069363F"/>
    <w:rsid w:val="0069387C"/>
    <w:rsid w:val="00693A1E"/>
    <w:rsid w:val="00693B73"/>
    <w:rsid w:val="00693CFE"/>
    <w:rsid w:val="0069434B"/>
    <w:rsid w:val="0069443F"/>
    <w:rsid w:val="006950C1"/>
    <w:rsid w:val="0069510A"/>
    <w:rsid w:val="00695166"/>
    <w:rsid w:val="0069570E"/>
    <w:rsid w:val="00695891"/>
    <w:rsid w:val="00695907"/>
    <w:rsid w:val="0069597F"/>
    <w:rsid w:val="00695F76"/>
    <w:rsid w:val="00696002"/>
    <w:rsid w:val="006960ED"/>
    <w:rsid w:val="00696132"/>
    <w:rsid w:val="0069640A"/>
    <w:rsid w:val="006965EB"/>
    <w:rsid w:val="0069675A"/>
    <w:rsid w:val="00696BF3"/>
    <w:rsid w:val="00696C6D"/>
    <w:rsid w:val="00696C85"/>
    <w:rsid w:val="0069712E"/>
    <w:rsid w:val="006974CB"/>
    <w:rsid w:val="00697B87"/>
    <w:rsid w:val="006A0031"/>
    <w:rsid w:val="006A00A1"/>
    <w:rsid w:val="006A0436"/>
    <w:rsid w:val="006A06AB"/>
    <w:rsid w:val="006A0A28"/>
    <w:rsid w:val="006A0B6F"/>
    <w:rsid w:val="006A0B92"/>
    <w:rsid w:val="006A0B99"/>
    <w:rsid w:val="006A0E13"/>
    <w:rsid w:val="006A1695"/>
    <w:rsid w:val="006A1A1B"/>
    <w:rsid w:val="006A1D56"/>
    <w:rsid w:val="006A1EBC"/>
    <w:rsid w:val="006A2275"/>
    <w:rsid w:val="006A253C"/>
    <w:rsid w:val="006A2560"/>
    <w:rsid w:val="006A267B"/>
    <w:rsid w:val="006A2A9C"/>
    <w:rsid w:val="006A2B53"/>
    <w:rsid w:val="006A2B8C"/>
    <w:rsid w:val="006A2BAD"/>
    <w:rsid w:val="006A2C91"/>
    <w:rsid w:val="006A2FAC"/>
    <w:rsid w:val="006A332F"/>
    <w:rsid w:val="006A344C"/>
    <w:rsid w:val="006A3503"/>
    <w:rsid w:val="006A3B43"/>
    <w:rsid w:val="006A3BB9"/>
    <w:rsid w:val="006A3BD6"/>
    <w:rsid w:val="006A3CB9"/>
    <w:rsid w:val="006A3E5B"/>
    <w:rsid w:val="006A44A3"/>
    <w:rsid w:val="006A4A6C"/>
    <w:rsid w:val="006A4FDF"/>
    <w:rsid w:val="006A51B6"/>
    <w:rsid w:val="006A544B"/>
    <w:rsid w:val="006A5460"/>
    <w:rsid w:val="006A57F6"/>
    <w:rsid w:val="006A5C76"/>
    <w:rsid w:val="006A5CC2"/>
    <w:rsid w:val="006A654F"/>
    <w:rsid w:val="006A678E"/>
    <w:rsid w:val="006A6A85"/>
    <w:rsid w:val="006A6AFB"/>
    <w:rsid w:val="006A6DB4"/>
    <w:rsid w:val="006A6EBB"/>
    <w:rsid w:val="006A7007"/>
    <w:rsid w:val="006A70D0"/>
    <w:rsid w:val="006A7171"/>
    <w:rsid w:val="006A72FE"/>
    <w:rsid w:val="006A73C5"/>
    <w:rsid w:val="006A7466"/>
    <w:rsid w:val="006A7750"/>
    <w:rsid w:val="006A7C0A"/>
    <w:rsid w:val="006A7E7B"/>
    <w:rsid w:val="006A7F7D"/>
    <w:rsid w:val="006B02AF"/>
    <w:rsid w:val="006B04B7"/>
    <w:rsid w:val="006B0DD6"/>
    <w:rsid w:val="006B0E82"/>
    <w:rsid w:val="006B107D"/>
    <w:rsid w:val="006B10CD"/>
    <w:rsid w:val="006B1115"/>
    <w:rsid w:val="006B112C"/>
    <w:rsid w:val="006B123E"/>
    <w:rsid w:val="006B16C4"/>
    <w:rsid w:val="006B16F6"/>
    <w:rsid w:val="006B1994"/>
    <w:rsid w:val="006B1A7D"/>
    <w:rsid w:val="006B1B8B"/>
    <w:rsid w:val="006B1C27"/>
    <w:rsid w:val="006B1EDF"/>
    <w:rsid w:val="006B2784"/>
    <w:rsid w:val="006B2A0A"/>
    <w:rsid w:val="006B30B9"/>
    <w:rsid w:val="006B32CD"/>
    <w:rsid w:val="006B34A4"/>
    <w:rsid w:val="006B34B7"/>
    <w:rsid w:val="006B36E6"/>
    <w:rsid w:val="006B3858"/>
    <w:rsid w:val="006B3A1B"/>
    <w:rsid w:val="006B3B1B"/>
    <w:rsid w:val="006B3BE0"/>
    <w:rsid w:val="006B40AD"/>
    <w:rsid w:val="006B41C8"/>
    <w:rsid w:val="006B42B0"/>
    <w:rsid w:val="006B452A"/>
    <w:rsid w:val="006B46E4"/>
    <w:rsid w:val="006B472B"/>
    <w:rsid w:val="006B47CE"/>
    <w:rsid w:val="006B48C0"/>
    <w:rsid w:val="006B498F"/>
    <w:rsid w:val="006B4A69"/>
    <w:rsid w:val="006B53A6"/>
    <w:rsid w:val="006B55AF"/>
    <w:rsid w:val="006B5CA6"/>
    <w:rsid w:val="006B6008"/>
    <w:rsid w:val="006B637C"/>
    <w:rsid w:val="006B63C8"/>
    <w:rsid w:val="006B648B"/>
    <w:rsid w:val="006B6674"/>
    <w:rsid w:val="006B6767"/>
    <w:rsid w:val="006B68BE"/>
    <w:rsid w:val="006B696F"/>
    <w:rsid w:val="006B6AA1"/>
    <w:rsid w:val="006B6D97"/>
    <w:rsid w:val="006B6E39"/>
    <w:rsid w:val="006B7454"/>
    <w:rsid w:val="006B7764"/>
    <w:rsid w:val="006B7CA1"/>
    <w:rsid w:val="006B7E02"/>
    <w:rsid w:val="006B7F69"/>
    <w:rsid w:val="006C0332"/>
    <w:rsid w:val="006C043E"/>
    <w:rsid w:val="006C04A9"/>
    <w:rsid w:val="006C052D"/>
    <w:rsid w:val="006C063E"/>
    <w:rsid w:val="006C08B9"/>
    <w:rsid w:val="006C0979"/>
    <w:rsid w:val="006C0A28"/>
    <w:rsid w:val="006C0ABA"/>
    <w:rsid w:val="006C0C82"/>
    <w:rsid w:val="006C0E26"/>
    <w:rsid w:val="006C1385"/>
    <w:rsid w:val="006C13BB"/>
    <w:rsid w:val="006C13F4"/>
    <w:rsid w:val="006C14E4"/>
    <w:rsid w:val="006C167A"/>
    <w:rsid w:val="006C16CC"/>
    <w:rsid w:val="006C18F8"/>
    <w:rsid w:val="006C19C7"/>
    <w:rsid w:val="006C1A1F"/>
    <w:rsid w:val="006C1A49"/>
    <w:rsid w:val="006C1C42"/>
    <w:rsid w:val="006C1E3B"/>
    <w:rsid w:val="006C21E7"/>
    <w:rsid w:val="006C2573"/>
    <w:rsid w:val="006C2698"/>
    <w:rsid w:val="006C271D"/>
    <w:rsid w:val="006C2775"/>
    <w:rsid w:val="006C2875"/>
    <w:rsid w:val="006C28EF"/>
    <w:rsid w:val="006C2EC5"/>
    <w:rsid w:val="006C302B"/>
    <w:rsid w:val="006C33F4"/>
    <w:rsid w:val="006C38D9"/>
    <w:rsid w:val="006C3B92"/>
    <w:rsid w:val="006C3C78"/>
    <w:rsid w:val="006C422B"/>
    <w:rsid w:val="006C441C"/>
    <w:rsid w:val="006C459A"/>
    <w:rsid w:val="006C4628"/>
    <w:rsid w:val="006C4634"/>
    <w:rsid w:val="006C46A4"/>
    <w:rsid w:val="006C4815"/>
    <w:rsid w:val="006C4A32"/>
    <w:rsid w:val="006C4B9F"/>
    <w:rsid w:val="006C4DDE"/>
    <w:rsid w:val="006C517B"/>
    <w:rsid w:val="006C5351"/>
    <w:rsid w:val="006C5501"/>
    <w:rsid w:val="006C56C6"/>
    <w:rsid w:val="006C59D6"/>
    <w:rsid w:val="006C5BBF"/>
    <w:rsid w:val="006C5D94"/>
    <w:rsid w:val="006C6140"/>
    <w:rsid w:val="006C63A7"/>
    <w:rsid w:val="006C6566"/>
    <w:rsid w:val="006C6ACE"/>
    <w:rsid w:val="006C6F6C"/>
    <w:rsid w:val="006C72A3"/>
    <w:rsid w:val="006C7536"/>
    <w:rsid w:val="006C75D7"/>
    <w:rsid w:val="006C76D1"/>
    <w:rsid w:val="006C77FD"/>
    <w:rsid w:val="006C7DCA"/>
    <w:rsid w:val="006C7DDC"/>
    <w:rsid w:val="006D00ED"/>
    <w:rsid w:val="006D0147"/>
    <w:rsid w:val="006D02BF"/>
    <w:rsid w:val="006D030C"/>
    <w:rsid w:val="006D047B"/>
    <w:rsid w:val="006D0905"/>
    <w:rsid w:val="006D098F"/>
    <w:rsid w:val="006D0C86"/>
    <w:rsid w:val="006D0DAB"/>
    <w:rsid w:val="006D0FDB"/>
    <w:rsid w:val="006D1FBA"/>
    <w:rsid w:val="006D2379"/>
    <w:rsid w:val="006D2504"/>
    <w:rsid w:val="006D2509"/>
    <w:rsid w:val="006D25AA"/>
    <w:rsid w:val="006D260D"/>
    <w:rsid w:val="006D27A8"/>
    <w:rsid w:val="006D2C99"/>
    <w:rsid w:val="006D2F88"/>
    <w:rsid w:val="006D3374"/>
    <w:rsid w:val="006D33BA"/>
    <w:rsid w:val="006D35FB"/>
    <w:rsid w:val="006D367B"/>
    <w:rsid w:val="006D36E3"/>
    <w:rsid w:val="006D38C7"/>
    <w:rsid w:val="006D3AB3"/>
    <w:rsid w:val="006D3B89"/>
    <w:rsid w:val="006D3CE4"/>
    <w:rsid w:val="006D3D56"/>
    <w:rsid w:val="006D3F57"/>
    <w:rsid w:val="006D3FCF"/>
    <w:rsid w:val="006D4022"/>
    <w:rsid w:val="006D42FB"/>
    <w:rsid w:val="006D45B8"/>
    <w:rsid w:val="006D4745"/>
    <w:rsid w:val="006D4918"/>
    <w:rsid w:val="006D5843"/>
    <w:rsid w:val="006D5A82"/>
    <w:rsid w:val="006D60A5"/>
    <w:rsid w:val="006D6140"/>
    <w:rsid w:val="006D6156"/>
    <w:rsid w:val="006D6490"/>
    <w:rsid w:val="006D66AF"/>
    <w:rsid w:val="006D6DDA"/>
    <w:rsid w:val="006D70A7"/>
    <w:rsid w:val="006D715E"/>
    <w:rsid w:val="006D71BB"/>
    <w:rsid w:val="006D7514"/>
    <w:rsid w:val="006D7C37"/>
    <w:rsid w:val="006D7F78"/>
    <w:rsid w:val="006E0518"/>
    <w:rsid w:val="006E0596"/>
    <w:rsid w:val="006E085B"/>
    <w:rsid w:val="006E0BCC"/>
    <w:rsid w:val="006E0CAD"/>
    <w:rsid w:val="006E0FF3"/>
    <w:rsid w:val="006E18E6"/>
    <w:rsid w:val="006E194D"/>
    <w:rsid w:val="006E1AE0"/>
    <w:rsid w:val="006E1F9C"/>
    <w:rsid w:val="006E1FAD"/>
    <w:rsid w:val="006E2091"/>
    <w:rsid w:val="006E2191"/>
    <w:rsid w:val="006E2482"/>
    <w:rsid w:val="006E26EE"/>
    <w:rsid w:val="006E2CFC"/>
    <w:rsid w:val="006E2FFF"/>
    <w:rsid w:val="006E33F7"/>
    <w:rsid w:val="006E3503"/>
    <w:rsid w:val="006E3635"/>
    <w:rsid w:val="006E3673"/>
    <w:rsid w:val="006E3754"/>
    <w:rsid w:val="006E3B18"/>
    <w:rsid w:val="006E3C67"/>
    <w:rsid w:val="006E3D42"/>
    <w:rsid w:val="006E3E5A"/>
    <w:rsid w:val="006E431E"/>
    <w:rsid w:val="006E4855"/>
    <w:rsid w:val="006E4F51"/>
    <w:rsid w:val="006E4F99"/>
    <w:rsid w:val="006E53B5"/>
    <w:rsid w:val="006E53DB"/>
    <w:rsid w:val="006E547F"/>
    <w:rsid w:val="006E5514"/>
    <w:rsid w:val="006E559D"/>
    <w:rsid w:val="006E5ACB"/>
    <w:rsid w:val="006E5EFB"/>
    <w:rsid w:val="006E61A0"/>
    <w:rsid w:val="006E6233"/>
    <w:rsid w:val="006E6565"/>
    <w:rsid w:val="006E66CF"/>
    <w:rsid w:val="006E6C89"/>
    <w:rsid w:val="006E6C93"/>
    <w:rsid w:val="006E6C9D"/>
    <w:rsid w:val="006E725F"/>
    <w:rsid w:val="006E737B"/>
    <w:rsid w:val="006E787F"/>
    <w:rsid w:val="006E7B93"/>
    <w:rsid w:val="006F0098"/>
    <w:rsid w:val="006F00EC"/>
    <w:rsid w:val="006F0703"/>
    <w:rsid w:val="006F0E0F"/>
    <w:rsid w:val="006F122F"/>
    <w:rsid w:val="006F1754"/>
    <w:rsid w:val="006F17A6"/>
    <w:rsid w:val="006F17FA"/>
    <w:rsid w:val="006F1D86"/>
    <w:rsid w:val="006F1DE8"/>
    <w:rsid w:val="006F2325"/>
    <w:rsid w:val="006F29A9"/>
    <w:rsid w:val="006F2A1C"/>
    <w:rsid w:val="006F2B4D"/>
    <w:rsid w:val="006F2BC0"/>
    <w:rsid w:val="006F2E6E"/>
    <w:rsid w:val="006F361F"/>
    <w:rsid w:val="006F3A03"/>
    <w:rsid w:val="006F3A2E"/>
    <w:rsid w:val="006F3AC7"/>
    <w:rsid w:val="006F3B00"/>
    <w:rsid w:val="006F3B4F"/>
    <w:rsid w:val="006F3E81"/>
    <w:rsid w:val="006F3FC3"/>
    <w:rsid w:val="006F42AE"/>
    <w:rsid w:val="006F42D9"/>
    <w:rsid w:val="006F4EAD"/>
    <w:rsid w:val="006F4F62"/>
    <w:rsid w:val="006F518C"/>
    <w:rsid w:val="006F51A3"/>
    <w:rsid w:val="006F584E"/>
    <w:rsid w:val="006F58BB"/>
    <w:rsid w:val="006F5B3C"/>
    <w:rsid w:val="006F5B5A"/>
    <w:rsid w:val="006F5B64"/>
    <w:rsid w:val="006F5E3C"/>
    <w:rsid w:val="006F5E79"/>
    <w:rsid w:val="006F626C"/>
    <w:rsid w:val="006F62F1"/>
    <w:rsid w:val="006F657A"/>
    <w:rsid w:val="006F657E"/>
    <w:rsid w:val="006F68FC"/>
    <w:rsid w:val="006F69AE"/>
    <w:rsid w:val="006F6BA4"/>
    <w:rsid w:val="006F6C25"/>
    <w:rsid w:val="006F6D28"/>
    <w:rsid w:val="006F6F98"/>
    <w:rsid w:val="006F75B8"/>
    <w:rsid w:val="006F7631"/>
    <w:rsid w:val="006F78DA"/>
    <w:rsid w:val="006F79BC"/>
    <w:rsid w:val="006F7A11"/>
    <w:rsid w:val="006F7A7E"/>
    <w:rsid w:val="006F7F66"/>
    <w:rsid w:val="00700359"/>
    <w:rsid w:val="00700626"/>
    <w:rsid w:val="007006F3"/>
    <w:rsid w:val="007007C8"/>
    <w:rsid w:val="00700DAF"/>
    <w:rsid w:val="00700DFD"/>
    <w:rsid w:val="007010BA"/>
    <w:rsid w:val="00701461"/>
    <w:rsid w:val="0070191C"/>
    <w:rsid w:val="00701959"/>
    <w:rsid w:val="007019A6"/>
    <w:rsid w:val="007019D9"/>
    <w:rsid w:val="00701CAF"/>
    <w:rsid w:val="00701DAE"/>
    <w:rsid w:val="00701F87"/>
    <w:rsid w:val="007024E3"/>
    <w:rsid w:val="00702852"/>
    <w:rsid w:val="00703200"/>
    <w:rsid w:val="0070355B"/>
    <w:rsid w:val="007036A2"/>
    <w:rsid w:val="00703B06"/>
    <w:rsid w:val="00703FF6"/>
    <w:rsid w:val="00704285"/>
    <w:rsid w:val="00704402"/>
    <w:rsid w:val="00704469"/>
    <w:rsid w:val="00704707"/>
    <w:rsid w:val="00704A0C"/>
    <w:rsid w:val="00704AA8"/>
    <w:rsid w:val="00704C58"/>
    <w:rsid w:val="00704E62"/>
    <w:rsid w:val="007051EF"/>
    <w:rsid w:val="00705334"/>
    <w:rsid w:val="00705734"/>
    <w:rsid w:val="00705820"/>
    <w:rsid w:val="00705C5F"/>
    <w:rsid w:val="00705CB5"/>
    <w:rsid w:val="00705FE8"/>
    <w:rsid w:val="00706136"/>
    <w:rsid w:val="00706359"/>
    <w:rsid w:val="007066E9"/>
    <w:rsid w:val="00706AF5"/>
    <w:rsid w:val="0070782A"/>
    <w:rsid w:val="00707A2C"/>
    <w:rsid w:val="00707BF5"/>
    <w:rsid w:val="00707E3D"/>
    <w:rsid w:val="007100BD"/>
    <w:rsid w:val="0071014B"/>
    <w:rsid w:val="007105E2"/>
    <w:rsid w:val="00710814"/>
    <w:rsid w:val="00710972"/>
    <w:rsid w:val="00710A5B"/>
    <w:rsid w:val="00710AE5"/>
    <w:rsid w:val="00710D34"/>
    <w:rsid w:val="007110C3"/>
    <w:rsid w:val="0071138C"/>
    <w:rsid w:val="00711970"/>
    <w:rsid w:val="00711B41"/>
    <w:rsid w:val="00711E3C"/>
    <w:rsid w:val="00711E4B"/>
    <w:rsid w:val="00711E8D"/>
    <w:rsid w:val="0071266E"/>
    <w:rsid w:val="00712793"/>
    <w:rsid w:val="007127D0"/>
    <w:rsid w:val="0071296B"/>
    <w:rsid w:val="00712A08"/>
    <w:rsid w:val="00712A1C"/>
    <w:rsid w:val="00712C9A"/>
    <w:rsid w:val="00712FB2"/>
    <w:rsid w:val="00713065"/>
    <w:rsid w:val="007130E2"/>
    <w:rsid w:val="0071316F"/>
    <w:rsid w:val="00713492"/>
    <w:rsid w:val="0071377F"/>
    <w:rsid w:val="00713A55"/>
    <w:rsid w:val="00714166"/>
    <w:rsid w:val="00714297"/>
    <w:rsid w:val="007142BD"/>
    <w:rsid w:val="007142C1"/>
    <w:rsid w:val="007145EA"/>
    <w:rsid w:val="00714690"/>
    <w:rsid w:val="00714CC1"/>
    <w:rsid w:val="00714EA5"/>
    <w:rsid w:val="00715658"/>
    <w:rsid w:val="007156A9"/>
    <w:rsid w:val="0071574F"/>
    <w:rsid w:val="0071581B"/>
    <w:rsid w:val="00716016"/>
    <w:rsid w:val="0071606F"/>
    <w:rsid w:val="00716178"/>
    <w:rsid w:val="0071643C"/>
    <w:rsid w:val="007166CC"/>
    <w:rsid w:val="00716C96"/>
    <w:rsid w:val="00716E9C"/>
    <w:rsid w:val="00716F99"/>
    <w:rsid w:val="0071703D"/>
    <w:rsid w:val="007171C9"/>
    <w:rsid w:val="0071752C"/>
    <w:rsid w:val="007176F9"/>
    <w:rsid w:val="00717776"/>
    <w:rsid w:val="00717B20"/>
    <w:rsid w:val="00717CC0"/>
    <w:rsid w:val="00717E3E"/>
    <w:rsid w:val="007201A0"/>
    <w:rsid w:val="0072028D"/>
    <w:rsid w:val="007202D3"/>
    <w:rsid w:val="007204E8"/>
    <w:rsid w:val="007206B5"/>
    <w:rsid w:val="00720E22"/>
    <w:rsid w:val="00720EFF"/>
    <w:rsid w:val="00721441"/>
    <w:rsid w:val="00721654"/>
    <w:rsid w:val="007216A5"/>
    <w:rsid w:val="00721855"/>
    <w:rsid w:val="00721ED8"/>
    <w:rsid w:val="0072248A"/>
    <w:rsid w:val="007225A6"/>
    <w:rsid w:val="00722616"/>
    <w:rsid w:val="00722872"/>
    <w:rsid w:val="00722957"/>
    <w:rsid w:val="00722B1F"/>
    <w:rsid w:val="00722C09"/>
    <w:rsid w:val="00722D6A"/>
    <w:rsid w:val="00722D77"/>
    <w:rsid w:val="00722E38"/>
    <w:rsid w:val="00722F85"/>
    <w:rsid w:val="0072303C"/>
    <w:rsid w:val="007230B6"/>
    <w:rsid w:val="007236CC"/>
    <w:rsid w:val="00723953"/>
    <w:rsid w:val="00723A90"/>
    <w:rsid w:val="00723C08"/>
    <w:rsid w:val="00724077"/>
    <w:rsid w:val="00724318"/>
    <w:rsid w:val="00724351"/>
    <w:rsid w:val="00724368"/>
    <w:rsid w:val="00724380"/>
    <w:rsid w:val="00724830"/>
    <w:rsid w:val="0072483C"/>
    <w:rsid w:val="00724901"/>
    <w:rsid w:val="00724941"/>
    <w:rsid w:val="007249F6"/>
    <w:rsid w:val="0072521D"/>
    <w:rsid w:val="007254EE"/>
    <w:rsid w:val="0072556C"/>
    <w:rsid w:val="007257FA"/>
    <w:rsid w:val="00725968"/>
    <w:rsid w:val="00725A3A"/>
    <w:rsid w:val="00725A62"/>
    <w:rsid w:val="0072604F"/>
    <w:rsid w:val="0072610D"/>
    <w:rsid w:val="007267F4"/>
    <w:rsid w:val="00726BB9"/>
    <w:rsid w:val="00726DFD"/>
    <w:rsid w:val="00726FE7"/>
    <w:rsid w:val="00727193"/>
    <w:rsid w:val="00727215"/>
    <w:rsid w:val="007273CC"/>
    <w:rsid w:val="007274D0"/>
    <w:rsid w:val="00727520"/>
    <w:rsid w:val="00727EF8"/>
    <w:rsid w:val="00727FDC"/>
    <w:rsid w:val="007300E5"/>
    <w:rsid w:val="00730134"/>
    <w:rsid w:val="0073050F"/>
    <w:rsid w:val="00730F26"/>
    <w:rsid w:val="007312AC"/>
    <w:rsid w:val="007313D0"/>
    <w:rsid w:val="0073188C"/>
    <w:rsid w:val="00731B11"/>
    <w:rsid w:val="00731BB9"/>
    <w:rsid w:val="00731BDA"/>
    <w:rsid w:val="00731C51"/>
    <w:rsid w:val="00731F76"/>
    <w:rsid w:val="007324B6"/>
    <w:rsid w:val="00732538"/>
    <w:rsid w:val="00732B90"/>
    <w:rsid w:val="00732C92"/>
    <w:rsid w:val="00732D4D"/>
    <w:rsid w:val="00732F61"/>
    <w:rsid w:val="007330B5"/>
    <w:rsid w:val="007331DF"/>
    <w:rsid w:val="007339F0"/>
    <w:rsid w:val="00733A02"/>
    <w:rsid w:val="00733A9A"/>
    <w:rsid w:val="00733ACD"/>
    <w:rsid w:val="00733EAF"/>
    <w:rsid w:val="00733F31"/>
    <w:rsid w:val="00734606"/>
    <w:rsid w:val="007346EC"/>
    <w:rsid w:val="0073472A"/>
    <w:rsid w:val="00734EC3"/>
    <w:rsid w:val="007350FC"/>
    <w:rsid w:val="00735FED"/>
    <w:rsid w:val="007363D3"/>
    <w:rsid w:val="0073641D"/>
    <w:rsid w:val="007365FD"/>
    <w:rsid w:val="00736893"/>
    <w:rsid w:val="007369D1"/>
    <w:rsid w:val="00736B49"/>
    <w:rsid w:val="00736CCF"/>
    <w:rsid w:val="00736EC1"/>
    <w:rsid w:val="00737401"/>
    <w:rsid w:val="0073744B"/>
    <w:rsid w:val="00737551"/>
    <w:rsid w:val="007376AE"/>
    <w:rsid w:val="007377CC"/>
    <w:rsid w:val="00737843"/>
    <w:rsid w:val="00737B8E"/>
    <w:rsid w:val="00737B94"/>
    <w:rsid w:val="00737BDD"/>
    <w:rsid w:val="00740746"/>
    <w:rsid w:val="00740B99"/>
    <w:rsid w:val="00740E8A"/>
    <w:rsid w:val="00740F30"/>
    <w:rsid w:val="007417F1"/>
    <w:rsid w:val="00741865"/>
    <w:rsid w:val="007418E3"/>
    <w:rsid w:val="00741B10"/>
    <w:rsid w:val="00741F9F"/>
    <w:rsid w:val="0074222C"/>
    <w:rsid w:val="0074246E"/>
    <w:rsid w:val="007429C3"/>
    <w:rsid w:val="00742BB2"/>
    <w:rsid w:val="00742BE3"/>
    <w:rsid w:val="00743065"/>
    <w:rsid w:val="00743169"/>
    <w:rsid w:val="00743429"/>
    <w:rsid w:val="007434FC"/>
    <w:rsid w:val="007436BA"/>
    <w:rsid w:val="00743781"/>
    <w:rsid w:val="007437E1"/>
    <w:rsid w:val="00743DF4"/>
    <w:rsid w:val="00743F6A"/>
    <w:rsid w:val="00744548"/>
    <w:rsid w:val="00744771"/>
    <w:rsid w:val="007449E7"/>
    <w:rsid w:val="00744A1A"/>
    <w:rsid w:val="00744A3E"/>
    <w:rsid w:val="00744AFE"/>
    <w:rsid w:val="00744EAC"/>
    <w:rsid w:val="00744EED"/>
    <w:rsid w:val="00744F99"/>
    <w:rsid w:val="00745271"/>
    <w:rsid w:val="00745478"/>
    <w:rsid w:val="007455A0"/>
    <w:rsid w:val="007458EC"/>
    <w:rsid w:val="00745B49"/>
    <w:rsid w:val="00745FB0"/>
    <w:rsid w:val="00746100"/>
    <w:rsid w:val="00746293"/>
    <w:rsid w:val="007466BF"/>
    <w:rsid w:val="00746891"/>
    <w:rsid w:val="007468ED"/>
    <w:rsid w:val="00746B8E"/>
    <w:rsid w:val="00746BA8"/>
    <w:rsid w:val="00747177"/>
    <w:rsid w:val="007472CF"/>
    <w:rsid w:val="00747384"/>
    <w:rsid w:val="007476E5"/>
    <w:rsid w:val="0074770E"/>
    <w:rsid w:val="00747755"/>
    <w:rsid w:val="00747776"/>
    <w:rsid w:val="007477A3"/>
    <w:rsid w:val="007477F0"/>
    <w:rsid w:val="00747D0C"/>
    <w:rsid w:val="0075014D"/>
    <w:rsid w:val="007504CC"/>
    <w:rsid w:val="00750821"/>
    <w:rsid w:val="00750EBC"/>
    <w:rsid w:val="00750FDE"/>
    <w:rsid w:val="00751349"/>
    <w:rsid w:val="00751387"/>
    <w:rsid w:val="00751635"/>
    <w:rsid w:val="0075163D"/>
    <w:rsid w:val="0075188D"/>
    <w:rsid w:val="00751C7B"/>
    <w:rsid w:val="00752071"/>
    <w:rsid w:val="007520C2"/>
    <w:rsid w:val="00752481"/>
    <w:rsid w:val="00752735"/>
    <w:rsid w:val="007527E3"/>
    <w:rsid w:val="00752A74"/>
    <w:rsid w:val="00752A7A"/>
    <w:rsid w:val="00752B49"/>
    <w:rsid w:val="007530CE"/>
    <w:rsid w:val="0075353B"/>
    <w:rsid w:val="00753673"/>
    <w:rsid w:val="0075372F"/>
    <w:rsid w:val="00753861"/>
    <w:rsid w:val="00753AAB"/>
    <w:rsid w:val="00753C7B"/>
    <w:rsid w:val="00753FA3"/>
    <w:rsid w:val="00753FD3"/>
    <w:rsid w:val="00754038"/>
    <w:rsid w:val="0075419C"/>
    <w:rsid w:val="00754227"/>
    <w:rsid w:val="007542AF"/>
    <w:rsid w:val="00754487"/>
    <w:rsid w:val="00754620"/>
    <w:rsid w:val="0075463F"/>
    <w:rsid w:val="00754777"/>
    <w:rsid w:val="007549EB"/>
    <w:rsid w:val="00754C11"/>
    <w:rsid w:val="00754DFE"/>
    <w:rsid w:val="00754F3E"/>
    <w:rsid w:val="007552E6"/>
    <w:rsid w:val="007554B0"/>
    <w:rsid w:val="0075584C"/>
    <w:rsid w:val="00755D9C"/>
    <w:rsid w:val="00755E46"/>
    <w:rsid w:val="00755F03"/>
    <w:rsid w:val="00756136"/>
    <w:rsid w:val="007564F2"/>
    <w:rsid w:val="007565D9"/>
    <w:rsid w:val="007567E2"/>
    <w:rsid w:val="007568AD"/>
    <w:rsid w:val="00756A29"/>
    <w:rsid w:val="00756B44"/>
    <w:rsid w:val="00756C3A"/>
    <w:rsid w:val="00756D33"/>
    <w:rsid w:val="00756DB2"/>
    <w:rsid w:val="0075709B"/>
    <w:rsid w:val="007570D6"/>
    <w:rsid w:val="007570F2"/>
    <w:rsid w:val="0075794B"/>
    <w:rsid w:val="007579EB"/>
    <w:rsid w:val="00757A99"/>
    <w:rsid w:val="00757B2A"/>
    <w:rsid w:val="007601C5"/>
    <w:rsid w:val="00760291"/>
    <w:rsid w:val="0076039C"/>
    <w:rsid w:val="007607AA"/>
    <w:rsid w:val="007608A4"/>
    <w:rsid w:val="00760924"/>
    <w:rsid w:val="00760990"/>
    <w:rsid w:val="007609B7"/>
    <w:rsid w:val="00760A1B"/>
    <w:rsid w:val="00760CA4"/>
    <w:rsid w:val="00760CBB"/>
    <w:rsid w:val="00760EBC"/>
    <w:rsid w:val="0076171E"/>
    <w:rsid w:val="00761916"/>
    <w:rsid w:val="00761957"/>
    <w:rsid w:val="00761BB1"/>
    <w:rsid w:val="007621ED"/>
    <w:rsid w:val="007623FE"/>
    <w:rsid w:val="007629A3"/>
    <w:rsid w:val="00762ABC"/>
    <w:rsid w:val="00762C54"/>
    <w:rsid w:val="007630F5"/>
    <w:rsid w:val="00763412"/>
    <w:rsid w:val="007636A3"/>
    <w:rsid w:val="00763BE3"/>
    <w:rsid w:val="00763C6B"/>
    <w:rsid w:val="00763C71"/>
    <w:rsid w:val="00763C7A"/>
    <w:rsid w:val="00764528"/>
    <w:rsid w:val="00764C4F"/>
    <w:rsid w:val="00765029"/>
    <w:rsid w:val="00765188"/>
    <w:rsid w:val="00765221"/>
    <w:rsid w:val="007654DE"/>
    <w:rsid w:val="00765952"/>
    <w:rsid w:val="00765973"/>
    <w:rsid w:val="007659C8"/>
    <w:rsid w:val="00765A93"/>
    <w:rsid w:val="00765C3A"/>
    <w:rsid w:val="00765C63"/>
    <w:rsid w:val="00765DE0"/>
    <w:rsid w:val="00766400"/>
    <w:rsid w:val="00766424"/>
    <w:rsid w:val="00766486"/>
    <w:rsid w:val="00766981"/>
    <w:rsid w:val="007669A1"/>
    <w:rsid w:val="00766AB6"/>
    <w:rsid w:val="00766CCD"/>
    <w:rsid w:val="00766E31"/>
    <w:rsid w:val="00766EFD"/>
    <w:rsid w:val="00767152"/>
    <w:rsid w:val="007671F0"/>
    <w:rsid w:val="0076767B"/>
    <w:rsid w:val="00767976"/>
    <w:rsid w:val="00767A1D"/>
    <w:rsid w:val="00767DB8"/>
    <w:rsid w:val="00767F6D"/>
    <w:rsid w:val="00770691"/>
    <w:rsid w:val="00770D69"/>
    <w:rsid w:val="00770E03"/>
    <w:rsid w:val="00770E9E"/>
    <w:rsid w:val="00770F7F"/>
    <w:rsid w:val="00770F83"/>
    <w:rsid w:val="0077124C"/>
    <w:rsid w:val="007713D2"/>
    <w:rsid w:val="0077151E"/>
    <w:rsid w:val="00771CA0"/>
    <w:rsid w:val="007721C9"/>
    <w:rsid w:val="0077271E"/>
    <w:rsid w:val="00772768"/>
    <w:rsid w:val="00772C88"/>
    <w:rsid w:val="00773036"/>
    <w:rsid w:val="00773295"/>
    <w:rsid w:val="007733E4"/>
    <w:rsid w:val="007737CB"/>
    <w:rsid w:val="00773F3F"/>
    <w:rsid w:val="00773F6D"/>
    <w:rsid w:val="007740E0"/>
    <w:rsid w:val="0077433B"/>
    <w:rsid w:val="0077451F"/>
    <w:rsid w:val="00774A8D"/>
    <w:rsid w:val="00774F52"/>
    <w:rsid w:val="007753FA"/>
    <w:rsid w:val="007757AD"/>
    <w:rsid w:val="0077585D"/>
    <w:rsid w:val="0077599B"/>
    <w:rsid w:val="00775A35"/>
    <w:rsid w:val="00775BE3"/>
    <w:rsid w:val="00775C8B"/>
    <w:rsid w:val="00775F68"/>
    <w:rsid w:val="0077622C"/>
    <w:rsid w:val="00776349"/>
    <w:rsid w:val="007766DA"/>
    <w:rsid w:val="00776EFD"/>
    <w:rsid w:val="00776F35"/>
    <w:rsid w:val="00777301"/>
    <w:rsid w:val="0077764D"/>
    <w:rsid w:val="00777B64"/>
    <w:rsid w:val="00777C16"/>
    <w:rsid w:val="00777C53"/>
    <w:rsid w:val="00777F87"/>
    <w:rsid w:val="00777FA1"/>
    <w:rsid w:val="007802E7"/>
    <w:rsid w:val="0078031E"/>
    <w:rsid w:val="00780387"/>
    <w:rsid w:val="007808F9"/>
    <w:rsid w:val="007809D0"/>
    <w:rsid w:val="00780C32"/>
    <w:rsid w:val="00780C76"/>
    <w:rsid w:val="00780D36"/>
    <w:rsid w:val="00781133"/>
    <w:rsid w:val="007812ED"/>
    <w:rsid w:val="00781310"/>
    <w:rsid w:val="00781464"/>
    <w:rsid w:val="007818A0"/>
    <w:rsid w:val="0078194B"/>
    <w:rsid w:val="00781B45"/>
    <w:rsid w:val="0078241A"/>
    <w:rsid w:val="0078267D"/>
    <w:rsid w:val="00782716"/>
    <w:rsid w:val="00782A9C"/>
    <w:rsid w:val="00782BA6"/>
    <w:rsid w:val="00782C51"/>
    <w:rsid w:val="00782F4B"/>
    <w:rsid w:val="00783293"/>
    <w:rsid w:val="007832DE"/>
    <w:rsid w:val="00783352"/>
    <w:rsid w:val="00783A7C"/>
    <w:rsid w:val="007840F9"/>
    <w:rsid w:val="007843EB"/>
    <w:rsid w:val="00784533"/>
    <w:rsid w:val="007847BC"/>
    <w:rsid w:val="00784870"/>
    <w:rsid w:val="00784977"/>
    <w:rsid w:val="00784BD6"/>
    <w:rsid w:val="00784C0D"/>
    <w:rsid w:val="00785288"/>
    <w:rsid w:val="00785383"/>
    <w:rsid w:val="00785746"/>
    <w:rsid w:val="00785762"/>
    <w:rsid w:val="00785A2E"/>
    <w:rsid w:val="00785A90"/>
    <w:rsid w:val="00785CA0"/>
    <w:rsid w:val="00785D19"/>
    <w:rsid w:val="00785DD0"/>
    <w:rsid w:val="00785E99"/>
    <w:rsid w:val="00786215"/>
    <w:rsid w:val="00786754"/>
    <w:rsid w:val="00786A08"/>
    <w:rsid w:val="00786A79"/>
    <w:rsid w:val="00786BBC"/>
    <w:rsid w:val="00786DB1"/>
    <w:rsid w:val="007870C8"/>
    <w:rsid w:val="007872AD"/>
    <w:rsid w:val="00787435"/>
    <w:rsid w:val="0078773E"/>
    <w:rsid w:val="0078773F"/>
    <w:rsid w:val="00787AFE"/>
    <w:rsid w:val="00787C4A"/>
    <w:rsid w:val="00787FAF"/>
    <w:rsid w:val="00787FD0"/>
    <w:rsid w:val="0079007C"/>
    <w:rsid w:val="0079009E"/>
    <w:rsid w:val="00790180"/>
    <w:rsid w:val="00790411"/>
    <w:rsid w:val="0079041E"/>
    <w:rsid w:val="00790A49"/>
    <w:rsid w:val="0079103C"/>
    <w:rsid w:val="007916BC"/>
    <w:rsid w:val="00791970"/>
    <w:rsid w:val="00791B04"/>
    <w:rsid w:val="00791E4E"/>
    <w:rsid w:val="007920F8"/>
    <w:rsid w:val="00792116"/>
    <w:rsid w:val="00792449"/>
    <w:rsid w:val="007925B1"/>
    <w:rsid w:val="0079273B"/>
    <w:rsid w:val="007928AD"/>
    <w:rsid w:val="00792AE0"/>
    <w:rsid w:val="00792B6B"/>
    <w:rsid w:val="00792BA6"/>
    <w:rsid w:val="00793043"/>
    <w:rsid w:val="00793050"/>
    <w:rsid w:val="007931CD"/>
    <w:rsid w:val="0079346D"/>
    <w:rsid w:val="007937AB"/>
    <w:rsid w:val="007937EA"/>
    <w:rsid w:val="007938CE"/>
    <w:rsid w:val="00793FF5"/>
    <w:rsid w:val="00794048"/>
    <w:rsid w:val="00794082"/>
    <w:rsid w:val="007943D6"/>
    <w:rsid w:val="0079440C"/>
    <w:rsid w:val="007945BF"/>
    <w:rsid w:val="0079489E"/>
    <w:rsid w:val="00794959"/>
    <w:rsid w:val="00794A76"/>
    <w:rsid w:val="00794BC2"/>
    <w:rsid w:val="00794ECE"/>
    <w:rsid w:val="00794F52"/>
    <w:rsid w:val="007950AB"/>
    <w:rsid w:val="007950ED"/>
    <w:rsid w:val="007951F1"/>
    <w:rsid w:val="007956B6"/>
    <w:rsid w:val="0079574F"/>
    <w:rsid w:val="0079577A"/>
    <w:rsid w:val="00795856"/>
    <w:rsid w:val="007958E8"/>
    <w:rsid w:val="00796195"/>
    <w:rsid w:val="0079622E"/>
    <w:rsid w:val="007969E7"/>
    <w:rsid w:val="00796B25"/>
    <w:rsid w:val="00796E18"/>
    <w:rsid w:val="00796EDE"/>
    <w:rsid w:val="00796F91"/>
    <w:rsid w:val="00797558"/>
    <w:rsid w:val="00797612"/>
    <w:rsid w:val="00797694"/>
    <w:rsid w:val="00797862"/>
    <w:rsid w:val="007978A0"/>
    <w:rsid w:val="00797D93"/>
    <w:rsid w:val="00797DE1"/>
    <w:rsid w:val="00797EA1"/>
    <w:rsid w:val="007A002E"/>
    <w:rsid w:val="007A0058"/>
    <w:rsid w:val="007A01E4"/>
    <w:rsid w:val="007A031D"/>
    <w:rsid w:val="007A03A1"/>
    <w:rsid w:val="007A0441"/>
    <w:rsid w:val="007A0658"/>
    <w:rsid w:val="007A08A0"/>
    <w:rsid w:val="007A0AF7"/>
    <w:rsid w:val="007A0EE0"/>
    <w:rsid w:val="007A113A"/>
    <w:rsid w:val="007A141D"/>
    <w:rsid w:val="007A1689"/>
    <w:rsid w:val="007A1B92"/>
    <w:rsid w:val="007A1F08"/>
    <w:rsid w:val="007A210A"/>
    <w:rsid w:val="007A221F"/>
    <w:rsid w:val="007A25C6"/>
    <w:rsid w:val="007A274B"/>
    <w:rsid w:val="007A29BF"/>
    <w:rsid w:val="007A2BF8"/>
    <w:rsid w:val="007A2C2B"/>
    <w:rsid w:val="007A2FF5"/>
    <w:rsid w:val="007A31B6"/>
    <w:rsid w:val="007A36DA"/>
    <w:rsid w:val="007A376F"/>
    <w:rsid w:val="007A37B2"/>
    <w:rsid w:val="007A3954"/>
    <w:rsid w:val="007A39AB"/>
    <w:rsid w:val="007A3C02"/>
    <w:rsid w:val="007A4161"/>
    <w:rsid w:val="007A4572"/>
    <w:rsid w:val="007A4A55"/>
    <w:rsid w:val="007A4D22"/>
    <w:rsid w:val="007A52A4"/>
    <w:rsid w:val="007A5854"/>
    <w:rsid w:val="007A5C28"/>
    <w:rsid w:val="007A5C57"/>
    <w:rsid w:val="007A5FD7"/>
    <w:rsid w:val="007A6763"/>
    <w:rsid w:val="007A683E"/>
    <w:rsid w:val="007A6F04"/>
    <w:rsid w:val="007A7382"/>
    <w:rsid w:val="007A7648"/>
    <w:rsid w:val="007A7925"/>
    <w:rsid w:val="007A7F6D"/>
    <w:rsid w:val="007B0193"/>
    <w:rsid w:val="007B01F3"/>
    <w:rsid w:val="007B0523"/>
    <w:rsid w:val="007B0B08"/>
    <w:rsid w:val="007B0D5D"/>
    <w:rsid w:val="007B1026"/>
    <w:rsid w:val="007B1331"/>
    <w:rsid w:val="007B1361"/>
    <w:rsid w:val="007B1401"/>
    <w:rsid w:val="007B148D"/>
    <w:rsid w:val="007B15EF"/>
    <w:rsid w:val="007B1838"/>
    <w:rsid w:val="007B1B13"/>
    <w:rsid w:val="007B1D6F"/>
    <w:rsid w:val="007B2175"/>
    <w:rsid w:val="007B22FD"/>
    <w:rsid w:val="007B2314"/>
    <w:rsid w:val="007B236A"/>
    <w:rsid w:val="007B24BE"/>
    <w:rsid w:val="007B261E"/>
    <w:rsid w:val="007B27D3"/>
    <w:rsid w:val="007B2A13"/>
    <w:rsid w:val="007B2C69"/>
    <w:rsid w:val="007B2D9A"/>
    <w:rsid w:val="007B2E51"/>
    <w:rsid w:val="007B2FC5"/>
    <w:rsid w:val="007B3456"/>
    <w:rsid w:val="007B36E3"/>
    <w:rsid w:val="007B3843"/>
    <w:rsid w:val="007B38CF"/>
    <w:rsid w:val="007B38E2"/>
    <w:rsid w:val="007B4DE8"/>
    <w:rsid w:val="007B4DFF"/>
    <w:rsid w:val="007B5163"/>
    <w:rsid w:val="007B58ED"/>
    <w:rsid w:val="007B58F6"/>
    <w:rsid w:val="007B5A0D"/>
    <w:rsid w:val="007B6025"/>
    <w:rsid w:val="007B6647"/>
    <w:rsid w:val="007B669D"/>
    <w:rsid w:val="007B66E1"/>
    <w:rsid w:val="007B6CB4"/>
    <w:rsid w:val="007B6CE7"/>
    <w:rsid w:val="007B6EDC"/>
    <w:rsid w:val="007B71C2"/>
    <w:rsid w:val="007B7210"/>
    <w:rsid w:val="007B7967"/>
    <w:rsid w:val="007B7DB1"/>
    <w:rsid w:val="007B7EB6"/>
    <w:rsid w:val="007C0087"/>
    <w:rsid w:val="007C0639"/>
    <w:rsid w:val="007C06D9"/>
    <w:rsid w:val="007C0792"/>
    <w:rsid w:val="007C084E"/>
    <w:rsid w:val="007C0F84"/>
    <w:rsid w:val="007C11E5"/>
    <w:rsid w:val="007C144D"/>
    <w:rsid w:val="007C1580"/>
    <w:rsid w:val="007C169F"/>
    <w:rsid w:val="007C1CBE"/>
    <w:rsid w:val="007C1F15"/>
    <w:rsid w:val="007C1F43"/>
    <w:rsid w:val="007C21BE"/>
    <w:rsid w:val="007C21F8"/>
    <w:rsid w:val="007C2549"/>
    <w:rsid w:val="007C26BB"/>
    <w:rsid w:val="007C28EF"/>
    <w:rsid w:val="007C2D45"/>
    <w:rsid w:val="007C2F8A"/>
    <w:rsid w:val="007C300D"/>
    <w:rsid w:val="007C3326"/>
    <w:rsid w:val="007C361A"/>
    <w:rsid w:val="007C374B"/>
    <w:rsid w:val="007C398D"/>
    <w:rsid w:val="007C3B10"/>
    <w:rsid w:val="007C3ED8"/>
    <w:rsid w:val="007C3F1D"/>
    <w:rsid w:val="007C4664"/>
    <w:rsid w:val="007C4BCF"/>
    <w:rsid w:val="007C4E57"/>
    <w:rsid w:val="007C513D"/>
    <w:rsid w:val="007C5156"/>
    <w:rsid w:val="007C527F"/>
    <w:rsid w:val="007C556D"/>
    <w:rsid w:val="007C5A8E"/>
    <w:rsid w:val="007C5C6F"/>
    <w:rsid w:val="007C5D3C"/>
    <w:rsid w:val="007C5DC1"/>
    <w:rsid w:val="007C63D0"/>
    <w:rsid w:val="007C677B"/>
    <w:rsid w:val="007C679A"/>
    <w:rsid w:val="007C6C90"/>
    <w:rsid w:val="007C6DCB"/>
    <w:rsid w:val="007C707E"/>
    <w:rsid w:val="007C70B0"/>
    <w:rsid w:val="007C730A"/>
    <w:rsid w:val="007C76B6"/>
    <w:rsid w:val="007C7DF5"/>
    <w:rsid w:val="007D016B"/>
    <w:rsid w:val="007D0373"/>
    <w:rsid w:val="007D0461"/>
    <w:rsid w:val="007D076C"/>
    <w:rsid w:val="007D0947"/>
    <w:rsid w:val="007D0B3E"/>
    <w:rsid w:val="007D0B72"/>
    <w:rsid w:val="007D1690"/>
    <w:rsid w:val="007D187C"/>
    <w:rsid w:val="007D1A85"/>
    <w:rsid w:val="007D1EE3"/>
    <w:rsid w:val="007D249B"/>
    <w:rsid w:val="007D268B"/>
    <w:rsid w:val="007D2AFF"/>
    <w:rsid w:val="007D2B2D"/>
    <w:rsid w:val="007D2B82"/>
    <w:rsid w:val="007D2C5B"/>
    <w:rsid w:val="007D2CC6"/>
    <w:rsid w:val="007D3208"/>
    <w:rsid w:val="007D3481"/>
    <w:rsid w:val="007D3614"/>
    <w:rsid w:val="007D3668"/>
    <w:rsid w:val="007D36AC"/>
    <w:rsid w:val="007D385A"/>
    <w:rsid w:val="007D399C"/>
    <w:rsid w:val="007D3B40"/>
    <w:rsid w:val="007D3B53"/>
    <w:rsid w:val="007D4044"/>
    <w:rsid w:val="007D41C0"/>
    <w:rsid w:val="007D4464"/>
    <w:rsid w:val="007D450D"/>
    <w:rsid w:val="007D46F1"/>
    <w:rsid w:val="007D48D4"/>
    <w:rsid w:val="007D4B10"/>
    <w:rsid w:val="007D4F43"/>
    <w:rsid w:val="007D59EE"/>
    <w:rsid w:val="007D5A2B"/>
    <w:rsid w:val="007D5B99"/>
    <w:rsid w:val="007D5BC6"/>
    <w:rsid w:val="007D5D82"/>
    <w:rsid w:val="007D5E29"/>
    <w:rsid w:val="007D646A"/>
    <w:rsid w:val="007D6680"/>
    <w:rsid w:val="007D66EB"/>
    <w:rsid w:val="007D675A"/>
    <w:rsid w:val="007D6817"/>
    <w:rsid w:val="007D7024"/>
    <w:rsid w:val="007D70A2"/>
    <w:rsid w:val="007D755B"/>
    <w:rsid w:val="007D784D"/>
    <w:rsid w:val="007D7871"/>
    <w:rsid w:val="007D7A6A"/>
    <w:rsid w:val="007D7A71"/>
    <w:rsid w:val="007E0015"/>
    <w:rsid w:val="007E03D7"/>
    <w:rsid w:val="007E0922"/>
    <w:rsid w:val="007E0A97"/>
    <w:rsid w:val="007E1182"/>
    <w:rsid w:val="007E1236"/>
    <w:rsid w:val="007E1263"/>
    <w:rsid w:val="007E133A"/>
    <w:rsid w:val="007E181C"/>
    <w:rsid w:val="007E1B5D"/>
    <w:rsid w:val="007E1D2F"/>
    <w:rsid w:val="007E1D8A"/>
    <w:rsid w:val="007E2409"/>
    <w:rsid w:val="007E2425"/>
    <w:rsid w:val="007E2902"/>
    <w:rsid w:val="007E2A19"/>
    <w:rsid w:val="007E2CF1"/>
    <w:rsid w:val="007E2DCF"/>
    <w:rsid w:val="007E2F24"/>
    <w:rsid w:val="007E309B"/>
    <w:rsid w:val="007E3141"/>
    <w:rsid w:val="007E32FB"/>
    <w:rsid w:val="007E3306"/>
    <w:rsid w:val="007E3700"/>
    <w:rsid w:val="007E37EC"/>
    <w:rsid w:val="007E3E97"/>
    <w:rsid w:val="007E3F04"/>
    <w:rsid w:val="007E44CB"/>
    <w:rsid w:val="007E4C9C"/>
    <w:rsid w:val="007E4FD0"/>
    <w:rsid w:val="007E524B"/>
    <w:rsid w:val="007E5275"/>
    <w:rsid w:val="007E534D"/>
    <w:rsid w:val="007E537C"/>
    <w:rsid w:val="007E53AF"/>
    <w:rsid w:val="007E5748"/>
    <w:rsid w:val="007E59B9"/>
    <w:rsid w:val="007E5A1D"/>
    <w:rsid w:val="007E5CF5"/>
    <w:rsid w:val="007E5E71"/>
    <w:rsid w:val="007E5EDC"/>
    <w:rsid w:val="007E6243"/>
    <w:rsid w:val="007E62E1"/>
    <w:rsid w:val="007E637A"/>
    <w:rsid w:val="007E687A"/>
    <w:rsid w:val="007E6DFC"/>
    <w:rsid w:val="007E6EF9"/>
    <w:rsid w:val="007E7175"/>
    <w:rsid w:val="007E7196"/>
    <w:rsid w:val="007E7488"/>
    <w:rsid w:val="007E78D5"/>
    <w:rsid w:val="007E7A06"/>
    <w:rsid w:val="007E7A38"/>
    <w:rsid w:val="007E7C27"/>
    <w:rsid w:val="007E7FD2"/>
    <w:rsid w:val="007F02BF"/>
    <w:rsid w:val="007F06F2"/>
    <w:rsid w:val="007F07E3"/>
    <w:rsid w:val="007F0CF4"/>
    <w:rsid w:val="007F0EA2"/>
    <w:rsid w:val="007F1056"/>
    <w:rsid w:val="007F1519"/>
    <w:rsid w:val="007F1978"/>
    <w:rsid w:val="007F2338"/>
    <w:rsid w:val="007F2420"/>
    <w:rsid w:val="007F2856"/>
    <w:rsid w:val="007F2912"/>
    <w:rsid w:val="007F2B98"/>
    <w:rsid w:val="007F2CAA"/>
    <w:rsid w:val="007F2FE9"/>
    <w:rsid w:val="007F2FEA"/>
    <w:rsid w:val="007F31AA"/>
    <w:rsid w:val="007F333C"/>
    <w:rsid w:val="007F33F0"/>
    <w:rsid w:val="007F37CA"/>
    <w:rsid w:val="007F39FF"/>
    <w:rsid w:val="007F3B1C"/>
    <w:rsid w:val="007F3B89"/>
    <w:rsid w:val="007F3C92"/>
    <w:rsid w:val="007F3DAA"/>
    <w:rsid w:val="007F41BD"/>
    <w:rsid w:val="007F427E"/>
    <w:rsid w:val="007F488C"/>
    <w:rsid w:val="007F4C4A"/>
    <w:rsid w:val="007F5672"/>
    <w:rsid w:val="007F5BC9"/>
    <w:rsid w:val="007F5C67"/>
    <w:rsid w:val="007F5F7F"/>
    <w:rsid w:val="007F603B"/>
    <w:rsid w:val="007F6354"/>
    <w:rsid w:val="007F6709"/>
    <w:rsid w:val="007F6A04"/>
    <w:rsid w:val="007F6D47"/>
    <w:rsid w:val="007F6DAD"/>
    <w:rsid w:val="007F6DBA"/>
    <w:rsid w:val="007F75A2"/>
    <w:rsid w:val="007F76D6"/>
    <w:rsid w:val="007F7725"/>
    <w:rsid w:val="007F7871"/>
    <w:rsid w:val="007F7C5E"/>
    <w:rsid w:val="007F7E38"/>
    <w:rsid w:val="00800271"/>
    <w:rsid w:val="00800724"/>
    <w:rsid w:val="00800ABE"/>
    <w:rsid w:val="00801304"/>
    <w:rsid w:val="00801547"/>
    <w:rsid w:val="00801559"/>
    <w:rsid w:val="00801B91"/>
    <w:rsid w:val="00801BBA"/>
    <w:rsid w:val="00801C53"/>
    <w:rsid w:val="00801CF0"/>
    <w:rsid w:val="00801F44"/>
    <w:rsid w:val="0080216A"/>
    <w:rsid w:val="008021C9"/>
    <w:rsid w:val="00802360"/>
    <w:rsid w:val="008023B7"/>
    <w:rsid w:val="008026AC"/>
    <w:rsid w:val="00802748"/>
    <w:rsid w:val="00802A2C"/>
    <w:rsid w:val="00802D50"/>
    <w:rsid w:val="00802F31"/>
    <w:rsid w:val="00803085"/>
    <w:rsid w:val="00803304"/>
    <w:rsid w:val="00803308"/>
    <w:rsid w:val="008036A6"/>
    <w:rsid w:val="008036D3"/>
    <w:rsid w:val="008036F8"/>
    <w:rsid w:val="00803975"/>
    <w:rsid w:val="00803ABE"/>
    <w:rsid w:val="0080403F"/>
    <w:rsid w:val="008040E8"/>
    <w:rsid w:val="00804504"/>
    <w:rsid w:val="00804569"/>
    <w:rsid w:val="008049BB"/>
    <w:rsid w:val="00804A99"/>
    <w:rsid w:val="00804C32"/>
    <w:rsid w:val="00804DC8"/>
    <w:rsid w:val="00804EFE"/>
    <w:rsid w:val="00805393"/>
    <w:rsid w:val="008058BA"/>
    <w:rsid w:val="00805993"/>
    <w:rsid w:val="008059BE"/>
    <w:rsid w:val="00805DD3"/>
    <w:rsid w:val="00805DDE"/>
    <w:rsid w:val="0080601C"/>
    <w:rsid w:val="00806285"/>
    <w:rsid w:val="00806351"/>
    <w:rsid w:val="0080651A"/>
    <w:rsid w:val="00806920"/>
    <w:rsid w:val="00806CD9"/>
    <w:rsid w:val="00806E77"/>
    <w:rsid w:val="008073D4"/>
    <w:rsid w:val="00807727"/>
    <w:rsid w:val="00807833"/>
    <w:rsid w:val="00807CF8"/>
    <w:rsid w:val="00807F7F"/>
    <w:rsid w:val="008100C7"/>
    <w:rsid w:val="00810102"/>
    <w:rsid w:val="0081088C"/>
    <w:rsid w:val="00811043"/>
    <w:rsid w:val="008112E2"/>
    <w:rsid w:val="008116CD"/>
    <w:rsid w:val="00811744"/>
    <w:rsid w:val="00811B1D"/>
    <w:rsid w:val="00811E2A"/>
    <w:rsid w:val="00811FC0"/>
    <w:rsid w:val="00812CC5"/>
    <w:rsid w:val="00812DD4"/>
    <w:rsid w:val="00813017"/>
    <w:rsid w:val="00813066"/>
    <w:rsid w:val="00813271"/>
    <w:rsid w:val="008133E4"/>
    <w:rsid w:val="00813505"/>
    <w:rsid w:val="0081385D"/>
    <w:rsid w:val="0081390D"/>
    <w:rsid w:val="00813AAF"/>
    <w:rsid w:val="00813D55"/>
    <w:rsid w:val="00813E16"/>
    <w:rsid w:val="00813E20"/>
    <w:rsid w:val="00814055"/>
    <w:rsid w:val="008144EF"/>
    <w:rsid w:val="00814661"/>
    <w:rsid w:val="00814662"/>
    <w:rsid w:val="0081469F"/>
    <w:rsid w:val="00814F25"/>
    <w:rsid w:val="00814F71"/>
    <w:rsid w:val="00815108"/>
    <w:rsid w:val="00815DEC"/>
    <w:rsid w:val="00815DEE"/>
    <w:rsid w:val="00815E2C"/>
    <w:rsid w:val="00815FF1"/>
    <w:rsid w:val="00816323"/>
    <w:rsid w:val="008166C9"/>
    <w:rsid w:val="008168A1"/>
    <w:rsid w:val="00816A76"/>
    <w:rsid w:val="00816B6B"/>
    <w:rsid w:val="0081705F"/>
    <w:rsid w:val="0081729A"/>
    <w:rsid w:val="0081732F"/>
    <w:rsid w:val="00817AD2"/>
    <w:rsid w:val="00817B39"/>
    <w:rsid w:val="00817C1E"/>
    <w:rsid w:val="00820499"/>
    <w:rsid w:val="00820992"/>
    <w:rsid w:val="00820C41"/>
    <w:rsid w:val="00820E3A"/>
    <w:rsid w:val="0082118A"/>
    <w:rsid w:val="00821950"/>
    <w:rsid w:val="00821ACA"/>
    <w:rsid w:val="00821C0A"/>
    <w:rsid w:val="00821E44"/>
    <w:rsid w:val="00821F1C"/>
    <w:rsid w:val="008220A2"/>
    <w:rsid w:val="0082211F"/>
    <w:rsid w:val="00822180"/>
    <w:rsid w:val="008222C8"/>
    <w:rsid w:val="0082266A"/>
    <w:rsid w:val="00822AE8"/>
    <w:rsid w:val="00822B7A"/>
    <w:rsid w:val="00823067"/>
    <w:rsid w:val="00823286"/>
    <w:rsid w:val="00823442"/>
    <w:rsid w:val="0082349E"/>
    <w:rsid w:val="008237F7"/>
    <w:rsid w:val="00823A7E"/>
    <w:rsid w:val="00823B95"/>
    <w:rsid w:val="00823E27"/>
    <w:rsid w:val="00823FF4"/>
    <w:rsid w:val="00824325"/>
    <w:rsid w:val="00824327"/>
    <w:rsid w:val="0082432D"/>
    <w:rsid w:val="008243DC"/>
    <w:rsid w:val="00824CEF"/>
    <w:rsid w:val="00824DC6"/>
    <w:rsid w:val="008252DB"/>
    <w:rsid w:val="00825422"/>
    <w:rsid w:val="0082567E"/>
    <w:rsid w:val="0082597F"/>
    <w:rsid w:val="00825B8F"/>
    <w:rsid w:val="00825E5A"/>
    <w:rsid w:val="00826001"/>
    <w:rsid w:val="0082603F"/>
    <w:rsid w:val="008260D0"/>
    <w:rsid w:val="00826352"/>
    <w:rsid w:val="00826617"/>
    <w:rsid w:val="00826A00"/>
    <w:rsid w:val="00826A5D"/>
    <w:rsid w:val="00826D3C"/>
    <w:rsid w:val="00827010"/>
    <w:rsid w:val="008273B4"/>
    <w:rsid w:val="008276C9"/>
    <w:rsid w:val="00827815"/>
    <w:rsid w:val="008279C6"/>
    <w:rsid w:val="00827A51"/>
    <w:rsid w:val="00827A8C"/>
    <w:rsid w:val="00827ABA"/>
    <w:rsid w:val="00830420"/>
    <w:rsid w:val="008307F8"/>
    <w:rsid w:val="008308CC"/>
    <w:rsid w:val="008309D6"/>
    <w:rsid w:val="00830B9C"/>
    <w:rsid w:val="00830CEF"/>
    <w:rsid w:val="00830D61"/>
    <w:rsid w:val="00831098"/>
    <w:rsid w:val="008311D6"/>
    <w:rsid w:val="008312A2"/>
    <w:rsid w:val="0083183F"/>
    <w:rsid w:val="008318E0"/>
    <w:rsid w:val="00831D7E"/>
    <w:rsid w:val="00831E79"/>
    <w:rsid w:val="00831FD2"/>
    <w:rsid w:val="00832090"/>
    <w:rsid w:val="008323A2"/>
    <w:rsid w:val="0083252D"/>
    <w:rsid w:val="00832B24"/>
    <w:rsid w:val="00833018"/>
    <w:rsid w:val="0083313E"/>
    <w:rsid w:val="008331BA"/>
    <w:rsid w:val="00833261"/>
    <w:rsid w:val="00833274"/>
    <w:rsid w:val="00833854"/>
    <w:rsid w:val="00833AC5"/>
    <w:rsid w:val="00833EB2"/>
    <w:rsid w:val="00834529"/>
    <w:rsid w:val="0083481E"/>
    <w:rsid w:val="00834869"/>
    <w:rsid w:val="00834C48"/>
    <w:rsid w:val="00834DFD"/>
    <w:rsid w:val="00834E04"/>
    <w:rsid w:val="00834FED"/>
    <w:rsid w:val="0083503B"/>
    <w:rsid w:val="008352AB"/>
    <w:rsid w:val="008352FA"/>
    <w:rsid w:val="0083562D"/>
    <w:rsid w:val="00835883"/>
    <w:rsid w:val="00835C57"/>
    <w:rsid w:val="00836258"/>
    <w:rsid w:val="00836826"/>
    <w:rsid w:val="00836A65"/>
    <w:rsid w:val="0083752D"/>
    <w:rsid w:val="0083785A"/>
    <w:rsid w:val="00837934"/>
    <w:rsid w:val="00837E74"/>
    <w:rsid w:val="00840159"/>
    <w:rsid w:val="00840284"/>
    <w:rsid w:val="0084050F"/>
    <w:rsid w:val="00840B14"/>
    <w:rsid w:val="00840EF0"/>
    <w:rsid w:val="00840F16"/>
    <w:rsid w:val="00840F74"/>
    <w:rsid w:val="008411DA"/>
    <w:rsid w:val="008411FF"/>
    <w:rsid w:val="008412F1"/>
    <w:rsid w:val="008414C1"/>
    <w:rsid w:val="00841695"/>
    <w:rsid w:val="008417B8"/>
    <w:rsid w:val="00841A8A"/>
    <w:rsid w:val="00841ECF"/>
    <w:rsid w:val="00841F5A"/>
    <w:rsid w:val="008420D7"/>
    <w:rsid w:val="00842396"/>
    <w:rsid w:val="008423F1"/>
    <w:rsid w:val="008427EE"/>
    <w:rsid w:val="008428AC"/>
    <w:rsid w:val="0084297A"/>
    <w:rsid w:val="00842A45"/>
    <w:rsid w:val="00842A6C"/>
    <w:rsid w:val="00842FA0"/>
    <w:rsid w:val="008435A7"/>
    <w:rsid w:val="00843901"/>
    <w:rsid w:val="008439E3"/>
    <w:rsid w:val="00843A4B"/>
    <w:rsid w:val="00843D22"/>
    <w:rsid w:val="00843FDF"/>
    <w:rsid w:val="008442B4"/>
    <w:rsid w:val="008446C0"/>
    <w:rsid w:val="00844724"/>
    <w:rsid w:val="008447D0"/>
    <w:rsid w:val="00844915"/>
    <w:rsid w:val="00844B9A"/>
    <w:rsid w:val="008450E2"/>
    <w:rsid w:val="00845299"/>
    <w:rsid w:val="008454FB"/>
    <w:rsid w:val="008455D7"/>
    <w:rsid w:val="008459D8"/>
    <w:rsid w:val="00845CD8"/>
    <w:rsid w:val="008464F0"/>
    <w:rsid w:val="00846FA6"/>
    <w:rsid w:val="0084708D"/>
    <w:rsid w:val="008470BF"/>
    <w:rsid w:val="0084713E"/>
    <w:rsid w:val="00847251"/>
    <w:rsid w:val="008474DA"/>
    <w:rsid w:val="00847694"/>
    <w:rsid w:val="008479E4"/>
    <w:rsid w:val="00847DCA"/>
    <w:rsid w:val="00850223"/>
    <w:rsid w:val="008505C2"/>
    <w:rsid w:val="008506CC"/>
    <w:rsid w:val="008509D5"/>
    <w:rsid w:val="00850E92"/>
    <w:rsid w:val="00851268"/>
    <w:rsid w:val="00851721"/>
    <w:rsid w:val="00851869"/>
    <w:rsid w:val="00851E57"/>
    <w:rsid w:val="00851E68"/>
    <w:rsid w:val="00851EF8"/>
    <w:rsid w:val="0085202D"/>
    <w:rsid w:val="008521BD"/>
    <w:rsid w:val="00852378"/>
    <w:rsid w:val="008529BD"/>
    <w:rsid w:val="008529C0"/>
    <w:rsid w:val="00852CB3"/>
    <w:rsid w:val="00852F56"/>
    <w:rsid w:val="00853208"/>
    <w:rsid w:val="0085390E"/>
    <w:rsid w:val="008539DB"/>
    <w:rsid w:val="00853A4B"/>
    <w:rsid w:val="00853A55"/>
    <w:rsid w:val="00853C53"/>
    <w:rsid w:val="00853CB1"/>
    <w:rsid w:val="008541A0"/>
    <w:rsid w:val="0085432D"/>
    <w:rsid w:val="008549F1"/>
    <w:rsid w:val="00854AEF"/>
    <w:rsid w:val="00855204"/>
    <w:rsid w:val="00855488"/>
    <w:rsid w:val="008554E5"/>
    <w:rsid w:val="008555E2"/>
    <w:rsid w:val="0085584E"/>
    <w:rsid w:val="00855D08"/>
    <w:rsid w:val="00855E13"/>
    <w:rsid w:val="00855E16"/>
    <w:rsid w:val="00855F14"/>
    <w:rsid w:val="008562AC"/>
    <w:rsid w:val="00856331"/>
    <w:rsid w:val="008565F4"/>
    <w:rsid w:val="00856893"/>
    <w:rsid w:val="00856A81"/>
    <w:rsid w:val="00856BC5"/>
    <w:rsid w:val="00856C18"/>
    <w:rsid w:val="00856C97"/>
    <w:rsid w:val="0085711C"/>
    <w:rsid w:val="00857174"/>
    <w:rsid w:val="0085729B"/>
    <w:rsid w:val="008572A3"/>
    <w:rsid w:val="008574E4"/>
    <w:rsid w:val="00857CF4"/>
    <w:rsid w:val="00857D57"/>
    <w:rsid w:val="00857D6C"/>
    <w:rsid w:val="008601C9"/>
    <w:rsid w:val="00860270"/>
    <w:rsid w:val="0086060D"/>
    <w:rsid w:val="00860A0F"/>
    <w:rsid w:val="00860C9F"/>
    <w:rsid w:val="00860E0D"/>
    <w:rsid w:val="00860FF2"/>
    <w:rsid w:val="0086105A"/>
    <w:rsid w:val="00861327"/>
    <w:rsid w:val="008613F4"/>
    <w:rsid w:val="00861527"/>
    <w:rsid w:val="00861846"/>
    <w:rsid w:val="00861AEB"/>
    <w:rsid w:val="00862235"/>
    <w:rsid w:val="00862357"/>
    <w:rsid w:val="008625A5"/>
    <w:rsid w:val="00862640"/>
    <w:rsid w:val="008627E8"/>
    <w:rsid w:val="00862863"/>
    <w:rsid w:val="0086318C"/>
    <w:rsid w:val="00863BA1"/>
    <w:rsid w:val="00863BF1"/>
    <w:rsid w:val="00863C07"/>
    <w:rsid w:val="00863C7A"/>
    <w:rsid w:val="00863CFA"/>
    <w:rsid w:val="00863EE2"/>
    <w:rsid w:val="00863F95"/>
    <w:rsid w:val="008641FE"/>
    <w:rsid w:val="0086442B"/>
    <w:rsid w:val="008644F6"/>
    <w:rsid w:val="00864557"/>
    <w:rsid w:val="00864CF2"/>
    <w:rsid w:val="00865296"/>
    <w:rsid w:val="0086541A"/>
    <w:rsid w:val="0086566F"/>
    <w:rsid w:val="00865762"/>
    <w:rsid w:val="008659C7"/>
    <w:rsid w:val="00865D05"/>
    <w:rsid w:val="00865D56"/>
    <w:rsid w:val="00866099"/>
    <w:rsid w:val="008660DC"/>
    <w:rsid w:val="0086626D"/>
    <w:rsid w:val="008662AE"/>
    <w:rsid w:val="0086646D"/>
    <w:rsid w:val="008667D9"/>
    <w:rsid w:val="00866E43"/>
    <w:rsid w:val="008670EE"/>
    <w:rsid w:val="0086729C"/>
    <w:rsid w:val="00867363"/>
    <w:rsid w:val="00867492"/>
    <w:rsid w:val="00867687"/>
    <w:rsid w:val="00867A5F"/>
    <w:rsid w:val="00867D06"/>
    <w:rsid w:val="0087056E"/>
    <w:rsid w:val="00870711"/>
    <w:rsid w:val="0087080A"/>
    <w:rsid w:val="008708EC"/>
    <w:rsid w:val="008708FD"/>
    <w:rsid w:val="00870A3B"/>
    <w:rsid w:val="00870AC7"/>
    <w:rsid w:val="00870EF6"/>
    <w:rsid w:val="00871178"/>
    <w:rsid w:val="0087178F"/>
    <w:rsid w:val="00871865"/>
    <w:rsid w:val="00871A00"/>
    <w:rsid w:val="00871CD5"/>
    <w:rsid w:val="00871FB9"/>
    <w:rsid w:val="0087219B"/>
    <w:rsid w:val="008721DE"/>
    <w:rsid w:val="00872360"/>
    <w:rsid w:val="0087261D"/>
    <w:rsid w:val="00872CE7"/>
    <w:rsid w:val="0087339A"/>
    <w:rsid w:val="00873494"/>
    <w:rsid w:val="00873623"/>
    <w:rsid w:val="008736CF"/>
    <w:rsid w:val="00874135"/>
    <w:rsid w:val="00874222"/>
    <w:rsid w:val="00874592"/>
    <w:rsid w:val="008745AB"/>
    <w:rsid w:val="00874730"/>
    <w:rsid w:val="00874AF6"/>
    <w:rsid w:val="00874DD7"/>
    <w:rsid w:val="0087521B"/>
    <w:rsid w:val="0087522C"/>
    <w:rsid w:val="00875687"/>
    <w:rsid w:val="008756A9"/>
    <w:rsid w:val="00875A3F"/>
    <w:rsid w:val="00875D8D"/>
    <w:rsid w:val="00875E32"/>
    <w:rsid w:val="00875FC1"/>
    <w:rsid w:val="0087641B"/>
    <w:rsid w:val="00876576"/>
    <w:rsid w:val="0087668A"/>
    <w:rsid w:val="00876711"/>
    <w:rsid w:val="00876A9E"/>
    <w:rsid w:val="00876E57"/>
    <w:rsid w:val="00876E5C"/>
    <w:rsid w:val="00876EDE"/>
    <w:rsid w:val="008770CE"/>
    <w:rsid w:val="008774EA"/>
    <w:rsid w:val="00877988"/>
    <w:rsid w:val="008779CE"/>
    <w:rsid w:val="00877B41"/>
    <w:rsid w:val="00877CC0"/>
    <w:rsid w:val="00880060"/>
    <w:rsid w:val="008801D7"/>
    <w:rsid w:val="00880613"/>
    <w:rsid w:val="00880D9D"/>
    <w:rsid w:val="00880EE0"/>
    <w:rsid w:val="0088106A"/>
    <w:rsid w:val="0088120D"/>
    <w:rsid w:val="008814E1"/>
    <w:rsid w:val="008817DB"/>
    <w:rsid w:val="00881984"/>
    <w:rsid w:val="00881ACF"/>
    <w:rsid w:val="00881B18"/>
    <w:rsid w:val="00881CAA"/>
    <w:rsid w:val="008823E7"/>
    <w:rsid w:val="00882537"/>
    <w:rsid w:val="008827E5"/>
    <w:rsid w:val="0088285B"/>
    <w:rsid w:val="00882F6C"/>
    <w:rsid w:val="008832DA"/>
    <w:rsid w:val="008836F5"/>
    <w:rsid w:val="00883A61"/>
    <w:rsid w:val="00883B80"/>
    <w:rsid w:val="00883CA8"/>
    <w:rsid w:val="00883F6F"/>
    <w:rsid w:val="00883FE2"/>
    <w:rsid w:val="00884099"/>
    <w:rsid w:val="0088428B"/>
    <w:rsid w:val="0088458E"/>
    <w:rsid w:val="008848B2"/>
    <w:rsid w:val="008848F8"/>
    <w:rsid w:val="008849EA"/>
    <w:rsid w:val="00884A59"/>
    <w:rsid w:val="00884BA7"/>
    <w:rsid w:val="00884EBE"/>
    <w:rsid w:val="00885688"/>
    <w:rsid w:val="008856BA"/>
    <w:rsid w:val="0088570C"/>
    <w:rsid w:val="00885BA6"/>
    <w:rsid w:val="00885E32"/>
    <w:rsid w:val="0088605D"/>
    <w:rsid w:val="00886287"/>
    <w:rsid w:val="00886403"/>
    <w:rsid w:val="008865A0"/>
    <w:rsid w:val="00886688"/>
    <w:rsid w:val="0088671D"/>
    <w:rsid w:val="00886ADE"/>
    <w:rsid w:val="00886B4E"/>
    <w:rsid w:val="008874D7"/>
    <w:rsid w:val="008874D9"/>
    <w:rsid w:val="00887639"/>
    <w:rsid w:val="00887899"/>
    <w:rsid w:val="008879EB"/>
    <w:rsid w:val="00887AF0"/>
    <w:rsid w:val="00887CE6"/>
    <w:rsid w:val="00890465"/>
    <w:rsid w:val="00890549"/>
    <w:rsid w:val="00890597"/>
    <w:rsid w:val="00890632"/>
    <w:rsid w:val="0089098E"/>
    <w:rsid w:val="00890B51"/>
    <w:rsid w:val="00891524"/>
    <w:rsid w:val="00891580"/>
    <w:rsid w:val="00891952"/>
    <w:rsid w:val="00891B62"/>
    <w:rsid w:val="00891BC7"/>
    <w:rsid w:val="00891DCC"/>
    <w:rsid w:val="00891F7A"/>
    <w:rsid w:val="008922ED"/>
    <w:rsid w:val="008925B3"/>
    <w:rsid w:val="00892660"/>
    <w:rsid w:val="008926DC"/>
    <w:rsid w:val="008929AE"/>
    <w:rsid w:val="008929CD"/>
    <w:rsid w:val="00892AB3"/>
    <w:rsid w:val="00892AD4"/>
    <w:rsid w:val="00892C5C"/>
    <w:rsid w:val="00892C8C"/>
    <w:rsid w:val="00892D47"/>
    <w:rsid w:val="0089338E"/>
    <w:rsid w:val="008933B0"/>
    <w:rsid w:val="0089355E"/>
    <w:rsid w:val="00893722"/>
    <w:rsid w:val="00893AAA"/>
    <w:rsid w:val="00893BAC"/>
    <w:rsid w:val="00893BD4"/>
    <w:rsid w:val="00893CA7"/>
    <w:rsid w:val="008940BE"/>
    <w:rsid w:val="0089411E"/>
    <w:rsid w:val="00894356"/>
    <w:rsid w:val="008946CA"/>
    <w:rsid w:val="00894711"/>
    <w:rsid w:val="008948FB"/>
    <w:rsid w:val="00894A1E"/>
    <w:rsid w:val="008950AF"/>
    <w:rsid w:val="008950E9"/>
    <w:rsid w:val="008958C0"/>
    <w:rsid w:val="00895B2B"/>
    <w:rsid w:val="00895D37"/>
    <w:rsid w:val="00895E19"/>
    <w:rsid w:val="00896117"/>
    <w:rsid w:val="00896434"/>
    <w:rsid w:val="0089652C"/>
    <w:rsid w:val="008969B7"/>
    <w:rsid w:val="00896C2F"/>
    <w:rsid w:val="00896CA6"/>
    <w:rsid w:val="00896EBA"/>
    <w:rsid w:val="00897038"/>
    <w:rsid w:val="008976CF"/>
    <w:rsid w:val="008977DF"/>
    <w:rsid w:val="00897865"/>
    <w:rsid w:val="00897962"/>
    <w:rsid w:val="00897A1D"/>
    <w:rsid w:val="00897C7D"/>
    <w:rsid w:val="008A000C"/>
    <w:rsid w:val="008A0349"/>
    <w:rsid w:val="008A03BC"/>
    <w:rsid w:val="008A0684"/>
    <w:rsid w:val="008A0869"/>
    <w:rsid w:val="008A08AF"/>
    <w:rsid w:val="008A09E5"/>
    <w:rsid w:val="008A0E6B"/>
    <w:rsid w:val="008A1379"/>
    <w:rsid w:val="008A13A7"/>
    <w:rsid w:val="008A17E0"/>
    <w:rsid w:val="008A19D8"/>
    <w:rsid w:val="008A1B43"/>
    <w:rsid w:val="008A1CD1"/>
    <w:rsid w:val="008A1D58"/>
    <w:rsid w:val="008A1F63"/>
    <w:rsid w:val="008A2265"/>
    <w:rsid w:val="008A261E"/>
    <w:rsid w:val="008A28E3"/>
    <w:rsid w:val="008A28FE"/>
    <w:rsid w:val="008A29CB"/>
    <w:rsid w:val="008A33CC"/>
    <w:rsid w:val="008A3659"/>
    <w:rsid w:val="008A3A89"/>
    <w:rsid w:val="008A3AC9"/>
    <w:rsid w:val="008A3B5D"/>
    <w:rsid w:val="008A3DF3"/>
    <w:rsid w:val="008A41E5"/>
    <w:rsid w:val="008A437A"/>
    <w:rsid w:val="008A4594"/>
    <w:rsid w:val="008A4607"/>
    <w:rsid w:val="008A466C"/>
    <w:rsid w:val="008A48B2"/>
    <w:rsid w:val="008A51E9"/>
    <w:rsid w:val="008A54F8"/>
    <w:rsid w:val="008A57F0"/>
    <w:rsid w:val="008A5881"/>
    <w:rsid w:val="008A58AB"/>
    <w:rsid w:val="008A5A7A"/>
    <w:rsid w:val="008A5AC0"/>
    <w:rsid w:val="008A5EAF"/>
    <w:rsid w:val="008A6228"/>
    <w:rsid w:val="008A64D1"/>
    <w:rsid w:val="008A693B"/>
    <w:rsid w:val="008A73B8"/>
    <w:rsid w:val="008A7735"/>
    <w:rsid w:val="008A78CE"/>
    <w:rsid w:val="008B0067"/>
    <w:rsid w:val="008B068D"/>
    <w:rsid w:val="008B06C7"/>
    <w:rsid w:val="008B0835"/>
    <w:rsid w:val="008B08D0"/>
    <w:rsid w:val="008B09AC"/>
    <w:rsid w:val="008B09CD"/>
    <w:rsid w:val="008B0A92"/>
    <w:rsid w:val="008B0CE8"/>
    <w:rsid w:val="008B0D2E"/>
    <w:rsid w:val="008B1155"/>
    <w:rsid w:val="008B132F"/>
    <w:rsid w:val="008B14AA"/>
    <w:rsid w:val="008B15EC"/>
    <w:rsid w:val="008B196C"/>
    <w:rsid w:val="008B1AAD"/>
    <w:rsid w:val="008B1B37"/>
    <w:rsid w:val="008B1BC5"/>
    <w:rsid w:val="008B1F84"/>
    <w:rsid w:val="008B1FD0"/>
    <w:rsid w:val="008B2149"/>
    <w:rsid w:val="008B270D"/>
    <w:rsid w:val="008B28CB"/>
    <w:rsid w:val="008B2AF6"/>
    <w:rsid w:val="008B2F9E"/>
    <w:rsid w:val="008B3008"/>
    <w:rsid w:val="008B33D0"/>
    <w:rsid w:val="008B38B0"/>
    <w:rsid w:val="008B3937"/>
    <w:rsid w:val="008B3A69"/>
    <w:rsid w:val="008B3E59"/>
    <w:rsid w:val="008B4300"/>
    <w:rsid w:val="008B467A"/>
    <w:rsid w:val="008B4A6B"/>
    <w:rsid w:val="008B4C1A"/>
    <w:rsid w:val="008B4D5B"/>
    <w:rsid w:val="008B4D87"/>
    <w:rsid w:val="008B4F92"/>
    <w:rsid w:val="008B51DE"/>
    <w:rsid w:val="008B52B3"/>
    <w:rsid w:val="008B5639"/>
    <w:rsid w:val="008B5B3E"/>
    <w:rsid w:val="008B5F50"/>
    <w:rsid w:val="008B60FD"/>
    <w:rsid w:val="008B63D4"/>
    <w:rsid w:val="008B668F"/>
    <w:rsid w:val="008B680F"/>
    <w:rsid w:val="008B694D"/>
    <w:rsid w:val="008B7464"/>
    <w:rsid w:val="008B778B"/>
    <w:rsid w:val="008B79CF"/>
    <w:rsid w:val="008B7BB8"/>
    <w:rsid w:val="008B7D87"/>
    <w:rsid w:val="008C007D"/>
    <w:rsid w:val="008C0204"/>
    <w:rsid w:val="008C021E"/>
    <w:rsid w:val="008C049D"/>
    <w:rsid w:val="008C067E"/>
    <w:rsid w:val="008C070D"/>
    <w:rsid w:val="008C0846"/>
    <w:rsid w:val="008C0859"/>
    <w:rsid w:val="008C0ADE"/>
    <w:rsid w:val="008C1268"/>
    <w:rsid w:val="008C12CD"/>
    <w:rsid w:val="008C14DD"/>
    <w:rsid w:val="008C170B"/>
    <w:rsid w:val="008C1A24"/>
    <w:rsid w:val="008C1A35"/>
    <w:rsid w:val="008C1A54"/>
    <w:rsid w:val="008C1B4F"/>
    <w:rsid w:val="008C1DB3"/>
    <w:rsid w:val="008C1E23"/>
    <w:rsid w:val="008C1E82"/>
    <w:rsid w:val="008C1F59"/>
    <w:rsid w:val="008C23BD"/>
    <w:rsid w:val="008C2A68"/>
    <w:rsid w:val="008C2A80"/>
    <w:rsid w:val="008C3042"/>
    <w:rsid w:val="008C308F"/>
    <w:rsid w:val="008C3096"/>
    <w:rsid w:val="008C3204"/>
    <w:rsid w:val="008C3291"/>
    <w:rsid w:val="008C333B"/>
    <w:rsid w:val="008C3971"/>
    <w:rsid w:val="008C3AE0"/>
    <w:rsid w:val="008C415F"/>
    <w:rsid w:val="008C4192"/>
    <w:rsid w:val="008C4396"/>
    <w:rsid w:val="008C4468"/>
    <w:rsid w:val="008C45EA"/>
    <w:rsid w:val="008C478B"/>
    <w:rsid w:val="008C49F5"/>
    <w:rsid w:val="008C4B58"/>
    <w:rsid w:val="008C51D0"/>
    <w:rsid w:val="008C520E"/>
    <w:rsid w:val="008C5469"/>
    <w:rsid w:val="008C54FE"/>
    <w:rsid w:val="008C563A"/>
    <w:rsid w:val="008C57E8"/>
    <w:rsid w:val="008C586E"/>
    <w:rsid w:val="008C5E7F"/>
    <w:rsid w:val="008C5F1C"/>
    <w:rsid w:val="008C5F46"/>
    <w:rsid w:val="008C64D0"/>
    <w:rsid w:val="008C6532"/>
    <w:rsid w:val="008C733A"/>
    <w:rsid w:val="008C741F"/>
    <w:rsid w:val="008C7550"/>
    <w:rsid w:val="008C7792"/>
    <w:rsid w:val="008C798E"/>
    <w:rsid w:val="008C7AF3"/>
    <w:rsid w:val="008C7B64"/>
    <w:rsid w:val="008C7D4B"/>
    <w:rsid w:val="008C7EA2"/>
    <w:rsid w:val="008D01EC"/>
    <w:rsid w:val="008D0302"/>
    <w:rsid w:val="008D034D"/>
    <w:rsid w:val="008D05EA"/>
    <w:rsid w:val="008D0746"/>
    <w:rsid w:val="008D1030"/>
    <w:rsid w:val="008D1423"/>
    <w:rsid w:val="008D176E"/>
    <w:rsid w:val="008D1C63"/>
    <w:rsid w:val="008D2038"/>
    <w:rsid w:val="008D207A"/>
    <w:rsid w:val="008D207E"/>
    <w:rsid w:val="008D25DA"/>
    <w:rsid w:val="008D2824"/>
    <w:rsid w:val="008D2B2E"/>
    <w:rsid w:val="008D2DA5"/>
    <w:rsid w:val="008D2FF9"/>
    <w:rsid w:val="008D361A"/>
    <w:rsid w:val="008D36BD"/>
    <w:rsid w:val="008D39C7"/>
    <w:rsid w:val="008D3AE6"/>
    <w:rsid w:val="008D3B89"/>
    <w:rsid w:val="008D3D61"/>
    <w:rsid w:val="008D3EB3"/>
    <w:rsid w:val="008D3F75"/>
    <w:rsid w:val="008D40DD"/>
    <w:rsid w:val="008D41A7"/>
    <w:rsid w:val="008D4B0D"/>
    <w:rsid w:val="008D4B40"/>
    <w:rsid w:val="008D4D5D"/>
    <w:rsid w:val="008D4DAD"/>
    <w:rsid w:val="008D4E57"/>
    <w:rsid w:val="008D5263"/>
    <w:rsid w:val="008D5287"/>
    <w:rsid w:val="008D5359"/>
    <w:rsid w:val="008D5707"/>
    <w:rsid w:val="008D5BB0"/>
    <w:rsid w:val="008D5CD8"/>
    <w:rsid w:val="008D5E71"/>
    <w:rsid w:val="008D63F8"/>
    <w:rsid w:val="008D649D"/>
    <w:rsid w:val="008D64CF"/>
    <w:rsid w:val="008D69BF"/>
    <w:rsid w:val="008D6F30"/>
    <w:rsid w:val="008D736C"/>
    <w:rsid w:val="008D7662"/>
    <w:rsid w:val="008D79C8"/>
    <w:rsid w:val="008D7CA0"/>
    <w:rsid w:val="008D7F2C"/>
    <w:rsid w:val="008E0107"/>
    <w:rsid w:val="008E0D12"/>
    <w:rsid w:val="008E1BB7"/>
    <w:rsid w:val="008E1C88"/>
    <w:rsid w:val="008E1F43"/>
    <w:rsid w:val="008E2164"/>
    <w:rsid w:val="008E230A"/>
    <w:rsid w:val="008E275A"/>
    <w:rsid w:val="008E2909"/>
    <w:rsid w:val="008E29CE"/>
    <w:rsid w:val="008E2AAF"/>
    <w:rsid w:val="008E370E"/>
    <w:rsid w:val="008E390D"/>
    <w:rsid w:val="008E3C61"/>
    <w:rsid w:val="008E3FF7"/>
    <w:rsid w:val="008E4046"/>
    <w:rsid w:val="008E46BD"/>
    <w:rsid w:val="008E4ABC"/>
    <w:rsid w:val="008E4B52"/>
    <w:rsid w:val="008E4BFB"/>
    <w:rsid w:val="008E5012"/>
    <w:rsid w:val="008E51D1"/>
    <w:rsid w:val="008E532C"/>
    <w:rsid w:val="008E54A4"/>
    <w:rsid w:val="008E54E9"/>
    <w:rsid w:val="008E5BF9"/>
    <w:rsid w:val="008E60BA"/>
    <w:rsid w:val="008E6749"/>
    <w:rsid w:val="008E6837"/>
    <w:rsid w:val="008E6969"/>
    <w:rsid w:val="008E6970"/>
    <w:rsid w:val="008E6A9E"/>
    <w:rsid w:val="008E6DA7"/>
    <w:rsid w:val="008E6EB2"/>
    <w:rsid w:val="008E6F83"/>
    <w:rsid w:val="008E6FE1"/>
    <w:rsid w:val="008E761F"/>
    <w:rsid w:val="008E782E"/>
    <w:rsid w:val="008F0201"/>
    <w:rsid w:val="008F0777"/>
    <w:rsid w:val="008F08F4"/>
    <w:rsid w:val="008F0CFC"/>
    <w:rsid w:val="008F0F09"/>
    <w:rsid w:val="008F0FE5"/>
    <w:rsid w:val="008F12A5"/>
    <w:rsid w:val="008F13E7"/>
    <w:rsid w:val="008F1805"/>
    <w:rsid w:val="008F18FB"/>
    <w:rsid w:val="008F1992"/>
    <w:rsid w:val="008F1AB2"/>
    <w:rsid w:val="008F1DA0"/>
    <w:rsid w:val="008F1DE0"/>
    <w:rsid w:val="008F2282"/>
    <w:rsid w:val="008F2304"/>
    <w:rsid w:val="008F2467"/>
    <w:rsid w:val="008F24C6"/>
    <w:rsid w:val="008F255E"/>
    <w:rsid w:val="008F270C"/>
    <w:rsid w:val="008F2906"/>
    <w:rsid w:val="008F2D08"/>
    <w:rsid w:val="008F2D8C"/>
    <w:rsid w:val="008F2DAF"/>
    <w:rsid w:val="008F2F32"/>
    <w:rsid w:val="008F323F"/>
    <w:rsid w:val="008F33E3"/>
    <w:rsid w:val="008F3556"/>
    <w:rsid w:val="008F35FB"/>
    <w:rsid w:val="008F3899"/>
    <w:rsid w:val="008F3AF0"/>
    <w:rsid w:val="008F3E95"/>
    <w:rsid w:val="008F3E9A"/>
    <w:rsid w:val="008F3EC5"/>
    <w:rsid w:val="008F41AD"/>
    <w:rsid w:val="008F4359"/>
    <w:rsid w:val="008F435D"/>
    <w:rsid w:val="008F44EF"/>
    <w:rsid w:val="008F45B2"/>
    <w:rsid w:val="008F47AD"/>
    <w:rsid w:val="008F4BB3"/>
    <w:rsid w:val="008F4F0B"/>
    <w:rsid w:val="008F502F"/>
    <w:rsid w:val="008F52A5"/>
    <w:rsid w:val="008F54BA"/>
    <w:rsid w:val="008F56E4"/>
    <w:rsid w:val="008F59BB"/>
    <w:rsid w:val="008F5BC4"/>
    <w:rsid w:val="008F6219"/>
    <w:rsid w:val="008F6524"/>
    <w:rsid w:val="008F6612"/>
    <w:rsid w:val="008F661F"/>
    <w:rsid w:val="008F6767"/>
    <w:rsid w:val="008F6810"/>
    <w:rsid w:val="008F6CFF"/>
    <w:rsid w:val="008F6D5D"/>
    <w:rsid w:val="008F6D9A"/>
    <w:rsid w:val="008F6F73"/>
    <w:rsid w:val="008F72BA"/>
    <w:rsid w:val="008F731C"/>
    <w:rsid w:val="008F7463"/>
    <w:rsid w:val="008F769C"/>
    <w:rsid w:val="008F78C2"/>
    <w:rsid w:val="008F7AF1"/>
    <w:rsid w:val="008F7DC6"/>
    <w:rsid w:val="00900189"/>
    <w:rsid w:val="009002E3"/>
    <w:rsid w:val="00900501"/>
    <w:rsid w:val="00900806"/>
    <w:rsid w:val="00900AFA"/>
    <w:rsid w:val="00900C7F"/>
    <w:rsid w:val="00900E21"/>
    <w:rsid w:val="00900ED9"/>
    <w:rsid w:val="00901074"/>
    <w:rsid w:val="00901284"/>
    <w:rsid w:val="009012D9"/>
    <w:rsid w:val="009017BE"/>
    <w:rsid w:val="0090197B"/>
    <w:rsid w:val="009019DC"/>
    <w:rsid w:val="00901D0B"/>
    <w:rsid w:val="00902092"/>
    <w:rsid w:val="0090213F"/>
    <w:rsid w:val="00902194"/>
    <w:rsid w:val="00902690"/>
    <w:rsid w:val="009028E7"/>
    <w:rsid w:val="00902EC7"/>
    <w:rsid w:val="0090312D"/>
    <w:rsid w:val="00903235"/>
    <w:rsid w:val="00903370"/>
    <w:rsid w:val="009034A4"/>
    <w:rsid w:val="00903725"/>
    <w:rsid w:val="00903727"/>
    <w:rsid w:val="0090375B"/>
    <w:rsid w:val="00903AD1"/>
    <w:rsid w:val="00903DEB"/>
    <w:rsid w:val="009041F7"/>
    <w:rsid w:val="00904562"/>
    <w:rsid w:val="00904BDA"/>
    <w:rsid w:val="00904C1B"/>
    <w:rsid w:val="00904EF7"/>
    <w:rsid w:val="0090505D"/>
    <w:rsid w:val="0090534A"/>
    <w:rsid w:val="009055E7"/>
    <w:rsid w:val="009056C8"/>
    <w:rsid w:val="00905730"/>
    <w:rsid w:val="00905943"/>
    <w:rsid w:val="00905AF7"/>
    <w:rsid w:val="00905BEA"/>
    <w:rsid w:val="00905E32"/>
    <w:rsid w:val="00905E51"/>
    <w:rsid w:val="00905F28"/>
    <w:rsid w:val="00905FF0"/>
    <w:rsid w:val="0090641E"/>
    <w:rsid w:val="00906658"/>
    <w:rsid w:val="00906766"/>
    <w:rsid w:val="00906B94"/>
    <w:rsid w:val="00906D39"/>
    <w:rsid w:val="0090712B"/>
    <w:rsid w:val="00907362"/>
    <w:rsid w:val="0090787F"/>
    <w:rsid w:val="009078DE"/>
    <w:rsid w:val="00907924"/>
    <w:rsid w:val="00907C9C"/>
    <w:rsid w:val="00907CB0"/>
    <w:rsid w:val="00907DF3"/>
    <w:rsid w:val="00907E1D"/>
    <w:rsid w:val="00907EB4"/>
    <w:rsid w:val="0091069A"/>
    <w:rsid w:val="00910906"/>
    <w:rsid w:val="00910B5D"/>
    <w:rsid w:val="00910CED"/>
    <w:rsid w:val="00910EE3"/>
    <w:rsid w:val="009110C8"/>
    <w:rsid w:val="009112C7"/>
    <w:rsid w:val="00911528"/>
    <w:rsid w:val="009116C9"/>
    <w:rsid w:val="009118A6"/>
    <w:rsid w:val="009122C0"/>
    <w:rsid w:val="009125D6"/>
    <w:rsid w:val="0091292E"/>
    <w:rsid w:val="00912B32"/>
    <w:rsid w:val="00912CD3"/>
    <w:rsid w:val="00912F32"/>
    <w:rsid w:val="00912F3E"/>
    <w:rsid w:val="0091301E"/>
    <w:rsid w:val="0091306A"/>
    <w:rsid w:val="00913101"/>
    <w:rsid w:val="0091316B"/>
    <w:rsid w:val="0091319F"/>
    <w:rsid w:val="009132C0"/>
    <w:rsid w:val="00913B41"/>
    <w:rsid w:val="00913CFA"/>
    <w:rsid w:val="00913EF3"/>
    <w:rsid w:val="0091402F"/>
    <w:rsid w:val="00914032"/>
    <w:rsid w:val="0091422E"/>
    <w:rsid w:val="009145DC"/>
    <w:rsid w:val="009148FF"/>
    <w:rsid w:val="00914BF6"/>
    <w:rsid w:val="00914F3B"/>
    <w:rsid w:val="00914FF2"/>
    <w:rsid w:val="00915246"/>
    <w:rsid w:val="00915278"/>
    <w:rsid w:val="009155D3"/>
    <w:rsid w:val="00915705"/>
    <w:rsid w:val="0091585F"/>
    <w:rsid w:val="009159F6"/>
    <w:rsid w:val="00915A76"/>
    <w:rsid w:val="00915A83"/>
    <w:rsid w:val="00915AAE"/>
    <w:rsid w:val="00915BB9"/>
    <w:rsid w:val="00915CED"/>
    <w:rsid w:val="009160B6"/>
    <w:rsid w:val="009163D2"/>
    <w:rsid w:val="00916495"/>
    <w:rsid w:val="00916656"/>
    <w:rsid w:val="0091669D"/>
    <w:rsid w:val="009167E3"/>
    <w:rsid w:val="009169D8"/>
    <w:rsid w:val="009169DE"/>
    <w:rsid w:val="00916A46"/>
    <w:rsid w:val="00916AA5"/>
    <w:rsid w:val="00916D9C"/>
    <w:rsid w:val="00916E84"/>
    <w:rsid w:val="00916F5C"/>
    <w:rsid w:val="00917264"/>
    <w:rsid w:val="0091730C"/>
    <w:rsid w:val="0091731D"/>
    <w:rsid w:val="009177D0"/>
    <w:rsid w:val="009179EF"/>
    <w:rsid w:val="00917B2C"/>
    <w:rsid w:val="00917EC6"/>
    <w:rsid w:val="009200EA"/>
    <w:rsid w:val="00920A2E"/>
    <w:rsid w:val="00920D00"/>
    <w:rsid w:val="00921449"/>
    <w:rsid w:val="009216D3"/>
    <w:rsid w:val="00921C65"/>
    <w:rsid w:val="009220A9"/>
    <w:rsid w:val="00922EDA"/>
    <w:rsid w:val="009230E5"/>
    <w:rsid w:val="009236D3"/>
    <w:rsid w:val="00923A42"/>
    <w:rsid w:val="00923AAB"/>
    <w:rsid w:val="00923EB7"/>
    <w:rsid w:val="00924570"/>
    <w:rsid w:val="00924723"/>
    <w:rsid w:val="00924AE6"/>
    <w:rsid w:val="00924B0B"/>
    <w:rsid w:val="00925286"/>
    <w:rsid w:val="0092535A"/>
    <w:rsid w:val="00925543"/>
    <w:rsid w:val="00925905"/>
    <w:rsid w:val="009259DE"/>
    <w:rsid w:val="00925A38"/>
    <w:rsid w:val="00925AA2"/>
    <w:rsid w:val="00925B3E"/>
    <w:rsid w:val="00925CED"/>
    <w:rsid w:val="00925F45"/>
    <w:rsid w:val="009260BD"/>
    <w:rsid w:val="00926105"/>
    <w:rsid w:val="009262AB"/>
    <w:rsid w:val="00926799"/>
    <w:rsid w:val="00927234"/>
    <w:rsid w:val="00927392"/>
    <w:rsid w:val="0092750E"/>
    <w:rsid w:val="0092755A"/>
    <w:rsid w:val="00927626"/>
    <w:rsid w:val="00927840"/>
    <w:rsid w:val="00927B6D"/>
    <w:rsid w:val="00927BF5"/>
    <w:rsid w:val="009301E0"/>
    <w:rsid w:val="00930A1C"/>
    <w:rsid w:val="00930B54"/>
    <w:rsid w:val="00930BB5"/>
    <w:rsid w:val="00930DDC"/>
    <w:rsid w:val="0093114F"/>
    <w:rsid w:val="009315F1"/>
    <w:rsid w:val="00931763"/>
    <w:rsid w:val="009317DF"/>
    <w:rsid w:val="00931847"/>
    <w:rsid w:val="00931959"/>
    <w:rsid w:val="009319BB"/>
    <w:rsid w:val="00931CD5"/>
    <w:rsid w:val="00931FFF"/>
    <w:rsid w:val="0093229B"/>
    <w:rsid w:val="00932F52"/>
    <w:rsid w:val="00932F68"/>
    <w:rsid w:val="00933248"/>
    <w:rsid w:val="0093339F"/>
    <w:rsid w:val="009334C5"/>
    <w:rsid w:val="00933845"/>
    <w:rsid w:val="0093430D"/>
    <w:rsid w:val="00934369"/>
    <w:rsid w:val="009344A3"/>
    <w:rsid w:val="00934B04"/>
    <w:rsid w:val="00934B40"/>
    <w:rsid w:val="00934C80"/>
    <w:rsid w:val="009350AF"/>
    <w:rsid w:val="0093606D"/>
    <w:rsid w:val="00936395"/>
    <w:rsid w:val="00936606"/>
    <w:rsid w:val="00936A77"/>
    <w:rsid w:val="00936CC7"/>
    <w:rsid w:val="00936DAE"/>
    <w:rsid w:val="009372D9"/>
    <w:rsid w:val="009373A7"/>
    <w:rsid w:val="0093741A"/>
    <w:rsid w:val="00937442"/>
    <w:rsid w:val="00937801"/>
    <w:rsid w:val="0093798D"/>
    <w:rsid w:val="009379C8"/>
    <w:rsid w:val="00937E24"/>
    <w:rsid w:val="00937EC1"/>
    <w:rsid w:val="00937F46"/>
    <w:rsid w:val="00937FBC"/>
    <w:rsid w:val="00937FCD"/>
    <w:rsid w:val="00937FDD"/>
    <w:rsid w:val="009400B9"/>
    <w:rsid w:val="00940246"/>
    <w:rsid w:val="0094058A"/>
    <w:rsid w:val="00940689"/>
    <w:rsid w:val="009407E6"/>
    <w:rsid w:val="0094090E"/>
    <w:rsid w:val="009409BE"/>
    <w:rsid w:val="009409F6"/>
    <w:rsid w:val="00940A82"/>
    <w:rsid w:val="00941024"/>
    <w:rsid w:val="00941309"/>
    <w:rsid w:val="00941531"/>
    <w:rsid w:val="00941597"/>
    <w:rsid w:val="009416EB"/>
    <w:rsid w:val="00941A83"/>
    <w:rsid w:val="00941AA6"/>
    <w:rsid w:val="00941EB9"/>
    <w:rsid w:val="00941FCC"/>
    <w:rsid w:val="00942620"/>
    <w:rsid w:val="0094277C"/>
    <w:rsid w:val="00942F1E"/>
    <w:rsid w:val="00943014"/>
    <w:rsid w:val="0094328B"/>
    <w:rsid w:val="009432F3"/>
    <w:rsid w:val="0094384F"/>
    <w:rsid w:val="00943E00"/>
    <w:rsid w:val="00943FCB"/>
    <w:rsid w:val="009443EF"/>
    <w:rsid w:val="0094448D"/>
    <w:rsid w:val="0094454D"/>
    <w:rsid w:val="00944601"/>
    <w:rsid w:val="00944B4C"/>
    <w:rsid w:val="00944BC8"/>
    <w:rsid w:val="00944C7E"/>
    <w:rsid w:val="00944DAC"/>
    <w:rsid w:val="00944E2B"/>
    <w:rsid w:val="00944EA4"/>
    <w:rsid w:val="0094554E"/>
    <w:rsid w:val="009456B3"/>
    <w:rsid w:val="0094576E"/>
    <w:rsid w:val="00945914"/>
    <w:rsid w:val="00945A2D"/>
    <w:rsid w:val="00945C51"/>
    <w:rsid w:val="00945D38"/>
    <w:rsid w:val="00945DB9"/>
    <w:rsid w:val="00946319"/>
    <w:rsid w:val="00946FB6"/>
    <w:rsid w:val="00947582"/>
    <w:rsid w:val="00947674"/>
    <w:rsid w:val="0094796B"/>
    <w:rsid w:val="00950027"/>
    <w:rsid w:val="009501E7"/>
    <w:rsid w:val="0095053F"/>
    <w:rsid w:val="009506EA"/>
    <w:rsid w:val="00950A43"/>
    <w:rsid w:val="00950AE0"/>
    <w:rsid w:val="00950C16"/>
    <w:rsid w:val="00950CD2"/>
    <w:rsid w:val="00950F35"/>
    <w:rsid w:val="00951068"/>
    <w:rsid w:val="00951070"/>
    <w:rsid w:val="00951212"/>
    <w:rsid w:val="009515BE"/>
    <w:rsid w:val="00951680"/>
    <w:rsid w:val="00951807"/>
    <w:rsid w:val="009521CD"/>
    <w:rsid w:val="00952B20"/>
    <w:rsid w:val="00952DB0"/>
    <w:rsid w:val="00952E86"/>
    <w:rsid w:val="009535B8"/>
    <w:rsid w:val="0095399D"/>
    <w:rsid w:val="00953FD9"/>
    <w:rsid w:val="0095471B"/>
    <w:rsid w:val="00954898"/>
    <w:rsid w:val="00954907"/>
    <w:rsid w:val="0095496A"/>
    <w:rsid w:val="00954B1D"/>
    <w:rsid w:val="00955375"/>
    <w:rsid w:val="0095546D"/>
    <w:rsid w:val="0095563A"/>
    <w:rsid w:val="00955C25"/>
    <w:rsid w:val="00956638"/>
    <w:rsid w:val="0095677D"/>
    <w:rsid w:val="0095693D"/>
    <w:rsid w:val="0095696B"/>
    <w:rsid w:val="0095696F"/>
    <w:rsid w:val="00956A1D"/>
    <w:rsid w:val="00956BBF"/>
    <w:rsid w:val="00956BC5"/>
    <w:rsid w:val="00956D91"/>
    <w:rsid w:val="00956E8A"/>
    <w:rsid w:val="0095735B"/>
    <w:rsid w:val="009575E8"/>
    <w:rsid w:val="0095764A"/>
    <w:rsid w:val="00957BC8"/>
    <w:rsid w:val="00957C77"/>
    <w:rsid w:val="00957CCC"/>
    <w:rsid w:val="00957D6A"/>
    <w:rsid w:val="0096008A"/>
    <w:rsid w:val="0096009C"/>
    <w:rsid w:val="009601C2"/>
    <w:rsid w:val="009602C4"/>
    <w:rsid w:val="0096032C"/>
    <w:rsid w:val="009605F6"/>
    <w:rsid w:val="00960BC8"/>
    <w:rsid w:val="00960C8C"/>
    <w:rsid w:val="00961899"/>
    <w:rsid w:val="0096193C"/>
    <w:rsid w:val="00961D4A"/>
    <w:rsid w:val="009622CC"/>
    <w:rsid w:val="00962671"/>
    <w:rsid w:val="009626CE"/>
    <w:rsid w:val="00962751"/>
    <w:rsid w:val="0096295D"/>
    <w:rsid w:val="0096318B"/>
    <w:rsid w:val="0096379A"/>
    <w:rsid w:val="00963CE0"/>
    <w:rsid w:val="00963D25"/>
    <w:rsid w:val="00964041"/>
    <w:rsid w:val="0096410F"/>
    <w:rsid w:val="0096448C"/>
    <w:rsid w:val="00964539"/>
    <w:rsid w:val="009646F0"/>
    <w:rsid w:val="009648CF"/>
    <w:rsid w:val="00964DC3"/>
    <w:rsid w:val="00964F53"/>
    <w:rsid w:val="00964F90"/>
    <w:rsid w:val="0096511A"/>
    <w:rsid w:val="00965141"/>
    <w:rsid w:val="0096517C"/>
    <w:rsid w:val="009651F5"/>
    <w:rsid w:val="0096576C"/>
    <w:rsid w:val="00965E63"/>
    <w:rsid w:val="009665C2"/>
    <w:rsid w:val="00966916"/>
    <w:rsid w:val="00966994"/>
    <w:rsid w:val="00966CB8"/>
    <w:rsid w:val="00966F5D"/>
    <w:rsid w:val="0096707C"/>
    <w:rsid w:val="00967170"/>
    <w:rsid w:val="00967250"/>
    <w:rsid w:val="009673E7"/>
    <w:rsid w:val="00967A06"/>
    <w:rsid w:val="00967A5C"/>
    <w:rsid w:val="00967C61"/>
    <w:rsid w:val="00967E58"/>
    <w:rsid w:val="00967F1F"/>
    <w:rsid w:val="0097013F"/>
    <w:rsid w:val="00970207"/>
    <w:rsid w:val="009703DB"/>
    <w:rsid w:val="009704A7"/>
    <w:rsid w:val="00970B5B"/>
    <w:rsid w:val="009713F5"/>
    <w:rsid w:val="009715A8"/>
    <w:rsid w:val="0097160B"/>
    <w:rsid w:val="00971736"/>
    <w:rsid w:val="00971752"/>
    <w:rsid w:val="009718D3"/>
    <w:rsid w:val="00971DA8"/>
    <w:rsid w:val="00972004"/>
    <w:rsid w:val="0097247B"/>
    <w:rsid w:val="00972598"/>
    <w:rsid w:val="00972A83"/>
    <w:rsid w:val="00972CBF"/>
    <w:rsid w:val="00972E3A"/>
    <w:rsid w:val="0097323F"/>
    <w:rsid w:val="0097349C"/>
    <w:rsid w:val="00973705"/>
    <w:rsid w:val="00973770"/>
    <w:rsid w:val="00973940"/>
    <w:rsid w:val="00973CD3"/>
    <w:rsid w:val="00973FC3"/>
    <w:rsid w:val="0097400E"/>
    <w:rsid w:val="009741F4"/>
    <w:rsid w:val="009745E0"/>
    <w:rsid w:val="0097467D"/>
    <w:rsid w:val="00974B29"/>
    <w:rsid w:val="00975326"/>
    <w:rsid w:val="009755E7"/>
    <w:rsid w:val="00975D92"/>
    <w:rsid w:val="00975E41"/>
    <w:rsid w:val="009760B1"/>
    <w:rsid w:val="00976924"/>
    <w:rsid w:val="00976C03"/>
    <w:rsid w:val="00976CD3"/>
    <w:rsid w:val="00976DC4"/>
    <w:rsid w:val="00976F85"/>
    <w:rsid w:val="00976F93"/>
    <w:rsid w:val="00977358"/>
    <w:rsid w:val="00977494"/>
    <w:rsid w:val="0097774E"/>
    <w:rsid w:val="00977A2E"/>
    <w:rsid w:val="00977A7D"/>
    <w:rsid w:val="00977C29"/>
    <w:rsid w:val="00977CA0"/>
    <w:rsid w:val="00980304"/>
    <w:rsid w:val="009805B3"/>
    <w:rsid w:val="00980710"/>
    <w:rsid w:val="00980764"/>
    <w:rsid w:val="00980AB5"/>
    <w:rsid w:val="00980C4A"/>
    <w:rsid w:val="00980DE9"/>
    <w:rsid w:val="00980F4D"/>
    <w:rsid w:val="00980F69"/>
    <w:rsid w:val="00981584"/>
    <w:rsid w:val="009817B7"/>
    <w:rsid w:val="00981ABC"/>
    <w:rsid w:val="00981B8F"/>
    <w:rsid w:val="00981BC8"/>
    <w:rsid w:val="00981E78"/>
    <w:rsid w:val="00982101"/>
    <w:rsid w:val="00982175"/>
    <w:rsid w:val="009822C3"/>
    <w:rsid w:val="0098249F"/>
    <w:rsid w:val="009829E5"/>
    <w:rsid w:val="00982FAB"/>
    <w:rsid w:val="00983535"/>
    <w:rsid w:val="009836D1"/>
    <w:rsid w:val="009837FE"/>
    <w:rsid w:val="00983A54"/>
    <w:rsid w:val="00983D94"/>
    <w:rsid w:val="009841F0"/>
    <w:rsid w:val="0098426A"/>
    <w:rsid w:val="009842D4"/>
    <w:rsid w:val="00984497"/>
    <w:rsid w:val="009845BC"/>
    <w:rsid w:val="00984951"/>
    <w:rsid w:val="00984D43"/>
    <w:rsid w:val="00984DD4"/>
    <w:rsid w:val="00984E22"/>
    <w:rsid w:val="00984F35"/>
    <w:rsid w:val="00985295"/>
    <w:rsid w:val="0098574E"/>
    <w:rsid w:val="009857DD"/>
    <w:rsid w:val="009859D5"/>
    <w:rsid w:val="00985D28"/>
    <w:rsid w:val="00985DFF"/>
    <w:rsid w:val="00986084"/>
    <w:rsid w:val="00986220"/>
    <w:rsid w:val="0098627C"/>
    <w:rsid w:val="009865CA"/>
    <w:rsid w:val="00986E4B"/>
    <w:rsid w:val="0098719F"/>
    <w:rsid w:val="00987286"/>
    <w:rsid w:val="00987646"/>
    <w:rsid w:val="00987676"/>
    <w:rsid w:val="0098787D"/>
    <w:rsid w:val="00987889"/>
    <w:rsid w:val="00987B81"/>
    <w:rsid w:val="00990606"/>
    <w:rsid w:val="0099062D"/>
    <w:rsid w:val="00990AC6"/>
    <w:rsid w:val="00990C46"/>
    <w:rsid w:val="00990F6F"/>
    <w:rsid w:val="00991337"/>
    <w:rsid w:val="0099161A"/>
    <w:rsid w:val="0099181D"/>
    <w:rsid w:val="00991903"/>
    <w:rsid w:val="009919B4"/>
    <w:rsid w:val="00991A32"/>
    <w:rsid w:val="00991C5D"/>
    <w:rsid w:val="00991DF2"/>
    <w:rsid w:val="00991EF3"/>
    <w:rsid w:val="0099209C"/>
    <w:rsid w:val="00992111"/>
    <w:rsid w:val="009923CD"/>
    <w:rsid w:val="00992A25"/>
    <w:rsid w:val="00992A5F"/>
    <w:rsid w:val="00992A6B"/>
    <w:rsid w:val="00992D12"/>
    <w:rsid w:val="00992EF1"/>
    <w:rsid w:val="00993031"/>
    <w:rsid w:val="009931AB"/>
    <w:rsid w:val="00993576"/>
    <w:rsid w:val="0099362C"/>
    <w:rsid w:val="0099366A"/>
    <w:rsid w:val="00993753"/>
    <w:rsid w:val="0099393B"/>
    <w:rsid w:val="009939F4"/>
    <w:rsid w:val="00993A6C"/>
    <w:rsid w:val="00993A70"/>
    <w:rsid w:val="00993C96"/>
    <w:rsid w:val="00993E01"/>
    <w:rsid w:val="00994903"/>
    <w:rsid w:val="00994E2C"/>
    <w:rsid w:val="009957C4"/>
    <w:rsid w:val="00995AC5"/>
    <w:rsid w:val="00995D7E"/>
    <w:rsid w:val="0099620B"/>
    <w:rsid w:val="00996A6E"/>
    <w:rsid w:val="00996BF4"/>
    <w:rsid w:val="00996DC7"/>
    <w:rsid w:val="00996F41"/>
    <w:rsid w:val="0099725F"/>
    <w:rsid w:val="0099731C"/>
    <w:rsid w:val="009974DA"/>
    <w:rsid w:val="009976ED"/>
    <w:rsid w:val="009976F9"/>
    <w:rsid w:val="0099777D"/>
    <w:rsid w:val="009978EE"/>
    <w:rsid w:val="00997AB6"/>
    <w:rsid w:val="00997EB3"/>
    <w:rsid w:val="00997F26"/>
    <w:rsid w:val="009A017F"/>
    <w:rsid w:val="009A035D"/>
    <w:rsid w:val="009A04D7"/>
    <w:rsid w:val="009A0AA2"/>
    <w:rsid w:val="009A0AFE"/>
    <w:rsid w:val="009A0B27"/>
    <w:rsid w:val="009A0E0A"/>
    <w:rsid w:val="009A1279"/>
    <w:rsid w:val="009A141B"/>
    <w:rsid w:val="009A1995"/>
    <w:rsid w:val="009A1ACB"/>
    <w:rsid w:val="009A1E83"/>
    <w:rsid w:val="009A229E"/>
    <w:rsid w:val="009A283A"/>
    <w:rsid w:val="009A2877"/>
    <w:rsid w:val="009A29D8"/>
    <w:rsid w:val="009A2C98"/>
    <w:rsid w:val="009A2D3A"/>
    <w:rsid w:val="009A2EF2"/>
    <w:rsid w:val="009A2FC0"/>
    <w:rsid w:val="009A3238"/>
    <w:rsid w:val="009A350D"/>
    <w:rsid w:val="009A3677"/>
    <w:rsid w:val="009A3B15"/>
    <w:rsid w:val="009A3D37"/>
    <w:rsid w:val="009A3E30"/>
    <w:rsid w:val="009A40EC"/>
    <w:rsid w:val="009A4115"/>
    <w:rsid w:val="009A41FE"/>
    <w:rsid w:val="009A4716"/>
    <w:rsid w:val="009A50FD"/>
    <w:rsid w:val="009A5132"/>
    <w:rsid w:val="009A53B3"/>
    <w:rsid w:val="009A53F5"/>
    <w:rsid w:val="009A5421"/>
    <w:rsid w:val="009A56B7"/>
    <w:rsid w:val="009A56D1"/>
    <w:rsid w:val="009A5859"/>
    <w:rsid w:val="009A5E15"/>
    <w:rsid w:val="009A5F76"/>
    <w:rsid w:val="009A6369"/>
    <w:rsid w:val="009A6379"/>
    <w:rsid w:val="009A63C8"/>
    <w:rsid w:val="009A6AB1"/>
    <w:rsid w:val="009A6C60"/>
    <w:rsid w:val="009A71A4"/>
    <w:rsid w:val="009A71D3"/>
    <w:rsid w:val="009A7748"/>
    <w:rsid w:val="009A7810"/>
    <w:rsid w:val="009A7BDF"/>
    <w:rsid w:val="009A7BE6"/>
    <w:rsid w:val="009A7F35"/>
    <w:rsid w:val="009B01C4"/>
    <w:rsid w:val="009B03F8"/>
    <w:rsid w:val="009B06F9"/>
    <w:rsid w:val="009B08D9"/>
    <w:rsid w:val="009B08FA"/>
    <w:rsid w:val="009B0A3B"/>
    <w:rsid w:val="009B0C0A"/>
    <w:rsid w:val="009B0F2D"/>
    <w:rsid w:val="009B10AF"/>
    <w:rsid w:val="009B116F"/>
    <w:rsid w:val="009B141B"/>
    <w:rsid w:val="009B1744"/>
    <w:rsid w:val="009B1900"/>
    <w:rsid w:val="009B2321"/>
    <w:rsid w:val="009B23DD"/>
    <w:rsid w:val="009B25D5"/>
    <w:rsid w:val="009B287A"/>
    <w:rsid w:val="009B29F3"/>
    <w:rsid w:val="009B2E45"/>
    <w:rsid w:val="009B3029"/>
    <w:rsid w:val="009B3A0A"/>
    <w:rsid w:val="009B4007"/>
    <w:rsid w:val="009B4090"/>
    <w:rsid w:val="009B4141"/>
    <w:rsid w:val="009B4179"/>
    <w:rsid w:val="009B436C"/>
    <w:rsid w:val="009B4A33"/>
    <w:rsid w:val="009B4AE6"/>
    <w:rsid w:val="009B4CAF"/>
    <w:rsid w:val="009B4CB1"/>
    <w:rsid w:val="009B58CA"/>
    <w:rsid w:val="009B592E"/>
    <w:rsid w:val="009B593D"/>
    <w:rsid w:val="009B5DE2"/>
    <w:rsid w:val="009B5F34"/>
    <w:rsid w:val="009B5FA7"/>
    <w:rsid w:val="009B60C6"/>
    <w:rsid w:val="009B61B1"/>
    <w:rsid w:val="009B61D8"/>
    <w:rsid w:val="009B634D"/>
    <w:rsid w:val="009B6377"/>
    <w:rsid w:val="009B6736"/>
    <w:rsid w:val="009B6858"/>
    <w:rsid w:val="009B6B14"/>
    <w:rsid w:val="009B6EE4"/>
    <w:rsid w:val="009B7415"/>
    <w:rsid w:val="009B7867"/>
    <w:rsid w:val="009B79CE"/>
    <w:rsid w:val="009B7FFD"/>
    <w:rsid w:val="009C0126"/>
    <w:rsid w:val="009C0371"/>
    <w:rsid w:val="009C07B6"/>
    <w:rsid w:val="009C0805"/>
    <w:rsid w:val="009C08AB"/>
    <w:rsid w:val="009C0990"/>
    <w:rsid w:val="009C09B3"/>
    <w:rsid w:val="009C0AE5"/>
    <w:rsid w:val="009C0C21"/>
    <w:rsid w:val="009C0C97"/>
    <w:rsid w:val="009C0EBD"/>
    <w:rsid w:val="009C1404"/>
    <w:rsid w:val="009C14AC"/>
    <w:rsid w:val="009C17DC"/>
    <w:rsid w:val="009C198E"/>
    <w:rsid w:val="009C1BDF"/>
    <w:rsid w:val="009C1CA8"/>
    <w:rsid w:val="009C1DC6"/>
    <w:rsid w:val="009C2923"/>
    <w:rsid w:val="009C295B"/>
    <w:rsid w:val="009C2C3B"/>
    <w:rsid w:val="009C2F9B"/>
    <w:rsid w:val="009C2FFB"/>
    <w:rsid w:val="009C3567"/>
    <w:rsid w:val="009C3680"/>
    <w:rsid w:val="009C3931"/>
    <w:rsid w:val="009C3AE9"/>
    <w:rsid w:val="009C3D07"/>
    <w:rsid w:val="009C409A"/>
    <w:rsid w:val="009C424A"/>
    <w:rsid w:val="009C43F9"/>
    <w:rsid w:val="009C4526"/>
    <w:rsid w:val="009C4B52"/>
    <w:rsid w:val="009C4E40"/>
    <w:rsid w:val="009C5300"/>
    <w:rsid w:val="009C55DB"/>
    <w:rsid w:val="009C57B0"/>
    <w:rsid w:val="009C5813"/>
    <w:rsid w:val="009C5ACD"/>
    <w:rsid w:val="009C5B91"/>
    <w:rsid w:val="009C5D9A"/>
    <w:rsid w:val="009C5FAC"/>
    <w:rsid w:val="009C6072"/>
    <w:rsid w:val="009C6102"/>
    <w:rsid w:val="009C6249"/>
    <w:rsid w:val="009C6262"/>
    <w:rsid w:val="009C644D"/>
    <w:rsid w:val="009C66F9"/>
    <w:rsid w:val="009C6842"/>
    <w:rsid w:val="009C6E38"/>
    <w:rsid w:val="009C6E5E"/>
    <w:rsid w:val="009C7309"/>
    <w:rsid w:val="009C74B8"/>
    <w:rsid w:val="009C753F"/>
    <w:rsid w:val="009C7838"/>
    <w:rsid w:val="009D0790"/>
    <w:rsid w:val="009D07E6"/>
    <w:rsid w:val="009D092A"/>
    <w:rsid w:val="009D10DD"/>
    <w:rsid w:val="009D1266"/>
    <w:rsid w:val="009D131A"/>
    <w:rsid w:val="009D13FB"/>
    <w:rsid w:val="009D161B"/>
    <w:rsid w:val="009D161E"/>
    <w:rsid w:val="009D1677"/>
    <w:rsid w:val="009D18AD"/>
    <w:rsid w:val="009D1AB6"/>
    <w:rsid w:val="009D1C10"/>
    <w:rsid w:val="009D1CB7"/>
    <w:rsid w:val="009D1D73"/>
    <w:rsid w:val="009D20ED"/>
    <w:rsid w:val="009D20FB"/>
    <w:rsid w:val="009D240E"/>
    <w:rsid w:val="009D2447"/>
    <w:rsid w:val="009D2612"/>
    <w:rsid w:val="009D28FA"/>
    <w:rsid w:val="009D2C01"/>
    <w:rsid w:val="009D2DD4"/>
    <w:rsid w:val="009D2E90"/>
    <w:rsid w:val="009D2EB4"/>
    <w:rsid w:val="009D3046"/>
    <w:rsid w:val="009D314B"/>
    <w:rsid w:val="009D3174"/>
    <w:rsid w:val="009D32E3"/>
    <w:rsid w:val="009D34A4"/>
    <w:rsid w:val="009D3750"/>
    <w:rsid w:val="009D394C"/>
    <w:rsid w:val="009D3A84"/>
    <w:rsid w:val="009D3DBA"/>
    <w:rsid w:val="009D3ED3"/>
    <w:rsid w:val="009D40DF"/>
    <w:rsid w:val="009D40F2"/>
    <w:rsid w:val="009D4BDC"/>
    <w:rsid w:val="009D4DE7"/>
    <w:rsid w:val="009D4E06"/>
    <w:rsid w:val="009D55F7"/>
    <w:rsid w:val="009D57BF"/>
    <w:rsid w:val="009D5901"/>
    <w:rsid w:val="009D594A"/>
    <w:rsid w:val="009D5AA0"/>
    <w:rsid w:val="009D5B2B"/>
    <w:rsid w:val="009D5BFF"/>
    <w:rsid w:val="009D5C57"/>
    <w:rsid w:val="009D5CC6"/>
    <w:rsid w:val="009D666F"/>
    <w:rsid w:val="009D6AB5"/>
    <w:rsid w:val="009D6F00"/>
    <w:rsid w:val="009D6F39"/>
    <w:rsid w:val="009D7050"/>
    <w:rsid w:val="009D73A4"/>
    <w:rsid w:val="009D76E6"/>
    <w:rsid w:val="009D792B"/>
    <w:rsid w:val="009D79E2"/>
    <w:rsid w:val="009D7BC3"/>
    <w:rsid w:val="009E0071"/>
    <w:rsid w:val="009E0C49"/>
    <w:rsid w:val="009E113A"/>
    <w:rsid w:val="009E14F0"/>
    <w:rsid w:val="009E1A85"/>
    <w:rsid w:val="009E1B96"/>
    <w:rsid w:val="009E1C3C"/>
    <w:rsid w:val="009E1D97"/>
    <w:rsid w:val="009E1EB6"/>
    <w:rsid w:val="009E21F8"/>
    <w:rsid w:val="009E22A9"/>
    <w:rsid w:val="009E2A31"/>
    <w:rsid w:val="009E2A75"/>
    <w:rsid w:val="009E2A87"/>
    <w:rsid w:val="009E2C26"/>
    <w:rsid w:val="009E2D04"/>
    <w:rsid w:val="009E2E9C"/>
    <w:rsid w:val="009E32CD"/>
    <w:rsid w:val="009E34BC"/>
    <w:rsid w:val="009E3558"/>
    <w:rsid w:val="009E3573"/>
    <w:rsid w:val="009E3A3F"/>
    <w:rsid w:val="009E3A4F"/>
    <w:rsid w:val="009E3B33"/>
    <w:rsid w:val="009E3B5C"/>
    <w:rsid w:val="009E3C2B"/>
    <w:rsid w:val="009E3D0A"/>
    <w:rsid w:val="009E3D79"/>
    <w:rsid w:val="009E3F31"/>
    <w:rsid w:val="009E3F3E"/>
    <w:rsid w:val="009E40EB"/>
    <w:rsid w:val="009E42E3"/>
    <w:rsid w:val="009E44AC"/>
    <w:rsid w:val="009E477E"/>
    <w:rsid w:val="009E4BB4"/>
    <w:rsid w:val="009E4BF7"/>
    <w:rsid w:val="009E4C95"/>
    <w:rsid w:val="009E4D3B"/>
    <w:rsid w:val="009E522F"/>
    <w:rsid w:val="009E556B"/>
    <w:rsid w:val="009E55CB"/>
    <w:rsid w:val="009E5725"/>
    <w:rsid w:val="009E5991"/>
    <w:rsid w:val="009E5992"/>
    <w:rsid w:val="009E5C3B"/>
    <w:rsid w:val="009E5F5A"/>
    <w:rsid w:val="009E5FD3"/>
    <w:rsid w:val="009E601E"/>
    <w:rsid w:val="009E604C"/>
    <w:rsid w:val="009E60CF"/>
    <w:rsid w:val="009E6129"/>
    <w:rsid w:val="009E634F"/>
    <w:rsid w:val="009E6504"/>
    <w:rsid w:val="009E6809"/>
    <w:rsid w:val="009E6A56"/>
    <w:rsid w:val="009E6F5D"/>
    <w:rsid w:val="009E7198"/>
    <w:rsid w:val="009E7366"/>
    <w:rsid w:val="009E753A"/>
    <w:rsid w:val="009E7757"/>
    <w:rsid w:val="009E78FC"/>
    <w:rsid w:val="009E7C17"/>
    <w:rsid w:val="009E7F49"/>
    <w:rsid w:val="009F0689"/>
    <w:rsid w:val="009F0701"/>
    <w:rsid w:val="009F0727"/>
    <w:rsid w:val="009F081C"/>
    <w:rsid w:val="009F08B9"/>
    <w:rsid w:val="009F0E44"/>
    <w:rsid w:val="009F108F"/>
    <w:rsid w:val="009F144D"/>
    <w:rsid w:val="009F1504"/>
    <w:rsid w:val="009F165F"/>
    <w:rsid w:val="009F178E"/>
    <w:rsid w:val="009F17D4"/>
    <w:rsid w:val="009F1AA7"/>
    <w:rsid w:val="009F1C49"/>
    <w:rsid w:val="009F1C8C"/>
    <w:rsid w:val="009F1E0C"/>
    <w:rsid w:val="009F20A1"/>
    <w:rsid w:val="009F2DB4"/>
    <w:rsid w:val="009F2E16"/>
    <w:rsid w:val="009F2E3C"/>
    <w:rsid w:val="009F307B"/>
    <w:rsid w:val="009F350F"/>
    <w:rsid w:val="009F3518"/>
    <w:rsid w:val="009F352B"/>
    <w:rsid w:val="009F38DF"/>
    <w:rsid w:val="009F3A1E"/>
    <w:rsid w:val="009F3B80"/>
    <w:rsid w:val="009F3F02"/>
    <w:rsid w:val="009F4060"/>
    <w:rsid w:val="009F4090"/>
    <w:rsid w:val="009F41BF"/>
    <w:rsid w:val="009F4436"/>
    <w:rsid w:val="009F4572"/>
    <w:rsid w:val="009F4614"/>
    <w:rsid w:val="009F473E"/>
    <w:rsid w:val="009F4972"/>
    <w:rsid w:val="009F4A4E"/>
    <w:rsid w:val="009F4BB1"/>
    <w:rsid w:val="009F4EEF"/>
    <w:rsid w:val="009F4F64"/>
    <w:rsid w:val="009F4FE7"/>
    <w:rsid w:val="009F5222"/>
    <w:rsid w:val="009F53B0"/>
    <w:rsid w:val="009F585F"/>
    <w:rsid w:val="009F5867"/>
    <w:rsid w:val="009F5D72"/>
    <w:rsid w:val="009F5E26"/>
    <w:rsid w:val="009F6114"/>
    <w:rsid w:val="009F6250"/>
    <w:rsid w:val="009F659A"/>
    <w:rsid w:val="009F659F"/>
    <w:rsid w:val="009F67C7"/>
    <w:rsid w:val="009F694F"/>
    <w:rsid w:val="009F6A01"/>
    <w:rsid w:val="009F6A1D"/>
    <w:rsid w:val="009F6A8A"/>
    <w:rsid w:val="009F6BBC"/>
    <w:rsid w:val="009F6BE6"/>
    <w:rsid w:val="009F6C50"/>
    <w:rsid w:val="009F7042"/>
    <w:rsid w:val="009F7AF5"/>
    <w:rsid w:val="009F7D51"/>
    <w:rsid w:val="009F7E6B"/>
    <w:rsid w:val="00A00347"/>
    <w:rsid w:val="00A006D9"/>
    <w:rsid w:val="00A00772"/>
    <w:rsid w:val="00A009B6"/>
    <w:rsid w:val="00A009D8"/>
    <w:rsid w:val="00A00A33"/>
    <w:rsid w:val="00A00AFC"/>
    <w:rsid w:val="00A00B43"/>
    <w:rsid w:val="00A01B23"/>
    <w:rsid w:val="00A020A6"/>
    <w:rsid w:val="00A022ED"/>
    <w:rsid w:val="00A0238F"/>
    <w:rsid w:val="00A0243A"/>
    <w:rsid w:val="00A0260D"/>
    <w:rsid w:val="00A027E6"/>
    <w:rsid w:val="00A02883"/>
    <w:rsid w:val="00A02BF5"/>
    <w:rsid w:val="00A02CE5"/>
    <w:rsid w:val="00A03856"/>
    <w:rsid w:val="00A03C7A"/>
    <w:rsid w:val="00A03D50"/>
    <w:rsid w:val="00A03D9F"/>
    <w:rsid w:val="00A04020"/>
    <w:rsid w:val="00A047A7"/>
    <w:rsid w:val="00A0497F"/>
    <w:rsid w:val="00A04983"/>
    <w:rsid w:val="00A049AB"/>
    <w:rsid w:val="00A052A8"/>
    <w:rsid w:val="00A05365"/>
    <w:rsid w:val="00A055EF"/>
    <w:rsid w:val="00A058E2"/>
    <w:rsid w:val="00A05C27"/>
    <w:rsid w:val="00A05E00"/>
    <w:rsid w:val="00A06234"/>
    <w:rsid w:val="00A063CA"/>
    <w:rsid w:val="00A06417"/>
    <w:rsid w:val="00A06B25"/>
    <w:rsid w:val="00A0718C"/>
    <w:rsid w:val="00A071B0"/>
    <w:rsid w:val="00A073E8"/>
    <w:rsid w:val="00A07620"/>
    <w:rsid w:val="00A07847"/>
    <w:rsid w:val="00A07901"/>
    <w:rsid w:val="00A07D91"/>
    <w:rsid w:val="00A07F32"/>
    <w:rsid w:val="00A101AB"/>
    <w:rsid w:val="00A101C4"/>
    <w:rsid w:val="00A101FE"/>
    <w:rsid w:val="00A11197"/>
    <w:rsid w:val="00A11239"/>
    <w:rsid w:val="00A11971"/>
    <w:rsid w:val="00A11AFE"/>
    <w:rsid w:val="00A11C88"/>
    <w:rsid w:val="00A11E57"/>
    <w:rsid w:val="00A11FED"/>
    <w:rsid w:val="00A123F2"/>
    <w:rsid w:val="00A123F7"/>
    <w:rsid w:val="00A12768"/>
    <w:rsid w:val="00A12AD1"/>
    <w:rsid w:val="00A12E82"/>
    <w:rsid w:val="00A13036"/>
    <w:rsid w:val="00A130BA"/>
    <w:rsid w:val="00A132CA"/>
    <w:rsid w:val="00A133FF"/>
    <w:rsid w:val="00A13505"/>
    <w:rsid w:val="00A135E5"/>
    <w:rsid w:val="00A13607"/>
    <w:rsid w:val="00A13630"/>
    <w:rsid w:val="00A138F1"/>
    <w:rsid w:val="00A13A4C"/>
    <w:rsid w:val="00A13F4A"/>
    <w:rsid w:val="00A13F86"/>
    <w:rsid w:val="00A1434A"/>
    <w:rsid w:val="00A1441F"/>
    <w:rsid w:val="00A1459C"/>
    <w:rsid w:val="00A1475C"/>
    <w:rsid w:val="00A149F0"/>
    <w:rsid w:val="00A14A29"/>
    <w:rsid w:val="00A14C29"/>
    <w:rsid w:val="00A14C3A"/>
    <w:rsid w:val="00A14CBA"/>
    <w:rsid w:val="00A14DF4"/>
    <w:rsid w:val="00A14E92"/>
    <w:rsid w:val="00A14FD7"/>
    <w:rsid w:val="00A15155"/>
    <w:rsid w:val="00A1593F"/>
    <w:rsid w:val="00A15A9F"/>
    <w:rsid w:val="00A15DFA"/>
    <w:rsid w:val="00A164E0"/>
    <w:rsid w:val="00A166C1"/>
    <w:rsid w:val="00A16D8C"/>
    <w:rsid w:val="00A16EBB"/>
    <w:rsid w:val="00A170CB"/>
    <w:rsid w:val="00A1749A"/>
    <w:rsid w:val="00A17CF1"/>
    <w:rsid w:val="00A20353"/>
    <w:rsid w:val="00A203E9"/>
    <w:rsid w:val="00A2097A"/>
    <w:rsid w:val="00A20ACB"/>
    <w:rsid w:val="00A20D3F"/>
    <w:rsid w:val="00A21187"/>
    <w:rsid w:val="00A217B6"/>
    <w:rsid w:val="00A21809"/>
    <w:rsid w:val="00A21F2C"/>
    <w:rsid w:val="00A220C3"/>
    <w:rsid w:val="00A221C4"/>
    <w:rsid w:val="00A22207"/>
    <w:rsid w:val="00A22866"/>
    <w:rsid w:val="00A22B3F"/>
    <w:rsid w:val="00A22C4F"/>
    <w:rsid w:val="00A22D36"/>
    <w:rsid w:val="00A22F7E"/>
    <w:rsid w:val="00A230F0"/>
    <w:rsid w:val="00A23180"/>
    <w:rsid w:val="00A23871"/>
    <w:rsid w:val="00A2396D"/>
    <w:rsid w:val="00A23BA9"/>
    <w:rsid w:val="00A24089"/>
    <w:rsid w:val="00A24171"/>
    <w:rsid w:val="00A2422E"/>
    <w:rsid w:val="00A243EE"/>
    <w:rsid w:val="00A245E7"/>
    <w:rsid w:val="00A249B7"/>
    <w:rsid w:val="00A24A9E"/>
    <w:rsid w:val="00A24C45"/>
    <w:rsid w:val="00A251E9"/>
    <w:rsid w:val="00A25918"/>
    <w:rsid w:val="00A25BA3"/>
    <w:rsid w:val="00A25D3D"/>
    <w:rsid w:val="00A25EF2"/>
    <w:rsid w:val="00A26093"/>
    <w:rsid w:val="00A26FED"/>
    <w:rsid w:val="00A272F7"/>
    <w:rsid w:val="00A275AB"/>
    <w:rsid w:val="00A27652"/>
    <w:rsid w:val="00A27C2C"/>
    <w:rsid w:val="00A27E29"/>
    <w:rsid w:val="00A27F14"/>
    <w:rsid w:val="00A300A6"/>
    <w:rsid w:val="00A30960"/>
    <w:rsid w:val="00A30AFC"/>
    <w:rsid w:val="00A30CC1"/>
    <w:rsid w:val="00A30FD2"/>
    <w:rsid w:val="00A310F3"/>
    <w:rsid w:val="00A317BF"/>
    <w:rsid w:val="00A31DEC"/>
    <w:rsid w:val="00A31E2B"/>
    <w:rsid w:val="00A32134"/>
    <w:rsid w:val="00A32721"/>
    <w:rsid w:val="00A328F6"/>
    <w:rsid w:val="00A32911"/>
    <w:rsid w:val="00A32B8D"/>
    <w:rsid w:val="00A32C58"/>
    <w:rsid w:val="00A33034"/>
    <w:rsid w:val="00A330CD"/>
    <w:rsid w:val="00A336DC"/>
    <w:rsid w:val="00A33B83"/>
    <w:rsid w:val="00A33C3F"/>
    <w:rsid w:val="00A33CCD"/>
    <w:rsid w:val="00A33E47"/>
    <w:rsid w:val="00A3423E"/>
    <w:rsid w:val="00A34526"/>
    <w:rsid w:val="00A34677"/>
    <w:rsid w:val="00A346CD"/>
    <w:rsid w:val="00A34967"/>
    <w:rsid w:val="00A34A7F"/>
    <w:rsid w:val="00A34B4E"/>
    <w:rsid w:val="00A34CE0"/>
    <w:rsid w:val="00A34D77"/>
    <w:rsid w:val="00A35854"/>
    <w:rsid w:val="00A35DF3"/>
    <w:rsid w:val="00A35F01"/>
    <w:rsid w:val="00A3686B"/>
    <w:rsid w:val="00A3692B"/>
    <w:rsid w:val="00A36AB0"/>
    <w:rsid w:val="00A36E17"/>
    <w:rsid w:val="00A36EB0"/>
    <w:rsid w:val="00A36FF7"/>
    <w:rsid w:val="00A3706C"/>
    <w:rsid w:val="00A373AF"/>
    <w:rsid w:val="00A37421"/>
    <w:rsid w:val="00A37832"/>
    <w:rsid w:val="00A37895"/>
    <w:rsid w:val="00A37D50"/>
    <w:rsid w:val="00A37E08"/>
    <w:rsid w:val="00A4001A"/>
    <w:rsid w:val="00A404EE"/>
    <w:rsid w:val="00A4057E"/>
    <w:rsid w:val="00A40681"/>
    <w:rsid w:val="00A406CE"/>
    <w:rsid w:val="00A40C7E"/>
    <w:rsid w:val="00A40FD7"/>
    <w:rsid w:val="00A4100A"/>
    <w:rsid w:val="00A41041"/>
    <w:rsid w:val="00A41044"/>
    <w:rsid w:val="00A4146C"/>
    <w:rsid w:val="00A41596"/>
    <w:rsid w:val="00A41617"/>
    <w:rsid w:val="00A41665"/>
    <w:rsid w:val="00A4168A"/>
    <w:rsid w:val="00A419CD"/>
    <w:rsid w:val="00A419E6"/>
    <w:rsid w:val="00A41B6E"/>
    <w:rsid w:val="00A41D20"/>
    <w:rsid w:val="00A41D7E"/>
    <w:rsid w:val="00A41DF3"/>
    <w:rsid w:val="00A41EFF"/>
    <w:rsid w:val="00A420D9"/>
    <w:rsid w:val="00A42215"/>
    <w:rsid w:val="00A42281"/>
    <w:rsid w:val="00A423B5"/>
    <w:rsid w:val="00A425DA"/>
    <w:rsid w:val="00A42976"/>
    <w:rsid w:val="00A42B9D"/>
    <w:rsid w:val="00A42BB8"/>
    <w:rsid w:val="00A42E39"/>
    <w:rsid w:val="00A42FC7"/>
    <w:rsid w:val="00A43392"/>
    <w:rsid w:val="00A43454"/>
    <w:rsid w:val="00A4390E"/>
    <w:rsid w:val="00A4395E"/>
    <w:rsid w:val="00A43A0C"/>
    <w:rsid w:val="00A43CB9"/>
    <w:rsid w:val="00A43E2B"/>
    <w:rsid w:val="00A43FBC"/>
    <w:rsid w:val="00A4437B"/>
    <w:rsid w:val="00A445C6"/>
    <w:rsid w:val="00A44832"/>
    <w:rsid w:val="00A449C7"/>
    <w:rsid w:val="00A44B7D"/>
    <w:rsid w:val="00A44BF4"/>
    <w:rsid w:val="00A44CAB"/>
    <w:rsid w:val="00A451FE"/>
    <w:rsid w:val="00A4528A"/>
    <w:rsid w:val="00A4534B"/>
    <w:rsid w:val="00A4575D"/>
    <w:rsid w:val="00A45832"/>
    <w:rsid w:val="00A45838"/>
    <w:rsid w:val="00A45AD7"/>
    <w:rsid w:val="00A45BEA"/>
    <w:rsid w:val="00A45CC6"/>
    <w:rsid w:val="00A45CFF"/>
    <w:rsid w:val="00A45E79"/>
    <w:rsid w:val="00A4609A"/>
    <w:rsid w:val="00A4651E"/>
    <w:rsid w:val="00A4667C"/>
    <w:rsid w:val="00A4680F"/>
    <w:rsid w:val="00A46846"/>
    <w:rsid w:val="00A46849"/>
    <w:rsid w:val="00A468C2"/>
    <w:rsid w:val="00A46BE9"/>
    <w:rsid w:val="00A47123"/>
    <w:rsid w:val="00A47326"/>
    <w:rsid w:val="00A47631"/>
    <w:rsid w:val="00A476C4"/>
    <w:rsid w:val="00A5003A"/>
    <w:rsid w:val="00A502D5"/>
    <w:rsid w:val="00A503D9"/>
    <w:rsid w:val="00A5041C"/>
    <w:rsid w:val="00A505CB"/>
    <w:rsid w:val="00A505F3"/>
    <w:rsid w:val="00A50FA0"/>
    <w:rsid w:val="00A51176"/>
    <w:rsid w:val="00A5143A"/>
    <w:rsid w:val="00A5171C"/>
    <w:rsid w:val="00A51904"/>
    <w:rsid w:val="00A51931"/>
    <w:rsid w:val="00A51AEA"/>
    <w:rsid w:val="00A51C54"/>
    <w:rsid w:val="00A51EEA"/>
    <w:rsid w:val="00A51F7F"/>
    <w:rsid w:val="00A5216F"/>
    <w:rsid w:val="00A5234A"/>
    <w:rsid w:val="00A528AC"/>
    <w:rsid w:val="00A5293B"/>
    <w:rsid w:val="00A53157"/>
    <w:rsid w:val="00A5332F"/>
    <w:rsid w:val="00A53378"/>
    <w:rsid w:val="00A533B5"/>
    <w:rsid w:val="00A53482"/>
    <w:rsid w:val="00A53671"/>
    <w:rsid w:val="00A536CE"/>
    <w:rsid w:val="00A536FF"/>
    <w:rsid w:val="00A53A59"/>
    <w:rsid w:val="00A53AB7"/>
    <w:rsid w:val="00A53DAC"/>
    <w:rsid w:val="00A53E43"/>
    <w:rsid w:val="00A544A3"/>
    <w:rsid w:val="00A544A9"/>
    <w:rsid w:val="00A546F2"/>
    <w:rsid w:val="00A5485D"/>
    <w:rsid w:val="00A54B17"/>
    <w:rsid w:val="00A54C1B"/>
    <w:rsid w:val="00A55067"/>
    <w:rsid w:val="00A55111"/>
    <w:rsid w:val="00A5594C"/>
    <w:rsid w:val="00A56504"/>
    <w:rsid w:val="00A566E7"/>
    <w:rsid w:val="00A56711"/>
    <w:rsid w:val="00A56AF7"/>
    <w:rsid w:val="00A56D24"/>
    <w:rsid w:val="00A56F39"/>
    <w:rsid w:val="00A577C5"/>
    <w:rsid w:val="00A57AC4"/>
    <w:rsid w:val="00A60507"/>
    <w:rsid w:val="00A605B1"/>
    <w:rsid w:val="00A60766"/>
    <w:rsid w:val="00A60785"/>
    <w:rsid w:val="00A6097C"/>
    <w:rsid w:val="00A6098E"/>
    <w:rsid w:val="00A60A95"/>
    <w:rsid w:val="00A60AA7"/>
    <w:rsid w:val="00A60DEE"/>
    <w:rsid w:val="00A612C5"/>
    <w:rsid w:val="00A6156A"/>
    <w:rsid w:val="00A61621"/>
    <w:rsid w:val="00A618D5"/>
    <w:rsid w:val="00A61B5F"/>
    <w:rsid w:val="00A61CF7"/>
    <w:rsid w:val="00A61E22"/>
    <w:rsid w:val="00A620F0"/>
    <w:rsid w:val="00A620FA"/>
    <w:rsid w:val="00A621CC"/>
    <w:rsid w:val="00A624DA"/>
    <w:rsid w:val="00A62A2B"/>
    <w:rsid w:val="00A62A58"/>
    <w:rsid w:val="00A62A71"/>
    <w:rsid w:val="00A62E94"/>
    <w:rsid w:val="00A62EFF"/>
    <w:rsid w:val="00A631C7"/>
    <w:rsid w:val="00A63742"/>
    <w:rsid w:val="00A63C8D"/>
    <w:rsid w:val="00A63F09"/>
    <w:rsid w:val="00A63FAF"/>
    <w:rsid w:val="00A64337"/>
    <w:rsid w:val="00A644D5"/>
    <w:rsid w:val="00A64712"/>
    <w:rsid w:val="00A64778"/>
    <w:rsid w:val="00A64A05"/>
    <w:rsid w:val="00A64E19"/>
    <w:rsid w:val="00A64E1B"/>
    <w:rsid w:val="00A64FFD"/>
    <w:rsid w:val="00A65008"/>
    <w:rsid w:val="00A6522A"/>
    <w:rsid w:val="00A654E3"/>
    <w:rsid w:val="00A658C8"/>
    <w:rsid w:val="00A65AE5"/>
    <w:rsid w:val="00A65C4F"/>
    <w:rsid w:val="00A66463"/>
    <w:rsid w:val="00A6658A"/>
    <w:rsid w:val="00A66A09"/>
    <w:rsid w:val="00A66DFD"/>
    <w:rsid w:val="00A66E02"/>
    <w:rsid w:val="00A66EBB"/>
    <w:rsid w:val="00A6728C"/>
    <w:rsid w:val="00A67467"/>
    <w:rsid w:val="00A67A69"/>
    <w:rsid w:val="00A67C7F"/>
    <w:rsid w:val="00A70435"/>
    <w:rsid w:val="00A70A90"/>
    <w:rsid w:val="00A71838"/>
    <w:rsid w:val="00A718E1"/>
    <w:rsid w:val="00A71975"/>
    <w:rsid w:val="00A71C07"/>
    <w:rsid w:val="00A71DB1"/>
    <w:rsid w:val="00A723D4"/>
    <w:rsid w:val="00A725DB"/>
    <w:rsid w:val="00A725F4"/>
    <w:rsid w:val="00A728CE"/>
    <w:rsid w:val="00A729F6"/>
    <w:rsid w:val="00A72B55"/>
    <w:rsid w:val="00A72C6D"/>
    <w:rsid w:val="00A72DD3"/>
    <w:rsid w:val="00A72E34"/>
    <w:rsid w:val="00A72E7A"/>
    <w:rsid w:val="00A73265"/>
    <w:rsid w:val="00A7372F"/>
    <w:rsid w:val="00A737D1"/>
    <w:rsid w:val="00A737D5"/>
    <w:rsid w:val="00A738E1"/>
    <w:rsid w:val="00A74253"/>
    <w:rsid w:val="00A743CB"/>
    <w:rsid w:val="00A743F9"/>
    <w:rsid w:val="00A74433"/>
    <w:rsid w:val="00A7443D"/>
    <w:rsid w:val="00A745C2"/>
    <w:rsid w:val="00A7460B"/>
    <w:rsid w:val="00A74624"/>
    <w:rsid w:val="00A746E6"/>
    <w:rsid w:val="00A746F9"/>
    <w:rsid w:val="00A74C56"/>
    <w:rsid w:val="00A74CA2"/>
    <w:rsid w:val="00A74DBD"/>
    <w:rsid w:val="00A75359"/>
    <w:rsid w:val="00A757BA"/>
    <w:rsid w:val="00A75B54"/>
    <w:rsid w:val="00A75C90"/>
    <w:rsid w:val="00A75ED9"/>
    <w:rsid w:val="00A75F06"/>
    <w:rsid w:val="00A76095"/>
    <w:rsid w:val="00A76251"/>
    <w:rsid w:val="00A76329"/>
    <w:rsid w:val="00A76A5F"/>
    <w:rsid w:val="00A76B89"/>
    <w:rsid w:val="00A76EA2"/>
    <w:rsid w:val="00A76EAB"/>
    <w:rsid w:val="00A76F8D"/>
    <w:rsid w:val="00A771C6"/>
    <w:rsid w:val="00A77315"/>
    <w:rsid w:val="00A777CF"/>
    <w:rsid w:val="00A77DB3"/>
    <w:rsid w:val="00A77E0B"/>
    <w:rsid w:val="00A77ED9"/>
    <w:rsid w:val="00A80488"/>
    <w:rsid w:val="00A80508"/>
    <w:rsid w:val="00A8059D"/>
    <w:rsid w:val="00A80AE7"/>
    <w:rsid w:val="00A80C71"/>
    <w:rsid w:val="00A81451"/>
    <w:rsid w:val="00A81DD4"/>
    <w:rsid w:val="00A824D5"/>
    <w:rsid w:val="00A83238"/>
    <w:rsid w:val="00A83256"/>
    <w:rsid w:val="00A8329C"/>
    <w:rsid w:val="00A832A0"/>
    <w:rsid w:val="00A834CB"/>
    <w:rsid w:val="00A837B9"/>
    <w:rsid w:val="00A837C0"/>
    <w:rsid w:val="00A839D5"/>
    <w:rsid w:val="00A83B29"/>
    <w:rsid w:val="00A83F29"/>
    <w:rsid w:val="00A84092"/>
    <w:rsid w:val="00A842AA"/>
    <w:rsid w:val="00A84574"/>
    <w:rsid w:val="00A847A6"/>
    <w:rsid w:val="00A84A6A"/>
    <w:rsid w:val="00A852E9"/>
    <w:rsid w:val="00A85313"/>
    <w:rsid w:val="00A85375"/>
    <w:rsid w:val="00A8565B"/>
    <w:rsid w:val="00A856CC"/>
    <w:rsid w:val="00A85747"/>
    <w:rsid w:val="00A85828"/>
    <w:rsid w:val="00A85B35"/>
    <w:rsid w:val="00A864FC"/>
    <w:rsid w:val="00A86761"/>
    <w:rsid w:val="00A86C39"/>
    <w:rsid w:val="00A86C51"/>
    <w:rsid w:val="00A86ED4"/>
    <w:rsid w:val="00A8729F"/>
    <w:rsid w:val="00A8776F"/>
    <w:rsid w:val="00A87864"/>
    <w:rsid w:val="00A8794D"/>
    <w:rsid w:val="00A87A90"/>
    <w:rsid w:val="00A87A9F"/>
    <w:rsid w:val="00A87BA4"/>
    <w:rsid w:val="00A87D33"/>
    <w:rsid w:val="00A87E79"/>
    <w:rsid w:val="00A87E87"/>
    <w:rsid w:val="00A87F9C"/>
    <w:rsid w:val="00A900BB"/>
    <w:rsid w:val="00A9037C"/>
    <w:rsid w:val="00A908A6"/>
    <w:rsid w:val="00A9098D"/>
    <w:rsid w:val="00A90A24"/>
    <w:rsid w:val="00A90A79"/>
    <w:rsid w:val="00A90BDF"/>
    <w:rsid w:val="00A90C7A"/>
    <w:rsid w:val="00A90ED2"/>
    <w:rsid w:val="00A90FD1"/>
    <w:rsid w:val="00A913BC"/>
    <w:rsid w:val="00A9149A"/>
    <w:rsid w:val="00A91609"/>
    <w:rsid w:val="00A91E64"/>
    <w:rsid w:val="00A9239A"/>
    <w:rsid w:val="00A92655"/>
    <w:rsid w:val="00A92BB1"/>
    <w:rsid w:val="00A92CE4"/>
    <w:rsid w:val="00A92E65"/>
    <w:rsid w:val="00A92EA6"/>
    <w:rsid w:val="00A93146"/>
    <w:rsid w:val="00A93159"/>
    <w:rsid w:val="00A9316C"/>
    <w:rsid w:val="00A93435"/>
    <w:rsid w:val="00A9349A"/>
    <w:rsid w:val="00A93604"/>
    <w:rsid w:val="00A93CCC"/>
    <w:rsid w:val="00A94026"/>
    <w:rsid w:val="00A940B9"/>
    <w:rsid w:val="00A943B5"/>
    <w:rsid w:val="00A943C2"/>
    <w:rsid w:val="00A943E2"/>
    <w:rsid w:val="00A94A99"/>
    <w:rsid w:val="00A94C4F"/>
    <w:rsid w:val="00A94DFB"/>
    <w:rsid w:val="00A94EBC"/>
    <w:rsid w:val="00A94F41"/>
    <w:rsid w:val="00A94F7C"/>
    <w:rsid w:val="00A9524B"/>
    <w:rsid w:val="00A95497"/>
    <w:rsid w:val="00A955B1"/>
    <w:rsid w:val="00A95601"/>
    <w:rsid w:val="00A9591D"/>
    <w:rsid w:val="00A95B33"/>
    <w:rsid w:val="00A95B49"/>
    <w:rsid w:val="00A95C9E"/>
    <w:rsid w:val="00A96288"/>
    <w:rsid w:val="00A96372"/>
    <w:rsid w:val="00A964B0"/>
    <w:rsid w:val="00A96633"/>
    <w:rsid w:val="00A969D2"/>
    <w:rsid w:val="00A96B89"/>
    <w:rsid w:val="00A96C34"/>
    <w:rsid w:val="00A970A0"/>
    <w:rsid w:val="00A97491"/>
    <w:rsid w:val="00A97801"/>
    <w:rsid w:val="00A978DD"/>
    <w:rsid w:val="00A97A4E"/>
    <w:rsid w:val="00AA0074"/>
    <w:rsid w:val="00AA053C"/>
    <w:rsid w:val="00AA0928"/>
    <w:rsid w:val="00AA0A37"/>
    <w:rsid w:val="00AA0B9B"/>
    <w:rsid w:val="00AA0F4E"/>
    <w:rsid w:val="00AA1024"/>
    <w:rsid w:val="00AA14DB"/>
    <w:rsid w:val="00AA1555"/>
    <w:rsid w:val="00AA1576"/>
    <w:rsid w:val="00AA2066"/>
    <w:rsid w:val="00AA2187"/>
    <w:rsid w:val="00AA2235"/>
    <w:rsid w:val="00AA23C2"/>
    <w:rsid w:val="00AA2A0C"/>
    <w:rsid w:val="00AA3447"/>
    <w:rsid w:val="00AA365E"/>
    <w:rsid w:val="00AA37FC"/>
    <w:rsid w:val="00AA3880"/>
    <w:rsid w:val="00AA3908"/>
    <w:rsid w:val="00AA3B20"/>
    <w:rsid w:val="00AA3CD6"/>
    <w:rsid w:val="00AA3D25"/>
    <w:rsid w:val="00AA430D"/>
    <w:rsid w:val="00AA4343"/>
    <w:rsid w:val="00AA4A72"/>
    <w:rsid w:val="00AA4BC6"/>
    <w:rsid w:val="00AA4E59"/>
    <w:rsid w:val="00AA4FC9"/>
    <w:rsid w:val="00AA522D"/>
    <w:rsid w:val="00AA554B"/>
    <w:rsid w:val="00AA5625"/>
    <w:rsid w:val="00AA577F"/>
    <w:rsid w:val="00AA5B4F"/>
    <w:rsid w:val="00AA5DE4"/>
    <w:rsid w:val="00AA6304"/>
    <w:rsid w:val="00AA6C75"/>
    <w:rsid w:val="00AA6D6D"/>
    <w:rsid w:val="00AA6D77"/>
    <w:rsid w:val="00AA6EB4"/>
    <w:rsid w:val="00AA71E6"/>
    <w:rsid w:val="00AA721F"/>
    <w:rsid w:val="00AA74CA"/>
    <w:rsid w:val="00AA7538"/>
    <w:rsid w:val="00AA76B0"/>
    <w:rsid w:val="00AA7776"/>
    <w:rsid w:val="00AA7781"/>
    <w:rsid w:val="00AA789A"/>
    <w:rsid w:val="00AA7B55"/>
    <w:rsid w:val="00AA7E83"/>
    <w:rsid w:val="00AB0335"/>
    <w:rsid w:val="00AB03B8"/>
    <w:rsid w:val="00AB0885"/>
    <w:rsid w:val="00AB094C"/>
    <w:rsid w:val="00AB0AAF"/>
    <w:rsid w:val="00AB0DE7"/>
    <w:rsid w:val="00AB110C"/>
    <w:rsid w:val="00AB12E0"/>
    <w:rsid w:val="00AB18B7"/>
    <w:rsid w:val="00AB1940"/>
    <w:rsid w:val="00AB1E49"/>
    <w:rsid w:val="00AB2954"/>
    <w:rsid w:val="00AB2B55"/>
    <w:rsid w:val="00AB2B66"/>
    <w:rsid w:val="00AB2E88"/>
    <w:rsid w:val="00AB2FC4"/>
    <w:rsid w:val="00AB3463"/>
    <w:rsid w:val="00AB3799"/>
    <w:rsid w:val="00AB3808"/>
    <w:rsid w:val="00AB3981"/>
    <w:rsid w:val="00AB3C0A"/>
    <w:rsid w:val="00AB3C26"/>
    <w:rsid w:val="00AB4256"/>
    <w:rsid w:val="00AB42E3"/>
    <w:rsid w:val="00AB4367"/>
    <w:rsid w:val="00AB43FE"/>
    <w:rsid w:val="00AB442E"/>
    <w:rsid w:val="00AB4776"/>
    <w:rsid w:val="00AB49F3"/>
    <w:rsid w:val="00AB4C7C"/>
    <w:rsid w:val="00AB4CEA"/>
    <w:rsid w:val="00AB5082"/>
    <w:rsid w:val="00AB5699"/>
    <w:rsid w:val="00AB582A"/>
    <w:rsid w:val="00AB5889"/>
    <w:rsid w:val="00AB592A"/>
    <w:rsid w:val="00AB594E"/>
    <w:rsid w:val="00AB59D7"/>
    <w:rsid w:val="00AB59DA"/>
    <w:rsid w:val="00AB5B7D"/>
    <w:rsid w:val="00AB6083"/>
    <w:rsid w:val="00AB61D8"/>
    <w:rsid w:val="00AB651B"/>
    <w:rsid w:val="00AB6A65"/>
    <w:rsid w:val="00AB6B98"/>
    <w:rsid w:val="00AB6EE9"/>
    <w:rsid w:val="00AB754D"/>
    <w:rsid w:val="00AB77B2"/>
    <w:rsid w:val="00AB7870"/>
    <w:rsid w:val="00AB7919"/>
    <w:rsid w:val="00AB7A2B"/>
    <w:rsid w:val="00AB7BBC"/>
    <w:rsid w:val="00AC01D2"/>
    <w:rsid w:val="00AC03B2"/>
    <w:rsid w:val="00AC0456"/>
    <w:rsid w:val="00AC06CE"/>
    <w:rsid w:val="00AC09EB"/>
    <w:rsid w:val="00AC0A08"/>
    <w:rsid w:val="00AC0C32"/>
    <w:rsid w:val="00AC0C70"/>
    <w:rsid w:val="00AC0EF1"/>
    <w:rsid w:val="00AC0FA8"/>
    <w:rsid w:val="00AC1136"/>
    <w:rsid w:val="00AC12D9"/>
    <w:rsid w:val="00AC1476"/>
    <w:rsid w:val="00AC196C"/>
    <w:rsid w:val="00AC1B41"/>
    <w:rsid w:val="00AC1BFE"/>
    <w:rsid w:val="00AC1CF7"/>
    <w:rsid w:val="00AC1E87"/>
    <w:rsid w:val="00AC217E"/>
    <w:rsid w:val="00AC2302"/>
    <w:rsid w:val="00AC25A4"/>
    <w:rsid w:val="00AC28A1"/>
    <w:rsid w:val="00AC2B63"/>
    <w:rsid w:val="00AC2E9B"/>
    <w:rsid w:val="00AC2FAB"/>
    <w:rsid w:val="00AC302F"/>
    <w:rsid w:val="00AC305C"/>
    <w:rsid w:val="00AC3116"/>
    <w:rsid w:val="00AC31DB"/>
    <w:rsid w:val="00AC35C1"/>
    <w:rsid w:val="00AC3656"/>
    <w:rsid w:val="00AC387F"/>
    <w:rsid w:val="00AC39D8"/>
    <w:rsid w:val="00AC3BB8"/>
    <w:rsid w:val="00AC3EB4"/>
    <w:rsid w:val="00AC3EB9"/>
    <w:rsid w:val="00AC4153"/>
    <w:rsid w:val="00AC426E"/>
    <w:rsid w:val="00AC4D1A"/>
    <w:rsid w:val="00AC501A"/>
    <w:rsid w:val="00AC519F"/>
    <w:rsid w:val="00AC523B"/>
    <w:rsid w:val="00AC53B2"/>
    <w:rsid w:val="00AC5461"/>
    <w:rsid w:val="00AC57E8"/>
    <w:rsid w:val="00AC5939"/>
    <w:rsid w:val="00AC5BC1"/>
    <w:rsid w:val="00AC5D14"/>
    <w:rsid w:val="00AC5E1B"/>
    <w:rsid w:val="00AC5F41"/>
    <w:rsid w:val="00AC5FF3"/>
    <w:rsid w:val="00AC6009"/>
    <w:rsid w:val="00AC6050"/>
    <w:rsid w:val="00AC6971"/>
    <w:rsid w:val="00AC69EA"/>
    <w:rsid w:val="00AC6C2A"/>
    <w:rsid w:val="00AC6E0F"/>
    <w:rsid w:val="00AC6F5F"/>
    <w:rsid w:val="00AC7267"/>
    <w:rsid w:val="00AC7856"/>
    <w:rsid w:val="00AC7A9A"/>
    <w:rsid w:val="00AC7B49"/>
    <w:rsid w:val="00AC7CCE"/>
    <w:rsid w:val="00AD0D02"/>
    <w:rsid w:val="00AD0D0D"/>
    <w:rsid w:val="00AD0D4E"/>
    <w:rsid w:val="00AD108C"/>
    <w:rsid w:val="00AD1405"/>
    <w:rsid w:val="00AD1449"/>
    <w:rsid w:val="00AD194B"/>
    <w:rsid w:val="00AD1B11"/>
    <w:rsid w:val="00AD1B48"/>
    <w:rsid w:val="00AD1E24"/>
    <w:rsid w:val="00AD1E74"/>
    <w:rsid w:val="00AD1F3A"/>
    <w:rsid w:val="00AD1FCB"/>
    <w:rsid w:val="00AD22A7"/>
    <w:rsid w:val="00AD2B18"/>
    <w:rsid w:val="00AD2D98"/>
    <w:rsid w:val="00AD2F18"/>
    <w:rsid w:val="00AD2F4F"/>
    <w:rsid w:val="00AD3321"/>
    <w:rsid w:val="00AD349E"/>
    <w:rsid w:val="00AD35F9"/>
    <w:rsid w:val="00AD36F7"/>
    <w:rsid w:val="00AD3823"/>
    <w:rsid w:val="00AD3827"/>
    <w:rsid w:val="00AD3AA6"/>
    <w:rsid w:val="00AD3E20"/>
    <w:rsid w:val="00AD462D"/>
    <w:rsid w:val="00AD478E"/>
    <w:rsid w:val="00AD488E"/>
    <w:rsid w:val="00AD4F25"/>
    <w:rsid w:val="00AD5811"/>
    <w:rsid w:val="00AD5A1E"/>
    <w:rsid w:val="00AD5A2D"/>
    <w:rsid w:val="00AD5B9E"/>
    <w:rsid w:val="00AD5CE8"/>
    <w:rsid w:val="00AD5D25"/>
    <w:rsid w:val="00AD5F09"/>
    <w:rsid w:val="00AD654B"/>
    <w:rsid w:val="00AD6647"/>
    <w:rsid w:val="00AD6688"/>
    <w:rsid w:val="00AD68D6"/>
    <w:rsid w:val="00AD6BF8"/>
    <w:rsid w:val="00AD6CCD"/>
    <w:rsid w:val="00AD6D73"/>
    <w:rsid w:val="00AD7009"/>
    <w:rsid w:val="00AD7154"/>
    <w:rsid w:val="00AD7502"/>
    <w:rsid w:val="00AD7726"/>
    <w:rsid w:val="00AD7A03"/>
    <w:rsid w:val="00AD7BD1"/>
    <w:rsid w:val="00AD7DE1"/>
    <w:rsid w:val="00AE0097"/>
    <w:rsid w:val="00AE0323"/>
    <w:rsid w:val="00AE03F5"/>
    <w:rsid w:val="00AE0760"/>
    <w:rsid w:val="00AE09D7"/>
    <w:rsid w:val="00AE09E3"/>
    <w:rsid w:val="00AE13D0"/>
    <w:rsid w:val="00AE15AC"/>
    <w:rsid w:val="00AE1B4E"/>
    <w:rsid w:val="00AE1B9C"/>
    <w:rsid w:val="00AE1C29"/>
    <w:rsid w:val="00AE2116"/>
    <w:rsid w:val="00AE22B7"/>
    <w:rsid w:val="00AE25CF"/>
    <w:rsid w:val="00AE3087"/>
    <w:rsid w:val="00AE3642"/>
    <w:rsid w:val="00AE36FE"/>
    <w:rsid w:val="00AE3966"/>
    <w:rsid w:val="00AE3B2F"/>
    <w:rsid w:val="00AE3BC0"/>
    <w:rsid w:val="00AE3C84"/>
    <w:rsid w:val="00AE3CF4"/>
    <w:rsid w:val="00AE3DFE"/>
    <w:rsid w:val="00AE413F"/>
    <w:rsid w:val="00AE4259"/>
    <w:rsid w:val="00AE4314"/>
    <w:rsid w:val="00AE43CF"/>
    <w:rsid w:val="00AE47D2"/>
    <w:rsid w:val="00AE4AC0"/>
    <w:rsid w:val="00AE4BBB"/>
    <w:rsid w:val="00AE4FBC"/>
    <w:rsid w:val="00AE52B8"/>
    <w:rsid w:val="00AE52C7"/>
    <w:rsid w:val="00AE52D9"/>
    <w:rsid w:val="00AE5697"/>
    <w:rsid w:val="00AE5D2F"/>
    <w:rsid w:val="00AE5F33"/>
    <w:rsid w:val="00AE5FF6"/>
    <w:rsid w:val="00AE5FFC"/>
    <w:rsid w:val="00AE668E"/>
    <w:rsid w:val="00AE6730"/>
    <w:rsid w:val="00AE72FB"/>
    <w:rsid w:val="00AE79F5"/>
    <w:rsid w:val="00AE7BD7"/>
    <w:rsid w:val="00AE7D46"/>
    <w:rsid w:val="00AE7F96"/>
    <w:rsid w:val="00AF004C"/>
    <w:rsid w:val="00AF0222"/>
    <w:rsid w:val="00AF0368"/>
    <w:rsid w:val="00AF05A5"/>
    <w:rsid w:val="00AF086C"/>
    <w:rsid w:val="00AF08EC"/>
    <w:rsid w:val="00AF08EE"/>
    <w:rsid w:val="00AF0997"/>
    <w:rsid w:val="00AF11F4"/>
    <w:rsid w:val="00AF1491"/>
    <w:rsid w:val="00AF150B"/>
    <w:rsid w:val="00AF17F9"/>
    <w:rsid w:val="00AF1BE7"/>
    <w:rsid w:val="00AF1F6D"/>
    <w:rsid w:val="00AF1FEC"/>
    <w:rsid w:val="00AF24D2"/>
    <w:rsid w:val="00AF252F"/>
    <w:rsid w:val="00AF2562"/>
    <w:rsid w:val="00AF2649"/>
    <w:rsid w:val="00AF2889"/>
    <w:rsid w:val="00AF29B6"/>
    <w:rsid w:val="00AF2FF2"/>
    <w:rsid w:val="00AF3534"/>
    <w:rsid w:val="00AF3584"/>
    <w:rsid w:val="00AF36C5"/>
    <w:rsid w:val="00AF3A85"/>
    <w:rsid w:val="00AF42DE"/>
    <w:rsid w:val="00AF4A10"/>
    <w:rsid w:val="00AF4E8E"/>
    <w:rsid w:val="00AF51F1"/>
    <w:rsid w:val="00AF5658"/>
    <w:rsid w:val="00AF57A2"/>
    <w:rsid w:val="00AF57BB"/>
    <w:rsid w:val="00AF5F57"/>
    <w:rsid w:val="00AF606D"/>
    <w:rsid w:val="00AF6097"/>
    <w:rsid w:val="00AF61D7"/>
    <w:rsid w:val="00AF6735"/>
    <w:rsid w:val="00AF69C3"/>
    <w:rsid w:val="00AF6A91"/>
    <w:rsid w:val="00AF6AF0"/>
    <w:rsid w:val="00AF6B56"/>
    <w:rsid w:val="00AF6BAF"/>
    <w:rsid w:val="00AF6E6D"/>
    <w:rsid w:val="00AF6F52"/>
    <w:rsid w:val="00AF71DF"/>
    <w:rsid w:val="00AF7356"/>
    <w:rsid w:val="00AF7600"/>
    <w:rsid w:val="00AF76FC"/>
    <w:rsid w:val="00AF777D"/>
    <w:rsid w:val="00AF77B2"/>
    <w:rsid w:val="00AF788F"/>
    <w:rsid w:val="00AF7FB4"/>
    <w:rsid w:val="00B001B9"/>
    <w:rsid w:val="00B001E5"/>
    <w:rsid w:val="00B00535"/>
    <w:rsid w:val="00B00547"/>
    <w:rsid w:val="00B00602"/>
    <w:rsid w:val="00B00893"/>
    <w:rsid w:val="00B00F2E"/>
    <w:rsid w:val="00B0119D"/>
    <w:rsid w:val="00B01666"/>
    <w:rsid w:val="00B01737"/>
    <w:rsid w:val="00B019AF"/>
    <w:rsid w:val="00B01E75"/>
    <w:rsid w:val="00B020B1"/>
    <w:rsid w:val="00B0216D"/>
    <w:rsid w:val="00B02179"/>
    <w:rsid w:val="00B021CC"/>
    <w:rsid w:val="00B023FD"/>
    <w:rsid w:val="00B02425"/>
    <w:rsid w:val="00B02749"/>
    <w:rsid w:val="00B02869"/>
    <w:rsid w:val="00B02BB0"/>
    <w:rsid w:val="00B02CCB"/>
    <w:rsid w:val="00B0300B"/>
    <w:rsid w:val="00B034AB"/>
    <w:rsid w:val="00B0361D"/>
    <w:rsid w:val="00B037A5"/>
    <w:rsid w:val="00B0380A"/>
    <w:rsid w:val="00B03A7F"/>
    <w:rsid w:val="00B03A96"/>
    <w:rsid w:val="00B03AF3"/>
    <w:rsid w:val="00B03FFA"/>
    <w:rsid w:val="00B046B8"/>
    <w:rsid w:val="00B046D0"/>
    <w:rsid w:val="00B04703"/>
    <w:rsid w:val="00B04707"/>
    <w:rsid w:val="00B04AA6"/>
    <w:rsid w:val="00B04FFA"/>
    <w:rsid w:val="00B0504B"/>
    <w:rsid w:val="00B0554B"/>
    <w:rsid w:val="00B060F6"/>
    <w:rsid w:val="00B0616B"/>
    <w:rsid w:val="00B0628B"/>
    <w:rsid w:val="00B065AB"/>
    <w:rsid w:val="00B06880"/>
    <w:rsid w:val="00B06980"/>
    <w:rsid w:val="00B073F4"/>
    <w:rsid w:val="00B07526"/>
    <w:rsid w:val="00B075AD"/>
    <w:rsid w:val="00B076A1"/>
    <w:rsid w:val="00B07818"/>
    <w:rsid w:val="00B07A79"/>
    <w:rsid w:val="00B07B46"/>
    <w:rsid w:val="00B07C1C"/>
    <w:rsid w:val="00B07F98"/>
    <w:rsid w:val="00B11580"/>
    <w:rsid w:val="00B1192D"/>
    <w:rsid w:val="00B11B72"/>
    <w:rsid w:val="00B11EE5"/>
    <w:rsid w:val="00B11F58"/>
    <w:rsid w:val="00B11F82"/>
    <w:rsid w:val="00B1215E"/>
    <w:rsid w:val="00B1298F"/>
    <w:rsid w:val="00B12BD1"/>
    <w:rsid w:val="00B12DE1"/>
    <w:rsid w:val="00B12F98"/>
    <w:rsid w:val="00B13063"/>
    <w:rsid w:val="00B137A9"/>
    <w:rsid w:val="00B1381C"/>
    <w:rsid w:val="00B13A20"/>
    <w:rsid w:val="00B13DB1"/>
    <w:rsid w:val="00B142E1"/>
    <w:rsid w:val="00B14514"/>
    <w:rsid w:val="00B1468A"/>
    <w:rsid w:val="00B146C3"/>
    <w:rsid w:val="00B149C0"/>
    <w:rsid w:val="00B14A39"/>
    <w:rsid w:val="00B14B04"/>
    <w:rsid w:val="00B14BCB"/>
    <w:rsid w:val="00B14CA7"/>
    <w:rsid w:val="00B14F0C"/>
    <w:rsid w:val="00B151D0"/>
    <w:rsid w:val="00B158A5"/>
    <w:rsid w:val="00B15963"/>
    <w:rsid w:val="00B15AED"/>
    <w:rsid w:val="00B15C50"/>
    <w:rsid w:val="00B15D1F"/>
    <w:rsid w:val="00B15E44"/>
    <w:rsid w:val="00B15E69"/>
    <w:rsid w:val="00B16138"/>
    <w:rsid w:val="00B165B1"/>
    <w:rsid w:val="00B16679"/>
    <w:rsid w:val="00B167C0"/>
    <w:rsid w:val="00B16C29"/>
    <w:rsid w:val="00B16D51"/>
    <w:rsid w:val="00B172C3"/>
    <w:rsid w:val="00B17554"/>
    <w:rsid w:val="00B176A6"/>
    <w:rsid w:val="00B176F3"/>
    <w:rsid w:val="00B17804"/>
    <w:rsid w:val="00B17C08"/>
    <w:rsid w:val="00B17C51"/>
    <w:rsid w:val="00B20347"/>
    <w:rsid w:val="00B20689"/>
    <w:rsid w:val="00B20850"/>
    <w:rsid w:val="00B209FE"/>
    <w:rsid w:val="00B212F5"/>
    <w:rsid w:val="00B218AB"/>
    <w:rsid w:val="00B22170"/>
    <w:rsid w:val="00B22193"/>
    <w:rsid w:val="00B2223C"/>
    <w:rsid w:val="00B2223E"/>
    <w:rsid w:val="00B22855"/>
    <w:rsid w:val="00B22B82"/>
    <w:rsid w:val="00B22E97"/>
    <w:rsid w:val="00B23120"/>
    <w:rsid w:val="00B2328D"/>
    <w:rsid w:val="00B23668"/>
    <w:rsid w:val="00B2380D"/>
    <w:rsid w:val="00B23846"/>
    <w:rsid w:val="00B23B0F"/>
    <w:rsid w:val="00B23DAB"/>
    <w:rsid w:val="00B23E91"/>
    <w:rsid w:val="00B23F7A"/>
    <w:rsid w:val="00B240CC"/>
    <w:rsid w:val="00B24100"/>
    <w:rsid w:val="00B244CF"/>
    <w:rsid w:val="00B248CB"/>
    <w:rsid w:val="00B24A43"/>
    <w:rsid w:val="00B24D9D"/>
    <w:rsid w:val="00B2512B"/>
    <w:rsid w:val="00B25A4D"/>
    <w:rsid w:val="00B25ADD"/>
    <w:rsid w:val="00B26194"/>
    <w:rsid w:val="00B26266"/>
    <w:rsid w:val="00B26284"/>
    <w:rsid w:val="00B262D1"/>
    <w:rsid w:val="00B26515"/>
    <w:rsid w:val="00B265B6"/>
    <w:rsid w:val="00B26618"/>
    <w:rsid w:val="00B2661B"/>
    <w:rsid w:val="00B26A1F"/>
    <w:rsid w:val="00B26B3F"/>
    <w:rsid w:val="00B26CE7"/>
    <w:rsid w:val="00B26EA0"/>
    <w:rsid w:val="00B26F91"/>
    <w:rsid w:val="00B26FF0"/>
    <w:rsid w:val="00B27046"/>
    <w:rsid w:val="00B27290"/>
    <w:rsid w:val="00B27461"/>
    <w:rsid w:val="00B274D2"/>
    <w:rsid w:val="00B275EC"/>
    <w:rsid w:val="00B27826"/>
    <w:rsid w:val="00B278E1"/>
    <w:rsid w:val="00B27A64"/>
    <w:rsid w:val="00B27EC4"/>
    <w:rsid w:val="00B30071"/>
    <w:rsid w:val="00B302BA"/>
    <w:rsid w:val="00B302D4"/>
    <w:rsid w:val="00B3078C"/>
    <w:rsid w:val="00B30843"/>
    <w:rsid w:val="00B30848"/>
    <w:rsid w:val="00B30861"/>
    <w:rsid w:val="00B30A05"/>
    <w:rsid w:val="00B30A3A"/>
    <w:rsid w:val="00B30A8F"/>
    <w:rsid w:val="00B30C68"/>
    <w:rsid w:val="00B3117D"/>
    <w:rsid w:val="00B31AC2"/>
    <w:rsid w:val="00B31B1D"/>
    <w:rsid w:val="00B31B73"/>
    <w:rsid w:val="00B31BA5"/>
    <w:rsid w:val="00B31BBF"/>
    <w:rsid w:val="00B32023"/>
    <w:rsid w:val="00B320B8"/>
    <w:rsid w:val="00B3248F"/>
    <w:rsid w:val="00B3280E"/>
    <w:rsid w:val="00B32EE6"/>
    <w:rsid w:val="00B32EFC"/>
    <w:rsid w:val="00B32F07"/>
    <w:rsid w:val="00B32F7B"/>
    <w:rsid w:val="00B32FB8"/>
    <w:rsid w:val="00B334B5"/>
    <w:rsid w:val="00B33531"/>
    <w:rsid w:val="00B33B1F"/>
    <w:rsid w:val="00B33CC2"/>
    <w:rsid w:val="00B33F5D"/>
    <w:rsid w:val="00B3416C"/>
    <w:rsid w:val="00B341DC"/>
    <w:rsid w:val="00B341EF"/>
    <w:rsid w:val="00B344F0"/>
    <w:rsid w:val="00B34525"/>
    <w:rsid w:val="00B345FE"/>
    <w:rsid w:val="00B3499E"/>
    <w:rsid w:val="00B349FC"/>
    <w:rsid w:val="00B34BCE"/>
    <w:rsid w:val="00B35160"/>
    <w:rsid w:val="00B35171"/>
    <w:rsid w:val="00B35300"/>
    <w:rsid w:val="00B355DA"/>
    <w:rsid w:val="00B35612"/>
    <w:rsid w:val="00B35CC6"/>
    <w:rsid w:val="00B35EFF"/>
    <w:rsid w:val="00B35F21"/>
    <w:rsid w:val="00B36419"/>
    <w:rsid w:val="00B36617"/>
    <w:rsid w:val="00B36812"/>
    <w:rsid w:val="00B36843"/>
    <w:rsid w:val="00B369EC"/>
    <w:rsid w:val="00B36CBE"/>
    <w:rsid w:val="00B36D2F"/>
    <w:rsid w:val="00B36E11"/>
    <w:rsid w:val="00B371D1"/>
    <w:rsid w:val="00B37274"/>
    <w:rsid w:val="00B37368"/>
    <w:rsid w:val="00B375F4"/>
    <w:rsid w:val="00B378C1"/>
    <w:rsid w:val="00B379CF"/>
    <w:rsid w:val="00B37C3F"/>
    <w:rsid w:val="00B37E99"/>
    <w:rsid w:val="00B4014E"/>
    <w:rsid w:val="00B4027E"/>
    <w:rsid w:val="00B4037F"/>
    <w:rsid w:val="00B403A8"/>
    <w:rsid w:val="00B40711"/>
    <w:rsid w:val="00B40A44"/>
    <w:rsid w:val="00B40C0B"/>
    <w:rsid w:val="00B41039"/>
    <w:rsid w:val="00B41326"/>
    <w:rsid w:val="00B41681"/>
    <w:rsid w:val="00B4195E"/>
    <w:rsid w:val="00B41A24"/>
    <w:rsid w:val="00B41CC7"/>
    <w:rsid w:val="00B41FE7"/>
    <w:rsid w:val="00B4252E"/>
    <w:rsid w:val="00B429D2"/>
    <w:rsid w:val="00B42B9C"/>
    <w:rsid w:val="00B4320B"/>
    <w:rsid w:val="00B43478"/>
    <w:rsid w:val="00B434B8"/>
    <w:rsid w:val="00B43881"/>
    <w:rsid w:val="00B43C8E"/>
    <w:rsid w:val="00B44D5E"/>
    <w:rsid w:val="00B44E4D"/>
    <w:rsid w:val="00B45068"/>
    <w:rsid w:val="00B45093"/>
    <w:rsid w:val="00B45236"/>
    <w:rsid w:val="00B452C6"/>
    <w:rsid w:val="00B45516"/>
    <w:rsid w:val="00B45544"/>
    <w:rsid w:val="00B45A4F"/>
    <w:rsid w:val="00B45CD7"/>
    <w:rsid w:val="00B45D34"/>
    <w:rsid w:val="00B45E79"/>
    <w:rsid w:val="00B45FED"/>
    <w:rsid w:val="00B461E2"/>
    <w:rsid w:val="00B4633C"/>
    <w:rsid w:val="00B463ED"/>
    <w:rsid w:val="00B46421"/>
    <w:rsid w:val="00B46800"/>
    <w:rsid w:val="00B4706C"/>
    <w:rsid w:val="00B470CA"/>
    <w:rsid w:val="00B4721E"/>
    <w:rsid w:val="00B473BF"/>
    <w:rsid w:val="00B47593"/>
    <w:rsid w:val="00B475E5"/>
    <w:rsid w:val="00B476DB"/>
    <w:rsid w:val="00B477F0"/>
    <w:rsid w:val="00B4781B"/>
    <w:rsid w:val="00B47BB1"/>
    <w:rsid w:val="00B47BEC"/>
    <w:rsid w:val="00B47CB3"/>
    <w:rsid w:val="00B47DDD"/>
    <w:rsid w:val="00B500BC"/>
    <w:rsid w:val="00B50129"/>
    <w:rsid w:val="00B507DD"/>
    <w:rsid w:val="00B5088B"/>
    <w:rsid w:val="00B50BFC"/>
    <w:rsid w:val="00B510B7"/>
    <w:rsid w:val="00B5119B"/>
    <w:rsid w:val="00B512AB"/>
    <w:rsid w:val="00B514A2"/>
    <w:rsid w:val="00B5150D"/>
    <w:rsid w:val="00B517B8"/>
    <w:rsid w:val="00B51B91"/>
    <w:rsid w:val="00B51F0E"/>
    <w:rsid w:val="00B51FE2"/>
    <w:rsid w:val="00B52071"/>
    <w:rsid w:val="00B521BB"/>
    <w:rsid w:val="00B522D0"/>
    <w:rsid w:val="00B526E6"/>
    <w:rsid w:val="00B5278D"/>
    <w:rsid w:val="00B52BC1"/>
    <w:rsid w:val="00B52C1F"/>
    <w:rsid w:val="00B5328E"/>
    <w:rsid w:val="00B53544"/>
    <w:rsid w:val="00B53CCD"/>
    <w:rsid w:val="00B53E35"/>
    <w:rsid w:val="00B54187"/>
    <w:rsid w:val="00B54225"/>
    <w:rsid w:val="00B54309"/>
    <w:rsid w:val="00B544BF"/>
    <w:rsid w:val="00B545F4"/>
    <w:rsid w:val="00B5473B"/>
    <w:rsid w:val="00B549D5"/>
    <w:rsid w:val="00B54A21"/>
    <w:rsid w:val="00B54AA5"/>
    <w:rsid w:val="00B54CDD"/>
    <w:rsid w:val="00B55120"/>
    <w:rsid w:val="00B55546"/>
    <w:rsid w:val="00B558D5"/>
    <w:rsid w:val="00B55B17"/>
    <w:rsid w:val="00B55E46"/>
    <w:rsid w:val="00B562D4"/>
    <w:rsid w:val="00B56536"/>
    <w:rsid w:val="00B56582"/>
    <w:rsid w:val="00B565D5"/>
    <w:rsid w:val="00B5663C"/>
    <w:rsid w:val="00B567AB"/>
    <w:rsid w:val="00B56A21"/>
    <w:rsid w:val="00B56E7A"/>
    <w:rsid w:val="00B571BE"/>
    <w:rsid w:val="00B57232"/>
    <w:rsid w:val="00B5750A"/>
    <w:rsid w:val="00B5771E"/>
    <w:rsid w:val="00B57BA0"/>
    <w:rsid w:val="00B57D2F"/>
    <w:rsid w:val="00B57DAC"/>
    <w:rsid w:val="00B600C1"/>
    <w:rsid w:val="00B60886"/>
    <w:rsid w:val="00B608EC"/>
    <w:rsid w:val="00B60927"/>
    <w:rsid w:val="00B609C5"/>
    <w:rsid w:val="00B60A94"/>
    <w:rsid w:val="00B60A9E"/>
    <w:rsid w:val="00B610A6"/>
    <w:rsid w:val="00B612FE"/>
    <w:rsid w:val="00B617A0"/>
    <w:rsid w:val="00B61811"/>
    <w:rsid w:val="00B6190D"/>
    <w:rsid w:val="00B61CA2"/>
    <w:rsid w:val="00B61FA4"/>
    <w:rsid w:val="00B62190"/>
    <w:rsid w:val="00B62359"/>
    <w:rsid w:val="00B62583"/>
    <w:rsid w:val="00B627FE"/>
    <w:rsid w:val="00B62ADA"/>
    <w:rsid w:val="00B62B5E"/>
    <w:rsid w:val="00B62BBD"/>
    <w:rsid w:val="00B62D80"/>
    <w:rsid w:val="00B62DDD"/>
    <w:rsid w:val="00B62EC6"/>
    <w:rsid w:val="00B62EE2"/>
    <w:rsid w:val="00B632F9"/>
    <w:rsid w:val="00B633E9"/>
    <w:rsid w:val="00B6350A"/>
    <w:rsid w:val="00B63E57"/>
    <w:rsid w:val="00B63F95"/>
    <w:rsid w:val="00B63FAE"/>
    <w:rsid w:val="00B64425"/>
    <w:rsid w:val="00B64581"/>
    <w:rsid w:val="00B645C0"/>
    <w:rsid w:val="00B6478D"/>
    <w:rsid w:val="00B64AB8"/>
    <w:rsid w:val="00B65022"/>
    <w:rsid w:val="00B65057"/>
    <w:rsid w:val="00B655DB"/>
    <w:rsid w:val="00B6572C"/>
    <w:rsid w:val="00B6575B"/>
    <w:rsid w:val="00B6584A"/>
    <w:rsid w:val="00B65BA3"/>
    <w:rsid w:val="00B65BFF"/>
    <w:rsid w:val="00B65CFA"/>
    <w:rsid w:val="00B665DA"/>
    <w:rsid w:val="00B6668A"/>
    <w:rsid w:val="00B666D7"/>
    <w:rsid w:val="00B66731"/>
    <w:rsid w:val="00B66B71"/>
    <w:rsid w:val="00B66EDD"/>
    <w:rsid w:val="00B671AD"/>
    <w:rsid w:val="00B6761A"/>
    <w:rsid w:val="00B6762C"/>
    <w:rsid w:val="00B6771A"/>
    <w:rsid w:val="00B6774D"/>
    <w:rsid w:val="00B6780E"/>
    <w:rsid w:val="00B67856"/>
    <w:rsid w:val="00B679BB"/>
    <w:rsid w:val="00B67AE8"/>
    <w:rsid w:val="00B67B75"/>
    <w:rsid w:val="00B67B8C"/>
    <w:rsid w:val="00B67E63"/>
    <w:rsid w:val="00B67E81"/>
    <w:rsid w:val="00B67EF0"/>
    <w:rsid w:val="00B703BB"/>
    <w:rsid w:val="00B70457"/>
    <w:rsid w:val="00B70AA6"/>
    <w:rsid w:val="00B70C17"/>
    <w:rsid w:val="00B71077"/>
    <w:rsid w:val="00B71305"/>
    <w:rsid w:val="00B71408"/>
    <w:rsid w:val="00B7153E"/>
    <w:rsid w:val="00B715E3"/>
    <w:rsid w:val="00B71625"/>
    <w:rsid w:val="00B716AD"/>
    <w:rsid w:val="00B71850"/>
    <w:rsid w:val="00B71BBF"/>
    <w:rsid w:val="00B71BE8"/>
    <w:rsid w:val="00B727E8"/>
    <w:rsid w:val="00B72B85"/>
    <w:rsid w:val="00B72B89"/>
    <w:rsid w:val="00B72E4F"/>
    <w:rsid w:val="00B72EDE"/>
    <w:rsid w:val="00B72F6C"/>
    <w:rsid w:val="00B73081"/>
    <w:rsid w:val="00B732BB"/>
    <w:rsid w:val="00B7346B"/>
    <w:rsid w:val="00B734E5"/>
    <w:rsid w:val="00B7378D"/>
    <w:rsid w:val="00B737BB"/>
    <w:rsid w:val="00B73A2F"/>
    <w:rsid w:val="00B73FCC"/>
    <w:rsid w:val="00B741F9"/>
    <w:rsid w:val="00B74388"/>
    <w:rsid w:val="00B7445D"/>
    <w:rsid w:val="00B7473C"/>
    <w:rsid w:val="00B7482D"/>
    <w:rsid w:val="00B74B31"/>
    <w:rsid w:val="00B74E3C"/>
    <w:rsid w:val="00B75439"/>
    <w:rsid w:val="00B755FF"/>
    <w:rsid w:val="00B75662"/>
    <w:rsid w:val="00B75731"/>
    <w:rsid w:val="00B75740"/>
    <w:rsid w:val="00B75839"/>
    <w:rsid w:val="00B7597B"/>
    <w:rsid w:val="00B75D2F"/>
    <w:rsid w:val="00B75F32"/>
    <w:rsid w:val="00B75F66"/>
    <w:rsid w:val="00B76106"/>
    <w:rsid w:val="00B76AFD"/>
    <w:rsid w:val="00B76B68"/>
    <w:rsid w:val="00B76EA2"/>
    <w:rsid w:val="00B77142"/>
    <w:rsid w:val="00B7715F"/>
    <w:rsid w:val="00B77479"/>
    <w:rsid w:val="00B77A89"/>
    <w:rsid w:val="00B77BF4"/>
    <w:rsid w:val="00B80052"/>
    <w:rsid w:val="00B800DF"/>
    <w:rsid w:val="00B801FE"/>
    <w:rsid w:val="00B8061A"/>
    <w:rsid w:val="00B8095D"/>
    <w:rsid w:val="00B80A7F"/>
    <w:rsid w:val="00B80BB4"/>
    <w:rsid w:val="00B80C2A"/>
    <w:rsid w:val="00B814DB"/>
    <w:rsid w:val="00B815FA"/>
    <w:rsid w:val="00B81638"/>
    <w:rsid w:val="00B81937"/>
    <w:rsid w:val="00B81D3F"/>
    <w:rsid w:val="00B81FDB"/>
    <w:rsid w:val="00B81FFA"/>
    <w:rsid w:val="00B820EB"/>
    <w:rsid w:val="00B82216"/>
    <w:rsid w:val="00B8281D"/>
    <w:rsid w:val="00B829B0"/>
    <w:rsid w:val="00B82A28"/>
    <w:rsid w:val="00B82B06"/>
    <w:rsid w:val="00B82BE8"/>
    <w:rsid w:val="00B82EF5"/>
    <w:rsid w:val="00B83013"/>
    <w:rsid w:val="00B8306A"/>
    <w:rsid w:val="00B830E7"/>
    <w:rsid w:val="00B83248"/>
    <w:rsid w:val="00B833E0"/>
    <w:rsid w:val="00B835E1"/>
    <w:rsid w:val="00B836D7"/>
    <w:rsid w:val="00B8372A"/>
    <w:rsid w:val="00B83BE5"/>
    <w:rsid w:val="00B83F85"/>
    <w:rsid w:val="00B84062"/>
    <w:rsid w:val="00B8425B"/>
    <w:rsid w:val="00B8446C"/>
    <w:rsid w:val="00B84546"/>
    <w:rsid w:val="00B84670"/>
    <w:rsid w:val="00B846DB"/>
    <w:rsid w:val="00B8471C"/>
    <w:rsid w:val="00B847D7"/>
    <w:rsid w:val="00B84D2C"/>
    <w:rsid w:val="00B84EC7"/>
    <w:rsid w:val="00B84F56"/>
    <w:rsid w:val="00B85263"/>
    <w:rsid w:val="00B85283"/>
    <w:rsid w:val="00B85793"/>
    <w:rsid w:val="00B8579D"/>
    <w:rsid w:val="00B85809"/>
    <w:rsid w:val="00B8592D"/>
    <w:rsid w:val="00B85B82"/>
    <w:rsid w:val="00B85E0C"/>
    <w:rsid w:val="00B8628B"/>
    <w:rsid w:val="00B864C2"/>
    <w:rsid w:val="00B865C6"/>
    <w:rsid w:val="00B86BEA"/>
    <w:rsid w:val="00B86C8B"/>
    <w:rsid w:val="00B87059"/>
    <w:rsid w:val="00B87298"/>
    <w:rsid w:val="00B87390"/>
    <w:rsid w:val="00B87609"/>
    <w:rsid w:val="00B8797A"/>
    <w:rsid w:val="00B87B44"/>
    <w:rsid w:val="00B87BDB"/>
    <w:rsid w:val="00B87E01"/>
    <w:rsid w:val="00B900A1"/>
    <w:rsid w:val="00B901BF"/>
    <w:rsid w:val="00B903CE"/>
    <w:rsid w:val="00B906EA"/>
    <w:rsid w:val="00B908FA"/>
    <w:rsid w:val="00B9101B"/>
    <w:rsid w:val="00B91359"/>
    <w:rsid w:val="00B9140C"/>
    <w:rsid w:val="00B918D7"/>
    <w:rsid w:val="00B91A3F"/>
    <w:rsid w:val="00B91B23"/>
    <w:rsid w:val="00B91B29"/>
    <w:rsid w:val="00B91C7B"/>
    <w:rsid w:val="00B91E20"/>
    <w:rsid w:val="00B9201A"/>
    <w:rsid w:val="00B922CE"/>
    <w:rsid w:val="00B923CC"/>
    <w:rsid w:val="00B924C9"/>
    <w:rsid w:val="00B924D0"/>
    <w:rsid w:val="00B92622"/>
    <w:rsid w:val="00B926D4"/>
    <w:rsid w:val="00B92C1D"/>
    <w:rsid w:val="00B92E9F"/>
    <w:rsid w:val="00B92ED5"/>
    <w:rsid w:val="00B9305D"/>
    <w:rsid w:val="00B9322F"/>
    <w:rsid w:val="00B93BCD"/>
    <w:rsid w:val="00B93D8D"/>
    <w:rsid w:val="00B93F6B"/>
    <w:rsid w:val="00B94044"/>
    <w:rsid w:val="00B94072"/>
    <w:rsid w:val="00B9415F"/>
    <w:rsid w:val="00B9443E"/>
    <w:rsid w:val="00B94624"/>
    <w:rsid w:val="00B9470E"/>
    <w:rsid w:val="00B94891"/>
    <w:rsid w:val="00B94972"/>
    <w:rsid w:val="00B94B0D"/>
    <w:rsid w:val="00B94B85"/>
    <w:rsid w:val="00B94D44"/>
    <w:rsid w:val="00B94D9D"/>
    <w:rsid w:val="00B94F2A"/>
    <w:rsid w:val="00B94FAC"/>
    <w:rsid w:val="00B9504B"/>
    <w:rsid w:val="00B9535C"/>
    <w:rsid w:val="00B95449"/>
    <w:rsid w:val="00B95545"/>
    <w:rsid w:val="00B95556"/>
    <w:rsid w:val="00B9556E"/>
    <w:rsid w:val="00B958E1"/>
    <w:rsid w:val="00B95D6B"/>
    <w:rsid w:val="00B960AC"/>
    <w:rsid w:val="00B96118"/>
    <w:rsid w:val="00B96318"/>
    <w:rsid w:val="00B9648F"/>
    <w:rsid w:val="00B96BB2"/>
    <w:rsid w:val="00B973A3"/>
    <w:rsid w:val="00B973BF"/>
    <w:rsid w:val="00B97477"/>
    <w:rsid w:val="00B9756A"/>
    <w:rsid w:val="00B976B7"/>
    <w:rsid w:val="00B97801"/>
    <w:rsid w:val="00B97C74"/>
    <w:rsid w:val="00B97D2A"/>
    <w:rsid w:val="00BA0654"/>
    <w:rsid w:val="00BA06D9"/>
    <w:rsid w:val="00BA07F4"/>
    <w:rsid w:val="00BA084E"/>
    <w:rsid w:val="00BA0ED3"/>
    <w:rsid w:val="00BA0F1B"/>
    <w:rsid w:val="00BA103D"/>
    <w:rsid w:val="00BA10D3"/>
    <w:rsid w:val="00BA11FB"/>
    <w:rsid w:val="00BA126C"/>
    <w:rsid w:val="00BA13EE"/>
    <w:rsid w:val="00BA179B"/>
    <w:rsid w:val="00BA1929"/>
    <w:rsid w:val="00BA195A"/>
    <w:rsid w:val="00BA19E4"/>
    <w:rsid w:val="00BA1B78"/>
    <w:rsid w:val="00BA1DAC"/>
    <w:rsid w:val="00BA1DDA"/>
    <w:rsid w:val="00BA2010"/>
    <w:rsid w:val="00BA213B"/>
    <w:rsid w:val="00BA23FC"/>
    <w:rsid w:val="00BA2542"/>
    <w:rsid w:val="00BA25F4"/>
    <w:rsid w:val="00BA2A41"/>
    <w:rsid w:val="00BA2A53"/>
    <w:rsid w:val="00BA2A9E"/>
    <w:rsid w:val="00BA2CED"/>
    <w:rsid w:val="00BA2DCF"/>
    <w:rsid w:val="00BA2DF6"/>
    <w:rsid w:val="00BA2EF2"/>
    <w:rsid w:val="00BA326F"/>
    <w:rsid w:val="00BA34EF"/>
    <w:rsid w:val="00BA3660"/>
    <w:rsid w:val="00BA36E0"/>
    <w:rsid w:val="00BA380D"/>
    <w:rsid w:val="00BA3922"/>
    <w:rsid w:val="00BA397E"/>
    <w:rsid w:val="00BA3AD9"/>
    <w:rsid w:val="00BA3B4A"/>
    <w:rsid w:val="00BA3D5D"/>
    <w:rsid w:val="00BA3DB5"/>
    <w:rsid w:val="00BA3E76"/>
    <w:rsid w:val="00BA4116"/>
    <w:rsid w:val="00BA4120"/>
    <w:rsid w:val="00BA42D8"/>
    <w:rsid w:val="00BA4679"/>
    <w:rsid w:val="00BA4B0D"/>
    <w:rsid w:val="00BA4B72"/>
    <w:rsid w:val="00BA4CCE"/>
    <w:rsid w:val="00BA5017"/>
    <w:rsid w:val="00BA5283"/>
    <w:rsid w:val="00BA57E5"/>
    <w:rsid w:val="00BA586D"/>
    <w:rsid w:val="00BA5C1F"/>
    <w:rsid w:val="00BA5EF8"/>
    <w:rsid w:val="00BA622E"/>
    <w:rsid w:val="00BA6708"/>
    <w:rsid w:val="00BA6A2C"/>
    <w:rsid w:val="00BA6B99"/>
    <w:rsid w:val="00BA6C9B"/>
    <w:rsid w:val="00BA71B3"/>
    <w:rsid w:val="00BA75DF"/>
    <w:rsid w:val="00BA778B"/>
    <w:rsid w:val="00BA7C13"/>
    <w:rsid w:val="00BA7DE1"/>
    <w:rsid w:val="00BB02FA"/>
    <w:rsid w:val="00BB04AD"/>
    <w:rsid w:val="00BB0725"/>
    <w:rsid w:val="00BB083C"/>
    <w:rsid w:val="00BB0937"/>
    <w:rsid w:val="00BB0961"/>
    <w:rsid w:val="00BB09D4"/>
    <w:rsid w:val="00BB09EC"/>
    <w:rsid w:val="00BB0B0E"/>
    <w:rsid w:val="00BB0C84"/>
    <w:rsid w:val="00BB0D31"/>
    <w:rsid w:val="00BB0F8D"/>
    <w:rsid w:val="00BB13BC"/>
    <w:rsid w:val="00BB174A"/>
    <w:rsid w:val="00BB19C6"/>
    <w:rsid w:val="00BB1AE1"/>
    <w:rsid w:val="00BB1D1D"/>
    <w:rsid w:val="00BB210E"/>
    <w:rsid w:val="00BB22E9"/>
    <w:rsid w:val="00BB2314"/>
    <w:rsid w:val="00BB2586"/>
    <w:rsid w:val="00BB271C"/>
    <w:rsid w:val="00BB2A9F"/>
    <w:rsid w:val="00BB2C30"/>
    <w:rsid w:val="00BB3009"/>
    <w:rsid w:val="00BB32DA"/>
    <w:rsid w:val="00BB34A1"/>
    <w:rsid w:val="00BB35D0"/>
    <w:rsid w:val="00BB3C6B"/>
    <w:rsid w:val="00BB3D39"/>
    <w:rsid w:val="00BB44BF"/>
    <w:rsid w:val="00BB47E1"/>
    <w:rsid w:val="00BB4AC0"/>
    <w:rsid w:val="00BB4DBB"/>
    <w:rsid w:val="00BB4F3E"/>
    <w:rsid w:val="00BB4FBD"/>
    <w:rsid w:val="00BB4FD0"/>
    <w:rsid w:val="00BB537E"/>
    <w:rsid w:val="00BB57D8"/>
    <w:rsid w:val="00BB5C58"/>
    <w:rsid w:val="00BB5E27"/>
    <w:rsid w:val="00BB5E57"/>
    <w:rsid w:val="00BB6051"/>
    <w:rsid w:val="00BB638F"/>
    <w:rsid w:val="00BB67AA"/>
    <w:rsid w:val="00BB6800"/>
    <w:rsid w:val="00BB69AA"/>
    <w:rsid w:val="00BB6B00"/>
    <w:rsid w:val="00BB7194"/>
    <w:rsid w:val="00BB73BA"/>
    <w:rsid w:val="00BB74A2"/>
    <w:rsid w:val="00BB75FD"/>
    <w:rsid w:val="00BB7702"/>
    <w:rsid w:val="00BB7E84"/>
    <w:rsid w:val="00BC0123"/>
    <w:rsid w:val="00BC03FA"/>
    <w:rsid w:val="00BC047A"/>
    <w:rsid w:val="00BC0490"/>
    <w:rsid w:val="00BC04B4"/>
    <w:rsid w:val="00BC0F73"/>
    <w:rsid w:val="00BC0FEE"/>
    <w:rsid w:val="00BC1052"/>
    <w:rsid w:val="00BC16A3"/>
    <w:rsid w:val="00BC2238"/>
    <w:rsid w:val="00BC260F"/>
    <w:rsid w:val="00BC27BB"/>
    <w:rsid w:val="00BC2844"/>
    <w:rsid w:val="00BC2859"/>
    <w:rsid w:val="00BC2BC7"/>
    <w:rsid w:val="00BC2CF8"/>
    <w:rsid w:val="00BC31C3"/>
    <w:rsid w:val="00BC33BA"/>
    <w:rsid w:val="00BC346B"/>
    <w:rsid w:val="00BC3D77"/>
    <w:rsid w:val="00BC3EC6"/>
    <w:rsid w:val="00BC411E"/>
    <w:rsid w:val="00BC4331"/>
    <w:rsid w:val="00BC4352"/>
    <w:rsid w:val="00BC448E"/>
    <w:rsid w:val="00BC45A3"/>
    <w:rsid w:val="00BC4627"/>
    <w:rsid w:val="00BC4839"/>
    <w:rsid w:val="00BC484A"/>
    <w:rsid w:val="00BC4944"/>
    <w:rsid w:val="00BC4C8F"/>
    <w:rsid w:val="00BC4E55"/>
    <w:rsid w:val="00BC4E6B"/>
    <w:rsid w:val="00BC5461"/>
    <w:rsid w:val="00BC56D9"/>
    <w:rsid w:val="00BC5973"/>
    <w:rsid w:val="00BC5B87"/>
    <w:rsid w:val="00BC5C8F"/>
    <w:rsid w:val="00BC5D96"/>
    <w:rsid w:val="00BC5DA7"/>
    <w:rsid w:val="00BC5E59"/>
    <w:rsid w:val="00BC5EA0"/>
    <w:rsid w:val="00BC67CC"/>
    <w:rsid w:val="00BC6864"/>
    <w:rsid w:val="00BC6C50"/>
    <w:rsid w:val="00BC6C79"/>
    <w:rsid w:val="00BC6E15"/>
    <w:rsid w:val="00BC70B2"/>
    <w:rsid w:val="00BC7147"/>
    <w:rsid w:val="00BC7938"/>
    <w:rsid w:val="00BC7A0E"/>
    <w:rsid w:val="00BC7A71"/>
    <w:rsid w:val="00BC7CFF"/>
    <w:rsid w:val="00BC7D36"/>
    <w:rsid w:val="00BD03A5"/>
    <w:rsid w:val="00BD05E7"/>
    <w:rsid w:val="00BD0665"/>
    <w:rsid w:val="00BD0FD6"/>
    <w:rsid w:val="00BD1355"/>
    <w:rsid w:val="00BD1A33"/>
    <w:rsid w:val="00BD1AFE"/>
    <w:rsid w:val="00BD1DFD"/>
    <w:rsid w:val="00BD2262"/>
    <w:rsid w:val="00BD22AC"/>
    <w:rsid w:val="00BD23D0"/>
    <w:rsid w:val="00BD2807"/>
    <w:rsid w:val="00BD2998"/>
    <w:rsid w:val="00BD2A64"/>
    <w:rsid w:val="00BD2B4C"/>
    <w:rsid w:val="00BD2BDA"/>
    <w:rsid w:val="00BD2ECF"/>
    <w:rsid w:val="00BD30C2"/>
    <w:rsid w:val="00BD32F9"/>
    <w:rsid w:val="00BD39A6"/>
    <w:rsid w:val="00BD3A7B"/>
    <w:rsid w:val="00BD4799"/>
    <w:rsid w:val="00BD48EF"/>
    <w:rsid w:val="00BD4A20"/>
    <w:rsid w:val="00BD4B6F"/>
    <w:rsid w:val="00BD4D35"/>
    <w:rsid w:val="00BD4D53"/>
    <w:rsid w:val="00BD4F2F"/>
    <w:rsid w:val="00BD4FB8"/>
    <w:rsid w:val="00BD503F"/>
    <w:rsid w:val="00BD51EA"/>
    <w:rsid w:val="00BD52CF"/>
    <w:rsid w:val="00BD539E"/>
    <w:rsid w:val="00BD590F"/>
    <w:rsid w:val="00BD5A68"/>
    <w:rsid w:val="00BD5C84"/>
    <w:rsid w:val="00BD5D8B"/>
    <w:rsid w:val="00BD6226"/>
    <w:rsid w:val="00BD643E"/>
    <w:rsid w:val="00BD6614"/>
    <w:rsid w:val="00BD671F"/>
    <w:rsid w:val="00BD6B8C"/>
    <w:rsid w:val="00BD6C07"/>
    <w:rsid w:val="00BD6DC7"/>
    <w:rsid w:val="00BD704C"/>
    <w:rsid w:val="00BD753A"/>
    <w:rsid w:val="00BD7602"/>
    <w:rsid w:val="00BD7650"/>
    <w:rsid w:val="00BD791C"/>
    <w:rsid w:val="00BD7F0C"/>
    <w:rsid w:val="00BE0223"/>
    <w:rsid w:val="00BE02CF"/>
    <w:rsid w:val="00BE0492"/>
    <w:rsid w:val="00BE05D9"/>
    <w:rsid w:val="00BE0CE8"/>
    <w:rsid w:val="00BE115F"/>
    <w:rsid w:val="00BE1332"/>
    <w:rsid w:val="00BE133F"/>
    <w:rsid w:val="00BE1711"/>
    <w:rsid w:val="00BE17C1"/>
    <w:rsid w:val="00BE1811"/>
    <w:rsid w:val="00BE1A65"/>
    <w:rsid w:val="00BE1C3F"/>
    <w:rsid w:val="00BE1DA1"/>
    <w:rsid w:val="00BE1E37"/>
    <w:rsid w:val="00BE204E"/>
    <w:rsid w:val="00BE28A5"/>
    <w:rsid w:val="00BE2B3D"/>
    <w:rsid w:val="00BE329D"/>
    <w:rsid w:val="00BE3C9A"/>
    <w:rsid w:val="00BE3F50"/>
    <w:rsid w:val="00BE4076"/>
    <w:rsid w:val="00BE4090"/>
    <w:rsid w:val="00BE42E8"/>
    <w:rsid w:val="00BE42F5"/>
    <w:rsid w:val="00BE4793"/>
    <w:rsid w:val="00BE47C1"/>
    <w:rsid w:val="00BE4870"/>
    <w:rsid w:val="00BE488B"/>
    <w:rsid w:val="00BE4C81"/>
    <w:rsid w:val="00BE4FCF"/>
    <w:rsid w:val="00BE4FF8"/>
    <w:rsid w:val="00BE5086"/>
    <w:rsid w:val="00BE50A5"/>
    <w:rsid w:val="00BE5193"/>
    <w:rsid w:val="00BE51BB"/>
    <w:rsid w:val="00BE53FB"/>
    <w:rsid w:val="00BE55B0"/>
    <w:rsid w:val="00BE5C4A"/>
    <w:rsid w:val="00BE5CE8"/>
    <w:rsid w:val="00BE5E7D"/>
    <w:rsid w:val="00BE5E93"/>
    <w:rsid w:val="00BE658D"/>
    <w:rsid w:val="00BE6874"/>
    <w:rsid w:val="00BE6911"/>
    <w:rsid w:val="00BE6A2F"/>
    <w:rsid w:val="00BE6C0B"/>
    <w:rsid w:val="00BE6DBF"/>
    <w:rsid w:val="00BE6E35"/>
    <w:rsid w:val="00BE70B7"/>
    <w:rsid w:val="00BE72EC"/>
    <w:rsid w:val="00BE7423"/>
    <w:rsid w:val="00BE79A8"/>
    <w:rsid w:val="00BE7AAE"/>
    <w:rsid w:val="00BE7CF3"/>
    <w:rsid w:val="00BF0319"/>
    <w:rsid w:val="00BF0335"/>
    <w:rsid w:val="00BF034F"/>
    <w:rsid w:val="00BF044C"/>
    <w:rsid w:val="00BF06A9"/>
    <w:rsid w:val="00BF0859"/>
    <w:rsid w:val="00BF0D16"/>
    <w:rsid w:val="00BF0EF3"/>
    <w:rsid w:val="00BF0F86"/>
    <w:rsid w:val="00BF1A3B"/>
    <w:rsid w:val="00BF1F9C"/>
    <w:rsid w:val="00BF1FFA"/>
    <w:rsid w:val="00BF2001"/>
    <w:rsid w:val="00BF22E6"/>
    <w:rsid w:val="00BF243E"/>
    <w:rsid w:val="00BF25AE"/>
    <w:rsid w:val="00BF2665"/>
    <w:rsid w:val="00BF2669"/>
    <w:rsid w:val="00BF2747"/>
    <w:rsid w:val="00BF294C"/>
    <w:rsid w:val="00BF29B7"/>
    <w:rsid w:val="00BF2BB4"/>
    <w:rsid w:val="00BF2DC5"/>
    <w:rsid w:val="00BF3773"/>
    <w:rsid w:val="00BF398B"/>
    <w:rsid w:val="00BF3A4D"/>
    <w:rsid w:val="00BF3B44"/>
    <w:rsid w:val="00BF3F55"/>
    <w:rsid w:val="00BF3F97"/>
    <w:rsid w:val="00BF3FD6"/>
    <w:rsid w:val="00BF4191"/>
    <w:rsid w:val="00BF4252"/>
    <w:rsid w:val="00BF4326"/>
    <w:rsid w:val="00BF4465"/>
    <w:rsid w:val="00BF4774"/>
    <w:rsid w:val="00BF4840"/>
    <w:rsid w:val="00BF4A02"/>
    <w:rsid w:val="00BF4A36"/>
    <w:rsid w:val="00BF4E5B"/>
    <w:rsid w:val="00BF5007"/>
    <w:rsid w:val="00BF52F4"/>
    <w:rsid w:val="00BF5340"/>
    <w:rsid w:val="00BF57B6"/>
    <w:rsid w:val="00BF58D2"/>
    <w:rsid w:val="00BF597C"/>
    <w:rsid w:val="00BF5A3C"/>
    <w:rsid w:val="00BF5CA3"/>
    <w:rsid w:val="00BF5EF3"/>
    <w:rsid w:val="00BF5F21"/>
    <w:rsid w:val="00BF61DF"/>
    <w:rsid w:val="00BF6331"/>
    <w:rsid w:val="00BF6750"/>
    <w:rsid w:val="00BF6CCB"/>
    <w:rsid w:val="00BF6F60"/>
    <w:rsid w:val="00BF6FCA"/>
    <w:rsid w:val="00BF7111"/>
    <w:rsid w:val="00BF71F6"/>
    <w:rsid w:val="00BF74F3"/>
    <w:rsid w:val="00BF79C4"/>
    <w:rsid w:val="00C005B8"/>
    <w:rsid w:val="00C005E9"/>
    <w:rsid w:val="00C005F2"/>
    <w:rsid w:val="00C007DF"/>
    <w:rsid w:val="00C00A93"/>
    <w:rsid w:val="00C00CC0"/>
    <w:rsid w:val="00C00DCA"/>
    <w:rsid w:val="00C00E3F"/>
    <w:rsid w:val="00C00F08"/>
    <w:rsid w:val="00C01188"/>
    <w:rsid w:val="00C0133D"/>
    <w:rsid w:val="00C01873"/>
    <w:rsid w:val="00C01B08"/>
    <w:rsid w:val="00C0220E"/>
    <w:rsid w:val="00C02368"/>
    <w:rsid w:val="00C02A32"/>
    <w:rsid w:val="00C02AAA"/>
    <w:rsid w:val="00C02F89"/>
    <w:rsid w:val="00C030B6"/>
    <w:rsid w:val="00C0316E"/>
    <w:rsid w:val="00C03212"/>
    <w:rsid w:val="00C0330E"/>
    <w:rsid w:val="00C03462"/>
    <w:rsid w:val="00C03527"/>
    <w:rsid w:val="00C03884"/>
    <w:rsid w:val="00C03B04"/>
    <w:rsid w:val="00C03DEE"/>
    <w:rsid w:val="00C0418E"/>
    <w:rsid w:val="00C0469D"/>
    <w:rsid w:val="00C048A2"/>
    <w:rsid w:val="00C049C4"/>
    <w:rsid w:val="00C04B85"/>
    <w:rsid w:val="00C04BE5"/>
    <w:rsid w:val="00C04D7B"/>
    <w:rsid w:val="00C05125"/>
    <w:rsid w:val="00C05178"/>
    <w:rsid w:val="00C0538A"/>
    <w:rsid w:val="00C05469"/>
    <w:rsid w:val="00C0568A"/>
    <w:rsid w:val="00C05B5D"/>
    <w:rsid w:val="00C05FE0"/>
    <w:rsid w:val="00C060D3"/>
    <w:rsid w:val="00C066D7"/>
    <w:rsid w:val="00C06878"/>
    <w:rsid w:val="00C06ABE"/>
    <w:rsid w:val="00C06E71"/>
    <w:rsid w:val="00C07155"/>
    <w:rsid w:val="00C07198"/>
    <w:rsid w:val="00C07482"/>
    <w:rsid w:val="00C07822"/>
    <w:rsid w:val="00C07900"/>
    <w:rsid w:val="00C07C00"/>
    <w:rsid w:val="00C07C3F"/>
    <w:rsid w:val="00C07C62"/>
    <w:rsid w:val="00C07D84"/>
    <w:rsid w:val="00C1017C"/>
    <w:rsid w:val="00C10303"/>
    <w:rsid w:val="00C103E8"/>
    <w:rsid w:val="00C105A3"/>
    <w:rsid w:val="00C10686"/>
    <w:rsid w:val="00C1093E"/>
    <w:rsid w:val="00C109D2"/>
    <w:rsid w:val="00C10A0E"/>
    <w:rsid w:val="00C10CAA"/>
    <w:rsid w:val="00C11100"/>
    <w:rsid w:val="00C11137"/>
    <w:rsid w:val="00C1124D"/>
    <w:rsid w:val="00C113E4"/>
    <w:rsid w:val="00C11760"/>
    <w:rsid w:val="00C1197D"/>
    <w:rsid w:val="00C11B33"/>
    <w:rsid w:val="00C11DAF"/>
    <w:rsid w:val="00C11F25"/>
    <w:rsid w:val="00C12377"/>
    <w:rsid w:val="00C1256C"/>
    <w:rsid w:val="00C126BB"/>
    <w:rsid w:val="00C127F4"/>
    <w:rsid w:val="00C12856"/>
    <w:rsid w:val="00C12D11"/>
    <w:rsid w:val="00C12D22"/>
    <w:rsid w:val="00C13238"/>
    <w:rsid w:val="00C13411"/>
    <w:rsid w:val="00C135CC"/>
    <w:rsid w:val="00C136B6"/>
    <w:rsid w:val="00C1387B"/>
    <w:rsid w:val="00C13AEB"/>
    <w:rsid w:val="00C13F5B"/>
    <w:rsid w:val="00C14112"/>
    <w:rsid w:val="00C14216"/>
    <w:rsid w:val="00C142D0"/>
    <w:rsid w:val="00C1453E"/>
    <w:rsid w:val="00C14755"/>
    <w:rsid w:val="00C14862"/>
    <w:rsid w:val="00C14949"/>
    <w:rsid w:val="00C14995"/>
    <w:rsid w:val="00C14B22"/>
    <w:rsid w:val="00C14F13"/>
    <w:rsid w:val="00C14F2E"/>
    <w:rsid w:val="00C14FAE"/>
    <w:rsid w:val="00C15271"/>
    <w:rsid w:val="00C15546"/>
    <w:rsid w:val="00C1560E"/>
    <w:rsid w:val="00C1571F"/>
    <w:rsid w:val="00C15BCB"/>
    <w:rsid w:val="00C15DFF"/>
    <w:rsid w:val="00C15E12"/>
    <w:rsid w:val="00C15E2E"/>
    <w:rsid w:val="00C15FB4"/>
    <w:rsid w:val="00C15FE9"/>
    <w:rsid w:val="00C16216"/>
    <w:rsid w:val="00C16513"/>
    <w:rsid w:val="00C16757"/>
    <w:rsid w:val="00C1682D"/>
    <w:rsid w:val="00C16A94"/>
    <w:rsid w:val="00C16B5A"/>
    <w:rsid w:val="00C16D2F"/>
    <w:rsid w:val="00C16E6A"/>
    <w:rsid w:val="00C16E73"/>
    <w:rsid w:val="00C16E8A"/>
    <w:rsid w:val="00C16FA5"/>
    <w:rsid w:val="00C17070"/>
    <w:rsid w:val="00C1709D"/>
    <w:rsid w:val="00C176A3"/>
    <w:rsid w:val="00C17890"/>
    <w:rsid w:val="00C179C4"/>
    <w:rsid w:val="00C17A2F"/>
    <w:rsid w:val="00C17FEA"/>
    <w:rsid w:val="00C20C45"/>
    <w:rsid w:val="00C20C9E"/>
    <w:rsid w:val="00C20EB0"/>
    <w:rsid w:val="00C2105C"/>
    <w:rsid w:val="00C215E0"/>
    <w:rsid w:val="00C21940"/>
    <w:rsid w:val="00C21B1F"/>
    <w:rsid w:val="00C21CAB"/>
    <w:rsid w:val="00C21D42"/>
    <w:rsid w:val="00C22235"/>
    <w:rsid w:val="00C22341"/>
    <w:rsid w:val="00C226A9"/>
    <w:rsid w:val="00C22905"/>
    <w:rsid w:val="00C229EC"/>
    <w:rsid w:val="00C22A43"/>
    <w:rsid w:val="00C22E02"/>
    <w:rsid w:val="00C22E74"/>
    <w:rsid w:val="00C23157"/>
    <w:rsid w:val="00C23275"/>
    <w:rsid w:val="00C232C9"/>
    <w:rsid w:val="00C2369B"/>
    <w:rsid w:val="00C23740"/>
    <w:rsid w:val="00C237A6"/>
    <w:rsid w:val="00C237FD"/>
    <w:rsid w:val="00C23979"/>
    <w:rsid w:val="00C23B58"/>
    <w:rsid w:val="00C23F39"/>
    <w:rsid w:val="00C24495"/>
    <w:rsid w:val="00C24803"/>
    <w:rsid w:val="00C248B8"/>
    <w:rsid w:val="00C24B2E"/>
    <w:rsid w:val="00C24E3A"/>
    <w:rsid w:val="00C24ED7"/>
    <w:rsid w:val="00C24F4A"/>
    <w:rsid w:val="00C24F54"/>
    <w:rsid w:val="00C24F98"/>
    <w:rsid w:val="00C25070"/>
    <w:rsid w:val="00C25642"/>
    <w:rsid w:val="00C25876"/>
    <w:rsid w:val="00C258A3"/>
    <w:rsid w:val="00C25986"/>
    <w:rsid w:val="00C25C88"/>
    <w:rsid w:val="00C26024"/>
    <w:rsid w:val="00C2623A"/>
    <w:rsid w:val="00C265EF"/>
    <w:rsid w:val="00C269F4"/>
    <w:rsid w:val="00C26BF5"/>
    <w:rsid w:val="00C26BFB"/>
    <w:rsid w:val="00C26D5B"/>
    <w:rsid w:val="00C26F3A"/>
    <w:rsid w:val="00C272A9"/>
    <w:rsid w:val="00C277E9"/>
    <w:rsid w:val="00C277EF"/>
    <w:rsid w:val="00C2782C"/>
    <w:rsid w:val="00C27E92"/>
    <w:rsid w:val="00C30110"/>
    <w:rsid w:val="00C3015B"/>
    <w:rsid w:val="00C301C6"/>
    <w:rsid w:val="00C30423"/>
    <w:rsid w:val="00C304BA"/>
    <w:rsid w:val="00C30ADB"/>
    <w:rsid w:val="00C30DBB"/>
    <w:rsid w:val="00C30FF4"/>
    <w:rsid w:val="00C3123F"/>
    <w:rsid w:val="00C312AB"/>
    <w:rsid w:val="00C312E4"/>
    <w:rsid w:val="00C314CB"/>
    <w:rsid w:val="00C31656"/>
    <w:rsid w:val="00C31AF6"/>
    <w:rsid w:val="00C31B1E"/>
    <w:rsid w:val="00C31C51"/>
    <w:rsid w:val="00C31D95"/>
    <w:rsid w:val="00C325AC"/>
    <w:rsid w:val="00C325B2"/>
    <w:rsid w:val="00C325DA"/>
    <w:rsid w:val="00C32C77"/>
    <w:rsid w:val="00C32E05"/>
    <w:rsid w:val="00C3312E"/>
    <w:rsid w:val="00C33194"/>
    <w:rsid w:val="00C332DA"/>
    <w:rsid w:val="00C3331D"/>
    <w:rsid w:val="00C33330"/>
    <w:rsid w:val="00C3350B"/>
    <w:rsid w:val="00C33624"/>
    <w:rsid w:val="00C3367A"/>
    <w:rsid w:val="00C3389D"/>
    <w:rsid w:val="00C338D1"/>
    <w:rsid w:val="00C33B08"/>
    <w:rsid w:val="00C34304"/>
    <w:rsid w:val="00C343BE"/>
    <w:rsid w:val="00C349FE"/>
    <w:rsid w:val="00C34A64"/>
    <w:rsid w:val="00C34B09"/>
    <w:rsid w:val="00C34D22"/>
    <w:rsid w:val="00C34EB0"/>
    <w:rsid w:val="00C354C0"/>
    <w:rsid w:val="00C35844"/>
    <w:rsid w:val="00C35B6A"/>
    <w:rsid w:val="00C35C52"/>
    <w:rsid w:val="00C35C9E"/>
    <w:rsid w:val="00C35EB7"/>
    <w:rsid w:val="00C35FFD"/>
    <w:rsid w:val="00C3606A"/>
    <w:rsid w:val="00C36141"/>
    <w:rsid w:val="00C36237"/>
    <w:rsid w:val="00C362DB"/>
    <w:rsid w:val="00C3671F"/>
    <w:rsid w:val="00C368AE"/>
    <w:rsid w:val="00C3692F"/>
    <w:rsid w:val="00C36997"/>
    <w:rsid w:val="00C36E69"/>
    <w:rsid w:val="00C37324"/>
    <w:rsid w:val="00C37344"/>
    <w:rsid w:val="00C373F4"/>
    <w:rsid w:val="00C37587"/>
    <w:rsid w:val="00C37A8E"/>
    <w:rsid w:val="00C40194"/>
    <w:rsid w:val="00C405C8"/>
    <w:rsid w:val="00C40649"/>
    <w:rsid w:val="00C406F6"/>
    <w:rsid w:val="00C40771"/>
    <w:rsid w:val="00C40930"/>
    <w:rsid w:val="00C40AB6"/>
    <w:rsid w:val="00C40B5F"/>
    <w:rsid w:val="00C4108C"/>
    <w:rsid w:val="00C4120B"/>
    <w:rsid w:val="00C4144C"/>
    <w:rsid w:val="00C41695"/>
    <w:rsid w:val="00C41A91"/>
    <w:rsid w:val="00C41AA0"/>
    <w:rsid w:val="00C41BBF"/>
    <w:rsid w:val="00C41BEA"/>
    <w:rsid w:val="00C41C05"/>
    <w:rsid w:val="00C41D5B"/>
    <w:rsid w:val="00C41EC4"/>
    <w:rsid w:val="00C41F62"/>
    <w:rsid w:val="00C4286A"/>
    <w:rsid w:val="00C42AFB"/>
    <w:rsid w:val="00C431A1"/>
    <w:rsid w:val="00C4345A"/>
    <w:rsid w:val="00C43604"/>
    <w:rsid w:val="00C4379F"/>
    <w:rsid w:val="00C43947"/>
    <w:rsid w:val="00C439B1"/>
    <w:rsid w:val="00C43B88"/>
    <w:rsid w:val="00C43E42"/>
    <w:rsid w:val="00C43F83"/>
    <w:rsid w:val="00C443CF"/>
    <w:rsid w:val="00C44543"/>
    <w:rsid w:val="00C4466E"/>
    <w:rsid w:val="00C44710"/>
    <w:rsid w:val="00C447F4"/>
    <w:rsid w:val="00C44851"/>
    <w:rsid w:val="00C448C5"/>
    <w:rsid w:val="00C44B92"/>
    <w:rsid w:val="00C44EDD"/>
    <w:rsid w:val="00C45044"/>
    <w:rsid w:val="00C4505E"/>
    <w:rsid w:val="00C450B7"/>
    <w:rsid w:val="00C4553F"/>
    <w:rsid w:val="00C45743"/>
    <w:rsid w:val="00C45A94"/>
    <w:rsid w:val="00C4611F"/>
    <w:rsid w:val="00C464C1"/>
    <w:rsid w:val="00C46520"/>
    <w:rsid w:val="00C469AF"/>
    <w:rsid w:val="00C46D77"/>
    <w:rsid w:val="00C470E2"/>
    <w:rsid w:val="00C47229"/>
    <w:rsid w:val="00C47683"/>
    <w:rsid w:val="00C4769B"/>
    <w:rsid w:val="00C47A3E"/>
    <w:rsid w:val="00C47B82"/>
    <w:rsid w:val="00C47D2D"/>
    <w:rsid w:val="00C47D88"/>
    <w:rsid w:val="00C47FD0"/>
    <w:rsid w:val="00C50098"/>
    <w:rsid w:val="00C5012E"/>
    <w:rsid w:val="00C50316"/>
    <w:rsid w:val="00C5041D"/>
    <w:rsid w:val="00C506DB"/>
    <w:rsid w:val="00C50B8E"/>
    <w:rsid w:val="00C50C21"/>
    <w:rsid w:val="00C5119E"/>
    <w:rsid w:val="00C51207"/>
    <w:rsid w:val="00C516F7"/>
    <w:rsid w:val="00C51777"/>
    <w:rsid w:val="00C518AF"/>
    <w:rsid w:val="00C5199B"/>
    <w:rsid w:val="00C51D15"/>
    <w:rsid w:val="00C51DE9"/>
    <w:rsid w:val="00C51F69"/>
    <w:rsid w:val="00C51FCC"/>
    <w:rsid w:val="00C523EE"/>
    <w:rsid w:val="00C52477"/>
    <w:rsid w:val="00C52861"/>
    <w:rsid w:val="00C52A5D"/>
    <w:rsid w:val="00C52B58"/>
    <w:rsid w:val="00C52CEF"/>
    <w:rsid w:val="00C52CFB"/>
    <w:rsid w:val="00C52DF4"/>
    <w:rsid w:val="00C53361"/>
    <w:rsid w:val="00C535BF"/>
    <w:rsid w:val="00C535D4"/>
    <w:rsid w:val="00C535E8"/>
    <w:rsid w:val="00C539F2"/>
    <w:rsid w:val="00C53A92"/>
    <w:rsid w:val="00C53B79"/>
    <w:rsid w:val="00C54057"/>
    <w:rsid w:val="00C54088"/>
    <w:rsid w:val="00C545DD"/>
    <w:rsid w:val="00C54616"/>
    <w:rsid w:val="00C549F8"/>
    <w:rsid w:val="00C54AFC"/>
    <w:rsid w:val="00C54C5F"/>
    <w:rsid w:val="00C54D63"/>
    <w:rsid w:val="00C54E69"/>
    <w:rsid w:val="00C54EA6"/>
    <w:rsid w:val="00C55603"/>
    <w:rsid w:val="00C55652"/>
    <w:rsid w:val="00C55697"/>
    <w:rsid w:val="00C55C43"/>
    <w:rsid w:val="00C571E2"/>
    <w:rsid w:val="00C57275"/>
    <w:rsid w:val="00C572A4"/>
    <w:rsid w:val="00C5762A"/>
    <w:rsid w:val="00C577D6"/>
    <w:rsid w:val="00C5781E"/>
    <w:rsid w:val="00C57C18"/>
    <w:rsid w:val="00C57EED"/>
    <w:rsid w:val="00C60216"/>
    <w:rsid w:val="00C60481"/>
    <w:rsid w:val="00C6079B"/>
    <w:rsid w:val="00C60BE4"/>
    <w:rsid w:val="00C61207"/>
    <w:rsid w:val="00C6154D"/>
    <w:rsid w:val="00C6164B"/>
    <w:rsid w:val="00C61B7D"/>
    <w:rsid w:val="00C6213C"/>
    <w:rsid w:val="00C622CD"/>
    <w:rsid w:val="00C62508"/>
    <w:rsid w:val="00C62550"/>
    <w:rsid w:val="00C62591"/>
    <w:rsid w:val="00C6266F"/>
    <w:rsid w:val="00C62890"/>
    <w:rsid w:val="00C62A74"/>
    <w:rsid w:val="00C62E62"/>
    <w:rsid w:val="00C62E83"/>
    <w:rsid w:val="00C6304C"/>
    <w:rsid w:val="00C6363B"/>
    <w:rsid w:val="00C63763"/>
    <w:rsid w:val="00C63876"/>
    <w:rsid w:val="00C63B4C"/>
    <w:rsid w:val="00C63FD1"/>
    <w:rsid w:val="00C640D0"/>
    <w:rsid w:val="00C6454A"/>
    <w:rsid w:val="00C646BB"/>
    <w:rsid w:val="00C64A9E"/>
    <w:rsid w:val="00C64AC3"/>
    <w:rsid w:val="00C64B0B"/>
    <w:rsid w:val="00C64C1C"/>
    <w:rsid w:val="00C64F47"/>
    <w:rsid w:val="00C64FD5"/>
    <w:rsid w:val="00C65162"/>
    <w:rsid w:val="00C651E0"/>
    <w:rsid w:val="00C651E3"/>
    <w:rsid w:val="00C656DC"/>
    <w:rsid w:val="00C657B2"/>
    <w:rsid w:val="00C65B63"/>
    <w:rsid w:val="00C66193"/>
    <w:rsid w:val="00C661DC"/>
    <w:rsid w:val="00C661E2"/>
    <w:rsid w:val="00C661F8"/>
    <w:rsid w:val="00C66319"/>
    <w:rsid w:val="00C663D8"/>
    <w:rsid w:val="00C66495"/>
    <w:rsid w:val="00C66681"/>
    <w:rsid w:val="00C666F8"/>
    <w:rsid w:val="00C66D23"/>
    <w:rsid w:val="00C66FD8"/>
    <w:rsid w:val="00C6748A"/>
    <w:rsid w:val="00C67664"/>
    <w:rsid w:val="00C67D43"/>
    <w:rsid w:val="00C67DF6"/>
    <w:rsid w:val="00C700D4"/>
    <w:rsid w:val="00C70281"/>
    <w:rsid w:val="00C703A7"/>
    <w:rsid w:val="00C70798"/>
    <w:rsid w:val="00C70A15"/>
    <w:rsid w:val="00C70D3D"/>
    <w:rsid w:val="00C70DA7"/>
    <w:rsid w:val="00C70DBA"/>
    <w:rsid w:val="00C7153E"/>
    <w:rsid w:val="00C71555"/>
    <w:rsid w:val="00C71651"/>
    <w:rsid w:val="00C717ED"/>
    <w:rsid w:val="00C71AC9"/>
    <w:rsid w:val="00C71AF3"/>
    <w:rsid w:val="00C71B2F"/>
    <w:rsid w:val="00C720E1"/>
    <w:rsid w:val="00C722A4"/>
    <w:rsid w:val="00C72D5F"/>
    <w:rsid w:val="00C72E23"/>
    <w:rsid w:val="00C72EA3"/>
    <w:rsid w:val="00C730A9"/>
    <w:rsid w:val="00C7321A"/>
    <w:rsid w:val="00C7393B"/>
    <w:rsid w:val="00C73C8B"/>
    <w:rsid w:val="00C73DD7"/>
    <w:rsid w:val="00C74157"/>
    <w:rsid w:val="00C74503"/>
    <w:rsid w:val="00C745E1"/>
    <w:rsid w:val="00C74E46"/>
    <w:rsid w:val="00C754FF"/>
    <w:rsid w:val="00C7569C"/>
    <w:rsid w:val="00C756FA"/>
    <w:rsid w:val="00C7586B"/>
    <w:rsid w:val="00C75C52"/>
    <w:rsid w:val="00C75C9B"/>
    <w:rsid w:val="00C75DD9"/>
    <w:rsid w:val="00C75E92"/>
    <w:rsid w:val="00C760BC"/>
    <w:rsid w:val="00C761A4"/>
    <w:rsid w:val="00C76394"/>
    <w:rsid w:val="00C76C97"/>
    <w:rsid w:val="00C76DBB"/>
    <w:rsid w:val="00C76DFE"/>
    <w:rsid w:val="00C77191"/>
    <w:rsid w:val="00C7725D"/>
    <w:rsid w:val="00C772F3"/>
    <w:rsid w:val="00C774D0"/>
    <w:rsid w:val="00C776BE"/>
    <w:rsid w:val="00C77700"/>
    <w:rsid w:val="00C7778D"/>
    <w:rsid w:val="00C77796"/>
    <w:rsid w:val="00C77D24"/>
    <w:rsid w:val="00C801BA"/>
    <w:rsid w:val="00C802D4"/>
    <w:rsid w:val="00C8084C"/>
    <w:rsid w:val="00C80B3F"/>
    <w:rsid w:val="00C80C73"/>
    <w:rsid w:val="00C80CD9"/>
    <w:rsid w:val="00C80F14"/>
    <w:rsid w:val="00C80F45"/>
    <w:rsid w:val="00C80F7F"/>
    <w:rsid w:val="00C811E2"/>
    <w:rsid w:val="00C8135E"/>
    <w:rsid w:val="00C81866"/>
    <w:rsid w:val="00C81AD2"/>
    <w:rsid w:val="00C8250F"/>
    <w:rsid w:val="00C82886"/>
    <w:rsid w:val="00C82A57"/>
    <w:rsid w:val="00C82D4C"/>
    <w:rsid w:val="00C8311F"/>
    <w:rsid w:val="00C83273"/>
    <w:rsid w:val="00C83480"/>
    <w:rsid w:val="00C836BF"/>
    <w:rsid w:val="00C83917"/>
    <w:rsid w:val="00C842AF"/>
    <w:rsid w:val="00C84307"/>
    <w:rsid w:val="00C84530"/>
    <w:rsid w:val="00C84548"/>
    <w:rsid w:val="00C847F1"/>
    <w:rsid w:val="00C84D39"/>
    <w:rsid w:val="00C84E7D"/>
    <w:rsid w:val="00C84F2B"/>
    <w:rsid w:val="00C850CC"/>
    <w:rsid w:val="00C852DF"/>
    <w:rsid w:val="00C8530B"/>
    <w:rsid w:val="00C85601"/>
    <w:rsid w:val="00C85808"/>
    <w:rsid w:val="00C85833"/>
    <w:rsid w:val="00C85B97"/>
    <w:rsid w:val="00C85ED9"/>
    <w:rsid w:val="00C8610A"/>
    <w:rsid w:val="00C8659C"/>
    <w:rsid w:val="00C8664F"/>
    <w:rsid w:val="00C86AB9"/>
    <w:rsid w:val="00C86B84"/>
    <w:rsid w:val="00C86C35"/>
    <w:rsid w:val="00C86C8E"/>
    <w:rsid w:val="00C86D02"/>
    <w:rsid w:val="00C86E27"/>
    <w:rsid w:val="00C8706B"/>
    <w:rsid w:val="00C871C8"/>
    <w:rsid w:val="00C87277"/>
    <w:rsid w:val="00C875D3"/>
    <w:rsid w:val="00C878E9"/>
    <w:rsid w:val="00C87C18"/>
    <w:rsid w:val="00C9008A"/>
    <w:rsid w:val="00C9011D"/>
    <w:rsid w:val="00C901DD"/>
    <w:rsid w:val="00C902C7"/>
    <w:rsid w:val="00C9096B"/>
    <w:rsid w:val="00C909ED"/>
    <w:rsid w:val="00C90AE5"/>
    <w:rsid w:val="00C90C99"/>
    <w:rsid w:val="00C90EFC"/>
    <w:rsid w:val="00C90FC7"/>
    <w:rsid w:val="00C9180F"/>
    <w:rsid w:val="00C91B1D"/>
    <w:rsid w:val="00C91BAA"/>
    <w:rsid w:val="00C91C12"/>
    <w:rsid w:val="00C91DC7"/>
    <w:rsid w:val="00C92815"/>
    <w:rsid w:val="00C92AC6"/>
    <w:rsid w:val="00C92F0D"/>
    <w:rsid w:val="00C9322A"/>
    <w:rsid w:val="00C93C3E"/>
    <w:rsid w:val="00C93D73"/>
    <w:rsid w:val="00C93D77"/>
    <w:rsid w:val="00C93FFC"/>
    <w:rsid w:val="00C943AD"/>
    <w:rsid w:val="00C944F6"/>
    <w:rsid w:val="00C94690"/>
    <w:rsid w:val="00C94968"/>
    <w:rsid w:val="00C94CFE"/>
    <w:rsid w:val="00C94F3E"/>
    <w:rsid w:val="00C95367"/>
    <w:rsid w:val="00C953CB"/>
    <w:rsid w:val="00C954DE"/>
    <w:rsid w:val="00C957A5"/>
    <w:rsid w:val="00C957D5"/>
    <w:rsid w:val="00C95906"/>
    <w:rsid w:val="00C959F0"/>
    <w:rsid w:val="00C95A26"/>
    <w:rsid w:val="00C95B8A"/>
    <w:rsid w:val="00C95BBB"/>
    <w:rsid w:val="00C95E6B"/>
    <w:rsid w:val="00C95EE9"/>
    <w:rsid w:val="00C95FD1"/>
    <w:rsid w:val="00C95FEC"/>
    <w:rsid w:val="00C96077"/>
    <w:rsid w:val="00C960F4"/>
    <w:rsid w:val="00C96230"/>
    <w:rsid w:val="00C966DC"/>
    <w:rsid w:val="00C96BD9"/>
    <w:rsid w:val="00C96F34"/>
    <w:rsid w:val="00C97603"/>
    <w:rsid w:val="00C97920"/>
    <w:rsid w:val="00C97D13"/>
    <w:rsid w:val="00C97D9A"/>
    <w:rsid w:val="00C97D9B"/>
    <w:rsid w:val="00C97E1D"/>
    <w:rsid w:val="00C97FAD"/>
    <w:rsid w:val="00CA00A2"/>
    <w:rsid w:val="00CA0185"/>
    <w:rsid w:val="00CA041C"/>
    <w:rsid w:val="00CA04FA"/>
    <w:rsid w:val="00CA0678"/>
    <w:rsid w:val="00CA071C"/>
    <w:rsid w:val="00CA0755"/>
    <w:rsid w:val="00CA07AD"/>
    <w:rsid w:val="00CA07AE"/>
    <w:rsid w:val="00CA098D"/>
    <w:rsid w:val="00CA0F54"/>
    <w:rsid w:val="00CA1236"/>
    <w:rsid w:val="00CA166F"/>
    <w:rsid w:val="00CA1844"/>
    <w:rsid w:val="00CA186F"/>
    <w:rsid w:val="00CA1A88"/>
    <w:rsid w:val="00CA1BC5"/>
    <w:rsid w:val="00CA1D7B"/>
    <w:rsid w:val="00CA1EC4"/>
    <w:rsid w:val="00CA23B7"/>
    <w:rsid w:val="00CA23F3"/>
    <w:rsid w:val="00CA2632"/>
    <w:rsid w:val="00CA2DB1"/>
    <w:rsid w:val="00CA2EA0"/>
    <w:rsid w:val="00CA2F3F"/>
    <w:rsid w:val="00CA309D"/>
    <w:rsid w:val="00CA30A0"/>
    <w:rsid w:val="00CA3393"/>
    <w:rsid w:val="00CA36A1"/>
    <w:rsid w:val="00CA3D00"/>
    <w:rsid w:val="00CA3E5B"/>
    <w:rsid w:val="00CA46D1"/>
    <w:rsid w:val="00CA4751"/>
    <w:rsid w:val="00CA4857"/>
    <w:rsid w:val="00CA4AFB"/>
    <w:rsid w:val="00CA4B93"/>
    <w:rsid w:val="00CA4BCB"/>
    <w:rsid w:val="00CA4F8B"/>
    <w:rsid w:val="00CA4FE6"/>
    <w:rsid w:val="00CA5263"/>
    <w:rsid w:val="00CA530E"/>
    <w:rsid w:val="00CA532C"/>
    <w:rsid w:val="00CA5330"/>
    <w:rsid w:val="00CA53B0"/>
    <w:rsid w:val="00CA54DC"/>
    <w:rsid w:val="00CA59D2"/>
    <w:rsid w:val="00CA61F7"/>
    <w:rsid w:val="00CA62FC"/>
    <w:rsid w:val="00CA63F6"/>
    <w:rsid w:val="00CA6631"/>
    <w:rsid w:val="00CA66BE"/>
    <w:rsid w:val="00CA66CF"/>
    <w:rsid w:val="00CA6718"/>
    <w:rsid w:val="00CA681F"/>
    <w:rsid w:val="00CA68B8"/>
    <w:rsid w:val="00CA6CD7"/>
    <w:rsid w:val="00CA713A"/>
    <w:rsid w:val="00CA74F5"/>
    <w:rsid w:val="00CA7A7E"/>
    <w:rsid w:val="00CA7B47"/>
    <w:rsid w:val="00CA7ED3"/>
    <w:rsid w:val="00CA7EE5"/>
    <w:rsid w:val="00CA7F4B"/>
    <w:rsid w:val="00CB0694"/>
    <w:rsid w:val="00CB06AA"/>
    <w:rsid w:val="00CB0B1F"/>
    <w:rsid w:val="00CB0CEC"/>
    <w:rsid w:val="00CB117C"/>
    <w:rsid w:val="00CB1519"/>
    <w:rsid w:val="00CB16FA"/>
    <w:rsid w:val="00CB2127"/>
    <w:rsid w:val="00CB24CF"/>
    <w:rsid w:val="00CB24D9"/>
    <w:rsid w:val="00CB27DB"/>
    <w:rsid w:val="00CB29C7"/>
    <w:rsid w:val="00CB29EC"/>
    <w:rsid w:val="00CB2AE8"/>
    <w:rsid w:val="00CB2DE1"/>
    <w:rsid w:val="00CB2EF9"/>
    <w:rsid w:val="00CB313C"/>
    <w:rsid w:val="00CB3179"/>
    <w:rsid w:val="00CB3511"/>
    <w:rsid w:val="00CB36D8"/>
    <w:rsid w:val="00CB3795"/>
    <w:rsid w:val="00CB3A33"/>
    <w:rsid w:val="00CB3EE1"/>
    <w:rsid w:val="00CB3F17"/>
    <w:rsid w:val="00CB43CB"/>
    <w:rsid w:val="00CB475E"/>
    <w:rsid w:val="00CB49C5"/>
    <w:rsid w:val="00CB4DF7"/>
    <w:rsid w:val="00CB563B"/>
    <w:rsid w:val="00CB5769"/>
    <w:rsid w:val="00CB5815"/>
    <w:rsid w:val="00CB5C26"/>
    <w:rsid w:val="00CB5FF8"/>
    <w:rsid w:val="00CB62C7"/>
    <w:rsid w:val="00CB62D4"/>
    <w:rsid w:val="00CB6748"/>
    <w:rsid w:val="00CB6837"/>
    <w:rsid w:val="00CB6BE9"/>
    <w:rsid w:val="00CB6F57"/>
    <w:rsid w:val="00CB70CC"/>
    <w:rsid w:val="00CB70D6"/>
    <w:rsid w:val="00CB73E1"/>
    <w:rsid w:val="00CB7473"/>
    <w:rsid w:val="00CB7478"/>
    <w:rsid w:val="00CB74E3"/>
    <w:rsid w:val="00CB78A9"/>
    <w:rsid w:val="00CB791B"/>
    <w:rsid w:val="00CB7988"/>
    <w:rsid w:val="00CB7B12"/>
    <w:rsid w:val="00CB7F6A"/>
    <w:rsid w:val="00CC03A5"/>
    <w:rsid w:val="00CC08E7"/>
    <w:rsid w:val="00CC0A02"/>
    <w:rsid w:val="00CC0D1D"/>
    <w:rsid w:val="00CC0D62"/>
    <w:rsid w:val="00CC1305"/>
    <w:rsid w:val="00CC1541"/>
    <w:rsid w:val="00CC19DD"/>
    <w:rsid w:val="00CC1F9B"/>
    <w:rsid w:val="00CC24E9"/>
    <w:rsid w:val="00CC27CA"/>
    <w:rsid w:val="00CC28D8"/>
    <w:rsid w:val="00CC2DB3"/>
    <w:rsid w:val="00CC2E5B"/>
    <w:rsid w:val="00CC2FC5"/>
    <w:rsid w:val="00CC3286"/>
    <w:rsid w:val="00CC3472"/>
    <w:rsid w:val="00CC3855"/>
    <w:rsid w:val="00CC3B97"/>
    <w:rsid w:val="00CC3DAC"/>
    <w:rsid w:val="00CC3DC3"/>
    <w:rsid w:val="00CC4001"/>
    <w:rsid w:val="00CC402D"/>
    <w:rsid w:val="00CC43DE"/>
    <w:rsid w:val="00CC4711"/>
    <w:rsid w:val="00CC49BF"/>
    <w:rsid w:val="00CC4B60"/>
    <w:rsid w:val="00CC4BF8"/>
    <w:rsid w:val="00CC4C19"/>
    <w:rsid w:val="00CC4D5A"/>
    <w:rsid w:val="00CC4D74"/>
    <w:rsid w:val="00CC50C2"/>
    <w:rsid w:val="00CC5A80"/>
    <w:rsid w:val="00CC5B44"/>
    <w:rsid w:val="00CC5DE5"/>
    <w:rsid w:val="00CC5E33"/>
    <w:rsid w:val="00CC5F2C"/>
    <w:rsid w:val="00CC608C"/>
    <w:rsid w:val="00CC653D"/>
    <w:rsid w:val="00CC67A8"/>
    <w:rsid w:val="00CC6A26"/>
    <w:rsid w:val="00CC6A69"/>
    <w:rsid w:val="00CC6C24"/>
    <w:rsid w:val="00CC6DCF"/>
    <w:rsid w:val="00CC6FBD"/>
    <w:rsid w:val="00CC70F5"/>
    <w:rsid w:val="00CC71D9"/>
    <w:rsid w:val="00CC735A"/>
    <w:rsid w:val="00CC7474"/>
    <w:rsid w:val="00CC7535"/>
    <w:rsid w:val="00CC7BD5"/>
    <w:rsid w:val="00CC7D9B"/>
    <w:rsid w:val="00CC7E59"/>
    <w:rsid w:val="00CD00D6"/>
    <w:rsid w:val="00CD035F"/>
    <w:rsid w:val="00CD06C7"/>
    <w:rsid w:val="00CD0817"/>
    <w:rsid w:val="00CD088F"/>
    <w:rsid w:val="00CD0F05"/>
    <w:rsid w:val="00CD10E2"/>
    <w:rsid w:val="00CD13DC"/>
    <w:rsid w:val="00CD13E7"/>
    <w:rsid w:val="00CD1631"/>
    <w:rsid w:val="00CD1A51"/>
    <w:rsid w:val="00CD1DF9"/>
    <w:rsid w:val="00CD21CF"/>
    <w:rsid w:val="00CD257F"/>
    <w:rsid w:val="00CD2E18"/>
    <w:rsid w:val="00CD2EC7"/>
    <w:rsid w:val="00CD2EF4"/>
    <w:rsid w:val="00CD302B"/>
    <w:rsid w:val="00CD3066"/>
    <w:rsid w:val="00CD34E8"/>
    <w:rsid w:val="00CD34F1"/>
    <w:rsid w:val="00CD3E9D"/>
    <w:rsid w:val="00CD3F43"/>
    <w:rsid w:val="00CD41D1"/>
    <w:rsid w:val="00CD4223"/>
    <w:rsid w:val="00CD472E"/>
    <w:rsid w:val="00CD4770"/>
    <w:rsid w:val="00CD486C"/>
    <w:rsid w:val="00CD48F6"/>
    <w:rsid w:val="00CD49CA"/>
    <w:rsid w:val="00CD4C31"/>
    <w:rsid w:val="00CD4D0E"/>
    <w:rsid w:val="00CD4DF5"/>
    <w:rsid w:val="00CD4FFC"/>
    <w:rsid w:val="00CD50A3"/>
    <w:rsid w:val="00CD5B1E"/>
    <w:rsid w:val="00CD5E1A"/>
    <w:rsid w:val="00CD6026"/>
    <w:rsid w:val="00CD60F7"/>
    <w:rsid w:val="00CD611C"/>
    <w:rsid w:val="00CD654C"/>
    <w:rsid w:val="00CD6A3A"/>
    <w:rsid w:val="00CD6BD1"/>
    <w:rsid w:val="00CD6C45"/>
    <w:rsid w:val="00CD6CBE"/>
    <w:rsid w:val="00CD6FDE"/>
    <w:rsid w:val="00CD7375"/>
    <w:rsid w:val="00CD7421"/>
    <w:rsid w:val="00CD7510"/>
    <w:rsid w:val="00CD7586"/>
    <w:rsid w:val="00CD759A"/>
    <w:rsid w:val="00CD75C0"/>
    <w:rsid w:val="00CD761D"/>
    <w:rsid w:val="00CD766D"/>
    <w:rsid w:val="00CD7802"/>
    <w:rsid w:val="00CD781F"/>
    <w:rsid w:val="00CD7A47"/>
    <w:rsid w:val="00CD7D34"/>
    <w:rsid w:val="00CD7ECF"/>
    <w:rsid w:val="00CD7F15"/>
    <w:rsid w:val="00CE02EE"/>
    <w:rsid w:val="00CE0D1A"/>
    <w:rsid w:val="00CE0EB4"/>
    <w:rsid w:val="00CE11D8"/>
    <w:rsid w:val="00CE1213"/>
    <w:rsid w:val="00CE1258"/>
    <w:rsid w:val="00CE1476"/>
    <w:rsid w:val="00CE17F0"/>
    <w:rsid w:val="00CE1B15"/>
    <w:rsid w:val="00CE1EE6"/>
    <w:rsid w:val="00CE2041"/>
    <w:rsid w:val="00CE2705"/>
    <w:rsid w:val="00CE2E84"/>
    <w:rsid w:val="00CE2F3D"/>
    <w:rsid w:val="00CE3138"/>
    <w:rsid w:val="00CE3369"/>
    <w:rsid w:val="00CE3654"/>
    <w:rsid w:val="00CE36D9"/>
    <w:rsid w:val="00CE394D"/>
    <w:rsid w:val="00CE3C82"/>
    <w:rsid w:val="00CE3EB9"/>
    <w:rsid w:val="00CE4282"/>
    <w:rsid w:val="00CE43F8"/>
    <w:rsid w:val="00CE45E5"/>
    <w:rsid w:val="00CE4686"/>
    <w:rsid w:val="00CE4778"/>
    <w:rsid w:val="00CE49AB"/>
    <w:rsid w:val="00CE4CBD"/>
    <w:rsid w:val="00CE4D0E"/>
    <w:rsid w:val="00CE4DC1"/>
    <w:rsid w:val="00CE5201"/>
    <w:rsid w:val="00CE5883"/>
    <w:rsid w:val="00CE5A96"/>
    <w:rsid w:val="00CE5CCF"/>
    <w:rsid w:val="00CE64A7"/>
    <w:rsid w:val="00CE6B9C"/>
    <w:rsid w:val="00CE7199"/>
    <w:rsid w:val="00CE7314"/>
    <w:rsid w:val="00CE7982"/>
    <w:rsid w:val="00CE7BCA"/>
    <w:rsid w:val="00CE7C07"/>
    <w:rsid w:val="00CE7C13"/>
    <w:rsid w:val="00CE7C4C"/>
    <w:rsid w:val="00CE7E53"/>
    <w:rsid w:val="00CE7F42"/>
    <w:rsid w:val="00CF0159"/>
    <w:rsid w:val="00CF0329"/>
    <w:rsid w:val="00CF0419"/>
    <w:rsid w:val="00CF0636"/>
    <w:rsid w:val="00CF0A8C"/>
    <w:rsid w:val="00CF0A91"/>
    <w:rsid w:val="00CF0B69"/>
    <w:rsid w:val="00CF0F06"/>
    <w:rsid w:val="00CF0F4D"/>
    <w:rsid w:val="00CF0FAD"/>
    <w:rsid w:val="00CF1056"/>
    <w:rsid w:val="00CF108B"/>
    <w:rsid w:val="00CF130D"/>
    <w:rsid w:val="00CF146E"/>
    <w:rsid w:val="00CF1CE2"/>
    <w:rsid w:val="00CF1D98"/>
    <w:rsid w:val="00CF1E5B"/>
    <w:rsid w:val="00CF205A"/>
    <w:rsid w:val="00CF215B"/>
    <w:rsid w:val="00CF22EE"/>
    <w:rsid w:val="00CF234C"/>
    <w:rsid w:val="00CF2519"/>
    <w:rsid w:val="00CF2B6B"/>
    <w:rsid w:val="00CF307D"/>
    <w:rsid w:val="00CF3380"/>
    <w:rsid w:val="00CF38F4"/>
    <w:rsid w:val="00CF3ADF"/>
    <w:rsid w:val="00CF3F31"/>
    <w:rsid w:val="00CF41FA"/>
    <w:rsid w:val="00CF462F"/>
    <w:rsid w:val="00CF558D"/>
    <w:rsid w:val="00CF55EF"/>
    <w:rsid w:val="00CF5912"/>
    <w:rsid w:val="00CF5A9B"/>
    <w:rsid w:val="00CF5DBF"/>
    <w:rsid w:val="00CF5EFD"/>
    <w:rsid w:val="00CF5F58"/>
    <w:rsid w:val="00CF5FC2"/>
    <w:rsid w:val="00CF618C"/>
    <w:rsid w:val="00CF6878"/>
    <w:rsid w:val="00CF6A6B"/>
    <w:rsid w:val="00CF6D40"/>
    <w:rsid w:val="00CF6F5B"/>
    <w:rsid w:val="00CF6F67"/>
    <w:rsid w:val="00CF7561"/>
    <w:rsid w:val="00CF7A3D"/>
    <w:rsid w:val="00CF7B93"/>
    <w:rsid w:val="00CF7BFD"/>
    <w:rsid w:val="00CF7C82"/>
    <w:rsid w:val="00CF7C8D"/>
    <w:rsid w:val="00CF7E71"/>
    <w:rsid w:val="00CF7F5B"/>
    <w:rsid w:val="00D0015D"/>
    <w:rsid w:val="00D00220"/>
    <w:rsid w:val="00D00331"/>
    <w:rsid w:val="00D005CF"/>
    <w:rsid w:val="00D006D4"/>
    <w:rsid w:val="00D00DBD"/>
    <w:rsid w:val="00D00F15"/>
    <w:rsid w:val="00D01330"/>
    <w:rsid w:val="00D01804"/>
    <w:rsid w:val="00D018C0"/>
    <w:rsid w:val="00D01F05"/>
    <w:rsid w:val="00D02341"/>
    <w:rsid w:val="00D02459"/>
    <w:rsid w:val="00D025FE"/>
    <w:rsid w:val="00D02660"/>
    <w:rsid w:val="00D028A3"/>
    <w:rsid w:val="00D028AD"/>
    <w:rsid w:val="00D02AEE"/>
    <w:rsid w:val="00D02AF8"/>
    <w:rsid w:val="00D02CA5"/>
    <w:rsid w:val="00D036D9"/>
    <w:rsid w:val="00D038C1"/>
    <w:rsid w:val="00D0394A"/>
    <w:rsid w:val="00D03DF4"/>
    <w:rsid w:val="00D03EAC"/>
    <w:rsid w:val="00D042FE"/>
    <w:rsid w:val="00D0442D"/>
    <w:rsid w:val="00D048B5"/>
    <w:rsid w:val="00D04FA1"/>
    <w:rsid w:val="00D05259"/>
    <w:rsid w:val="00D05C64"/>
    <w:rsid w:val="00D05CD5"/>
    <w:rsid w:val="00D05F05"/>
    <w:rsid w:val="00D060F9"/>
    <w:rsid w:val="00D0623E"/>
    <w:rsid w:val="00D06683"/>
    <w:rsid w:val="00D066D9"/>
    <w:rsid w:val="00D06799"/>
    <w:rsid w:val="00D0692B"/>
    <w:rsid w:val="00D06946"/>
    <w:rsid w:val="00D06EEA"/>
    <w:rsid w:val="00D072EF"/>
    <w:rsid w:val="00D073FA"/>
    <w:rsid w:val="00D0765A"/>
    <w:rsid w:val="00D07879"/>
    <w:rsid w:val="00D07A83"/>
    <w:rsid w:val="00D07C86"/>
    <w:rsid w:val="00D10465"/>
    <w:rsid w:val="00D107EA"/>
    <w:rsid w:val="00D114BB"/>
    <w:rsid w:val="00D11569"/>
    <w:rsid w:val="00D117BB"/>
    <w:rsid w:val="00D1187C"/>
    <w:rsid w:val="00D11D26"/>
    <w:rsid w:val="00D11E89"/>
    <w:rsid w:val="00D11EF3"/>
    <w:rsid w:val="00D12161"/>
    <w:rsid w:val="00D122AA"/>
    <w:rsid w:val="00D1231C"/>
    <w:rsid w:val="00D12756"/>
    <w:rsid w:val="00D12891"/>
    <w:rsid w:val="00D129A5"/>
    <w:rsid w:val="00D12CD7"/>
    <w:rsid w:val="00D12FEE"/>
    <w:rsid w:val="00D1327A"/>
    <w:rsid w:val="00D13539"/>
    <w:rsid w:val="00D135BF"/>
    <w:rsid w:val="00D1380F"/>
    <w:rsid w:val="00D13B57"/>
    <w:rsid w:val="00D13E15"/>
    <w:rsid w:val="00D140D1"/>
    <w:rsid w:val="00D14220"/>
    <w:rsid w:val="00D1434D"/>
    <w:rsid w:val="00D14402"/>
    <w:rsid w:val="00D144D4"/>
    <w:rsid w:val="00D149B9"/>
    <w:rsid w:val="00D14D5B"/>
    <w:rsid w:val="00D14F19"/>
    <w:rsid w:val="00D15215"/>
    <w:rsid w:val="00D15448"/>
    <w:rsid w:val="00D1545F"/>
    <w:rsid w:val="00D154F2"/>
    <w:rsid w:val="00D15652"/>
    <w:rsid w:val="00D1574A"/>
    <w:rsid w:val="00D1581F"/>
    <w:rsid w:val="00D15A15"/>
    <w:rsid w:val="00D15ED4"/>
    <w:rsid w:val="00D161C5"/>
    <w:rsid w:val="00D16625"/>
    <w:rsid w:val="00D1673D"/>
    <w:rsid w:val="00D16A9B"/>
    <w:rsid w:val="00D16CCB"/>
    <w:rsid w:val="00D16D12"/>
    <w:rsid w:val="00D16DA2"/>
    <w:rsid w:val="00D16DD4"/>
    <w:rsid w:val="00D16FD3"/>
    <w:rsid w:val="00D1767F"/>
    <w:rsid w:val="00D17736"/>
    <w:rsid w:val="00D17A8E"/>
    <w:rsid w:val="00D17BA2"/>
    <w:rsid w:val="00D20753"/>
    <w:rsid w:val="00D20A35"/>
    <w:rsid w:val="00D21461"/>
    <w:rsid w:val="00D21B4D"/>
    <w:rsid w:val="00D21F37"/>
    <w:rsid w:val="00D2212C"/>
    <w:rsid w:val="00D22135"/>
    <w:rsid w:val="00D22339"/>
    <w:rsid w:val="00D223BE"/>
    <w:rsid w:val="00D22456"/>
    <w:rsid w:val="00D22705"/>
    <w:rsid w:val="00D22745"/>
    <w:rsid w:val="00D227AC"/>
    <w:rsid w:val="00D2287D"/>
    <w:rsid w:val="00D22E8D"/>
    <w:rsid w:val="00D23265"/>
    <w:rsid w:val="00D2340D"/>
    <w:rsid w:val="00D23660"/>
    <w:rsid w:val="00D237A0"/>
    <w:rsid w:val="00D23A64"/>
    <w:rsid w:val="00D23D6A"/>
    <w:rsid w:val="00D23FE0"/>
    <w:rsid w:val="00D24054"/>
    <w:rsid w:val="00D24356"/>
    <w:rsid w:val="00D24626"/>
    <w:rsid w:val="00D24658"/>
    <w:rsid w:val="00D246B9"/>
    <w:rsid w:val="00D24A51"/>
    <w:rsid w:val="00D24A6B"/>
    <w:rsid w:val="00D24D3A"/>
    <w:rsid w:val="00D250F7"/>
    <w:rsid w:val="00D2518C"/>
    <w:rsid w:val="00D251F8"/>
    <w:rsid w:val="00D2525F"/>
    <w:rsid w:val="00D25503"/>
    <w:rsid w:val="00D25530"/>
    <w:rsid w:val="00D25622"/>
    <w:rsid w:val="00D258C8"/>
    <w:rsid w:val="00D25F4B"/>
    <w:rsid w:val="00D2635C"/>
    <w:rsid w:val="00D26491"/>
    <w:rsid w:val="00D269EC"/>
    <w:rsid w:val="00D26D8B"/>
    <w:rsid w:val="00D27F85"/>
    <w:rsid w:val="00D300B0"/>
    <w:rsid w:val="00D302C2"/>
    <w:rsid w:val="00D304DE"/>
    <w:rsid w:val="00D30610"/>
    <w:rsid w:val="00D30669"/>
    <w:rsid w:val="00D3076E"/>
    <w:rsid w:val="00D30901"/>
    <w:rsid w:val="00D30A6E"/>
    <w:rsid w:val="00D30C8E"/>
    <w:rsid w:val="00D30E36"/>
    <w:rsid w:val="00D3118C"/>
    <w:rsid w:val="00D3133C"/>
    <w:rsid w:val="00D31500"/>
    <w:rsid w:val="00D31699"/>
    <w:rsid w:val="00D31B2D"/>
    <w:rsid w:val="00D3214F"/>
    <w:rsid w:val="00D3221D"/>
    <w:rsid w:val="00D323A0"/>
    <w:rsid w:val="00D323DB"/>
    <w:rsid w:val="00D3254A"/>
    <w:rsid w:val="00D325AA"/>
    <w:rsid w:val="00D32683"/>
    <w:rsid w:val="00D32723"/>
    <w:rsid w:val="00D32E4B"/>
    <w:rsid w:val="00D32EAC"/>
    <w:rsid w:val="00D3305A"/>
    <w:rsid w:val="00D33268"/>
    <w:rsid w:val="00D33313"/>
    <w:rsid w:val="00D33387"/>
    <w:rsid w:val="00D3357F"/>
    <w:rsid w:val="00D3371D"/>
    <w:rsid w:val="00D33809"/>
    <w:rsid w:val="00D33814"/>
    <w:rsid w:val="00D33C42"/>
    <w:rsid w:val="00D33E78"/>
    <w:rsid w:val="00D33FD3"/>
    <w:rsid w:val="00D34370"/>
    <w:rsid w:val="00D34372"/>
    <w:rsid w:val="00D34A46"/>
    <w:rsid w:val="00D34AE5"/>
    <w:rsid w:val="00D34BD5"/>
    <w:rsid w:val="00D34F6C"/>
    <w:rsid w:val="00D350C3"/>
    <w:rsid w:val="00D35256"/>
    <w:rsid w:val="00D35275"/>
    <w:rsid w:val="00D3546B"/>
    <w:rsid w:val="00D3565A"/>
    <w:rsid w:val="00D356C9"/>
    <w:rsid w:val="00D358D2"/>
    <w:rsid w:val="00D35C26"/>
    <w:rsid w:val="00D35D87"/>
    <w:rsid w:val="00D35F10"/>
    <w:rsid w:val="00D361D4"/>
    <w:rsid w:val="00D3670B"/>
    <w:rsid w:val="00D36ABE"/>
    <w:rsid w:val="00D36CA2"/>
    <w:rsid w:val="00D36D84"/>
    <w:rsid w:val="00D37650"/>
    <w:rsid w:val="00D37816"/>
    <w:rsid w:val="00D37E27"/>
    <w:rsid w:val="00D37F84"/>
    <w:rsid w:val="00D4031F"/>
    <w:rsid w:val="00D4037B"/>
    <w:rsid w:val="00D404AE"/>
    <w:rsid w:val="00D405B7"/>
    <w:rsid w:val="00D40610"/>
    <w:rsid w:val="00D40699"/>
    <w:rsid w:val="00D40713"/>
    <w:rsid w:val="00D407B2"/>
    <w:rsid w:val="00D40AE8"/>
    <w:rsid w:val="00D40D3E"/>
    <w:rsid w:val="00D41177"/>
    <w:rsid w:val="00D4131E"/>
    <w:rsid w:val="00D4174D"/>
    <w:rsid w:val="00D4175B"/>
    <w:rsid w:val="00D417A7"/>
    <w:rsid w:val="00D418BF"/>
    <w:rsid w:val="00D419AC"/>
    <w:rsid w:val="00D41B53"/>
    <w:rsid w:val="00D41FBA"/>
    <w:rsid w:val="00D41FBE"/>
    <w:rsid w:val="00D420FC"/>
    <w:rsid w:val="00D42411"/>
    <w:rsid w:val="00D42784"/>
    <w:rsid w:val="00D427E2"/>
    <w:rsid w:val="00D42E5B"/>
    <w:rsid w:val="00D42F43"/>
    <w:rsid w:val="00D430F0"/>
    <w:rsid w:val="00D43198"/>
    <w:rsid w:val="00D43530"/>
    <w:rsid w:val="00D435E6"/>
    <w:rsid w:val="00D435F2"/>
    <w:rsid w:val="00D438D9"/>
    <w:rsid w:val="00D43BCE"/>
    <w:rsid w:val="00D43EB5"/>
    <w:rsid w:val="00D43F9B"/>
    <w:rsid w:val="00D43FF3"/>
    <w:rsid w:val="00D442B9"/>
    <w:rsid w:val="00D44C26"/>
    <w:rsid w:val="00D44DCC"/>
    <w:rsid w:val="00D44E29"/>
    <w:rsid w:val="00D44FAC"/>
    <w:rsid w:val="00D44FB8"/>
    <w:rsid w:val="00D44FCB"/>
    <w:rsid w:val="00D455E4"/>
    <w:rsid w:val="00D45CDB"/>
    <w:rsid w:val="00D45E59"/>
    <w:rsid w:val="00D462AE"/>
    <w:rsid w:val="00D4648F"/>
    <w:rsid w:val="00D46577"/>
    <w:rsid w:val="00D465AC"/>
    <w:rsid w:val="00D46611"/>
    <w:rsid w:val="00D46BF8"/>
    <w:rsid w:val="00D46CB0"/>
    <w:rsid w:val="00D46F90"/>
    <w:rsid w:val="00D46F95"/>
    <w:rsid w:val="00D470C7"/>
    <w:rsid w:val="00D470FA"/>
    <w:rsid w:val="00D47228"/>
    <w:rsid w:val="00D4742B"/>
    <w:rsid w:val="00D475C5"/>
    <w:rsid w:val="00D47899"/>
    <w:rsid w:val="00D47B25"/>
    <w:rsid w:val="00D47C7E"/>
    <w:rsid w:val="00D47DB0"/>
    <w:rsid w:val="00D500E1"/>
    <w:rsid w:val="00D5011E"/>
    <w:rsid w:val="00D502E2"/>
    <w:rsid w:val="00D50353"/>
    <w:rsid w:val="00D50499"/>
    <w:rsid w:val="00D504E1"/>
    <w:rsid w:val="00D504F3"/>
    <w:rsid w:val="00D50505"/>
    <w:rsid w:val="00D5086F"/>
    <w:rsid w:val="00D509A7"/>
    <w:rsid w:val="00D50B87"/>
    <w:rsid w:val="00D50CA9"/>
    <w:rsid w:val="00D50EC7"/>
    <w:rsid w:val="00D50F79"/>
    <w:rsid w:val="00D517B5"/>
    <w:rsid w:val="00D519E6"/>
    <w:rsid w:val="00D51B2F"/>
    <w:rsid w:val="00D51C5B"/>
    <w:rsid w:val="00D51D23"/>
    <w:rsid w:val="00D51D92"/>
    <w:rsid w:val="00D51E06"/>
    <w:rsid w:val="00D51E39"/>
    <w:rsid w:val="00D51EED"/>
    <w:rsid w:val="00D52033"/>
    <w:rsid w:val="00D520A1"/>
    <w:rsid w:val="00D520A5"/>
    <w:rsid w:val="00D52FF6"/>
    <w:rsid w:val="00D52FFD"/>
    <w:rsid w:val="00D5351D"/>
    <w:rsid w:val="00D536C7"/>
    <w:rsid w:val="00D537B0"/>
    <w:rsid w:val="00D53855"/>
    <w:rsid w:val="00D53FD0"/>
    <w:rsid w:val="00D5416D"/>
    <w:rsid w:val="00D54343"/>
    <w:rsid w:val="00D543BA"/>
    <w:rsid w:val="00D54767"/>
    <w:rsid w:val="00D54FB0"/>
    <w:rsid w:val="00D55257"/>
    <w:rsid w:val="00D55579"/>
    <w:rsid w:val="00D55758"/>
    <w:rsid w:val="00D5615C"/>
    <w:rsid w:val="00D562B0"/>
    <w:rsid w:val="00D56303"/>
    <w:rsid w:val="00D56327"/>
    <w:rsid w:val="00D563D1"/>
    <w:rsid w:val="00D564F2"/>
    <w:rsid w:val="00D56E94"/>
    <w:rsid w:val="00D56F24"/>
    <w:rsid w:val="00D56FDF"/>
    <w:rsid w:val="00D570F2"/>
    <w:rsid w:val="00D57358"/>
    <w:rsid w:val="00D57471"/>
    <w:rsid w:val="00D5770F"/>
    <w:rsid w:val="00D579EE"/>
    <w:rsid w:val="00D57A89"/>
    <w:rsid w:val="00D57A9F"/>
    <w:rsid w:val="00D57CA3"/>
    <w:rsid w:val="00D57ED2"/>
    <w:rsid w:val="00D604EE"/>
    <w:rsid w:val="00D60930"/>
    <w:rsid w:val="00D60CE7"/>
    <w:rsid w:val="00D61410"/>
    <w:rsid w:val="00D615E9"/>
    <w:rsid w:val="00D61609"/>
    <w:rsid w:val="00D6162B"/>
    <w:rsid w:val="00D61661"/>
    <w:rsid w:val="00D61678"/>
    <w:rsid w:val="00D61933"/>
    <w:rsid w:val="00D61DAC"/>
    <w:rsid w:val="00D61DC1"/>
    <w:rsid w:val="00D61DED"/>
    <w:rsid w:val="00D621DE"/>
    <w:rsid w:val="00D62591"/>
    <w:rsid w:val="00D62636"/>
    <w:rsid w:val="00D62CEF"/>
    <w:rsid w:val="00D62FAF"/>
    <w:rsid w:val="00D63281"/>
    <w:rsid w:val="00D63697"/>
    <w:rsid w:val="00D6374E"/>
    <w:rsid w:val="00D63856"/>
    <w:rsid w:val="00D63C60"/>
    <w:rsid w:val="00D6414E"/>
    <w:rsid w:val="00D64704"/>
    <w:rsid w:val="00D65074"/>
    <w:rsid w:val="00D65409"/>
    <w:rsid w:val="00D6580D"/>
    <w:rsid w:val="00D65AC5"/>
    <w:rsid w:val="00D65DD5"/>
    <w:rsid w:val="00D6609B"/>
    <w:rsid w:val="00D660A8"/>
    <w:rsid w:val="00D6613D"/>
    <w:rsid w:val="00D661B6"/>
    <w:rsid w:val="00D66350"/>
    <w:rsid w:val="00D66822"/>
    <w:rsid w:val="00D66893"/>
    <w:rsid w:val="00D66FDF"/>
    <w:rsid w:val="00D670A9"/>
    <w:rsid w:val="00D671A5"/>
    <w:rsid w:val="00D67688"/>
    <w:rsid w:val="00D677D0"/>
    <w:rsid w:val="00D677DD"/>
    <w:rsid w:val="00D67829"/>
    <w:rsid w:val="00D67A88"/>
    <w:rsid w:val="00D67B25"/>
    <w:rsid w:val="00D67F2B"/>
    <w:rsid w:val="00D705BB"/>
    <w:rsid w:val="00D70891"/>
    <w:rsid w:val="00D7098B"/>
    <w:rsid w:val="00D70A17"/>
    <w:rsid w:val="00D70BB5"/>
    <w:rsid w:val="00D70D3C"/>
    <w:rsid w:val="00D70FCF"/>
    <w:rsid w:val="00D7148D"/>
    <w:rsid w:val="00D718C7"/>
    <w:rsid w:val="00D71A42"/>
    <w:rsid w:val="00D71BA9"/>
    <w:rsid w:val="00D71D0A"/>
    <w:rsid w:val="00D71EE7"/>
    <w:rsid w:val="00D71F85"/>
    <w:rsid w:val="00D72181"/>
    <w:rsid w:val="00D723FF"/>
    <w:rsid w:val="00D72429"/>
    <w:rsid w:val="00D727EA"/>
    <w:rsid w:val="00D728B5"/>
    <w:rsid w:val="00D73268"/>
    <w:rsid w:val="00D732A5"/>
    <w:rsid w:val="00D73533"/>
    <w:rsid w:val="00D73698"/>
    <w:rsid w:val="00D736F4"/>
    <w:rsid w:val="00D73872"/>
    <w:rsid w:val="00D738EB"/>
    <w:rsid w:val="00D73B0C"/>
    <w:rsid w:val="00D73CDC"/>
    <w:rsid w:val="00D73E97"/>
    <w:rsid w:val="00D73F69"/>
    <w:rsid w:val="00D74278"/>
    <w:rsid w:val="00D743E7"/>
    <w:rsid w:val="00D7456C"/>
    <w:rsid w:val="00D746AF"/>
    <w:rsid w:val="00D747EC"/>
    <w:rsid w:val="00D74C7B"/>
    <w:rsid w:val="00D74E77"/>
    <w:rsid w:val="00D75740"/>
    <w:rsid w:val="00D758B8"/>
    <w:rsid w:val="00D75C47"/>
    <w:rsid w:val="00D75C6E"/>
    <w:rsid w:val="00D75E76"/>
    <w:rsid w:val="00D75FE5"/>
    <w:rsid w:val="00D761C8"/>
    <w:rsid w:val="00D76647"/>
    <w:rsid w:val="00D76BCF"/>
    <w:rsid w:val="00D772AD"/>
    <w:rsid w:val="00D773A3"/>
    <w:rsid w:val="00D77420"/>
    <w:rsid w:val="00D7743E"/>
    <w:rsid w:val="00D77874"/>
    <w:rsid w:val="00D77ADF"/>
    <w:rsid w:val="00D800A4"/>
    <w:rsid w:val="00D800D5"/>
    <w:rsid w:val="00D806C3"/>
    <w:rsid w:val="00D8085D"/>
    <w:rsid w:val="00D8097E"/>
    <w:rsid w:val="00D80A58"/>
    <w:rsid w:val="00D80BEB"/>
    <w:rsid w:val="00D80D59"/>
    <w:rsid w:val="00D810B7"/>
    <w:rsid w:val="00D815D3"/>
    <w:rsid w:val="00D8202E"/>
    <w:rsid w:val="00D8237D"/>
    <w:rsid w:val="00D8274B"/>
    <w:rsid w:val="00D82806"/>
    <w:rsid w:val="00D82C5F"/>
    <w:rsid w:val="00D82DB0"/>
    <w:rsid w:val="00D833BC"/>
    <w:rsid w:val="00D833DD"/>
    <w:rsid w:val="00D838FC"/>
    <w:rsid w:val="00D839D6"/>
    <w:rsid w:val="00D840DE"/>
    <w:rsid w:val="00D8479C"/>
    <w:rsid w:val="00D8481D"/>
    <w:rsid w:val="00D84900"/>
    <w:rsid w:val="00D84A24"/>
    <w:rsid w:val="00D84F90"/>
    <w:rsid w:val="00D84FF8"/>
    <w:rsid w:val="00D8517C"/>
    <w:rsid w:val="00D858E2"/>
    <w:rsid w:val="00D85F7B"/>
    <w:rsid w:val="00D862FA"/>
    <w:rsid w:val="00D86684"/>
    <w:rsid w:val="00D866FE"/>
    <w:rsid w:val="00D86917"/>
    <w:rsid w:val="00D86954"/>
    <w:rsid w:val="00D86981"/>
    <w:rsid w:val="00D86AE0"/>
    <w:rsid w:val="00D86ED8"/>
    <w:rsid w:val="00D8780E"/>
    <w:rsid w:val="00D902E6"/>
    <w:rsid w:val="00D90350"/>
    <w:rsid w:val="00D903E0"/>
    <w:rsid w:val="00D904C5"/>
    <w:rsid w:val="00D9053E"/>
    <w:rsid w:val="00D9075F"/>
    <w:rsid w:val="00D907E5"/>
    <w:rsid w:val="00D9091B"/>
    <w:rsid w:val="00D90C3E"/>
    <w:rsid w:val="00D91249"/>
    <w:rsid w:val="00D9154D"/>
    <w:rsid w:val="00D917F2"/>
    <w:rsid w:val="00D91E66"/>
    <w:rsid w:val="00D91F21"/>
    <w:rsid w:val="00D92187"/>
    <w:rsid w:val="00D92461"/>
    <w:rsid w:val="00D92640"/>
    <w:rsid w:val="00D92923"/>
    <w:rsid w:val="00D92A24"/>
    <w:rsid w:val="00D92E0A"/>
    <w:rsid w:val="00D93099"/>
    <w:rsid w:val="00D930D1"/>
    <w:rsid w:val="00D93284"/>
    <w:rsid w:val="00D934C0"/>
    <w:rsid w:val="00D93554"/>
    <w:rsid w:val="00D9357A"/>
    <w:rsid w:val="00D936E3"/>
    <w:rsid w:val="00D93A71"/>
    <w:rsid w:val="00D93AC5"/>
    <w:rsid w:val="00D93CC4"/>
    <w:rsid w:val="00D93FA5"/>
    <w:rsid w:val="00D95195"/>
    <w:rsid w:val="00D95397"/>
    <w:rsid w:val="00D953F0"/>
    <w:rsid w:val="00D95810"/>
    <w:rsid w:val="00D95A9F"/>
    <w:rsid w:val="00D96ACE"/>
    <w:rsid w:val="00D96B9F"/>
    <w:rsid w:val="00D96D2E"/>
    <w:rsid w:val="00D96EB0"/>
    <w:rsid w:val="00D9705E"/>
    <w:rsid w:val="00D97292"/>
    <w:rsid w:val="00D97325"/>
    <w:rsid w:val="00D973E6"/>
    <w:rsid w:val="00DA015C"/>
    <w:rsid w:val="00DA02B1"/>
    <w:rsid w:val="00DA055F"/>
    <w:rsid w:val="00DA08F3"/>
    <w:rsid w:val="00DA0C23"/>
    <w:rsid w:val="00DA0F31"/>
    <w:rsid w:val="00DA1085"/>
    <w:rsid w:val="00DA11E0"/>
    <w:rsid w:val="00DA1324"/>
    <w:rsid w:val="00DA1414"/>
    <w:rsid w:val="00DA1619"/>
    <w:rsid w:val="00DA1715"/>
    <w:rsid w:val="00DA193F"/>
    <w:rsid w:val="00DA1C29"/>
    <w:rsid w:val="00DA1F7E"/>
    <w:rsid w:val="00DA1FDA"/>
    <w:rsid w:val="00DA1FF8"/>
    <w:rsid w:val="00DA22A1"/>
    <w:rsid w:val="00DA294E"/>
    <w:rsid w:val="00DA2CFA"/>
    <w:rsid w:val="00DA2D76"/>
    <w:rsid w:val="00DA2DEE"/>
    <w:rsid w:val="00DA30E9"/>
    <w:rsid w:val="00DA3E12"/>
    <w:rsid w:val="00DA419E"/>
    <w:rsid w:val="00DA421C"/>
    <w:rsid w:val="00DA4379"/>
    <w:rsid w:val="00DA465A"/>
    <w:rsid w:val="00DA47CB"/>
    <w:rsid w:val="00DA481F"/>
    <w:rsid w:val="00DA49E1"/>
    <w:rsid w:val="00DA49E8"/>
    <w:rsid w:val="00DA4AD2"/>
    <w:rsid w:val="00DA4ADB"/>
    <w:rsid w:val="00DA4ADF"/>
    <w:rsid w:val="00DA4C0D"/>
    <w:rsid w:val="00DA5820"/>
    <w:rsid w:val="00DA5CE6"/>
    <w:rsid w:val="00DA5EF1"/>
    <w:rsid w:val="00DA69EF"/>
    <w:rsid w:val="00DA6C24"/>
    <w:rsid w:val="00DA6D71"/>
    <w:rsid w:val="00DA71B1"/>
    <w:rsid w:val="00DA7397"/>
    <w:rsid w:val="00DA7757"/>
    <w:rsid w:val="00DA77DA"/>
    <w:rsid w:val="00DA7831"/>
    <w:rsid w:val="00DA7CEC"/>
    <w:rsid w:val="00DA7E32"/>
    <w:rsid w:val="00DA7EAF"/>
    <w:rsid w:val="00DA7F6F"/>
    <w:rsid w:val="00DB008F"/>
    <w:rsid w:val="00DB02E9"/>
    <w:rsid w:val="00DB0302"/>
    <w:rsid w:val="00DB053B"/>
    <w:rsid w:val="00DB0613"/>
    <w:rsid w:val="00DB0718"/>
    <w:rsid w:val="00DB0840"/>
    <w:rsid w:val="00DB0A0E"/>
    <w:rsid w:val="00DB0CB6"/>
    <w:rsid w:val="00DB0F8A"/>
    <w:rsid w:val="00DB12FC"/>
    <w:rsid w:val="00DB1302"/>
    <w:rsid w:val="00DB1549"/>
    <w:rsid w:val="00DB17CC"/>
    <w:rsid w:val="00DB19A9"/>
    <w:rsid w:val="00DB1A87"/>
    <w:rsid w:val="00DB1AB3"/>
    <w:rsid w:val="00DB1AE5"/>
    <w:rsid w:val="00DB1B1C"/>
    <w:rsid w:val="00DB1BB4"/>
    <w:rsid w:val="00DB1EA0"/>
    <w:rsid w:val="00DB22A5"/>
    <w:rsid w:val="00DB25FE"/>
    <w:rsid w:val="00DB2BB7"/>
    <w:rsid w:val="00DB300C"/>
    <w:rsid w:val="00DB30EB"/>
    <w:rsid w:val="00DB3222"/>
    <w:rsid w:val="00DB32FB"/>
    <w:rsid w:val="00DB36EF"/>
    <w:rsid w:val="00DB3AC3"/>
    <w:rsid w:val="00DB3AED"/>
    <w:rsid w:val="00DB424F"/>
    <w:rsid w:val="00DB42E5"/>
    <w:rsid w:val="00DB4496"/>
    <w:rsid w:val="00DB4594"/>
    <w:rsid w:val="00DB4953"/>
    <w:rsid w:val="00DB4A33"/>
    <w:rsid w:val="00DB4C50"/>
    <w:rsid w:val="00DB4CC8"/>
    <w:rsid w:val="00DB4E9F"/>
    <w:rsid w:val="00DB50C6"/>
    <w:rsid w:val="00DB5566"/>
    <w:rsid w:val="00DB574B"/>
    <w:rsid w:val="00DB57A2"/>
    <w:rsid w:val="00DB57AB"/>
    <w:rsid w:val="00DB57B2"/>
    <w:rsid w:val="00DB5A48"/>
    <w:rsid w:val="00DB5BA8"/>
    <w:rsid w:val="00DB5E3D"/>
    <w:rsid w:val="00DB5E4B"/>
    <w:rsid w:val="00DB5EEA"/>
    <w:rsid w:val="00DB6027"/>
    <w:rsid w:val="00DB62AA"/>
    <w:rsid w:val="00DB64FA"/>
    <w:rsid w:val="00DB6604"/>
    <w:rsid w:val="00DB68B2"/>
    <w:rsid w:val="00DB6932"/>
    <w:rsid w:val="00DB69F5"/>
    <w:rsid w:val="00DB6AC6"/>
    <w:rsid w:val="00DB729A"/>
    <w:rsid w:val="00DB747B"/>
    <w:rsid w:val="00DB74D9"/>
    <w:rsid w:val="00DB7567"/>
    <w:rsid w:val="00DB76DF"/>
    <w:rsid w:val="00DB78D1"/>
    <w:rsid w:val="00DB7BC9"/>
    <w:rsid w:val="00DC099B"/>
    <w:rsid w:val="00DC09A2"/>
    <w:rsid w:val="00DC0A76"/>
    <w:rsid w:val="00DC0D3C"/>
    <w:rsid w:val="00DC0D87"/>
    <w:rsid w:val="00DC0DC6"/>
    <w:rsid w:val="00DC0DEF"/>
    <w:rsid w:val="00DC1687"/>
    <w:rsid w:val="00DC1793"/>
    <w:rsid w:val="00DC1AE9"/>
    <w:rsid w:val="00DC1DC5"/>
    <w:rsid w:val="00DC1FF6"/>
    <w:rsid w:val="00DC22FA"/>
    <w:rsid w:val="00DC2E13"/>
    <w:rsid w:val="00DC3054"/>
    <w:rsid w:val="00DC32FD"/>
    <w:rsid w:val="00DC35FE"/>
    <w:rsid w:val="00DC37E8"/>
    <w:rsid w:val="00DC3CE8"/>
    <w:rsid w:val="00DC3D38"/>
    <w:rsid w:val="00DC4008"/>
    <w:rsid w:val="00DC40C8"/>
    <w:rsid w:val="00DC42EC"/>
    <w:rsid w:val="00DC48EE"/>
    <w:rsid w:val="00DC4DA5"/>
    <w:rsid w:val="00DC5813"/>
    <w:rsid w:val="00DC5AD2"/>
    <w:rsid w:val="00DC5BA3"/>
    <w:rsid w:val="00DC5CF3"/>
    <w:rsid w:val="00DC5D50"/>
    <w:rsid w:val="00DC5DA9"/>
    <w:rsid w:val="00DC5E4A"/>
    <w:rsid w:val="00DC5EE4"/>
    <w:rsid w:val="00DC5FCE"/>
    <w:rsid w:val="00DC67AD"/>
    <w:rsid w:val="00DC6A88"/>
    <w:rsid w:val="00DC6B2E"/>
    <w:rsid w:val="00DC76FD"/>
    <w:rsid w:val="00DC7830"/>
    <w:rsid w:val="00DC7876"/>
    <w:rsid w:val="00DC7C9F"/>
    <w:rsid w:val="00DC7F22"/>
    <w:rsid w:val="00DD01D4"/>
    <w:rsid w:val="00DD03A2"/>
    <w:rsid w:val="00DD07BB"/>
    <w:rsid w:val="00DD1286"/>
    <w:rsid w:val="00DD195D"/>
    <w:rsid w:val="00DD1AE6"/>
    <w:rsid w:val="00DD1F96"/>
    <w:rsid w:val="00DD2095"/>
    <w:rsid w:val="00DD24DB"/>
    <w:rsid w:val="00DD25BD"/>
    <w:rsid w:val="00DD25ED"/>
    <w:rsid w:val="00DD26CF"/>
    <w:rsid w:val="00DD2B4E"/>
    <w:rsid w:val="00DD2B6D"/>
    <w:rsid w:val="00DD331A"/>
    <w:rsid w:val="00DD331B"/>
    <w:rsid w:val="00DD3534"/>
    <w:rsid w:val="00DD3B96"/>
    <w:rsid w:val="00DD3D3B"/>
    <w:rsid w:val="00DD3F3C"/>
    <w:rsid w:val="00DD43C8"/>
    <w:rsid w:val="00DD444F"/>
    <w:rsid w:val="00DD47B7"/>
    <w:rsid w:val="00DD49EA"/>
    <w:rsid w:val="00DD4C0A"/>
    <w:rsid w:val="00DD4CA6"/>
    <w:rsid w:val="00DD4D30"/>
    <w:rsid w:val="00DD533F"/>
    <w:rsid w:val="00DD5470"/>
    <w:rsid w:val="00DD54CD"/>
    <w:rsid w:val="00DD5660"/>
    <w:rsid w:val="00DD56AD"/>
    <w:rsid w:val="00DD60E1"/>
    <w:rsid w:val="00DD615A"/>
    <w:rsid w:val="00DD6198"/>
    <w:rsid w:val="00DD62D2"/>
    <w:rsid w:val="00DD6365"/>
    <w:rsid w:val="00DD6DB2"/>
    <w:rsid w:val="00DD6E16"/>
    <w:rsid w:val="00DD6E3B"/>
    <w:rsid w:val="00DD7426"/>
    <w:rsid w:val="00DD7679"/>
    <w:rsid w:val="00DD79F6"/>
    <w:rsid w:val="00DD7DB8"/>
    <w:rsid w:val="00DE0152"/>
    <w:rsid w:val="00DE033F"/>
    <w:rsid w:val="00DE03FA"/>
    <w:rsid w:val="00DE04FE"/>
    <w:rsid w:val="00DE0ABE"/>
    <w:rsid w:val="00DE0B40"/>
    <w:rsid w:val="00DE0BEB"/>
    <w:rsid w:val="00DE119B"/>
    <w:rsid w:val="00DE15F5"/>
    <w:rsid w:val="00DE1A3A"/>
    <w:rsid w:val="00DE1C32"/>
    <w:rsid w:val="00DE1CE9"/>
    <w:rsid w:val="00DE1D55"/>
    <w:rsid w:val="00DE1D8A"/>
    <w:rsid w:val="00DE206E"/>
    <w:rsid w:val="00DE22FF"/>
    <w:rsid w:val="00DE23B4"/>
    <w:rsid w:val="00DE268C"/>
    <w:rsid w:val="00DE3183"/>
    <w:rsid w:val="00DE3184"/>
    <w:rsid w:val="00DE342D"/>
    <w:rsid w:val="00DE3473"/>
    <w:rsid w:val="00DE3AFA"/>
    <w:rsid w:val="00DE4172"/>
    <w:rsid w:val="00DE426C"/>
    <w:rsid w:val="00DE42F9"/>
    <w:rsid w:val="00DE43D5"/>
    <w:rsid w:val="00DE4405"/>
    <w:rsid w:val="00DE442E"/>
    <w:rsid w:val="00DE477A"/>
    <w:rsid w:val="00DE4A62"/>
    <w:rsid w:val="00DE4B96"/>
    <w:rsid w:val="00DE58AA"/>
    <w:rsid w:val="00DE59F4"/>
    <w:rsid w:val="00DE5C01"/>
    <w:rsid w:val="00DE5CC4"/>
    <w:rsid w:val="00DE6207"/>
    <w:rsid w:val="00DE6327"/>
    <w:rsid w:val="00DE6347"/>
    <w:rsid w:val="00DE673D"/>
    <w:rsid w:val="00DE68CA"/>
    <w:rsid w:val="00DE68FD"/>
    <w:rsid w:val="00DE6A13"/>
    <w:rsid w:val="00DE6B70"/>
    <w:rsid w:val="00DE6CA4"/>
    <w:rsid w:val="00DE6D49"/>
    <w:rsid w:val="00DE74FB"/>
    <w:rsid w:val="00DE753B"/>
    <w:rsid w:val="00DE75E4"/>
    <w:rsid w:val="00DE7DF3"/>
    <w:rsid w:val="00DE7E3F"/>
    <w:rsid w:val="00DE7F3B"/>
    <w:rsid w:val="00DE7F6A"/>
    <w:rsid w:val="00DF008E"/>
    <w:rsid w:val="00DF01BF"/>
    <w:rsid w:val="00DF04C2"/>
    <w:rsid w:val="00DF055B"/>
    <w:rsid w:val="00DF06F4"/>
    <w:rsid w:val="00DF0807"/>
    <w:rsid w:val="00DF0BCE"/>
    <w:rsid w:val="00DF0DA9"/>
    <w:rsid w:val="00DF12F6"/>
    <w:rsid w:val="00DF15B3"/>
    <w:rsid w:val="00DF165B"/>
    <w:rsid w:val="00DF168A"/>
    <w:rsid w:val="00DF195B"/>
    <w:rsid w:val="00DF1AEB"/>
    <w:rsid w:val="00DF1D03"/>
    <w:rsid w:val="00DF2089"/>
    <w:rsid w:val="00DF2122"/>
    <w:rsid w:val="00DF2172"/>
    <w:rsid w:val="00DF27A1"/>
    <w:rsid w:val="00DF297A"/>
    <w:rsid w:val="00DF299A"/>
    <w:rsid w:val="00DF322D"/>
    <w:rsid w:val="00DF341B"/>
    <w:rsid w:val="00DF35F5"/>
    <w:rsid w:val="00DF3610"/>
    <w:rsid w:val="00DF384E"/>
    <w:rsid w:val="00DF3875"/>
    <w:rsid w:val="00DF3EDD"/>
    <w:rsid w:val="00DF4156"/>
    <w:rsid w:val="00DF457F"/>
    <w:rsid w:val="00DF4C30"/>
    <w:rsid w:val="00DF5336"/>
    <w:rsid w:val="00DF5579"/>
    <w:rsid w:val="00DF59E4"/>
    <w:rsid w:val="00DF5A2F"/>
    <w:rsid w:val="00DF5A32"/>
    <w:rsid w:val="00DF5E10"/>
    <w:rsid w:val="00DF5FD6"/>
    <w:rsid w:val="00DF5FDD"/>
    <w:rsid w:val="00DF6124"/>
    <w:rsid w:val="00DF64E0"/>
    <w:rsid w:val="00DF693C"/>
    <w:rsid w:val="00DF697E"/>
    <w:rsid w:val="00DF6A8F"/>
    <w:rsid w:val="00DF6B86"/>
    <w:rsid w:val="00DF6E66"/>
    <w:rsid w:val="00DF7010"/>
    <w:rsid w:val="00DF71AA"/>
    <w:rsid w:val="00DF7442"/>
    <w:rsid w:val="00DF798E"/>
    <w:rsid w:val="00E00240"/>
    <w:rsid w:val="00E002F5"/>
    <w:rsid w:val="00E00507"/>
    <w:rsid w:val="00E00958"/>
    <w:rsid w:val="00E00A05"/>
    <w:rsid w:val="00E00BED"/>
    <w:rsid w:val="00E00F4D"/>
    <w:rsid w:val="00E00F6D"/>
    <w:rsid w:val="00E010FD"/>
    <w:rsid w:val="00E011BD"/>
    <w:rsid w:val="00E015DA"/>
    <w:rsid w:val="00E018C1"/>
    <w:rsid w:val="00E01F3A"/>
    <w:rsid w:val="00E023FA"/>
    <w:rsid w:val="00E02566"/>
    <w:rsid w:val="00E0258A"/>
    <w:rsid w:val="00E02685"/>
    <w:rsid w:val="00E027F2"/>
    <w:rsid w:val="00E028EE"/>
    <w:rsid w:val="00E02968"/>
    <w:rsid w:val="00E02C52"/>
    <w:rsid w:val="00E02E54"/>
    <w:rsid w:val="00E031AC"/>
    <w:rsid w:val="00E033ED"/>
    <w:rsid w:val="00E034F6"/>
    <w:rsid w:val="00E03739"/>
    <w:rsid w:val="00E03AEE"/>
    <w:rsid w:val="00E03BBF"/>
    <w:rsid w:val="00E03C76"/>
    <w:rsid w:val="00E03E7E"/>
    <w:rsid w:val="00E040A9"/>
    <w:rsid w:val="00E041B4"/>
    <w:rsid w:val="00E04407"/>
    <w:rsid w:val="00E0482E"/>
    <w:rsid w:val="00E04C05"/>
    <w:rsid w:val="00E04CF8"/>
    <w:rsid w:val="00E053E1"/>
    <w:rsid w:val="00E055BD"/>
    <w:rsid w:val="00E05940"/>
    <w:rsid w:val="00E05C5B"/>
    <w:rsid w:val="00E05E2D"/>
    <w:rsid w:val="00E05E79"/>
    <w:rsid w:val="00E05F7D"/>
    <w:rsid w:val="00E05FA0"/>
    <w:rsid w:val="00E06242"/>
    <w:rsid w:val="00E067D2"/>
    <w:rsid w:val="00E06B57"/>
    <w:rsid w:val="00E06BAB"/>
    <w:rsid w:val="00E06C24"/>
    <w:rsid w:val="00E06D5D"/>
    <w:rsid w:val="00E07014"/>
    <w:rsid w:val="00E07424"/>
    <w:rsid w:val="00E07986"/>
    <w:rsid w:val="00E10012"/>
    <w:rsid w:val="00E1024D"/>
    <w:rsid w:val="00E10699"/>
    <w:rsid w:val="00E10C20"/>
    <w:rsid w:val="00E10DF8"/>
    <w:rsid w:val="00E10F8A"/>
    <w:rsid w:val="00E11A67"/>
    <w:rsid w:val="00E11C35"/>
    <w:rsid w:val="00E11E7C"/>
    <w:rsid w:val="00E11FA3"/>
    <w:rsid w:val="00E123DD"/>
    <w:rsid w:val="00E125DA"/>
    <w:rsid w:val="00E12830"/>
    <w:rsid w:val="00E129FE"/>
    <w:rsid w:val="00E12B3C"/>
    <w:rsid w:val="00E12E98"/>
    <w:rsid w:val="00E134E6"/>
    <w:rsid w:val="00E13B01"/>
    <w:rsid w:val="00E13B4C"/>
    <w:rsid w:val="00E13B9A"/>
    <w:rsid w:val="00E13DAD"/>
    <w:rsid w:val="00E13EBF"/>
    <w:rsid w:val="00E13F44"/>
    <w:rsid w:val="00E140F6"/>
    <w:rsid w:val="00E14115"/>
    <w:rsid w:val="00E14686"/>
    <w:rsid w:val="00E146CA"/>
    <w:rsid w:val="00E147AD"/>
    <w:rsid w:val="00E14C77"/>
    <w:rsid w:val="00E15016"/>
    <w:rsid w:val="00E1528B"/>
    <w:rsid w:val="00E15719"/>
    <w:rsid w:val="00E15BA2"/>
    <w:rsid w:val="00E16052"/>
    <w:rsid w:val="00E162AB"/>
    <w:rsid w:val="00E162EF"/>
    <w:rsid w:val="00E1677A"/>
    <w:rsid w:val="00E168FC"/>
    <w:rsid w:val="00E16CA3"/>
    <w:rsid w:val="00E16D16"/>
    <w:rsid w:val="00E17379"/>
    <w:rsid w:val="00E17580"/>
    <w:rsid w:val="00E177D2"/>
    <w:rsid w:val="00E178BB"/>
    <w:rsid w:val="00E17FBE"/>
    <w:rsid w:val="00E200A0"/>
    <w:rsid w:val="00E204DB"/>
    <w:rsid w:val="00E2071C"/>
    <w:rsid w:val="00E20905"/>
    <w:rsid w:val="00E209B4"/>
    <w:rsid w:val="00E209DE"/>
    <w:rsid w:val="00E20C69"/>
    <w:rsid w:val="00E20C93"/>
    <w:rsid w:val="00E20FA7"/>
    <w:rsid w:val="00E2139D"/>
    <w:rsid w:val="00E213E5"/>
    <w:rsid w:val="00E2142D"/>
    <w:rsid w:val="00E2159C"/>
    <w:rsid w:val="00E21764"/>
    <w:rsid w:val="00E21982"/>
    <w:rsid w:val="00E21A38"/>
    <w:rsid w:val="00E21ADA"/>
    <w:rsid w:val="00E21BCA"/>
    <w:rsid w:val="00E21CE9"/>
    <w:rsid w:val="00E21DD1"/>
    <w:rsid w:val="00E2201A"/>
    <w:rsid w:val="00E22191"/>
    <w:rsid w:val="00E223CF"/>
    <w:rsid w:val="00E22430"/>
    <w:rsid w:val="00E224F1"/>
    <w:rsid w:val="00E2266C"/>
    <w:rsid w:val="00E22A50"/>
    <w:rsid w:val="00E22BDA"/>
    <w:rsid w:val="00E22D75"/>
    <w:rsid w:val="00E22FF3"/>
    <w:rsid w:val="00E23931"/>
    <w:rsid w:val="00E23BDC"/>
    <w:rsid w:val="00E23D45"/>
    <w:rsid w:val="00E23EBD"/>
    <w:rsid w:val="00E24483"/>
    <w:rsid w:val="00E2473A"/>
    <w:rsid w:val="00E24766"/>
    <w:rsid w:val="00E24821"/>
    <w:rsid w:val="00E24953"/>
    <w:rsid w:val="00E24D60"/>
    <w:rsid w:val="00E24ECA"/>
    <w:rsid w:val="00E25251"/>
    <w:rsid w:val="00E253AB"/>
    <w:rsid w:val="00E25476"/>
    <w:rsid w:val="00E257BD"/>
    <w:rsid w:val="00E25D39"/>
    <w:rsid w:val="00E25E54"/>
    <w:rsid w:val="00E26026"/>
    <w:rsid w:val="00E262D9"/>
    <w:rsid w:val="00E263E5"/>
    <w:rsid w:val="00E267FE"/>
    <w:rsid w:val="00E26833"/>
    <w:rsid w:val="00E26A86"/>
    <w:rsid w:val="00E26C02"/>
    <w:rsid w:val="00E26DF0"/>
    <w:rsid w:val="00E26F1F"/>
    <w:rsid w:val="00E2702E"/>
    <w:rsid w:val="00E2724B"/>
    <w:rsid w:val="00E27416"/>
    <w:rsid w:val="00E274D8"/>
    <w:rsid w:val="00E27675"/>
    <w:rsid w:val="00E2777A"/>
    <w:rsid w:val="00E277B9"/>
    <w:rsid w:val="00E279D7"/>
    <w:rsid w:val="00E279DF"/>
    <w:rsid w:val="00E27AC1"/>
    <w:rsid w:val="00E27CEE"/>
    <w:rsid w:val="00E27FFD"/>
    <w:rsid w:val="00E301B9"/>
    <w:rsid w:val="00E30213"/>
    <w:rsid w:val="00E30227"/>
    <w:rsid w:val="00E303DF"/>
    <w:rsid w:val="00E304BC"/>
    <w:rsid w:val="00E305EF"/>
    <w:rsid w:val="00E306D2"/>
    <w:rsid w:val="00E313D8"/>
    <w:rsid w:val="00E31C62"/>
    <w:rsid w:val="00E31CD6"/>
    <w:rsid w:val="00E32077"/>
    <w:rsid w:val="00E32174"/>
    <w:rsid w:val="00E32601"/>
    <w:rsid w:val="00E32A2D"/>
    <w:rsid w:val="00E32D52"/>
    <w:rsid w:val="00E32EC1"/>
    <w:rsid w:val="00E33324"/>
    <w:rsid w:val="00E3345A"/>
    <w:rsid w:val="00E335F3"/>
    <w:rsid w:val="00E33729"/>
    <w:rsid w:val="00E33861"/>
    <w:rsid w:val="00E33874"/>
    <w:rsid w:val="00E3393F"/>
    <w:rsid w:val="00E33D3A"/>
    <w:rsid w:val="00E3407F"/>
    <w:rsid w:val="00E34396"/>
    <w:rsid w:val="00E34435"/>
    <w:rsid w:val="00E34665"/>
    <w:rsid w:val="00E346C7"/>
    <w:rsid w:val="00E349A2"/>
    <w:rsid w:val="00E34C76"/>
    <w:rsid w:val="00E34D31"/>
    <w:rsid w:val="00E34E86"/>
    <w:rsid w:val="00E34EBD"/>
    <w:rsid w:val="00E354DC"/>
    <w:rsid w:val="00E35539"/>
    <w:rsid w:val="00E35545"/>
    <w:rsid w:val="00E3579A"/>
    <w:rsid w:val="00E357B4"/>
    <w:rsid w:val="00E357BB"/>
    <w:rsid w:val="00E3597B"/>
    <w:rsid w:val="00E359BB"/>
    <w:rsid w:val="00E359E3"/>
    <w:rsid w:val="00E35D70"/>
    <w:rsid w:val="00E35F6F"/>
    <w:rsid w:val="00E36225"/>
    <w:rsid w:val="00E36227"/>
    <w:rsid w:val="00E36357"/>
    <w:rsid w:val="00E363A8"/>
    <w:rsid w:val="00E3645B"/>
    <w:rsid w:val="00E3650C"/>
    <w:rsid w:val="00E365FF"/>
    <w:rsid w:val="00E367EE"/>
    <w:rsid w:val="00E368A8"/>
    <w:rsid w:val="00E36D61"/>
    <w:rsid w:val="00E36E0E"/>
    <w:rsid w:val="00E36F46"/>
    <w:rsid w:val="00E3719D"/>
    <w:rsid w:val="00E373FD"/>
    <w:rsid w:val="00E377A7"/>
    <w:rsid w:val="00E377D5"/>
    <w:rsid w:val="00E40767"/>
    <w:rsid w:val="00E40CE4"/>
    <w:rsid w:val="00E40FFC"/>
    <w:rsid w:val="00E41034"/>
    <w:rsid w:val="00E41161"/>
    <w:rsid w:val="00E41266"/>
    <w:rsid w:val="00E4186A"/>
    <w:rsid w:val="00E41CF0"/>
    <w:rsid w:val="00E41E0E"/>
    <w:rsid w:val="00E4207B"/>
    <w:rsid w:val="00E4223C"/>
    <w:rsid w:val="00E4224B"/>
    <w:rsid w:val="00E4232F"/>
    <w:rsid w:val="00E42341"/>
    <w:rsid w:val="00E4257C"/>
    <w:rsid w:val="00E428A7"/>
    <w:rsid w:val="00E428D2"/>
    <w:rsid w:val="00E42954"/>
    <w:rsid w:val="00E429B0"/>
    <w:rsid w:val="00E42A12"/>
    <w:rsid w:val="00E42B7D"/>
    <w:rsid w:val="00E42DC8"/>
    <w:rsid w:val="00E434FC"/>
    <w:rsid w:val="00E43618"/>
    <w:rsid w:val="00E43B5D"/>
    <w:rsid w:val="00E441D9"/>
    <w:rsid w:val="00E44309"/>
    <w:rsid w:val="00E448EF"/>
    <w:rsid w:val="00E449EF"/>
    <w:rsid w:val="00E453DD"/>
    <w:rsid w:val="00E45A7E"/>
    <w:rsid w:val="00E45D08"/>
    <w:rsid w:val="00E45E82"/>
    <w:rsid w:val="00E45EF0"/>
    <w:rsid w:val="00E45F8A"/>
    <w:rsid w:val="00E4619E"/>
    <w:rsid w:val="00E4635B"/>
    <w:rsid w:val="00E465E6"/>
    <w:rsid w:val="00E467E3"/>
    <w:rsid w:val="00E46C58"/>
    <w:rsid w:val="00E46E0A"/>
    <w:rsid w:val="00E4701F"/>
    <w:rsid w:val="00E47214"/>
    <w:rsid w:val="00E47716"/>
    <w:rsid w:val="00E47D88"/>
    <w:rsid w:val="00E47DEB"/>
    <w:rsid w:val="00E50086"/>
    <w:rsid w:val="00E5013D"/>
    <w:rsid w:val="00E50717"/>
    <w:rsid w:val="00E50C85"/>
    <w:rsid w:val="00E50C87"/>
    <w:rsid w:val="00E517E8"/>
    <w:rsid w:val="00E51801"/>
    <w:rsid w:val="00E5181E"/>
    <w:rsid w:val="00E51F79"/>
    <w:rsid w:val="00E527A7"/>
    <w:rsid w:val="00E527E7"/>
    <w:rsid w:val="00E52ACD"/>
    <w:rsid w:val="00E530CF"/>
    <w:rsid w:val="00E531C9"/>
    <w:rsid w:val="00E532BA"/>
    <w:rsid w:val="00E53428"/>
    <w:rsid w:val="00E5388E"/>
    <w:rsid w:val="00E53C86"/>
    <w:rsid w:val="00E53CBB"/>
    <w:rsid w:val="00E53EAB"/>
    <w:rsid w:val="00E5436B"/>
    <w:rsid w:val="00E543BC"/>
    <w:rsid w:val="00E54B56"/>
    <w:rsid w:val="00E54CFB"/>
    <w:rsid w:val="00E54D43"/>
    <w:rsid w:val="00E54F41"/>
    <w:rsid w:val="00E55015"/>
    <w:rsid w:val="00E552CF"/>
    <w:rsid w:val="00E55A82"/>
    <w:rsid w:val="00E55A85"/>
    <w:rsid w:val="00E55CFF"/>
    <w:rsid w:val="00E55E3E"/>
    <w:rsid w:val="00E5680E"/>
    <w:rsid w:val="00E57124"/>
    <w:rsid w:val="00E57E72"/>
    <w:rsid w:val="00E57FD8"/>
    <w:rsid w:val="00E6021D"/>
    <w:rsid w:val="00E603DC"/>
    <w:rsid w:val="00E6064C"/>
    <w:rsid w:val="00E60B10"/>
    <w:rsid w:val="00E60E76"/>
    <w:rsid w:val="00E61180"/>
    <w:rsid w:val="00E61202"/>
    <w:rsid w:val="00E6137B"/>
    <w:rsid w:val="00E615E6"/>
    <w:rsid w:val="00E616D0"/>
    <w:rsid w:val="00E6178D"/>
    <w:rsid w:val="00E61A13"/>
    <w:rsid w:val="00E61E02"/>
    <w:rsid w:val="00E61E0C"/>
    <w:rsid w:val="00E61ED7"/>
    <w:rsid w:val="00E61F8A"/>
    <w:rsid w:val="00E6215F"/>
    <w:rsid w:val="00E6224D"/>
    <w:rsid w:val="00E62440"/>
    <w:rsid w:val="00E62689"/>
    <w:rsid w:val="00E627ED"/>
    <w:rsid w:val="00E62BD5"/>
    <w:rsid w:val="00E62C5D"/>
    <w:rsid w:val="00E62C85"/>
    <w:rsid w:val="00E62DAC"/>
    <w:rsid w:val="00E62E57"/>
    <w:rsid w:val="00E62E75"/>
    <w:rsid w:val="00E63164"/>
    <w:rsid w:val="00E6342E"/>
    <w:rsid w:val="00E63988"/>
    <w:rsid w:val="00E63B29"/>
    <w:rsid w:val="00E63C63"/>
    <w:rsid w:val="00E63E47"/>
    <w:rsid w:val="00E63F48"/>
    <w:rsid w:val="00E63FFF"/>
    <w:rsid w:val="00E64253"/>
    <w:rsid w:val="00E6428F"/>
    <w:rsid w:val="00E65119"/>
    <w:rsid w:val="00E6519E"/>
    <w:rsid w:val="00E656E5"/>
    <w:rsid w:val="00E65858"/>
    <w:rsid w:val="00E658CE"/>
    <w:rsid w:val="00E659EB"/>
    <w:rsid w:val="00E65D46"/>
    <w:rsid w:val="00E65DB5"/>
    <w:rsid w:val="00E65DED"/>
    <w:rsid w:val="00E6601E"/>
    <w:rsid w:val="00E6610F"/>
    <w:rsid w:val="00E66279"/>
    <w:rsid w:val="00E6650D"/>
    <w:rsid w:val="00E66575"/>
    <w:rsid w:val="00E6685B"/>
    <w:rsid w:val="00E6689C"/>
    <w:rsid w:val="00E66928"/>
    <w:rsid w:val="00E66A4A"/>
    <w:rsid w:val="00E66A6E"/>
    <w:rsid w:val="00E66BF9"/>
    <w:rsid w:val="00E66D65"/>
    <w:rsid w:val="00E67158"/>
    <w:rsid w:val="00E67449"/>
    <w:rsid w:val="00E67635"/>
    <w:rsid w:val="00E67737"/>
    <w:rsid w:val="00E67BDC"/>
    <w:rsid w:val="00E67E37"/>
    <w:rsid w:val="00E7006F"/>
    <w:rsid w:val="00E702B6"/>
    <w:rsid w:val="00E70549"/>
    <w:rsid w:val="00E70C0D"/>
    <w:rsid w:val="00E70EE0"/>
    <w:rsid w:val="00E70EE9"/>
    <w:rsid w:val="00E71042"/>
    <w:rsid w:val="00E71199"/>
    <w:rsid w:val="00E712BA"/>
    <w:rsid w:val="00E716C9"/>
    <w:rsid w:val="00E717A0"/>
    <w:rsid w:val="00E719C8"/>
    <w:rsid w:val="00E71B17"/>
    <w:rsid w:val="00E71DF9"/>
    <w:rsid w:val="00E71FA3"/>
    <w:rsid w:val="00E720BA"/>
    <w:rsid w:val="00E7212D"/>
    <w:rsid w:val="00E7222E"/>
    <w:rsid w:val="00E72865"/>
    <w:rsid w:val="00E7294D"/>
    <w:rsid w:val="00E729FF"/>
    <w:rsid w:val="00E72A6C"/>
    <w:rsid w:val="00E72AF6"/>
    <w:rsid w:val="00E72BF3"/>
    <w:rsid w:val="00E73017"/>
    <w:rsid w:val="00E733C2"/>
    <w:rsid w:val="00E733C8"/>
    <w:rsid w:val="00E73884"/>
    <w:rsid w:val="00E739AD"/>
    <w:rsid w:val="00E73A21"/>
    <w:rsid w:val="00E73C0B"/>
    <w:rsid w:val="00E73C6D"/>
    <w:rsid w:val="00E74157"/>
    <w:rsid w:val="00E7437C"/>
    <w:rsid w:val="00E74628"/>
    <w:rsid w:val="00E7462A"/>
    <w:rsid w:val="00E74768"/>
    <w:rsid w:val="00E747B0"/>
    <w:rsid w:val="00E74A39"/>
    <w:rsid w:val="00E74B36"/>
    <w:rsid w:val="00E752A4"/>
    <w:rsid w:val="00E7536B"/>
    <w:rsid w:val="00E75411"/>
    <w:rsid w:val="00E757A0"/>
    <w:rsid w:val="00E76A7A"/>
    <w:rsid w:val="00E76F15"/>
    <w:rsid w:val="00E76F9B"/>
    <w:rsid w:val="00E7706A"/>
    <w:rsid w:val="00E7708B"/>
    <w:rsid w:val="00E777BB"/>
    <w:rsid w:val="00E778CE"/>
    <w:rsid w:val="00E7794D"/>
    <w:rsid w:val="00E77965"/>
    <w:rsid w:val="00E77BCB"/>
    <w:rsid w:val="00E77EDE"/>
    <w:rsid w:val="00E77F88"/>
    <w:rsid w:val="00E802F8"/>
    <w:rsid w:val="00E804EF"/>
    <w:rsid w:val="00E80CC7"/>
    <w:rsid w:val="00E80DD6"/>
    <w:rsid w:val="00E80F55"/>
    <w:rsid w:val="00E80F9F"/>
    <w:rsid w:val="00E81315"/>
    <w:rsid w:val="00E8167A"/>
    <w:rsid w:val="00E819B3"/>
    <w:rsid w:val="00E81CBE"/>
    <w:rsid w:val="00E8231F"/>
    <w:rsid w:val="00E82417"/>
    <w:rsid w:val="00E82904"/>
    <w:rsid w:val="00E82A09"/>
    <w:rsid w:val="00E82C22"/>
    <w:rsid w:val="00E82DC8"/>
    <w:rsid w:val="00E82F6B"/>
    <w:rsid w:val="00E83016"/>
    <w:rsid w:val="00E83531"/>
    <w:rsid w:val="00E83820"/>
    <w:rsid w:val="00E839C8"/>
    <w:rsid w:val="00E83A9B"/>
    <w:rsid w:val="00E83D1B"/>
    <w:rsid w:val="00E83E34"/>
    <w:rsid w:val="00E83F4A"/>
    <w:rsid w:val="00E83FE1"/>
    <w:rsid w:val="00E83FE7"/>
    <w:rsid w:val="00E840D9"/>
    <w:rsid w:val="00E8459A"/>
    <w:rsid w:val="00E84F7F"/>
    <w:rsid w:val="00E852DA"/>
    <w:rsid w:val="00E8536D"/>
    <w:rsid w:val="00E854BA"/>
    <w:rsid w:val="00E858F4"/>
    <w:rsid w:val="00E85C0A"/>
    <w:rsid w:val="00E8608A"/>
    <w:rsid w:val="00E862EA"/>
    <w:rsid w:val="00E86338"/>
    <w:rsid w:val="00E864AC"/>
    <w:rsid w:val="00E864AD"/>
    <w:rsid w:val="00E86929"/>
    <w:rsid w:val="00E86AC6"/>
    <w:rsid w:val="00E87078"/>
    <w:rsid w:val="00E873FF"/>
    <w:rsid w:val="00E87572"/>
    <w:rsid w:val="00E87947"/>
    <w:rsid w:val="00E87B1A"/>
    <w:rsid w:val="00E87F09"/>
    <w:rsid w:val="00E900A7"/>
    <w:rsid w:val="00E90687"/>
    <w:rsid w:val="00E90F97"/>
    <w:rsid w:val="00E91318"/>
    <w:rsid w:val="00E9143D"/>
    <w:rsid w:val="00E91545"/>
    <w:rsid w:val="00E9176D"/>
    <w:rsid w:val="00E91813"/>
    <w:rsid w:val="00E91AA8"/>
    <w:rsid w:val="00E91ACE"/>
    <w:rsid w:val="00E91CD1"/>
    <w:rsid w:val="00E91E39"/>
    <w:rsid w:val="00E91F30"/>
    <w:rsid w:val="00E91F4E"/>
    <w:rsid w:val="00E91F74"/>
    <w:rsid w:val="00E91FCC"/>
    <w:rsid w:val="00E9217A"/>
    <w:rsid w:val="00E921DE"/>
    <w:rsid w:val="00E92333"/>
    <w:rsid w:val="00E925C3"/>
    <w:rsid w:val="00E9260F"/>
    <w:rsid w:val="00E92685"/>
    <w:rsid w:val="00E9295D"/>
    <w:rsid w:val="00E92BCC"/>
    <w:rsid w:val="00E92C21"/>
    <w:rsid w:val="00E92C42"/>
    <w:rsid w:val="00E92CB8"/>
    <w:rsid w:val="00E92E1C"/>
    <w:rsid w:val="00E931F2"/>
    <w:rsid w:val="00E932F5"/>
    <w:rsid w:val="00E93324"/>
    <w:rsid w:val="00E933F3"/>
    <w:rsid w:val="00E93529"/>
    <w:rsid w:val="00E938A3"/>
    <w:rsid w:val="00E9396F"/>
    <w:rsid w:val="00E93DBC"/>
    <w:rsid w:val="00E94003"/>
    <w:rsid w:val="00E9403E"/>
    <w:rsid w:val="00E9417D"/>
    <w:rsid w:val="00E94285"/>
    <w:rsid w:val="00E9438C"/>
    <w:rsid w:val="00E94414"/>
    <w:rsid w:val="00E9471F"/>
    <w:rsid w:val="00E948B8"/>
    <w:rsid w:val="00E94CDB"/>
    <w:rsid w:val="00E94F06"/>
    <w:rsid w:val="00E94F08"/>
    <w:rsid w:val="00E9560D"/>
    <w:rsid w:val="00E95799"/>
    <w:rsid w:val="00E95AC8"/>
    <w:rsid w:val="00E961FA"/>
    <w:rsid w:val="00E962C8"/>
    <w:rsid w:val="00E96435"/>
    <w:rsid w:val="00E96765"/>
    <w:rsid w:val="00E9682D"/>
    <w:rsid w:val="00E96C1E"/>
    <w:rsid w:val="00E96E3E"/>
    <w:rsid w:val="00E9755D"/>
    <w:rsid w:val="00E975EB"/>
    <w:rsid w:val="00E97849"/>
    <w:rsid w:val="00E97B57"/>
    <w:rsid w:val="00E97C05"/>
    <w:rsid w:val="00E97E65"/>
    <w:rsid w:val="00E97E73"/>
    <w:rsid w:val="00EA0526"/>
    <w:rsid w:val="00EA059B"/>
    <w:rsid w:val="00EA0A84"/>
    <w:rsid w:val="00EA0D0F"/>
    <w:rsid w:val="00EA0E62"/>
    <w:rsid w:val="00EA0EBB"/>
    <w:rsid w:val="00EA0FB7"/>
    <w:rsid w:val="00EA160A"/>
    <w:rsid w:val="00EA1809"/>
    <w:rsid w:val="00EA1972"/>
    <w:rsid w:val="00EA1CB8"/>
    <w:rsid w:val="00EA1D49"/>
    <w:rsid w:val="00EA1DC3"/>
    <w:rsid w:val="00EA224A"/>
    <w:rsid w:val="00EA23F4"/>
    <w:rsid w:val="00EA25FE"/>
    <w:rsid w:val="00EA27D2"/>
    <w:rsid w:val="00EA305D"/>
    <w:rsid w:val="00EA30FD"/>
    <w:rsid w:val="00EA360F"/>
    <w:rsid w:val="00EA3663"/>
    <w:rsid w:val="00EA370B"/>
    <w:rsid w:val="00EA3905"/>
    <w:rsid w:val="00EA397C"/>
    <w:rsid w:val="00EA3D75"/>
    <w:rsid w:val="00EA3DA4"/>
    <w:rsid w:val="00EA3E0A"/>
    <w:rsid w:val="00EA4162"/>
    <w:rsid w:val="00EA4169"/>
    <w:rsid w:val="00EA45D6"/>
    <w:rsid w:val="00EA481A"/>
    <w:rsid w:val="00EA4830"/>
    <w:rsid w:val="00EA4B94"/>
    <w:rsid w:val="00EA4DE9"/>
    <w:rsid w:val="00EA4E3E"/>
    <w:rsid w:val="00EA4FCB"/>
    <w:rsid w:val="00EA512F"/>
    <w:rsid w:val="00EA54B5"/>
    <w:rsid w:val="00EA5622"/>
    <w:rsid w:val="00EA5674"/>
    <w:rsid w:val="00EA581F"/>
    <w:rsid w:val="00EA5A66"/>
    <w:rsid w:val="00EA5B46"/>
    <w:rsid w:val="00EA5C5B"/>
    <w:rsid w:val="00EA5CAB"/>
    <w:rsid w:val="00EA5CC5"/>
    <w:rsid w:val="00EA5D2A"/>
    <w:rsid w:val="00EA696E"/>
    <w:rsid w:val="00EA6B63"/>
    <w:rsid w:val="00EA6EA3"/>
    <w:rsid w:val="00EA6F82"/>
    <w:rsid w:val="00EA6FE9"/>
    <w:rsid w:val="00EA71FE"/>
    <w:rsid w:val="00EA7595"/>
    <w:rsid w:val="00EA762D"/>
    <w:rsid w:val="00EA7871"/>
    <w:rsid w:val="00EA7A87"/>
    <w:rsid w:val="00EA7AC0"/>
    <w:rsid w:val="00EA7C67"/>
    <w:rsid w:val="00EA7F49"/>
    <w:rsid w:val="00EB00F8"/>
    <w:rsid w:val="00EB0511"/>
    <w:rsid w:val="00EB0664"/>
    <w:rsid w:val="00EB09E6"/>
    <w:rsid w:val="00EB0B34"/>
    <w:rsid w:val="00EB0C42"/>
    <w:rsid w:val="00EB0CA5"/>
    <w:rsid w:val="00EB0D76"/>
    <w:rsid w:val="00EB10FF"/>
    <w:rsid w:val="00EB17E8"/>
    <w:rsid w:val="00EB1904"/>
    <w:rsid w:val="00EB191D"/>
    <w:rsid w:val="00EB1D87"/>
    <w:rsid w:val="00EB1E4A"/>
    <w:rsid w:val="00EB2129"/>
    <w:rsid w:val="00EB23CD"/>
    <w:rsid w:val="00EB2665"/>
    <w:rsid w:val="00EB268F"/>
    <w:rsid w:val="00EB26D9"/>
    <w:rsid w:val="00EB2856"/>
    <w:rsid w:val="00EB28FD"/>
    <w:rsid w:val="00EB2A2C"/>
    <w:rsid w:val="00EB2B15"/>
    <w:rsid w:val="00EB2C43"/>
    <w:rsid w:val="00EB2C8A"/>
    <w:rsid w:val="00EB2F3F"/>
    <w:rsid w:val="00EB30D9"/>
    <w:rsid w:val="00EB330C"/>
    <w:rsid w:val="00EB3449"/>
    <w:rsid w:val="00EB3493"/>
    <w:rsid w:val="00EB349B"/>
    <w:rsid w:val="00EB37A2"/>
    <w:rsid w:val="00EB37FF"/>
    <w:rsid w:val="00EB3C19"/>
    <w:rsid w:val="00EB3D48"/>
    <w:rsid w:val="00EB3E4D"/>
    <w:rsid w:val="00EB3EF7"/>
    <w:rsid w:val="00EB4210"/>
    <w:rsid w:val="00EB433D"/>
    <w:rsid w:val="00EB4621"/>
    <w:rsid w:val="00EB46A5"/>
    <w:rsid w:val="00EB46E1"/>
    <w:rsid w:val="00EB4766"/>
    <w:rsid w:val="00EB4898"/>
    <w:rsid w:val="00EB4D1B"/>
    <w:rsid w:val="00EB4E4D"/>
    <w:rsid w:val="00EB504E"/>
    <w:rsid w:val="00EB5187"/>
    <w:rsid w:val="00EB53B4"/>
    <w:rsid w:val="00EB53BA"/>
    <w:rsid w:val="00EB53C9"/>
    <w:rsid w:val="00EB561E"/>
    <w:rsid w:val="00EB5801"/>
    <w:rsid w:val="00EB5840"/>
    <w:rsid w:val="00EB593D"/>
    <w:rsid w:val="00EB5C3C"/>
    <w:rsid w:val="00EB5DE1"/>
    <w:rsid w:val="00EB6146"/>
    <w:rsid w:val="00EB654C"/>
    <w:rsid w:val="00EB6630"/>
    <w:rsid w:val="00EB66F5"/>
    <w:rsid w:val="00EB6E50"/>
    <w:rsid w:val="00EB70D0"/>
    <w:rsid w:val="00EB70E4"/>
    <w:rsid w:val="00EB7FD1"/>
    <w:rsid w:val="00EC0228"/>
    <w:rsid w:val="00EC0395"/>
    <w:rsid w:val="00EC04D3"/>
    <w:rsid w:val="00EC0CD3"/>
    <w:rsid w:val="00EC0F1E"/>
    <w:rsid w:val="00EC14AB"/>
    <w:rsid w:val="00EC1CE5"/>
    <w:rsid w:val="00EC1FEF"/>
    <w:rsid w:val="00EC2ECB"/>
    <w:rsid w:val="00EC2F93"/>
    <w:rsid w:val="00EC318E"/>
    <w:rsid w:val="00EC32CA"/>
    <w:rsid w:val="00EC34F4"/>
    <w:rsid w:val="00EC367C"/>
    <w:rsid w:val="00EC37CF"/>
    <w:rsid w:val="00EC422D"/>
    <w:rsid w:val="00EC4232"/>
    <w:rsid w:val="00EC45FA"/>
    <w:rsid w:val="00EC49D3"/>
    <w:rsid w:val="00EC4B84"/>
    <w:rsid w:val="00EC4E39"/>
    <w:rsid w:val="00EC4E68"/>
    <w:rsid w:val="00EC4F7D"/>
    <w:rsid w:val="00EC55A0"/>
    <w:rsid w:val="00EC5670"/>
    <w:rsid w:val="00EC5A25"/>
    <w:rsid w:val="00EC65FC"/>
    <w:rsid w:val="00EC6D99"/>
    <w:rsid w:val="00EC6DBA"/>
    <w:rsid w:val="00EC7426"/>
    <w:rsid w:val="00EC760F"/>
    <w:rsid w:val="00EC7772"/>
    <w:rsid w:val="00EC7B13"/>
    <w:rsid w:val="00EC7D93"/>
    <w:rsid w:val="00ED082F"/>
    <w:rsid w:val="00ED08DE"/>
    <w:rsid w:val="00ED0977"/>
    <w:rsid w:val="00ED0A62"/>
    <w:rsid w:val="00ED0B5C"/>
    <w:rsid w:val="00ED0CB1"/>
    <w:rsid w:val="00ED0D93"/>
    <w:rsid w:val="00ED0FC4"/>
    <w:rsid w:val="00ED1229"/>
    <w:rsid w:val="00ED1C05"/>
    <w:rsid w:val="00ED1CB4"/>
    <w:rsid w:val="00ED1ED8"/>
    <w:rsid w:val="00ED25E2"/>
    <w:rsid w:val="00ED2642"/>
    <w:rsid w:val="00ED2661"/>
    <w:rsid w:val="00ED268A"/>
    <w:rsid w:val="00ED26A2"/>
    <w:rsid w:val="00ED2DA6"/>
    <w:rsid w:val="00ED2EA7"/>
    <w:rsid w:val="00ED3844"/>
    <w:rsid w:val="00ED388D"/>
    <w:rsid w:val="00ED3946"/>
    <w:rsid w:val="00ED4014"/>
    <w:rsid w:val="00ED4428"/>
    <w:rsid w:val="00ED446A"/>
    <w:rsid w:val="00ED44FD"/>
    <w:rsid w:val="00ED45E0"/>
    <w:rsid w:val="00ED4705"/>
    <w:rsid w:val="00ED478C"/>
    <w:rsid w:val="00ED478F"/>
    <w:rsid w:val="00ED4CD5"/>
    <w:rsid w:val="00ED4D77"/>
    <w:rsid w:val="00ED569A"/>
    <w:rsid w:val="00ED5BE4"/>
    <w:rsid w:val="00ED5CB5"/>
    <w:rsid w:val="00ED5D2F"/>
    <w:rsid w:val="00ED5EBE"/>
    <w:rsid w:val="00ED5F31"/>
    <w:rsid w:val="00ED6051"/>
    <w:rsid w:val="00ED643B"/>
    <w:rsid w:val="00ED6586"/>
    <w:rsid w:val="00ED6611"/>
    <w:rsid w:val="00ED66A9"/>
    <w:rsid w:val="00ED6704"/>
    <w:rsid w:val="00ED677E"/>
    <w:rsid w:val="00ED699E"/>
    <w:rsid w:val="00ED6B76"/>
    <w:rsid w:val="00ED7396"/>
    <w:rsid w:val="00ED7627"/>
    <w:rsid w:val="00ED7B9C"/>
    <w:rsid w:val="00EE0461"/>
    <w:rsid w:val="00EE08DD"/>
    <w:rsid w:val="00EE0C78"/>
    <w:rsid w:val="00EE0D5E"/>
    <w:rsid w:val="00EE0D8A"/>
    <w:rsid w:val="00EE0F6A"/>
    <w:rsid w:val="00EE0F7F"/>
    <w:rsid w:val="00EE13B2"/>
    <w:rsid w:val="00EE1656"/>
    <w:rsid w:val="00EE1835"/>
    <w:rsid w:val="00EE18F9"/>
    <w:rsid w:val="00EE1B27"/>
    <w:rsid w:val="00EE20DE"/>
    <w:rsid w:val="00EE239D"/>
    <w:rsid w:val="00EE2497"/>
    <w:rsid w:val="00EE262E"/>
    <w:rsid w:val="00EE285B"/>
    <w:rsid w:val="00EE29E2"/>
    <w:rsid w:val="00EE2A75"/>
    <w:rsid w:val="00EE2C2C"/>
    <w:rsid w:val="00EE2DD1"/>
    <w:rsid w:val="00EE2F84"/>
    <w:rsid w:val="00EE3008"/>
    <w:rsid w:val="00EE308F"/>
    <w:rsid w:val="00EE36BD"/>
    <w:rsid w:val="00EE387F"/>
    <w:rsid w:val="00EE3A48"/>
    <w:rsid w:val="00EE3E0F"/>
    <w:rsid w:val="00EE3EA9"/>
    <w:rsid w:val="00EE41EC"/>
    <w:rsid w:val="00EE4333"/>
    <w:rsid w:val="00EE4366"/>
    <w:rsid w:val="00EE4528"/>
    <w:rsid w:val="00EE46A6"/>
    <w:rsid w:val="00EE48D4"/>
    <w:rsid w:val="00EE4ADE"/>
    <w:rsid w:val="00EE5033"/>
    <w:rsid w:val="00EE505D"/>
    <w:rsid w:val="00EE529D"/>
    <w:rsid w:val="00EE5476"/>
    <w:rsid w:val="00EE5C0E"/>
    <w:rsid w:val="00EE5C3F"/>
    <w:rsid w:val="00EE5C5E"/>
    <w:rsid w:val="00EE5D93"/>
    <w:rsid w:val="00EE5E03"/>
    <w:rsid w:val="00EE5FC1"/>
    <w:rsid w:val="00EE605A"/>
    <w:rsid w:val="00EE6556"/>
    <w:rsid w:val="00EE6875"/>
    <w:rsid w:val="00EE6DE1"/>
    <w:rsid w:val="00EE732B"/>
    <w:rsid w:val="00EE7388"/>
    <w:rsid w:val="00EE73E6"/>
    <w:rsid w:val="00EE742E"/>
    <w:rsid w:val="00EE7548"/>
    <w:rsid w:val="00EE78CA"/>
    <w:rsid w:val="00EE7BD2"/>
    <w:rsid w:val="00EE7E42"/>
    <w:rsid w:val="00EE7FDA"/>
    <w:rsid w:val="00EF00A7"/>
    <w:rsid w:val="00EF0900"/>
    <w:rsid w:val="00EF095F"/>
    <w:rsid w:val="00EF0A48"/>
    <w:rsid w:val="00EF0B4B"/>
    <w:rsid w:val="00EF0C09"/>
    <w:rsid w:val="00EF0D1B"/>
    <w:rsid w:val="00EF0E4B"/>
    <w:rsid w:val="00EF0FC7"/>
    <w:rsid w:val="00EF0FFE"/>
    <w:rsid w:val="00EF1662"/>
    <w:rsid w:val="00EF16F4"/>
    <w:rsid w:val="00EF174B"/>
    <w:rsid w:val="00EF1ACE"/>
    <w:rsid w:val="00EF1B7A"/>
    <w:rsid w:val="00EF1D1F"/>
    <w:rsid w:val="00EF1FF0"/>
    <w:rsid w:val="00EF24E2"/>
    <w:rsid w:val="00EF2594"/>
    <w:rsid w:val="00EF2AF5"/>
    <w:rsid w:val="00EF33FA"/>
    <w:rsid w:val="00EF342E"/>
    <w:rsid w:val="00EF389E"/>
    <w:rsid w:val="00EF3BB2"/>
    <w:rsid w:val="00EF3CB2"/>
    <w:rsid w:val="00EF3D23"/>
    <w:rsid w:val="00EF3FD1"/>
    <w:rsid w:val="00EF44E5"/>
    <w:rsid w:val="00EF5150"/>
    <w:rsid w:val="00EF55B1"/>
    <w:rsid w:val="00EF5738"/>
    <w:rsid w:val="00EF57AB"/>
    <w:rsid w:val="00EF59D2"/>
    <w:rsid w:val="00EF5B76"/>
    <w:rsid w:val="00EF5D09"/>
    <w:rsid w:val="00EF624A"/>
    <w:rsid w:val="00EF6272"/>
    <w:rsid w:val="00EF6291"/>
    <w:rsid w:val="00EF6508"/>
    <w:rsid w:val="00EF6608"/>
    <w:rsid w:val="00EF6986"/>
    <w:rsid w:val="00EF6C77"/>
    <w:rsid w:val="00EF6DF4"/>
    <w:rsid w:val="00EF78ED"/>
    <w:rsid w:val="00EF7A30"/>
    <w:rsid w:val="00EF7BD1"/>
    <w:rsid w:val="00EF7BD7"/>
    <w:rsid w:val="00EF7C6F"/>
    <w:rsid w:val="00EF7C89"/>
    <w:rsid w:val="00EF7FDE"/>
    <w:rsid w:val="00F00023"/>
    <w:rsid w:val="00F000F0"/>
    <w:rsid w:val="00F0042A"/>
    <w:rsid w:val="00F006D0"/>
    <w:rsid w:val="00F008C3"/>
    <w:rsid w:val="00F00C89"/>
    <w:rsid w:val="00F00F8D"/>
    <w:rsid w:val="00F00FB8"/>
    <w:rsid w:val="00F01130"/>
    <w:rsid w:val="00F0168D"/>
    <w:rsid w:val="00F01C1D"/>
    <w:rsid w:val="00F01C20"/>
    <w:rsid w:val="00F01C2C"/>
    <w:rsid w:val="00F02032"/>
    <w:rsid w:val="00F0219B"/>
    <w:rsid w:val="00F0266E"/>
    <w:rsid w:val="00F026B0"/>
    <w:rsid w:val="00F0294E"/>
    <w:rsid w:val="00F02A8F"/>
    <w:rsid w:val="00F02DFA"/>
    <w:rsid w:val="00F03169"/>
    <w:rsid w:val="00F03289"/>
    <w:rsid w:val="00F03393"/>
    <w:rsid w:val="00F03480"/>
    <w:rsid w:val="00F034E9"/>
    <w:rsid w:val="00F036AE"/>
    <w:rsid w:val="00F037BE"/>
    <w:rsid w:val="00F03A9D"/>
    <w:rsid w:val="00F03BE5"/>
    <w:rsid w:val="00F04224"/>
    <w:rsid w:val="00F04243"/>
    <w:rsid w:val="00F042AD"/>
    <w:rsid w:val="00F0474A"/>
    <w:rsid w:val="00F047D7"/>
    <w:rsid w:val="00F0480A"/>
    <w:rsid w:val="00F04927"/>
    <w:rsid w:val="00F05306"/>
    <w:rsid w:val="00F057F1"/>
    <w:rsid w:val="00F05D16"/>
    <w:rsid w:val="00F05DEE"/>
    <w:rsid w:val="00F05FF1"/>
    <w:rsid w:val="00F060CA"/>
    <w:rsid w:val="00F0628C"/>
    <w:rsid w:val="00F065D5"/>
    <w:rsid w:val="00F06875"/>
    <w:rsid w:val="00F06907"/>
    <w:rsid w:val="00F06DDA"/>
    <w:rsid w:val="00F070B2"/>
    <w:rsid w:val="00F07393"/>
    <w:rsid w:val="00F07491"/>
    <w:rsid w:val="00F0749F"/>
    <w:rsid w:val="00F075A4"/>
    <w:rsid w:val="00F0794B"/>
    <w:rsid w:val="00F07C33"/>
    <w:rsid w:val="00F07E43"/>
    <w:rsid w:val="00F07FBC"/>
    <w:rsid w:val="00F1036D"/>
    <w:rsid w:val="00F10780"/>
    <w:rsid w:val="00F10A26"/>
    <w:rsid w:val="00F1119F"/>
    <w:rsid w:val="00F117CA"/>
    <w:rsid w:val="00F11997"/>
    <w:rsid w:val="00F12286"/>
    <w:rsid w:val="00F1261F"/>
    <w:rsid w:val="00F126CD"/>
    <w:rsid w:val="00F1271B"/>
    <w:rsid w:val="00F12BF5"/>
    <w:rsid w:val="00F12EAE"/>
    <w:rsid w:val="00F1309C"/>
    <w:rsid w:val="00F130A6"/>
    <w:rsid w:val="00F13988"/>
    <w:rsid w:val="00F13A02"/>
    <w:rsid w:val="00F13A1C"/>
    <w:rsid w:val="00F13DC9"/>
    <w:rsid w:val="00F13DE1"/>
    <w:rsid w:val="00F13ED6"/>
    <w:rsid w:val="00F141D3"/>
    <w:rsid w:val="00F14370"/>
    <w:rsid w:val="00F143B3"/>
    <w:rsid w:val="00F144D4"/>
    <w:rsid w:val="00F1451D"/>
    <w:rsid w:val="00F145B7"/>
    <w:rsid w:val="00F148CC"/>
    <w:rsid w:val="00F14ADA"/>
    <w:rsid w:val="00F14F13"/>
    <w:rsid w:val="00F154CB"/>
    <w:rsid w:val="00F1558A"/>
    <w:rsid w:val="00F15591"/>
    <w:rsid w:val="00F1566A"/>
    <w:rsid w:val="00F15872"/>
    <w:rsid w:val="00F15E52"/>
    <w:rsid w:val="00F1619A"/>
    <w:rsid w:val="00F16212"/>
    <w:rsid w:val="00F162C3"/>
    <w:rsid w:val="00F16367"/>
    <w:rsid w:val="00F16469"/>
    <w:rsid w:val="00F16608"/>
    <w:rsid w:val="00F167CC"/>
    <w:rsid w:val="00F16963"/>
    <w:rsid w:val="00F16CCF"/>
    <w:rsid w:val="00F16FBA"/>
    <w:rsid w:val="00F1700C"/>
    <w:rsid w:val="00F17302"/>
    <w:rsid w:val="00F176D9"/>
    <w:rsid w:val="00F17D9A"/>
    <w:rsid w:val="00F17E8D"/>
    <w:rsid w:val="00F20664"/>
    <w:rsid w:val="00F208F0"/>
    <w:rsid w:val="00F20F90"/>
    <w:rsid w:val="00F20FE0"/>
    <w:rsid w:val="00F21030"/>
    <w:rsid w:val="00F2111F"/>
    <w:rsid w:val="00F21685"/>
    <w:rsid w:val="00F216BF"/>
    <w:rsid w:val="00F21839"/>
    <w:rsid w:val="00F21969"/>
    <w:rsid w:val="00F21C55"/>
    <w:rsid w:val="00F21FD0"/>
    <w:rsid w:val="00F220D0"/>
    <w:rsid w:val="00F22823"/>
    <w:rsid w:val="00F22CD8"/>
    <w:rsid w:val="00F22CE7"/>
    <w:rsid w:val="00F2313F"/>
    <w:rsid w:val="00F23291"/>
    <w:rsid w:val="00F234D6"/>
    <w:rsid w:val="00F23674"/>
    <w:rsid w:val="00F2369C"/>
    <w:rsid w:val="00F23795"/>
    <w:rsid w:val="00F237B4"/>
    <w:rsid w:val="00F23AFE"/>
    <w:rsid w:val="00F23E7B"/>
    <w:rsid w:val="00F24016"/>
    <w:rsid w:val="00F2412A"/>
    <w:rsid w:val="00F242AD"/>
    <w:rsid w:val="00F2470D"/>
    <w:rsid w:val="00F2487A"/>
    <w:rsid w:val="00F249A8"/>
    <w:rsid w:val="00F24B31"/>
    <w:rsid w:val="00F24CC9"/>
    <w:rsid w:val="00F252BD"/>
    <w:rsid w:val="00F25327"/>
    <w:rsid w:val="00F25C4A"/>
    <w:rsid w:val="00F26126"/>
    <w:rsid w:val="00F2670D"/>
    <w:rsid w:val="00F26896"/>
    <w:rsid w:val="00F26A04"/>
    <w:rsid w:val="00F26D7E"/>
    <w:rsid w:val="00F26F1E"/>
    <w:rsid w:val="00F2750C"/>
    <w:rsid w:val="00F27681"/>
    <w:rsid w:val="00F27B35"/>
    <w:rsid w:val="00F27E80"/>
    <w:rsid w:val="00F30153"/>
    <w:rsid w:val="00F30681"/>
    <w:rsid w:val="00F30957"/>
    <w:rsid w:val="00F3099F"/>
    <w:rsid w:val="00F30E99"/>
    <w:rsid w:val="00F30EA2"/>
    <w:rsid w:val="00F3131D"/>
    <w:rsid w:val="00F31435"/>
    <w:rsid w:val="00F31506"/>
    <w:rsid w:val="00F31AAC"/>
    <w:rsid w:val="00F31D4D"/>
    <w:rsid w:val="00F31E4D"/>
    <w:rsid w:val="00F31FF4"/>
    <w:rsid w:val="00F32B58"/>
    <w:rsid w:val="00F32BF6"/>
    <w:rsid w:val="00F32D33"/>
    <w:rsid w:val="00F332AF"/>
    <w:rsid w:val="00F33446"/>
    <w:rsid w:val="00F33453"/>
    <w:rsid w:val="00F33B1C"/>
    <w:rsid w:val="00F33D96"/>
    <w:rsid w:val="00F33E23"/>
    <w:rsid w:val="00F33F21"/>
    <w:rsid w:val="00F340AC"/>
    <w:rsid w:val="00F342D3"/>
    <w:rsid w:val="00F34681"/>
    <w:rsid w:val="00F34774"/>
    <w:rsid w:val="00F34A03"/>
    <w:rsid w:val="00F34A2B"/>
    <w:rsid w:val="00F34A69"/>
    <w:rsid w:val="00F34AB6"/>
    <w:rsid w:val="00F34C39"/>
    <w:rsid w:val="00F34F83"/>
    <w:rsid w:val="00F35098"/>
    <w:rsid w:val="00F3532E"/>
    <w:rsid w:val="00F35AF2"/>
    <w:rsid w:val="00F35B68"/>
    <w:rsid w:val="00F35D77"/>
    <w:rsid w:val="00F36504"/>
    <w:rsid w:val="00F36B93"/>
    <w:rsid w:val="00F36BDA"/>
    <w:rsid w:val="00F36BF7"/>
    <w:rsid w:val="00F36C60"/>
    <w:rsid w:val="00F36E73"/>
    <w:rsid w:val="00F36F16"/>
    <w:rsid w:val="00F37017"/>
    <w:rsid w:val="00F372F0"/>
    <w:rsid w:val="00F37574"/>
    <w:rsid w:val="00F375B2"/>
    <w:rsid w:val="00F37719"/>
    <w:rsid w:val="00F37812"/>
    <w:rsid w:val="00F378AF"/>
    <w:rsid w:val="00F378D0"/>
    <w:rsid w:val="00F37F32"/>
    <w:rsid w:val="00F406DF"/>
    <w:rsid w:val="00F40916"/>
    <w:rsid w:val="00F40A2C"/>
    <w:rsid w:val="00F40AA4"/>
    <w:rsid w:val="00F40DEA"/>
    <w:rsid w:val="00F40EA6"/>
    <w:rsid w:val="00F40FA2"/>
    <w:rsid w:val="00F410FE"/>
    <w:rsid w:val="00F41EB3"/>
    <w:rsid w:val="00F42056"/>
    <w:rsid w:val="00F4214E"/>
    <w:rsid w:val="00F42446"/>
    <w:rsid w:val="00F42666"/>
    <w:rsid w:val="00F42D42"/>
    <w:rsid w:val="00F43053"/>
    <w:rsid w:val="00F43A13"/>
    <w:rsid w:val="00F43F0B"/>
    <w:rsid w:val="00F440E9"/>
    <w:rsid w:val="00F4422A"/>
    <w:rsid w:val="00F4449E"/>
    <w:rsid w:val="00F44A10"/>
    <w:rsid w:val="00F44A9A"/>
    <w:rsid w:val="00F44C36"/>
    <w:rsid w:val="00F44D80"/>
    <w:rsid w:val="00F454AA"/>
    <w:rsid w:val="00F457B2"/>
    <w:rsid w:val="00F45CA8"/>
    <w:rsid w:val="00F45CBD"/>
    <w:rsid w:val="00F467CE"/>
    <w:rsid w:val="00F469F8"/>
    <w:rsid w:val="00F46E37"/>
    <w:rsid w:val="00F47554"/>
    <w:rsid w:val="00F47601"/>
    <w:rsid w:val="00F476E7"/>
    <w:rsid w:val="00F47A30"/>
    <w:rsid w:val="00F47CAA"/>
    <w:rsid w:val="00F47D95"/>
    <w:rsid w:val="00F47F25"/>
    <w:rsid w:val="00F47FBA"/>
    <w:rsid w:val="00F50087"/>
    <w:rsid w:val="00F50153"/>
    <w:rsid w:val="00F50209"/>
    <w:rsid w:val="00F502C3"/>
    <w:rsid w:val="00F5092C"/>
    <w:rsid w:val="00F50AA9"/>
    <w:rsid w:val="00F50C74"/>
    <w:rsid w:val="00F50D1E"/>
    <w:rsid w:val="00F50DA2"/>
    <w:rsid w:val="00F511F4"/>
    <w:rsid w:val="00F514B8"/>
    <w:rsid w:val="00F51D72"/>
    <w:rsid w:val="00F51E83"/>
    <w:rsid w:val="00F52026"/>
    <w:rsid w:val="00F52317"/>
    <w:rsid w:val="00F5232E"/>
    <w:rsid w:val="00F52809"/>
    <w:rsid w:val="00F52838"/>
    <w:rsid w:val="00F528EC"/>
    <w:rsid w:val="00F52BC4"/>
    <w:rsid w:val="00F52BDE"/>
    <w:rsid w:val="00F52BEA"/>
    <w:rsid w:val="00F52ED3"/>
    <w:rsid w:val="00F53118"/>
    <w:rsid w:val="00F53534"/>
    <w:rsid w:val="00F53775"/>
    <w:rsid w:val="00F53823"/>
    <w:rsid w:val="00F5386B"/>
    <w:rsid w:val="00F538C0"/>
    <w:rsid w:val="00F53978"/>
    <w:rsid w:val="00F53AFE"/>
    <w:rsid w:val="00F53D96"/>
    <w:rsid w:val="00F53E4E"/>
    <w:rsid w:val="00F53F48"/>
    <w:rsid w:val="00F53FD6"/>
    <w:rsid w:val="00F543B8"/>
    <w:rsid w:val="00F54487"/>
    <w:rsid w:val="00F54564"/>
    <w:rsid w:val="00F545B9"/>
    <w:rsid w:val="00F5490E"/>
    <w:rsid w:val="00F54D47"/>
    <w:rsid w:val="00F554A8"/>
    <w:rsid w:val="00F55832"/>
    <w:rsid w:val="00F56064"/>
    <w:rsid w:val="00F56124"/>
    <w:rsid w:val="00F561B7"/>
    <w:rsid w:val="00F561BF"/>
    <w:rsid w:val="00F56B95"/>
    <w:rsid w:val="00F56EB8"/>
    <w:rsid w:val="00F56F57"/>
    <w:rsid w:val="00F57098"/>
    <w:rsid w:val="00F573A3"/>
    <w:rsid w:val="00F57585"/>
    <w:rsid w:val="00F5769E"/>
    <w:rsid w:val="00F57756"/>
    <w:rsid w:val="00F577B1"/>
    <w:rsid w:val="00F577F8"/>
    <w:rsid w:val="00F57C45"/>
    <w:rsid w:val="00F57CBE"/>
    <w:rsid w:val="00F600E0"/>
    <w:rsid w:val="00F601D7"/>
    <w:rsid w:val="00F604C3"/>
    <w:rsid w:val="00F60C01"/>
    <w:rsid w:val="00F60F08"/>
    <w:rsid w:val="00F61462"/>
    <w:rsid w:val="00F61508"/>
    <w:rsid w:val="00F61571"/>
    <w:rsid w:val="00F61847"/>
    <w:rsid w:val="00F620C1"/>
    <w:rsid w:val="00F62204"/>
    <w:rsid w:val="00F624F3"/>
    <w:rsid w:val="00F6298D"/>
    <w:rsid w:val="00F62A7E"/>
    <w:rsid w:val="00F62B26"/>
    <w:rsid w:val="00F63020"/>
    <w:rsid w:val="00F6320E"/>
    <w:rsid w:val="00F63231"/>
    <w:rsid w:val="00F63863"/>
    <w:rsid w:val="00F638D7"/>
    <w:rsid w:val="00F639FA"/>
    <w:rsid w:val="00F63A16"/>
    <w:rsid w:val="00F63D72"/>
    <w:rsid w:val="00F63D90"/>
    <w:rsid w:val="00F64043"/>
    <w:rsid w:val="00F64578"/>
    <w:rsid w:val="00F648D9"/>
    <w:rsid w:val="00F649DC"/>
    <w:rsid w:val="00F64AB4"/>
    <w:rsid w:val="00F64F2F"/>
    <w:rsid w:val="00F65158"/>
    <w:rsid w:val="00F6557E"/>
    <w:rsid w:val="00F656D3"/>
    <w:rsid w:val="00F65966"/>
    <w:rsid w:val="00F65C48"/>
    <w:rsid w:val="00F65DE2"/>
    <w:rsid w:val="00F66495"/>
    <w:rsid w:val="00F66AE4"/>
    <w:rsid w:val="00F66F83"/>
    <w:rsid w:val="00F6703C"/>
    <w:rsid w:val="00F67040"/>
    <w:rsid w:val="00F67D19"/>
    <w:rsid w:val="00F67FA4"/>
    <w:rsid w:val="00F7009E"/>
    <w:rsid w:val="00F70153"/>
    <w:rsid w:val="00F70172"/>
    <w:rsid w:val="00F70271"/>
    <w:rsid w:val="00F706DF"/>
    <w:rsid w:val="00F70C6B"/>
    <w:rsid w:val="00F70EF8"/>
    <w:rsid w:val="00F70F3D"/>
    <w:rsid w:val="00F714AB"/>
    <w:rsid w:val="00F714F2"/>
    <w:rsid w:val="00F7170F"/>
    <w:rsid w:val="00F71A52"/>
    <w:rsid w:val="00F71A6D"/>
    <w:rsid w:val="00F71B8E"/>
    <w:rsid w:val="00F72623"/>
    <w:rsid w:val="00F72636"/>
    <w:rsid w:val="00F7276E"/>
    <w:rsid w:val="00F72911"/>
    <w:rsid w:val="00F72BD5"/>
    <w:rsid w:val="00F73060"/>
    <w:rsid w:val="00F736C2"/>
    <w:rsid w:val="00F73891"/>
    <w:rsid w:val="00F738E8"/>
    <w:rsid w:val="00F739B9"/>
    <w:rsid w:val="00F73E36"/>
    <w:rsid w:val="00F73E40"/>
    <w:rsid w:val="00F73F54"/>
    <w:rsid w:val="00F74644"/>
    <w:rsid w:val="00F749FA"/>
    <w:rsid w:val="00F74BFA"/>
    <w:rsid w:val="00F74F31"/>
    <w:rsid w:val="00F75073"/>
    <w:rsid w:val="00F751A2"/>
    <w:rsid w:val="00F754F8"/>
    <w:rsid w:val="00F755A3"/>
    <w:rsid w:val="00F755A4"/>
    <w:rsid w:val="00F75A3C"/>
    <w:rsid w:val="00F75A4F"/>
    <w:rsid w:val="00F75A54"/>
    <w:rsid w:val="00F75BF3"/>
    <w:rsid w:val="00F75D5B"/>
    <w:rsid w:val="00F75E74"/>
    <w:rsid w:val="00F765CA"/>
    <w:rsid w:val="00F7663D"/>
    <w:rsid w:val="00F7717B"/>
    <w:rsid w:val="00F77278"/>
    <w:rsid w:val="00F77A51"/>
    <w:rsid w:val="00F77EDB"/>
    <w:rsid w:val="00F80102"/>
    <w:rsid w:val="00F80B0D"/>
    <w:rsid w:val="00F80C63"/>
    <w:rsid w:val="00F80D52"/>
    <w:rsid w:val="00F80D94"/>
    <w:rsid w:val="00F80F91"/>
    <w:rsid w:val="00F810BB"/>
    <w:rsid w:val="00F815D1"/>
    <w:rsid w:val="00F81BF8"/>
    <w:rsid w:val="00F81D47"/>
    <w:rsid w:val="00F81DD2"/>
    <w:rsid w:val="00F81E69"/>
    <w:rsid w:val="00F81F88"/>
    <w:rsid w:val="00F8226C"/>
    <w:rsid w:val="00F82752"/>
    <w:rsid w:val="00F828B0"/>
    <w:rsid w:val="00F829B1"/>
    <w:rsid w:val="00F82B08"/>
    <w:rsid w:val="00F82CA6"/>
    <w:rsid w:val="00F833DA"/>
    <w:rsid w:val="00F83479"/>
    <w:rsid w:val="00F83DE4"/>
    <w:rsid w:val="00F8411C"/>
    <w:rsid w:val="00F8458D"/>
    <w:rsid w:val="00F84E61"/>
    <w:rsid w:val="00F85736"/>
    <w:rsid w:val="00F8583C"/>
    <w:rsid w:val="00F85A53"/>
    <w:rsid w:val="00F85AC1"/>
    <w:rsid w:val="00F85DC9"/>
    <w:rsid w:val="00F85E5B"/>
    <w:rsid w:val="00F85F35"/>
    <w:rsid w:val="00F862B3"/>
    <w:rsid w:val="00F86741"/>
    <w:rsid w:val="00F86821"/>
    <w:rsid w:val="00F869A8"/>
    <w:rsid w:val="00F869B7"/>
    <w:rsid w:val="00F869D5"/>
    <w:rsid w:val="00F86FF1"/>
    <w:rsid w:val="00F87581"/>
    <w:rsid w:val="00F875DA"/>
    <w:rsid w:val="00F87857"/>
    <w:rsid w:val="00F8797C"/>
    <w:rsid w:val="00F87BE4"/>
    <w:rsid w:val="00F87C94"/>
    <w:rsid w:val="00F87DA8"/>
    <w:rsid w:val="00F87FA0"/>
    <w:rsid w:val="00F90157"/>
    <w:rsid w:val="00F903B0"/>
    <w:rsid w:val="00F9043E"/>
    <w:rsid w:val="00F9070C"/>
    <w:rsid w:val="00F90861"/>
    <w:rsid w:val="00F908A7"/>
    <w:rsid w:val="00F90C24"/>
    <w:rsid w:val="00F90DC1"/>
    <w:rsid w:val="00F90FCC"/>
    <w:rsid w:val="00F9108C"/>
    <w:rsid w:val="00F911BD"/>
    <w:rsid w:val="00F91298"/>
    <w:rsid w:val="00F9194E"/>
    <w:rsid w:val="00F91E3F"/>
    <w:rsid w:val="00F9240A"/>
    <w:rsid w:val="00F92564"/>
    <w:rsid w:val="00F926BB"/>
    <w:rsid w:val="00F92868"/>
    <w:rsid w:val="00F929E9"/>
    <w:rsid w:val="00F92C96"/>
    <w:rsid w:val="00F92F46"/>
    <w:rsid w:val="00F92F93"/>
    <w:rsid w:val="00F92FB3"/>
    <w:rsid w:val="00F9347C"/>
    <w:rsid w:val="00F934C3"/>
    <w:rsid w:val="00F9370C"/>
    <w:rsid w:val="00F938EA"/>
    <w:rsid w:val="00F93ABB"/>
    <w:rsid w:val="00F93C0B"/>
    <w:rsid w:val="00F94114"/>
    <w:rsid w:val="00F941EA"/>
    <w:rsid w:val="00F94373"/>
    <w:rsid w:val="00F94792"/>
    <w:rsid w:val="00F94911"/>
    <w:rsid w:val="00F94FE0"/>
    <w:rsid w:val="00F95092"/>
    <w:rsid w:val="00F952BF"/>
    <w:rsid w:val="00F9540A"/>
    <w:rsid w:val="00F95735"/>
    <w:rsid w:val="00F9579C"/>
    <w:rsid w:val="00F957FA"/>
    <w:rsid w:val="00F9589C"/>
    <w:rsid w:val="00F95BB9"/>
    <w:rsid w:val="00F961A1"/>
    <w:rsid w:val="00F962E2"/>
    <w:rsid w:val="00F964E7"/>
    <w:rsid w:val="00F96577"/>
    <w:rsid w:val="00F966BB"/>
    <w:rsid w:val="00F96916"/>
    <w:rsid w:val="00F96BC1"/>
    <w:rsid w:val="00F96E53"/>
    <w:rsid w:val="00F96F24"/>
    <w:rsid w:val="00F97527"/>
    <w:rsid w:val="00F97C0D"/>
    <w:rsid w:val="00F97FE8"/>
    <w:rsid w:val="00FA0281"/>
    <w:rsid w:val="00FA035F"/>
    <w:rsid w:val="00FA068E"/>
    <w:rsid w:val="00FA092A"/>
    <w:rsid w:val="00FA0AF0"/>
    <w:rsid w:val="00FA0B86"/>
    <w:rsid w:val="00FA0DC3"/>
    <w:rsid w:val="00FA1008"/>
    <w:rsid w:val="00FA1782"/>
    <w:rsid w:val="00FA1784"/>
    <w:rsid w:val="00FA1884"/>
    <w:rsid w:val="00FA1E9B"/>
    <w:rsid w:val="00FA2894"/>
    <w:rsid w:val="00FA2B5B"/>
    <w:rsid w:val="00FA2DF2"/>
    <w:rsid w:val="00FA3570"/>
    <w:rsid w:val="00FA365D"/>
    <w:rsid w:val="00FA3C51"/>
    <w:rsid w:val="00FA3ED3"/>
    <w:rsid w:val="00FA4054"/>
    <w:rsid w:val="00FA4C07"/>
    <w:rsid w:val="00FA4EDE"/>
    <w:rsid w:val="00FA4F00"/>
    <w:rsid w:val="00FA5363"/>
    <w:rsid w:val="00FA5432"/>
    <w:rsid w:val="00FA5661"/>
    <w:rsid w:val="00FA5A82"/>
    <w:rsid w:val="00FA5D10"/>
    <w:rsid w:val="00FA6362"/>
    <w:rsid w:val="00FA636B"/>
    <w:rsid w:val="00FA668A"/>
    <w:rsid w:val="00FA66C0"/>
    <w:rsid w:val="00FA66E9"/>
    <w:rsid w:val="00FA68B6"/>
    <w:rsid w:val="00FA6BA5"/>
    <w:rsid w:val="00FA6D45"/>
    <w:rsid w:val="00FA6D71"/>
    <w:rsid w:val="00FA6E2D"/>
    <w:rsid w:val="00FA6E81"/>
    <w:rsid w:val="00FA6EE4"/>
    <w:rsid w:val="00FA6F9B"/>
    <w:rsid w:val="00FA702C"/>
    <w:rsid w:val="00FA77CC"/>
    <w:rsid w:val="00FA78A9"/>
    <w:rsid w:val="00FA7A0E"/>
    <w:rsid w:val="00FA7C75"/>
    <w:rsid w:val="00FB0074"/>
    <w:rsid w:val="00FB0113"/>
    <w:rsid w:val="00FB05F1"/>
    <w:rsid w:val="00FB0B89"/>
    <w:rsid w:val="00FB0E8F"/>
    <w:rsid w:val="00FB1103"/>
    <w:rsid w:val="00FB12C4"/>
    <w:rsid w:val="00FB14D6"/>
    <w:rsid w:val="00FB168A"/>
    <w:rsid w:val="00FB198E"/>
    <w:rsid w:val="00FB19E4"/>
    <w:rsid w:val="00FB1AD1"/>
    <w:rsid w:val="00FB2159"/>
    <w:rsid w:val="00FB22BB"/>
    <w:rsid w:val="00FB25CE"/>
    <w:rsid w:val="00FB2718"/>
    <w:rsid w:val="00FB2A2F"/>
    <w:rsid w:val="00FB2AC7"/>
    <w:rsid w:val="00FB2F72"/>
    <w:rsid w:val="00FB3142"/>
    <w:rsid w:val="00FB3398"/>
    <w:rsid w:val="00FB34C4"/>
    <w:rsid w:val="00FB39D5"/>
    <w:rsid w:val="00FB3A57"/>
    <w:rsid w:val="00FB41E4"/>
    <w:rsid w:val="00FB43D5"/>
    <w:rsid w:val="00FB4695"/>
    <w:rsid w:val="00FB46AC"/>
    <w:rsid w:val="00FB51BC"/>
    <w:rsid w:val="00FB51E2"/>
    <w:rsid w:val="00FB520C"/>
    <w:rsid w:val="00FB521C"/>
    <w:rsid w:val="00FB5260"/>
    <w:rsid w:val="00FB539C"/>
    <w:rsid w:val="00FB543E"/>
    <w:rsid w:val="00FB5443"/>
    <w:rsid w:val="00FB5522"/>
    <w:rsid w:val="00FB57AB"/>
    <w:rsid w:val="00FB5817"/>
    <w:rsid w:val="00FB5852"/>
    <w:rsid w:val="00FB5D81"/>
    <w:rsid w:val="00FB5DBE"/>
    <w:rsid w:val="00FB5EB7"/>
    <w:rsid w:val="00FB5F66"/>
    <w:rsid w:val="00FB613C"/>
    <w:rsid w:val="00FB62C2"/>
    <w:rsid w:val="00FB69DF"/>
    <w:rsid w:val="00FB6A06"/>
    <w:rsid w:val="00FB6D72"/>
    <w:rsid w:val="00FB6DD3"/>
    <w:rsid w:val="00FB6E14"/>
    <w:rsid w:val="00FB703D"/>
    <w:rsid w:val="00FB70A0"/>
    <w:rsid w:val="00FB7142"/>
    <w:rsid w:val="00FB7204"/>
    <w:rsid w:val="00FB7689"/>
    <w:rsid w:val="00FB7857"/>
    <w:rsid w:val="00FB7B72"/>
    <w:rsid w:val="00FB7B87"/>
    <w:rsid w:val="00FB7EDC"/>
    <w:rsid w:val="00FB7EFD"/>
    <w:rsid w:val="00FC037A"/>
    <w:rsid w:val="00FC0419"/>
    <w:rsid w:val="00FC0574"/>
    <w:rsid w:val="00FC0A01"/>
    <w:rsid w:val="00FC0A41"/>
    <w:rsid w:val="00FC0B74"/>
    <w:rsid w:val="00FC0C28"/>
    <w:rsid w:val="00FC1239"/>
    <w:rsid w:val="00FC16E3"/>
    <w:rsid w:val="00FC1D6B"/>
    <w:rsid w:val="00FC223B"/>
    <w:rsid w:val="00FC22D7"/>
    <w:rsid w:val="00FC238E"/>
    <w:rsid w:val="00FC28ED"/>
    <w:rsid w:val="00FC2992"/>
    <w:rsid w:val="00FC2B95"/>
    <w:rsid w:val="00FC2E99"/>
    <w:rsid w:val="00FC2EA3"/>
    <w:rsid w:val="00FC2EBC"/>
    <w:rsid w:val="00FC2FCC"/>
    <w:rsid w:val="00FC33B6"/>
    <w:rsid w:val="00FC34D1"/>
    <w:rsid w:val="00FC38B7"/>
    <w:rsid w:val="00FC3C7F"/>
    <w:rsid w:val="00FC3FC3"/>
    <w:rsid w:val="00FC42E5"/>
    <w:rsid w:val="00FC4605"/>
    <w:rsid w:val="00FC4B14"/>
    <w:rsid w:val="00FC4E2A"/>
    <w:rsid w:val="00FC51F2"/>
    <w:rsid w:val="00FC52B7"/>
    <w:rsid w:val="00FC5484"/>
    <w:rsid w:val="00FC55F0"/>
    <w:rsid w:val="00FC56BD"/>
    <w:rsid w:val="00FC585B"/>
    <w:rsid w:val="00FC5DED"/>
    <w:rsid w:val="00FC5F15"/>
    <w:rsid w:val="00FC6480"/>
    <w:rsid w:val="00FC65CA"/>
    <w:rsid w:val="00FC69A9"/>
    <w:rsid w:val="00FC69B1"/>
    <w:rsid w:val="00FC69FB"/>
    <w:rsid w:val="00FC6AC0"/>
    <w:rsid w:val="00FC6DC0"/>
    <w:rsid w:val="00FC7022"/>
    <w:rsid w:val="00FC71B8"/>
    <w:rsid w:val="00FC71D5"/>
    <w:rsid w:val="00FC767F"/>
    <w:rsid w:val="00FC7932"/>
    <w:rsid w:val="00FC79EA"/>
    <w:rsid w:val="00FC7A19"/>
    <w:rsid w:val="00FC7ADE"/>
    <w:rsid w:val="00FC7EA4"/>
    <w:rsid w:val="00FD0213"/>
    <w:rsid w:val="00FD0236"/>
    <w:rsid w:val="00FD05FE"/>
    <w:rsid w:val="00FD0807"/>
    <w:rsid w:val="00FD09D5"/>
    <w:rsid w:val="00FD09EA"/>
    <w:rsid w:val="00FD0DD7"/>
    <w:rsid w:val="00FD0E30"/>
    <w:rsid w:val="00FD0EA6"/>
    <w:rsid w:val="00FD10D6"/>
    <w:rsid w:val="00FD1138"/>
    <w:rsid w:val="00FD11C0"/>
    <w:rsid w:val="00FD15D1"/>
    <w:rsid w:val="00FD16A0"/>
    <w:rsid w:val="00FD1916"/>
    <w:rsid w:val="00FD1ADD"/>
    <w:rsid w:val="00FD1C78"/>
    <w:rsid w:val="00FD2173"/>
    <w:rsid w:val="00FD2222"/>
    <w:rsid w:val="00FD27D2"/>
    <w:rsid w:val="00FD29DD"/>
    <w:rsid w:val="00FD2A13"/>
    <w:rsid w:val="00FD2AC8"/>
    <w:rsid w:val="00FD2B03"/>
    <w:rsid w:val="00FD31BC"/>
    <w:rsid w:val="00FD3761"/>
    <w:rsid w:val="00FD3798"/>
    <w:rsid w:val="00FD39B0"/>
    <w:rsid w:val="00FD3AEF"/>
    <w:rsid w:val="00FD4057"/>
    <w:rsid w:val="00FD40A6"/>
    <w:rsid w:val="00FD42C8"/>
    <w:rsid w:val="00FD4317"/>
    <w:rsid w:val="00FD436B"/>
    <w:rsid w:val="00FD43D0"/>
    <w:rsid w:val="00FD43EF"/>
    <w:rsid w:val="00FD442A"/>
    <w:rsid w:val="00FD44C7"/>
    <w:rsid w:val="00FD49A8"/>
    <w:rsid w:val="00FD4A1F"/>
    <w:rsid w:val="00FD4A6A"/>
    <w:rsid w:val="00FD4AD3"/>
    <w:rsid w:val="00FD4CBC"/>
    <w:rsid w:val="00FD4D23"/>
    <w:rsid w:val="00FD4DAE"/>
    <w:rsid w:val="00FD50E9"/>
    <w:rsid w:val="00FD51E6"/>
    <w:rsid w:val="00FD57E4"/>
    <w:rsid w:val="00FD5807"/>
    <w:rsid w:val="00FD5A06"/>
    <w:rsid w:val="00FD5B12"/>
    <w:rsid w:val="00FD5D0A"/>
    <w:rsid w:val="00FD5E72"/>
    <w:rsid w:val="00FD62D9"/>
    <w:rsid w:val="00FD643B"/>
    <w:rsid w:val="00FD645D"/>
    <w:rsid w:val="00FD72F5"/>
    <w:rsid w:val="00FD741E"/>
    <w:rsid w:val="00FD75EC"/>
    <w:rsid w:val="00FD761C"/>
    <w:rsid w:val="00FD7787"/>
    <w:rsid w:val="00FD7955"/>
    <w:rsid w:val="00FD79DC"/>
    <w:rsid w:val="00FD79E5"/>
    <w:rsid w:val="00FD79F8"/>
    <w:rsid w:val="00FD7CDE"/>
    <w:rsid w:val="00FD7E2D"/>
    <w:rsid w:val="00FE008D"/>
    <w:rsid w:val="00FE00D3"/>
    <w:rsid w:val="00FE0102"/>
    <w:rsid w:val="00FE0AB7"/>
    <w:rsid w:val="00FE104C"/>
    <w:rsid w:val="00FE1EA7"/>
    <w:rsid w:val="00FE2652"/>
    <w:rsid w:val="00FE28AF"/>
    <w:rsid w:val="00FE29CF"/>
    <w:rsid w:val="00FE2B92"/>
    <w:rsid w:val="00FE2D0F"/>
    <w:rsid w:val="00FE2D2D"/>
    <w:rsid w:val="00FE3539"/>
    <w:rsid w:val="00FE3D41"/>
    <w:rsid w:val="00FE4060"/>
    <w:rsid w:val="00FE4157"/>
    <w:rsid w:val="00FE438E"/>
    <w:rsid w:val="00FE451E"/>
    <w:rsid w:val="00FE4819"/>
    <w:rsid w:val="00FE4AB0"/>
    <w:rsid w:val="00FE4C57"/>
    <w:rsid w:val="00FE4D8D"/>
    <w:rsid w:val="00FE4DE1"/>
    <w:rsid w:val="00FE5080"/>
    <w:rsid w:val="00FE5329"/>
    <w:rsid w:val="00FE5362"/>
    <w:rsid w:val="00FE53FA"/>
    <w:rsid w:val="00FE541A"/>
    <w:rsid w:val="00FE5534"/>
    <w:rsid w:val="00FE5598"/>
    <w:rsid w:val="00FE56D5"/>
    <w:rsid w:val="00FE5E75"/>
    <w:rsid w:val="00FE60B3"/>
    <w:rsid w:val="00FE60C1"/>
    <w:rsid w:val="00FE6246"/>
    <w:rsid w:val="00FE6525"/>
    <w:rsid w:val="00FE65DE"/>
    <w:rsid w:val="00FE66E1"/>
    <w:rsid w:val="00FE6734"/>
    <w:rsid w:val="00FE6762"/>
    <w:rsid w:val="00FE67B6"/>
    <w:rsid w:val="00FE67D8"/>
    <w:rsid w:val="00FE6B21"/>
    <w:rsid w:val="00FE7230"/>
    <w:rsid w:val="00FE74D9"/>
    <w:rsid w:val="00FE7CE0"/>
    <w:rsid w:val="00FE7D6F"/>
    <w:rsid w:val="00FE7DAF"/>
    <w:rsid w:val="00FF0030"/>
    <w:rsid w:val="00FF0060"/>
    <w:rsid w:val="00FF007B"/>
    <w:rsid w:val="00FF0546"/>
    <w:rsid w:val="00FF060A"/>
    <w:rsid w:val="00FF0D82"/>
    <w:rsid w:val="00FF0DC4"/>
    <w:rsid w:val="00FF0E58"/>
    <w:rsid w:val="00FF0F0A"/>
    <w:rsid w:val="00FF140F"/>
    <w:rsid w:val="00FF1A65"/>
    <w:rsid w:val="00FF2029"/>
    <w:rsid w:val="00FF26D1"/>
    <w:rsid w:val="00FF29ED"/>
    <w:rsid w:val="00FF29F1"/>
    <w:rsid w:val="00FF2A25"/>
    <w:rsid w:val="00FF2E60"/>
    <w:rsid w:val="00FF3392"/>
    <w:rsid w:val="00FF383E"/>
    <w:rsid w:val="00FF3A17"/>
    <w:rsid w:val="00FF3C4D"/>
    <w:rsid w:val="00FF3CAC"/>
    <w:rsid w:val="00FF3FBF"/>
    <w:rsid w:val="00FF407B"/>
    <w:rsid w:val="00FF40B6"/>
    <w:rsid w:val="00FF46B5"/>
    <w:rsid w:val="00FF4A60"/>
    <w:rsid w:val="00FF4F7F"/>
    <w:rsid w:val="00FF565B"/>
    <w:rsid w:val="00FF56AA"/>
    <w:rsid w:val="00FF57FD"/>
    <w:rsid w:val="00FF59EA"/>
    <w:rsid w:val="00FF5BEF"/>
    <w:rsid w:val="00FF5CB0"/>
    <w:rsid w:val="00FF5D08"/>
    <w:rsid w:val="00FF640E"/>
    <w:rsid w:val="00FF6A39"/>
    <w:rsid w:val="00FF6C5D"/>
    <w:rsid w:val="00FF74E9"/>
    <w:rsid w:val="00FF776C"/>
    <w:rsid w:val="00FF7AA4"/>
    <w:rsid w:val="00FF7B21"/>
    <w:rsid w:val="00FF7CB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F5A40"/>
  <w15:chartTrackingRefBased/>
  <w15:docId w15:val="{44F91F50-61B6-420D-BE4F-EB1310ED3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uiPriority w:val="39"/>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paragraph" w:customStyle="1" w:styleId="Default">
    <w:name w:val="Default"/>
    <w:rsid w:val="00731F76"/>
    <w:pPr>
      <w:autoSpaceDE w:val="0"/>
      <w:autoSpaceDN w:val="0"/>
      <w:adjustRightInd w:val="0"/>
    </w:pPr>
    <w:rPr>
      <w:color w:val="000000"/>
      <w:sz w:val="24"/>
      <w:szCs w:val="24"/>
    </w:rPr>
  </w:style>
  <w:style w:type="paragraph" w:styleId="ListParagraph">
    <w:name w:val="List Paragraph"/>
    <w:basedOn w:val="Normal"/>
    <w:uiPriority w:val="34"/>
    <w:qFormat/>
    <w:rsid w:val="007E3E97"/>
    <w:pPr>
      <w:ind w:left="720"/>
    </w:pPr>
  </w:style>
  <w:style w:type="character" w:styleId="CommentReference">
    <w:name w:val="annotation reference"/>
    <w:rsid w:val="00CB117C"/>
    <w:rPr>
      <w:sz w:val="16"/>
      <w:szCs w:val="16"/>
    </w:rPr>
  </w:style>
  <w:style w:type="paragraph" w:styleId="CommentText">
    <w:name w:val="annotation text"/>
    <w:basedOn w:val="Normal"/>
    <w:link w:val="CommentTextChar"/>
    <w:rsid w:val="00CB117C"/>
    <w:rPr>
      <w:sz w:val="20"/>
      <w:szCs w:val="20"/>
    </w:rPr>
  </w:style>
  <w:style w:type="character" w:customStyle="1" w:styleId="CommentTextChar">
    <w:name w:val="Comment Text Char"/>
    <w:link w:val="CommentText"/>
    <w:rsid w:val="00CB117C"/>
    <w:rPr>
      <w:lang w:val="en-US" w:eastAsia="en-US"/>
    </w:rPr>
  </w:style>
  <w:style w:type="paragraph" w:styleId="CommentSubject">
    <w:name w:val="annotation subject"/>
    <w:basedOn w:val="CommentText"/>
    <w:next w:val="CommentText"/>
    <w:link w:val="CommentSubjectChar"/>
    <w:rsid w:val="00CB117C"/>
    <w:rPr>
      <w:b/>
      <w:bCs/>
    </w:rPr>
  </w:style>
  <w:style w:type="character" w:customStyle="1" w:styleId="CommentSubjectChar">
    <w:name w:val="Comment Subject Char"/>
    <w:link w:val="CommentSubject"/>
    <w:rsid w:val="00CB117C"/>
    <w:rPr>
      <w:b/>
      <w:bCs/>
      <w:lang w:val="en-US" w:eastAsia="en-US"/>
    </w:rPr>
  </w:style>
  <w:style w:type="character" w:styleId="Emphasis">
    <w:name w:val="Emphasis"/>
    <w:basedOn w:val="DefaultParagraphFont"/>
    <w:qFormat/>
    <w:rsid w:val="00316252"/>
    <w:rPr>
      <w:i/>
      <w:iCs/>
    </w:rPr>
  </w:style>
  <w:style w:type="paragraph" w:styleId="Revision">
    <w:name w:val="Revision"/>
    <w:hidden/>
    <w:uiPriority w:val="99"/>
    <w:semiHidden/>
    <w:rsid w:val="009C5ACD"/>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32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_________Microsoft_Visio5.vsdx"/><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oleObject" Target="embeddings/oleObject1.bin"/><Relationship Id="rId84" Type="http://schemas.openxmlformats.org/officeDocument/2006/relationships/oleObject" Target="embeddings/oleObject9.bin"/><Relationship Id="rId89" Type="http://schemas.microsoft.com/office/2011/relationships/people" Target="people.xml"/><Relationship Id="rId16" Type="http://schemas.openxmlformats.org/officeDocument/2006/relationships/image" Target="media/image4.emf"/><Relationship Id="rId11" Type="http://schemas.openxmlformats.org/officeDocument/2006/relationships/package" Target="embeddings/_________Microsoft_Visio.vsdx"/><Relationship Id="rId32" Type="http://schemas.openxmlformats.org/officeDocument/2006/relationships/image" Target="media/image15.emf"/><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oleObject" Target="embeddings/oleObject4.bin"/><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image" Target="media/image47.emf"/><Relationship Id="rId69" Type="http://schemas.openxmlformats.org/officeDocument/2006/relationships/image" Target="media/image51.png"/><Relationship Id="rId77" Type="http://schemas.openxmlformats.org/officeDocument/2006/relationships/image" Target="media/image55.png"/><Relationship Id="rId8" Type="http://schemas.openxmlformats.org/officeDocument/2006/relationships/comments" Target="comments.xml"/><Relationship Id="rId51" Type="http://schemas.openxmlformats.org/officeDocument/2006/relationships/image" Target="media/image34.emf"/><Relationship Id="rId72" Type="http://schemas.openxmlformats.org/officeDocument/2006/relationships/oleObject" Target="embeddings/oleObject3.bin"/><Relationship Id="rId80" Type="http://schemas.openxmlformats.org/officeDocument/2006/relationships/oleObject" Target="embeddings/oleObject7.bin"/><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_________Microsoft_Visio3.vsdx"/><Relationship Id="rId25" Type="http://schemas.openxmlformats.org/officeDocument/2006/relationships/package" Target="embeddings/_________Microsoft_Visio7.vsdx"/><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png"/><Relationship Id="rId20" Type="http://schemas.openxmlformats.org/officeDocument/2006/relationships/image" Target="media/image6.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oleObject" Target="embeddings/oleObject2.bin"/><Relationship Id="rId75" Type="http://schemas.openxmlformats.org/officeDocument/2006/relationships/image" Target="media/image54.png"/><Relationship Id="rId83" Type="http://schemas.openxmlformats.org/officeDocument/2006/relationships/image" Target="media/image5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_________Microsoft_Visio2.vsdx"/><Relationship Id="rId23" Type="http://schemas.openxmlformats.org/officeDocument/2006/relationships/package" Target="embeddings/_________Microsoft_Visio6.vsdx"/><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emf"/><Relationship Id="rId10" Type="http://schemas.openxmlformats.org/officeDocument/2006/relationships/image" Target="media/image1.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3.png"/><Relationship Id="rId78" Type="http://schemas.openxmlformats.org/officeDocument/2006/relationships/oleObject" Target="embeddings/oleObject6.bin"/><Relationship Id="rId81" Type="http://schemas.openxmlformats.org/officeDocument/2006/relationships/image" Target="media/image57.png"/><Relationship Id="rId86"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package" Target="embeddings/_________Microsoft_Visio1.vsdx"/><Relationship Id="rId18" Type="http://schemas.openxmlformats.org/officeDocument/2006/relationships/image" Target="media/image5.emf"/><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oleObject" Target="embeddings/oleObject5.bin"/><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image" Target="media/image8.emf"/><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footer" Target="footer2.xml"/><Relationship Id="rId61" Type="http://schemas.openxmlformats.org/officeDocument/2006/relationships/image" Target="media/image44.emf"/><Relationship Id="rId82" Type="http://schemas.openxmlformats.org/officeDocument/2006/relationships/oleObject" Target="embeddings/oleObject8.bin"/><Relationship Id="rId19" Type="http://schemas.openxmlformats.org/officeDocument/2006/relationships/package" Target="embeddings/_________Microsoft_Visio4.vsdx"/></Relationships>
</file>

<file path=word/_rels/header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9D6E14-4C5D-4443-8E2B-8A27A087E59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7C705-D2EE-4463-9947-55E27EC16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5402</TotalTime>
  <Pages>51</Pages>
  <Words>6190</Words>
  <Characters>35285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AVEGA</vt:lpstr>
    </vt:vector>
  </TitlesOfParts>
  <Company>iTOTi®</Company>
  <LinksUpToDate>false</LinksUpToDate>
  <CharactersWithSpaces>41393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AVEGA</dc:title>
  <dc:subject/>
  <dc:creator>BP&amp;Co.</dc:creator>
  <cp:keywords/>
  <dc:description/>
  <cp:lastModifiedBy>Noel M. Cainglet</cp:lastModifiedBy>
  <cp:revision>11531</cp:revision>
  <cp:lastPrinted>2017-12-08T08:27:00Z</cp:lastPrinted>
  <dcterms:created xsi:type="dcterms:W3CDTF">2017-07-17T05:46:00Z</dcterms:created>
  <dcterms:modified xsi:type="dcterms:W3CDTF">2017-12-16T01:45:00Z</dcterms:modified>
</cp:coreProperties>
</file>